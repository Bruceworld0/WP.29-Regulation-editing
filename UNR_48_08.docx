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mbeddings/Microsoft_Word_97_-_2003___1.doc" ContentType="application/haansoftdoc"/>
  <Override PartName="/word/embeddings/Microsoft_Word_97_-_2003___2.doc" ContentType="application/haansoftdoc"/>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156E61" w:rsidTr="00FC7B71">
        <w:trPr>
          <w:cantSplit/>
          <w:trHeight w:hRule="exact" w:val="851"/>
        </w:trPr>
        <w:tc>
          <w:tcPr>
            <w:tcW w:w="1276" w:type="dxa"/>
            <w:tcBorders>
              <w:bottom w:val="single" w:sz="4" w:space="0" w:color="auto"/>
            </w:tcBorders>
            <w:vAlign w:val="bottom"/>
          </w:tcPr>
          <w:p w:rsidR="00156E61" w:rsidRPr="00B9293D" w:rsidRDefault="00156E61" w:rsidP="00B9293D">
            <w:pPr>
              <w:pStyle w:val="blocpara"/>
              <w:rPr>
                <w:rStyle w:val="ae"/>
              </w:rPr>
            </w:pPr>
            <w:bookmarkStart w:id="0" w:name="_GoBack"/>
            <w:bookmarkEnd w:id="0"/>
          </w:p>
        </w:tc>
        <w:tc>
          <w:tcPr>
            <w:tcW w:w="8363" w:type="dxa"/>
            <w:gridSpan w:val="2"/>
            <w:tcBorders>
              <w:bottom w:val="single" w:sz="4" w:space="0" w:color="auto"/>
            </w:tcBorders>
            <w:vAlign w:val="bottom"/>
          </w:tcPr>
          <w:p w:rsidR="00156E61" w:rsidRPr="00D47EEA" w:rsidRDefault="00156E61" w:rsidP="008232AF">
            <w:pPr>
              <w:jc w:val="right"/>
            </w:pPr>
            <w:r w:rsidRPr="00156E61">
              <w:rPr>
                <w:sz w:val="40"/>
              </w:rPr>
              <w:t>E</w:t>
            </w:r>
            <w:r w:rsidR="00D46269">
              <w:t>/ECE/324/Rev.1/Add.47/Rev.</w:t>
            </w:r>
            <w:r w:rsidR="008232AF">
              <w:t>12</w:t>
            </w:r>
            <w:r>
              <w:t>−</w:t>
            </w:r>
            <w:r w:rsidRPr="00156E61">
              <w:rPr>
                <w:sz w:val="40"/>
              </w:rPr>
              <w:t>E</w:t>
            </w:r>
            <w:r>
              <w:t>/</w:t>
            </w:r>
            <w:r w:rsidR="00D46269">
              <w:t>ECE/TRANS/505/Rev.1/Add.47/Rev.</w:t>
            </w:r>
            <w:r w:rsidR="008232AF">
              <w:t>12</w:t>
            </w:r>
          </w:p>
        </w:tc>
      </w:tr>
      <w:tr w:rsidR="003C3936" w:rsidTr="003C3936">
        <w:trPr>
          <w:cantSplit/>
          <w:trHeight w:hRule="exact" w:val="2835"/>
        </w:trPr>
        <w:tc>
          <w:tcPr>
            <w:tcW w:w="1276" w:type="dxa"/>
            <w:tcBorders>
              <w:top w:val="single" w:sz="4" w:space="0" w:color="auto"/>
              <w:bottom w:val="single" w:sz="12" w:space="0" w:color="auto"/>
            </w:tcBorders>
          </w:tcPr>
          <w:p w:rsidR="003C3936" w:rsidRDefault="003C3936" w:rsidP="003C3936">
            <w:pPr>
              <w:spacing w:before="120"/>
            </w:pPr>
          </w:p>
        </w:tc>
        <w:tc>
          <w:tcPr>
            <w:tcW w:w="5528" w:type="dxa"/>
            <w:tcBorders>
              <w:top w:val="single" w:sz="4" w:space="0" w:color="auto"/>
              <w:bottom w:val="single" w:sz="12" w:space="0" w:color="auto"/>
            </w:tcBorders>
          </w:tcPr>
          <w:p w:rsidR="003C3936" w:rsidRPr="00D773DF" w:rsidRDefault="003C3936" w:rsidP="003C3936">
            <w:pPr>
              <w:spacing w:before="120"/>
            </w:pPr>
          </w:p>
        </w:tc>
        <w:tc>
          <w:tcPr>
            <w:tcW w:w="2835" w:type="dxa"/>
            <w:tcBorders>
              <w:top w:val="single" w:sz="4" w:space="0" w:color="auto"/>
              <w:bottom w:val="single" w:sz="12" w:space="0" w:color="auto"/>
            </w:tcBorders>
          </w:tcPr>
          <w:p w:rsidR="00156E61" w:rsidRDefault="00156E61" w:rsidP="00156E61">
            <w:pPr>
              <w:spacing w:line="240" w:lineRule="exact"/>
            </w:pPr>
          </w:p>
          <w:p w:rsidR="007D46DB" w:rsidRDefault="007D46DB" w:rsidP="00156E61">
            <w:pPr>
              <w:spacing w:line="240" w:lineRule="exact"/>
            </w:pPr>
          </w:p>
          <w:p w:rsidR="007D46DB" w:rsidRDefault="007D46DB" w:rsidP="00156E61">
            <w:pPr>
              <w:spacing w:line="240" w:lineRule="exact"/>
            </w:pPr>
          </w:p>
          <w:p w:rsidR="007D46DB" w:rsidRDefault="00141408" w:rsidP="008232AF">
            <w:pPr>
              <w:spacing w:line="240" w:lineRule="exact"/>
            </w:pPr>
            <w:r>
              <w:t>16</w:t>
            </w:r>
            <w:r w:rsidR="009F4BFB">
              <w:t xml:space="preserve"> </w:t>
            </w:r>
            <w:r w:rsidR="008232AF">
              <w:t>October 2014</w:t>
            </w:r>
          </w:p>
        </w:tc>
      </w:tr>
    </w:tbl>
    <w:p w:rsidR="00156E61" w:rsidRPr="00156E61" w:rsidRDefault="00156E61" w:rsidP="005D11F0">
      <w:pPr>
        <w:pStyle w:val="HChG"/>
      </w:pPr>
      <w:r>
        <w:tab/>
      </w:r>
      <w:r>
        <w:tab/>
      </w:r>
      <w:bookmarkStart w:id="1" w:name="_Toc338161428"/>
      <w:r w:rsidRPr="005D11F0">
        <w:t>Agreement</w:t>
      </w:r>
      <w:bookmarkEnd w:id="1"/>
    </w:p>
    <w:p w:rsidR="00156E61" w:rsidRPr="00156E61" w:rsidRDefault="00156E61" w:rsidP="005D11F0">
      <w:pPr>
        <w:pStyle w:val="H1G"/>
      </w:pPr>
      <w:r>
        <w:tab/>
      </w:r>
      <w:r>
        <w:tab/>
      </w:r>
      <w:r w:rsidR="007F3E40" w:rsidRPr="007F3E40">
        <w:t>Concerning the Adoption of Uniform Technical Prescriptions for Wheeled Vehicles, Equipment and Parts which can be fitted and/or be used on Wheeled Vehicles and the Conditions for Reciprocal Recognition of Approvals Granted on the Basis of these Prescriptions</w:t>
      </w:r>
      <w:r w:rsidRPr="00156E61">
        <w:rPr>
          <w:rStyle w:val="a3"/>
          <w:sz w:val="20"/>
          <w:vertAlign w:val="baseline"/>
        </w:rPr>
        <w:footnoteReference w:customMarkFollows="1" w:id="2"/>
        <w:t>*</w:t>
      </w:r>
    </w:p>
    <w:p w:rsidR="00156E61" w:rsidRPr="00156E61" w:rsidRDefault="00156E61" w:rsidP="005D11F0">
      <w:pPr>
        <w:pStyle w:val="para"/>
      </w:pPr>
      <w:r w:rsidRPr="00156E61">
        <w:t xml:space="preserve">(Revision 2, including the </w:t>
      </w:r>
      <w:r w:rsidRPr="005D11F0">
        <w:t>amendments</w:t>
      </w:r>
      <w:r w:rsidRPr="00156E61">
        <w:t xml:space="preserve"> that entered into force on 16 October 1995)</w:t>
      </w:r>
    </w:p>
    <w:p w:rsidR="00156E61" w:rsidRPr="00156E61" w:rsidRDefault="00156E61" w:rsidP="005969C1">
      <w:pPr>
        <w:pStyle w:val="SingleTxtG"/>
        <w:spacing w:after="0" w:line="240" w:lineRule="exact"/>
        <w:jc w:val="center"/>
        <w:rPr>
          <w:u w:val="single"/>
        </w:rPr>
      </w:pPr>
      <w:r>
        <w:rPr>
          <w:u w:val="single"/>
        </w:rPr>
        <w:tab/>
      </w:r>
      <w:r>
        <w:rPr>
          <w:u w:val="single"/>
        </w:rPr>
        <w:tab/>
      </w:r>
      <w:r>
        <w:rPr>
          <w:u w:val="single"/>
        </w:rPr>
        <w:tab/>
      </w:r>
    </w:p>
    <w:p w:rsidR="00156E61" w:rsidRPr="00156E61" w:rsidRDefault="00156E61" w:rsidP="00373555">
      <w:pPr>
        <w:pStyle w:val="HChG"/>
        <w:spacing w:before="240" w:after="120"/>
      </w:pPr>
      <w:r w:rsidRPr="00156E61">
        <w:tab/>
      </w:r>
      <w:r w:rsidRPr="00156E61">
        <w:tab/>
      </w:r>
      <w:bookmarkStart w:id="2" w:name="_Toc338161429"/>
      <w:r w:rsidRPr="00156E61">
        <w:t xml:space="preserve">Addendum 47: </w:t>
      </w:r>
      <w:r w:rsidRPr="005D11F0">
        <w:t>Regulation</w:t>
      </w:r>
      <w:r w:rsidRPr="00156E61">
        <w:t xml:space="preserve"> No. 48</w:t>
      </w:r>
      <w:bookmarkEnd w:id="2"/>
    </w:p>
    <w:p w:rsidR="00156E61" w:rsidRPr="00156E61" w:rsidRDefault="00156E61" w:rsidP="00373555">
      <w:pPr>
        <w:pStyle w:val="H1G"/>
        <w:spacing w:before="240"/>
      </w:pPr>
      <w:r>
        <w:tab/>
      </w:r>
      <w:r>
        <w:tab/>
      </w:r>
      <w:r w:rsidR="00653DF5" w:rsidRPr="005D11F0">
        <w:t>Revision</w:t>
      </w:r>
      <w:r w:rsidR="00295C98">
        <w:t xml:space="preserve"> </w:t>
      </w:r>
      <w:r w:rsidR="008232AF">
        <w:t>12</w:t>
      </w:r>
    </w:p>
    <w:p w:rsidR="007F3E40" w:rsidRPr="007F3E40" w:rsidRDefault="007F3E40" w:rsidP="007F3E40">
      <w:pPr>
        <w:pStyle w:val="SingleTxtG"/>
        <w:spacing w:line="240" w:lineRule="exact"/>
        <w:rPr>
          <w:sz w:val="18"/>
          <w:szCs w:val="18"/>
        </w:rPr>
      </w:pPr>
      <w:r w:rsidRPr="007F3E40">
        <w:rPr>
          <w:sz w:val="18"/>
          <w:szCs w:val="18"/>
        </w:rPr>
        <w:t>Covering all series including the 0</w:t>
      </w:r>
      <w:r>
        <w:rPr>
          <w:sz w:val="18"/>
          <w:szCs w:val="18"/>
        </w:rPr>
        <w:t>6</w:t>
      </w:r>
      <w:r w:rsidRPr="007F3E40">
        <w:rPr>
          <w:sz w:val="18"/>
          <w:szCs w:val="18"/>
        </w:rPr>
        <w:t xml:space="preserve"> series of amendments:</w:t>
      </w:r>
    </w:p>
    <w:p w:rsidR="00C02AF8" w:rsidRDefault="00C02AF8" w:rsidP="00954131">
      <w:pPr>
        <w:pStyle w:val="SingleTxtG"/>
        <w:spacing w:after="0"/>
        <w:rPr>
          <w:spacing w:val="-4"/>
          <w:sz w:val="18"/>
          <w:szCs w:val="18"/>
        </w:rPr>
      </w:pPr>
      <w:r w:rsidRPr="00927A70">
        <w:rPr>
          <w:spacing w:val="-4"/>
          <w:sz w:val="18"/>
          <w:szCs w:val="18"/>
        </w:rPr>
        <w:t xml:space="preserve">Supplement </w:t>
      </w:r>
      <w:r>
        <w:rPr>
          <w:spacing w:val="-4"/>
          <w:sz w:val="18"/>
          <w:szCs w:val="18"/>
        </w:rPr>
        <w:t>1</w:t>
      </w:r>
      <w:r w:rsidRPr="00927A70">
        <w:rPr>
          <w:spacing w:val="-4"/>
          <w:sz w:val="18"/>
          <w:szCs w:val="18"/>
        </w:rPr>
        <w:t xml:space="preserve"> to the 0</w:t>
      </w:r>
      <w:r>
        <w:rPr>
          <w:spacing w:val="-4"/>
          <w:sz w:val="18"/>
          <w:szCs w:val="18"/>
        </w:rPr>
        <w:t>6</w:t>
      </w:r>
      <w:r w:rsidRPr="00927A70">
        <w:rPr>
          <w:spacing w:val="-4"/>
          <w:sz w:val="18"/>
          <w:szCs w:val="18"/>
        </w:rPr>
        <w:t xml:space="preserve"> series of amendments to the Regulation: Date of entry into force: </w:t>
      </w:r>
      <w:r w:rsidRPr="00F24BB4">
        <w:rPr>
          <w:spacing w:val="-4"/>
          <w:sz w:val="18"/>
          <w:szCs w:val="18"/>
        </w:rPr>
        <w:t>1</w:t>
      </w:r>
      <w:r>
        <w:rPr>
          <w:spacing w:val="-4"/>
          <w:sz w:val="18"/>
          <w:szCs w:val="18"/>
        </w:rPr>
        <w:t>5</w:t>
      </w:r>
      <w:r w:rsidRPr="00F24BB4">
        <w:rPr>
          <w:spacing w:val="-4"/>
          <w:sz w:val="18"/>
          <w:szCs w:val="18"/>
        </w:rPr>
        <w:t xml:space="preserve"> </w:t>
      </w:r>
      <w:r>
        <w:rPr>
          <w:spacing w:val="-4"/>
          <w:sz w:val="18"/>
          <w:szCs w:val="18"/>
        </w:rPr>
        <w:t>July</w:t>
      </w:r>
      <w:r w:rsidRPr="00F24BB4">
        <w:rPr>
          <w:spacing w:val="-4"/>
          <w:sz w:val="18"/>
          <w:szCs w:val="18"/>
        </w:rPr>
        <w:t xml:space="preserve"> 201</w:t>
      </w:r>
      <w:r>
        <w:rPr>
          <w:spacing w:val="-4"/>
          <w:sz w:val="18"/>
          <w:szCs w:val="18"/>
        </w:rPr>
        <w:t>3</w:t>
      </w:r>
    </w:p>
    <w:p w:rsidR="00C02AF8" w:rsidRDefault="00C02AF8" w:rsidP="00954131">
      <w:pPr>
        <w:pStyle w:val="SingleTxtG"/>
        <w:spacing w:after="0"/>
        <w:rPr>
          <w:spacing w:val="-4"/>
          <w:sz w:val="18"/>
          <w:szCs w:val="18"/>
        </w:rPr>
      </w:pPr>
      <w:r w:rsidRPr="004017D9">
        <w:rPr>
          <w:spacing w:val="-4"/>
          <w:sz w:val="18"/>
          <w:szCs w:val="18"/>
        </w:rPr>
        <w:t xml:space="preserve">Corrigendum 1 </w:t>
      </w:r>
      <w:r w:rsidRPr="00044D43">
        <w:rPr>
          <w:spacing w:val="-4"/>
          <w:sz w:val="18"/>
          <w:szCs w:val="18"/>
        </w:rPr>
        <w:t xml:space="preserve">to Supplement </w:t>
      </w:r>
      <w:r>
        <w:rPr>
          <w:spacing w:val="-4"/>
          <w:sz w:val="18"/>
          <w:szCs w:val="18"/>
        </w:rPr>
        <w:t>1</w:t>
      </w:r>
      <w:r w:rsidRPr="00044D43">
        <w:rPr>
          <w:spacing w:val="-4"/>
          <w:sz w:val="18"/>
          <w:szCs w:val="18"/>
        </w:rPr>
        <w:t xml:space="preserve"> to the 0</w:t>
      </w:r>
      <w:r>
        <w:rPr>
          <w:spacing w:val="-4"/>
          <w:sz w:val="18"/>
          <w:szCs w:val="18"/>
        </w:rPr>
        <w:t>6</w:t>
      </w:r>
      <w:r w:rsidRPr="00044D43">
        <w:rPr>
          <w:spacing w:val="-4"/>
          <w:sz w:val="18"/>
          <w:szCs w:val="18"/>
        </w:rPr>
        <w:t xml:space="preserve"> series</w:t>
      </w:r>
      <w:r w:rsidRPr="004017D9">
        <w:rPr>
          <w:spacing w:val="-4"/>
          <w:sz w:val="18"/>
          <w:szCs w:val="18"/>
        </w:rPr>
        <w:t xml:space="preserve"> of amendments to the Regulation - Date of entry into force: </w:t>
      </w:r>
      <w:r>
        <w:rPr>
          <w:spacing w:val="-4"/>
          <w:sz w:val="18"/>
          <w:szCs w:val="18"/>
        </w:rPr>
        <w:t>13</w:t>
      </w:r>
      <w:r w:rsidRPr="004017D9">
        <w:rPr>
          <w:spacing w:val="-4"/>
          <w:sz w:val="18"/>
          <w:szCs w:val="18"/>
        </w:rPr>
        <w:t xml:space="preserve"> March 201</w:t>
      </w:r>
      <w:r>
        <w:rPr>
          <w:spacing w:val="-4"/>
          <w:sz w:val="18"/>
          <w:szCs w:val="18"/>
        </w:rPr>
        <w:t>3</w:t>
      </w:r>
    </w:p>
    <w:p w:rsidR="00C02AF8" w:rsidRPr="004B593B" w:rsidRDefault="00C02AF8" w:rsidP="00954131">
      <w:pPr>
        <w:pStyle w:val="SingleTxtG"/>
        <w:spacing w:after="0"/>
        <w:rPr>
          <w:spacing w:val="-4"/>
          <w:sz w:val="18"/>
          <w:szCs w:val="18"/>
        </w:rPr>
      </w:pPr>
      <w:r w:rsidRPr="004B593B">
        <w:rPr>
          <w:spacing w:val="-4"/>
          <w:sz w:val="18"/>
          <w:szCs w:val="18"/>
        </w:rPr>
        <w:t xml:space="preserve">Supplement </w:t>
      </w:r>
      <w:r>
        <w:rPr>
          <w:spacing w:val="-4"/>
          <w:sz w:val="18"/>
          <w:szCs w:val="18"/>
        </w:rPr>
        <w:t>2</w:t>
      </w:r>
      <w:r w:rsidRPr="004B593B">
        <w:rPr>
          <w:spacing w:val="-4"/>
          <w:sz w:val="18"/>
          <w:szCs w:val="18"/>
        </w:rPr>
        <w:t xml:space="preserve"> to the 0</w:t>
      </w:r>
      <w:r>
        <w:rPr>
          <w:spacing w:val="-4"/>
          <w:sz w:val="18"/>
          <w:szCs w:val="18"/>
        </w:rPr>
        <w:t>6</w:t>
      </w:r>
      <w:r w:rsidRPr="004B593B">
        <w:rPr>
          <w:spacing w:val="-4"/>
          <w:sz w:val="18"/>
          <w:szCs w:val="18"/>
        </w:rPr>
        <w:t xml:space="preserve"> series of amendments to the Regulation: Date of entry into force: </w:t>
      </w:r>
      <w:r>
        <w:rPr>
          <w:spacing w:val="-4"/>
          <w:sz w:val="18"/>
          <w:szCs w:val="18"/>
        </w:rPr>
        <w:t>3</w:t>
      </w:r>
      <w:r w:rsidRPr="004B593B">
        <w:rPr>
          <w:spacing w:val="-4"/>
          <w:sz w:val="18"/>
          <w:szCs w:val="18"/>
        </w:rPr>
        <w:t xml:space="preserve"> </w:t>
      </w:r>
      <w:r>
        <w:rPr>
          <w:spacing w:val="-4"/>
          <w:sz w:val="18"/>
          <w:szCs w:val="18"/>
        </w:rPr>
        <w:t>November</w:t>
      </w:r>
      <w:r w:rsidRPr="004B593B">
        <w:rPr>
          <w:spacing w:val="-4"/>
          <w:sz w:val="18"/>
          <w:szCs w:val="18"/>
        </w:rPr>
        <w:t xml:space="preserve"> 201</w:t>
      </w:r>
      <w:r>
        <w:rPr>
          <w:spacing w:val="-4"/>
          <w:sz w:val="18"/>
          <w:szCs w:val="18"/>
        </w:rPr>
        <w:t>3</w:t>
      </w:r>
    </w:p>
    <w:p w:rsidR="00C02AF8" w:rsidRPr="004B593B" w:rsidRDefault="00C02AF8" w:rsidP="00954131">
      <w:pPr>
        <w:pStyle w:val="SingleTxtG"/>
        <w:spacing w:after="0"/>
        <w:rPr>
          <w:spacing w:val="-4"/>
          <w:sz w:val="18"/>
          <w:szCs w:val="18"/>
        </w:rPr>
      </w:pPr>
      <w:r w:rsidRPr="004B593B">
        <w:rPr>
          <w:spacing w:val="-4"/>
          <w:sz w:val="18"/>
          <w:szCs w:val="18"/>
        </w:rPr>
        <w:t xml:space="preserve">Supplement </w:t>
      </w:r>
      <w:r>
        <w:rPr>
          <w:spacing w:val="-4"/>
          <w:sz w:val="18"/>
          <w:szCs w:val="18"/>
        </w:rPr>
        <w:t>3</w:t>
      </w:r>
      <w:r w:rsidRPr="004B593B">
        <w:rPr>
          <w:spacing w:val="-4"/>
          <w:sz w:val="18"/>
          <w:szCs w:val="18"/>
        </w:rPr>
        <w:t xml:space="preserve"> to the 0</w:t>
      </w:r>
      <w:r>
        <w:rPr>
          <w:spacing w:val="-4"/>
          <w:sz w:val="18"/>
          <w:szCs w:val="18"/>
        </w:rPr>
        <w:t>6</w:t>
      </w:r>
      <w:r w:rsidRPr="004B593B">
        <w:rPr>
          <w:spacing w:val="-4"/>
          <w:sz w:val="18"/>
          <w:szCs w:val="18"/>
        </w:rPr>
        <w:t xml:space="preserve"> series of amendments to the Regulation: Date of entry into force: </w:t>
      </w:r>
      <w:r w:rsidRPr="00C51180">
        <w:rPr>
          <w:spacing w:val="-4"/>
          <w:sz w:val="18"/>
          <w:szCs w:val="18"/>
        </w:rPr>
        <w:t>10</w:t>
      </w:r>
      <w:r w:rsidRPr="004B593B">
        <w:rPr>
          <w:spacing w:val="-4"/>
          <w:sz w:val="18"/>
          <w:szCs w:val="18"/>
        </w:rPr>
        <w:t xml:space="preserve"> </w:t>
      </w:r>
      <w:r>
        <w:rPr>
          <w:spacing w:val="-4"/>
          <w:sz w:val="18"/>
          <w:szCs w:val="18"/>
        </w:rPr>
        <w:t>June</w:t>
      </w:r>
      <w:r w:rsidRPr="004B593B">
        <w:rPr>
          <w:spacing w:val="-4"/>
          <w:sz w:val="18"/>
          <w:szCs w:val="18"/>
        </w:rPr>
        <w:t xml:space="preserve"> 201</w:t>
      </w:r>
      <w:r>
        <w:rPr>
          <w:spacing w:val="-4"/>
          <w:sz w:val="18"/>
          <w:szCs w:val="18"/>
        </w:rPr>
        <w:t>4</w:t>
      </w:r>
    </w:p>
    <w:p w:rsidR="0045682B" w:rsidRPr="005D11F0" w:rsidRDefault="00C02AF8" w:rsidP="00954131">
      <w:pPr>
        <w:pStyle w:val="SingleTxtG"/>
        <w:spacing w:after="0"/>
        <w:rPr>
          <w:spacing w:val="-6"/>
          <w:sz w:val="18"/>
          <w:szCs w:val="18"/>
        </w:rPr>
      </w:pPr>
      <w:r w:rsidRPr="004B593B">
        <w:rPr>
          <w:spacing w:val="-4"/>
          <w:sz w:val="18"/>
          <w:szCs w:val="18"/>
        </w:rPr>
        <w:t xml:space="preserve">Supplement </w:t>
      </w:r>
      <w:r>
        <w:rPr>
          <w:spacing w:val="-4"/>
          <w:sz w:val="18"/>
          <w:szCs w:val="18"/>
        </w:rPr>
        <w:t>4</w:t>
      </w:r>
      <w:r w:rsidRPr="004B593B">
        <w:rPr>
          <w:spacing w:val="-4"/>
          <w:sz w:val="18"/>
          <w:szCs w:val="18"/>
        </w:rPr>
        <w:t xml:space="preserve"> to the 0</w:t>
      </w:r>
      <w:r>
        <w:rPr>
          <w:spacing w:val="-4"/>
          <w:sz w:val="18"/>
          <w:szCs w:val="18"/>
        </w:rPr>
        <w:t>6</w:t>
      </w:r>
      <w:r w:rsidRPr="004B593B">
        <w:rPr>
          <w:spacing w:val="-4"/>
          <w:sz w:val="18"/>
          <w:szCs w:val="18"/>
        </w:rPr>
        <w:t xml:space="preserve"> series of amendments to the Regulation: Date of entry into force: </w:t>
      </w:r>
      <w:r w:rsidRPr="00C51180">
        <w:rPr>
          <w:spacing w:val="-4"/>
          <w:sz w:val="18"/>
          <w:szCs w:val="18"/>
        </w:rPr>
        <w:t>9</w:t>
      </w:r>
      <w:r w:rsidRPr="004B593B">
        <w:rPr>
          <w:spacing w:val="-4"/>
          <w:sz w:val="18"/>
          <w:szCs w:val="18"/>
        </w:rPr>
        <w:t xml:space="preserve"> </w:t>
      </w:r>
      <w:r>
        <w:rPr>
          <w:spacing w:val="-4"/>
          <w:sz w:val="18"/>
          <w:szCs w:val="18"/>
        </w:rPr>
        <w:t>October</w:t>
      </w:r>
      <w:r w:rsidRPr="004B593B">
        <w:rPr>
          <w:spacing w:val="-4"/>
          <w:sz w:val="18"/>
          <w:szCs w:val="18"/>
        </w:rPr>
        <w:t xml:space="preserve"> 201</w:t>
      </w:r>
      <w:r>
        <w:rPr>
          <w:spacing w:val="-4"/>
          <w:sz w:val="18"/>
          <w:szCs w:val="18"/>
        </w:rPr>
        <w:t>4</w:t>
      </w:r>
    </w:p>
    <w:p w:rsidR="00156E61" w:rsidRPr="00156E61" w:rsidRDefault="00156E61" w:rsidP="00373555">
      <w:pPr>
        <w:pStyle w:val="H1G"/>
        <w:spacing w:before="240" w:after="200"/>
      </w:pPr>
      <w:r>
        <w:tab/>
      </w:r>
      <w:r>
        <w:tab/>
      </w:r>
      <w:r w:rsidRPr="00156E61">
        <w:t>Uniform provisions concerning the approval of vehicles with regard to the installation of lighting and light-signalling devices</w:t>
      </w:r>
    </w:p>
    <w:p w:rsidR="00156E61" w:rsidRDefault="00FF1DA4" w:rsidP="00603268">
      <w:pPr>
        <w:pStyle w:val="SingleTxtG"/>
        <w:spacing w:after="0"/>
        <w:jc w:val="center"/>
        <w:rPr>
          <w:u w:val="single"/>
        </w:rPr>
      </w:pPr>
      <w:r>
        <w:rPr>
          <w:noProof/>
          <w:lang w:val="en-US" w:eastAsia="ko-KR"/>
        </w:rPr>
        <w:drawing>
          <wp:anchor distT="0" distB="137160" distL="114300" distR="114300" simplePos="0" relativeHeight="251603968" behindDoc="0" locked="0" layoutInCell="1" allowOverlap="1">
            <wp:simplePos x="0" y="0"/>
            <wp:positionH relativeFrom="column">
              <wp:posOffset>2628265</wp:posOffset>
            </wp:positionH>
            <wp:positionV relativeFrom="paragraph">
              <wp:posOffset>160020</wp:posOffset>
            </wp:positionV>
            <wp:extent cx="914400" cy="766445"/>
            <wp:effectExtent l="0" t="0" r="0" b="0"/>
            <wp:wrapTopAndBottom/>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9">
                      <a:extLst>
                        <a:ext uri="{28A0092B-C50C-407E-A947-70E740481C1C}">
                          <a14:useLocalDpi xmlns:a14="http://schemas.microsoft.com/office/drawing/2010/main" val="0"/>
                        </a:ext>
                      </a:extLst>
                    </a:blip>
                    <a:srcRect l="-7603" r="-7603"/>
                    <a:stretch>
                      <a:fillRect/>
                    </a:stretch>
                  </pic:blipFill>
                  <pic:spPr bwMode="auto">
                    <a:xfrm>
                      <a:off x="0" y="0"/>
                      <a:ext cx="914400" cy="766445"/>
                    </a:xfrm>
                    <a:prstGeom prst="rect">
                      <a:avLst/>
                    </a:prstGeom>
                    <a:noFill/>
                    <a:ln>
                      <a:noFill/>
                    </a:ln>
                  </pic:spPr>
                </pic:pic>
              </a:graphicData>
            </a:graphic>
            <wp14:sizeRelH relativeFrom="page">
              <wp14:pctWidth>0</wp14:pctWidth>
            </wp14:sizeRelH>
            <wp14:sizeRelV relativeFrom="page">
              <wp14:pctHeight>0</wp14:pctHeight>
            </wp14:sizeRelV>
          </wp:anchor>
        </w:drawing>
      </w:r>
      <w:r w:rsidR="00B32E6D">
        <w:rPr>
          <w:u w:val="single"/>
        </w:rPr>
        <w:tab/>
      </w:r>
      <w:r w:rsidR="00B32E6D">
        <w:rPr>
          <w:u w:val="single"/>
        </w:rPr>
        <w:tab/>
      </w:r>
      <w:r w:rsidR="00B32E6D">
        <w:rPr>
          <w:u w:val="single"/>
        </w:rPr>
        <w:tab/>
      </w:r>
    </w:p>
    <w:p w:rsidR="00156E61" w:rsidRDefault="00B32E6D" w:rsidP="007B14D1">
      <w:pPr>
        <w:spacing w:before="120"/>
        <w:jc w:val="center"/>
      </w:pPr>
      <w:r w:rsidRPr="004468F3">
        <w:rPr>
          <w:b/>
          <w:bCs/>
        </w:rPr>
        <w:t>UNITED NATIONS</w:t>
      </w:r>
      <w:r w:rsidR="00156E61">
        <w:br w:type="page"/>
      </w:r>
    </w:p>
    <w:p w:rsidR="00B32E6D" w:rsidRDefault="00B32E6D" w:rsidP="00156E61">
      <w:pPr>
        <w:suppressAutoHyphens w:val="0"/>
        <w:spacing w:line="240" w:lineRule="auto"/>
      </w:pPr>
    </w:p>
    <w:p w:rsidR="00B32E6D" w:rsidRDefault="00B32E6D" w:rsidP="00156E61">
      <w:pPr>
        <w:suppressAutoHyphens w:val="0"/>
        <w:spacing w:line="240" w:lineRule="auto"/>
        <w:sectPr w:rsidR="00B32E6D" w:rsidSect="00156E61">
          <w:headerReference w:type="even" r:id="rId10"/>
          <w:footerReference w:type="even" r:id="rId11"/>
          <w:footerReference w:type="default" r:id="rId12"/>
          <w:headerReference w:type="first" r:id="rId13"/>
          <w:footerReference w:type="first" r:id="rId14"/>
          <w:footnotePr>
            <w:numRestart w:val="eachSect"/>
          </w:footnotePr>
          <w:endnotePr>
            <w:numFmt w:val="decimal"/>
          </w:endnotePr>
          <w:pgSz w:w="11907" w:h="16840" w:code="9"/>
          <w:pgMar w:top="1701" w:right="1134" w:bottom="2268" w:left="1134" w:header="964" w:footer="1701" w:gutter="0"/>
          <w:cols w:space="720"/>
          <w:titlePg/>
          <w:docGrid w:linePitch="272"/>
        </w:sectPr>
      </w:pPr>
    </w:p>
    <w:p w:rsidR="000B6B12" w:rsidRPr="000B6B12" w:rsidRDefault="000B6B12" w:rsidP="009E77F2">
      <w:pPr>
        <w:pStyle w:val="HChG"/>
        <w:spacing w:before="320"/>
      </w:pPr>
      <w:bookmarkStart w:id="3" w:name="_Toc338161430"/>
      <w:r w:rsidRPr="000B6B12">
        <w:lastRenderedPageBreak/>
        <w:t>Regulation No. 48</w:t>
      </w:r>
      <w:bookmarkEnd w:id="3"/>
    </w:p>
    <w:p w:rsidR="000B6B12" w:rsidRPr="000B6B12" w:rsidRDefault="000B6B12" w:rsidP="000B6B12">
      <w:pPr>
        <w:pStyle w:val="HChG"/>
      </w:pPr>
      <w:r>
        <w:tab/>
      </w:r>
      <w:r>
        <w:tab/>
      </w:r>
      <w:bookmarkStart w:id="4" w:name="_Toc338161431"/>
      <w:r w:rsidRPr="000B6B12">
        <w:t>Uniform provisions concerning the appr</w:t>
      </w:r>
      <w:r>
        <w:t xml:space="preserve">oval of vehicles with regard to the </w:t>
      </w:r>
      <w:r w:rsidRPr="000B6B12">
        <w:t>installation of lighting and light</w:t>
      </w:r>
      <w:r w:rsidRPr="000B6B12">
        <w:noBreakHyphen/>
        <w:t>signalling devices</w:t>
      </w:r>
      <w:bookmarkEnd w:id="4"/>
    </w:p>
    <w:p w:rsidR="002405A7" w:rsidRPr="003406B0" w:rsidRDefault="00C50964" w:rsidP="00FE7787">
      <w:pPr>
        <w:spacing w:after="60"/>
        <w:rPr>
          <w:sz w:val="28"/>
          <w:lang w:val="fr-FR"/>
        </w:rPr>
      </w:pPr>
      <w:r w:rsidRPr="003406B0">
        <w:rPr>
          <w:sz w:val="28"/>
          <w:lang w:val="fr-FR"/>
        </w:rPr>
        <w:t>Contents</w:t>
      </w:r>
    </w:p>
    <w:p w:rsidR="00C50964" w:rsidRPr="003406B0" w:rsidRDefault="00C50964" w:rsidP="00C50964">
      <w:pPr>
        <w:tabs>
          <w:tab w:val="right" w:pos="9638"/>
        </w:tabs>
        <w:spacing w:after="120"/>
        <w:ind w:left="283"/>
        <w:rPr>
          <w:sz w:val="18"/>
          <w:lang w:val="fr-FR"/>
        </w:rPr>
      </w:pPr>
      <w:r w:rsidRPr="003406B0">
        <w:rPr>
          <w:i/>
          <w:sz w:val="18"/>
          <w:lang w:val="fr-FR"/>
        </w:rPr>
        <w:tab/>
        <w:t>Page</w:t>
      </w:r>
    </w:p>
    <w:p w:rsidR="00F473FA" w:rsidRDefault="00C50964" w:rsidP="00A4316E">
      <w:pPr>
        <w:tabs>
          <w:tab w:val="right" w:pos="850"/>
          <w:tab w:val="left" w:pos="1134"/>
          <w:tab w:val="left" w:pos="1559"/>
          <w:tab w:val="left" w:pos="1984"/>
          <w:tab w:val="left" w:leader="dot" w:pos="8929"/>
          <w:tab w:val="right" w:pos="9638"/>
        </w:tabs>
        <w:spacing w:after="80"/>
        <w:rPr>
          <w:noProof/>
        </w:rPr>
      </w:pPr>
      <w:r w:rsidRPr="003406B0">
        <w:rPr>
          <w:lang w:val="fr-FR"/>
        </w:rPr>
        <w:t>Regulation</w:t>
      </w:r>
      <w:r w:rsidR="00F473FA" w:rsidRPr="00F473FA">
        <w:fldChar w:fldCharType="begin"/>
      </w:r>
      <w:r w:rsidR="00F473FA" w:rsidRPr="00F473FA">
        <w:instrText xml:space="preserve"> TOC \o "1-1" \h \z \t "_ H _Ch_G,1" </w:instrText>
      </w:r>
      <w:r w:rsidR="00F473FA" w:rsidRPr="00F473FA">
        <w:fldChar w:fldCharType="separate"/>
      </w:r>
    </w:p>
    <w:p w:rsidR="00F473FA" w:rsidRDefault="00F473FA" w:rsidP="00F473FA">
      <w:pPr>
        <w:tabs>
          <w:tab w:val="right" w:pos="850"/>
          <w:tab w:val="left" w:pos="1134"/>
          <w:tab w:val="left" w:pos="1418"/>
          <w:tab w:val="left" w:pos="1701"/>
          <w:tab w:val="left" w:leader="dot" w:pos="8929"/>
          <w:tab w:val="right" w:pos="9638"/>
        </w:tabs>
        <w:spacing w:after="120" w:line="220" w:lineRule="atLeast"/>
        <w:rPr>
          <w:noProof/>
        </w:rPr>
      </w:pPr>
      <w:r>
        <w:rPr>
          <w:noProof/>
        </w:rPr>
        <w:tab/>
      </w:r>
      <w:hyperlink w:anchor="_Toc338161432" w:history="1">
        <w:r w:rsidRPr="00F473FA">
          <w:rPr>
            <w:noProof/>
          </w:rPr>
          <w:t>1.</w:t>
        </w:r>
        <w:r>
          <w:rPr>
            <w:noProof/>
          </w:rPr>
          <w:tab/>
        </w:r>
        <w:r w:rsidRPr="00F473FA">
          <w:rPr>
            <w:noProof/>
          </w:rPr>
          <w:t>Scope</w:t>
        </w:r>
        <w:r>
          <w:rPr>
            <w:noProof/>
            <w:webHidden/>
          </w:rPr>
          <w:tab/>
        </w:r>
        <w:r>
          <w:rPr>
            <w:noProof/>
            <w:webHidden/>
          </w:rPr>
          <w:tab/>
        </w:r>
        <w:r>
          <w:rPr>
            <w:noProof/>
            <w:webHidden/>
          </w:rPr>
          <w:tab/>
        </w:r>
        <w:r>
          <w:rPr>
            <w:noProof/>
            <w:webHidden/>
          </w:rPr>
          <w:fldChar w:fldCharType="begin"/>
        </w:r>
        <w:r>
          <w:rPr>
            <w:noProof/>
            <w:webHidden/>
          </w:rPr>
          <w:instrText xml:space="preserve"> PAGEREF _Toc338161432 \h </w:instrText>
        </w:r>
        <w:r>
          <w:rPr>
            <w:noProof/>
            <w:webHidden/>
          </w:rPr>
        </w:r>
        <w:r>
          <w:rPr>
            <w:noProof/>
            <w:webHidden/>
          </w:rPr>
          <w:fldChar w:fldCharType="separate"/>
        </w:r>
        <w:r w:rsidR="00AB0DD0">
          <w:rPr>
            <w:noProof/>
            <w:webHidden/>
          </w:rPr>
          <w:t>5</w:t>
        </w:r>
        <w:r>
          <w:rPr>
            <w:noProof/>
            <w:webHidden/>
          </w:rPr>
          <w:fldChar w:fldCharType="end"/>
        </w:r>
      </w:hyperlink>
    </w:p>
    <w:p w:rsidR="00F473FA" w:rsidRDefault="00F473FA"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33" w:history="1">
        <w:r w:rsidRPr="00F473FA">
          <w:rPr>
            <w:noProof/>
          </w:rPr>
          <w:t>2.</w:t>
        </w:r>
        <w:r>
          <w:rPr>
            <w:noProof/>
          </w:rPr>
          <w:tab/>
        </w:r>
        <w:r w:rsidRPr="00F473FA">
          <w:rPr>
            <w:noProof/>
          </w:rPr>
          <w:t>Definitions</w:t>
        </w:r>
        <w:r>
          <w:rPr>
            <w:noProof/>
            <w:webHidden/>
          </w:rPr>
          <w:tab/>
        </w:r>
        <w:r>
          <w:rPr>
            <w:noProof/>
            <w:webHidden/>
          </w:rPr>
          <w:tab/>
        </w:r>
        <w:r>
          <w:rPr>
            <w:noProof/>
            <w:webHidden/>
          </w:rPr>
          <w:fldChar w:fldCharType="begin"/>
        </w:r>
        <w:r>
          <w:rPr>
            <w:noProof/>
            <w:webHidden/>
          </w:rPr>
          <w:instrText xml:space="preserve"> PAGEREF _Toc338161433 \h </w:instrText>
        </w:r>
        <w:r>
          <w:rPr>
            <w:noProof/>
            <w:webHidden/>
          </w:rPr>
        </w:r>
        <w:r>
          <w:rPr>
            <w:noProof/>
            <w:webHidden/>
          </w:rPr>
          <w:fldChar w:fldCharType="separate"/>
        </w:r>
        <w:r w:rsidR="00AB0DD0">
          <w:rPr>
            <w:noProof/>
            <w:webHidden/>
          </w:rPr>
          <w:t>5</w:t>
        </w:r>
        <w:r>
          <w:rPr>
            <w:noProof/>
            <w:webHidden/>
          </w:rPr>
          <w:fldChar w:fldCharType="end"/>
        </w:r>
      </w:hyperlink>
    </w:p>
    <w:p w:rsidR="00F473FA" w:rsidRDefault="00F473FA"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34" w:history="1">
        <w:r w:rsidRPr="00F473FA">
          <w:rPr>
            <w:noProof/>
          </w:rPr>
          <w:t>3.</w:t>
        </w:r>
        <w:r>
          <w:rPr>
            <w:noProof/>
          </w:rPr>
          <w:tab/>
        </w:r>
        <w:r w:rsidRPr="00F473FA">
          <w:rPr>
            <w:noProof/>
          </w:rPr>
          <w:t>Application for approval</w:t>
        </w:r>
        <w:r>
          <w:rPr>
            <w:noProof/>
            <w:webHidden/>
          </w:rPr>
          <w:tab/>
        </w:r>
        <w:r>
          <w:rPr>
            <w:noProof/>
            <w:webHidden/>
          </w:rPr>
          <w:tab/>
        </w:r>
        <w:r>
          <w:rPr>
            <w:noProof/>
            <w:webHidden/>
          </w:rPr>
          <w:fldChar w:fldCharType="begin"/>
        </w:r>
        <w:r>
          <w:rPr>
            <w:noProof/>
            <w:webHidden/>
          </w:rPr>
          <w:instrText xml:space="preserve"> PAGEREF _Toc338161434 \h </w:instrText>
        </w:r>
        <w:r>
          <w:rPr>
            <w:noProof/>
            <w:webHidden/>
          </w:rPr>
        </w:r>
        <w:r>
          <w:rPr>
            <w:noProof/>
            <w:webHidden/>
          </w:rPr>
          <w:fldChar w:fldCharType="separate"/>
        </w:r>
        <w:r w:rsidR="00AB0DD0">
          <w:rPr>
            <w:noProof/>
            <w:webHidden/>
          </w:rPr>
          <w:t>19</w:t>
        </w:r>
        <w:r>
          <w:rPr>
            <w:noProof/>
            <w:webHidden/>
          </w:rPr>
          <w:fldChar w:fldCharType="end"/>
        </w:r>
      </w:hyperlink>
    </w:p>
    <w:p w:rsidR="00F473FA" w:rsidRDefault="00F473FA"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35" w:history="1">
        <w:r w:rsidRPr="00F473FA">
          <w:rPr>
            <w:noProof/>
          </w:rPr>
          <w:t>4.</w:t>
        </w:r>
        <w:r>
          <w:rPr>
            <w:noProof/>
          </w:rPr>
          <w:tab/>
        </w:r>
        <w:r w:rsidRPr="00F473FA">
          <w:rPr>
            <w:noProof/>
          </w:rPr>
          <w:t>Approval</w:t>
        </w:r>
        <w:r>
          <w:rPr>
            <w:noProof/>
            <w:webHidden/>
          </w:rPr>
          <w:tab/>
        </w:r>
        <w:r>
          <w:rPr>
            <w:noProof/>
            <w:webHidden/>
          </w:rPr>
          <w:tab/>
        </w:r>
        <w:r>
          <w:rPr>
            <w:noProof/>
            <w:webHidden/>
          </w:rPr>
          <w:tab/>
        </w:r>
        <w:r>
          <w:rPr>
            <w:noProof/>
            <w:webHidden/>
          </w:rPr>
          <w:fldChar w:fldCharType="begin"/>
        </w:r>
        <w:r>
          <w:rPr>
            <w:noProof/>
            <w:webHidden/>
          </w:rPr>
          <w:instrText xml:space="preserve"> PAGEREF _Toc338161435 \h </w:instrText>
        </w:r>
        <w:r>
          <w:rPr>
            <w:noProof/>
            <w:webHidden/>
          </w:rPr>
        </w:r>
        <w:r>
          <w:rPr>
            <w:noProof/>
            <w:webHidden/>
          </w:rPr>
          <w:fldChar w:fldCharType="separate"/>
        </w:r>
        <w:r w:rsidR="00AB0DD0">
          <w:rPr>
            <w:noProof/>
            <w:webHidden/>
          </w:rPr>
          <w:t>20</w:t>
        </w:r>
        <w:r>
          <w:rPr>
            <w:noProof/>
            <w:webHidden/>
          </w:rPr>
          <w:fldChar w:fldCharType="end"/>
        </w:r>
      </w:hyperlink>
    </w:p>
    <w:p w:rsidR="00F473FA" w:rsidRDefault="00F473FA"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36" w:history="1">
        <w:r w:rsidRPr="00F473FA">
          <w:rPr>
            <w:noProof/>
          </w:rPr>
          <w:t>5.</w:t>
        </w:r>
        <w:r>
          <w:rPr>
            <w:noProof/>
          </w:rPr>
          <w:tab/>
        </w:r>
        <w:r w:rsidRPr="00F473FA">
          <w:rPr>
            <w:noProof/>
          </w:rPr>
          <w:t>General specifications</w:t>
        </w:r>
        <w:r>
          <w:rPr>
            <w:noProof/>
            <w:webHidden/>
          </w:rPr>
          <w:tab/>
        </w:r>
        <w:r>
          <w:rPr>
            <w:noProof/>
            <w:webHidden/>
          </w:rPr>
          <w:tab/>
        </w:r>
        <w:r>
          <w:rPr>
            <w:noProof/>
            <w:webHidden/>
          </w:rPr>
          <w:fldChar w:fldCharType="begin"/>
        </w:r>
        <w:r>
          <w:rPr>
            <w:noProof/>
            <w:webHidden/>
          </w:rPr>
          <w:instrText xml:space="preserve"> PAGEREF _Toc338161436 \h </w:instrText>
        </w:r>
        <w:r>
          <w:rPr>
            <w:noProof/>
            <w:webHidden/>
          </w:rPr>
        </w:r>
        <w:r>
          <w:rPr>
            <w:noProof/>
            <w:webHidden/>
          </w:rPr>
          <w:fldChar w:fldCharType="separate"/>
        </w:r>
        <w:r w:rsidR="00AB0DD0">
          <w:rPr>
            <w:noProof/>
            <w:webHidden/>
          </w:rPr>
          <w:t>21</w:t>
        </w:r>
        <w:r>
          <w:rPr>
            <w:noProof/>
            <w:webHidden/>
          </w:rPr>
          <w:fldChar w:fldCharType="end"/>
        </w:r>
      </w:hyperlink>
    </w:p>
    <w:p w:rsidR="00F473FA" w:rsidRDefault="00F473FA"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37" w:history="1">
        <w:r w:rsidRPr="00F473FA">
          <w:rPr>
            <w:noProof/>
          </w:rPr>
          <w:t>6.</w:t>
        </w:r>
        <w:r>
          <w:rPr>
            <w:noProof/>
          </w:rPr>
          <w:tab/>
        </w:r>
        <w:r w:rsidRPr="00F473FA">
          <w:rPr>
            <w:noProof/>
          </w:rPr>
          <w:t>Individual specifications</w:t>
        </w:r>
        <w:r>
          <w:rPr>
            <w:noProof/>
            <w:webHidden/>
          </w:rPr>
          <w:tab/>
        </w:r>
        <w:r>
          <w:rPr>
            <w:noProof/>
            <w:webHidden/>
          </w:rPr>
          <w:tab/>
        </w:r>
        <w:r w:rsidR="009B19C8">
          <w:rPr>
            <w:noProof/>
            <w:webHidden/>
          </w:rPr>
          <w:t>30</w:t>
        </w:r>
      </w:hyperlink>
    </w:p>
    <w:p w:rsidR="00F473FA" w:rsidRDefault="00F473FA" w:rsidP="00F473FA">
      <w:pPr>
        <w:tabs>
          <w:tab w:val="right" w:pos="850"/>
          <w:tab w:val="left" w:pos="1134"/>
          <w:tab w:val="left" w:pos="1559"/>
          <w:tab w:val="left" w:pos="1984"/>
          <w:tab w:val="left" w:leader="dot" w:pos="8929"/>
          <w:tab w:val="right" w:pos="9638"/>
        </w:tabs>
        <w:spacing w:after="120" w:line="220" w:lineRule="atLeast"/>
        <w:ind w:left="1128" w:hanging="1128"/>
        <w:rPr>
          <w:noProof/>
        </w:rPr>
      </w:pPr>
      <w:r>
        <w:rPr>
          <w:noProof/>
        </w:rPr>
        <w:tab/>
      </w:r>
      <w:hyperlink w:anchor="_Toc338161440" w:history="1">
        <w:r w:rsidRPr="00F473FA">
          <w:rPr>
            <w:noProof/>
          </w:rPr>
          <w:t>7.</w:t>
        </w:r>
        <w:r>
          <w:rPr>
            <w:noProof/>
          </w:rPr>
          <w:tab/>
        </w:r>
        <w:r w:rsidRPr="00F473FA">
          <w:rPr>
            <w:noProof/>
          </w:rPr>
          <w:t xml:space="preserve">Modifications and extensions of approval of the vehicle type or of the installation of its </w:t>
        </w:r>
        <w:r w:rsidR="00617748">
          <w:rPr>
            <w:noProof/>
          </w:rPr>
          <w:br/>
        </w:r>
        <w:r w:rsidRPr="00F473FA">
          <w:rPr>
            <w:noProof/>
          </w:rPr>
          <w:t>lighting and</w:t>
        </w:r>
        <w:r w:rsidRPr="00F473FA">
          <w:rPr>
            <w:noProof/>
          </w:rPr>
          <w:t xml:space="preserve"> light</w:t>
        </w:r>
        <w:r w:rsidRPr="00F473FA">
          <w:rPr>
            <w:noProof/>
          </w:rPr>
          <w:noBreakHyphen/>
          <w:t>signalling devices</w:t>
        </w:r>
        <w:r>
          <w:rPr>
            <w:noProof/>
            <w:webHidden/>
          </w:rPr>
          <w:tab/>
        </w:r>
        <w:r>
          <w:rPr>
            <w:noProof/>
            <w:webHidden/>
          </w:rPr>
          <w:tab/>
        </w:r>
        <w:r w:rsidR="009B19C8">
          <w:rPr>
            <w:noProof/>
            <w:webHidden/>
          </w:rPr>
          <w:t>85</w:t>
        </w:r>
      </w:hyperlink>
    </w:p>
    <w:p w:rsidR="00F473FA" w:rsidRDefault="00F473FA"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41" w:history="1">
        <w:r w:rsidRPr="00F473FA">
          <w:rPr>
            <w:noProof/>
          </w:rPr>
          <w:t>8.</w:t>
        </w:r>
        <w:r>
          <w:rPr>
            <w:noProof/>
          </w:rPr>
          <w:tab/>
        </w:r>
        <w:r w:rsidRPr="00F473FA">
          <w:rPr>
            <w:noProof/>
          </w:rPr>
          <w:t>Conformity of production</w:t>
        </w:r>
        <w:r>
          <w:rPr>
            <w:noProof/>
            <w:webHidden/>
          </w:rPr>
          <w:tab/>
        </w:r>
        <w:r>
          <w:rPr>
            <w:noProof/>
            <w:webHidden/>
          </w:rPr>
          <w:tab/>
        </w:r>
        <w:r w:rsidR="009B19C8">
          <w:rPr>
            <w:noProof/>
            <w:webHidden/>
          </w:rPr>
          <w:t>86</w:t>
        </w:r>
      </w:hyperlink>
    </w:p>
    <w:p w:rsidR="00F473FA" w:rsidRDefault="00F473FA"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42" w:history="1">
        <w:r w:rsidRPr="00F473FA">
          <w:rPr>
            <w:noProof/>
          </w:rPr>
          <w:t>9.</w:t>
        </w:r>
        <w:r>
          <w:rPr>
            <w:noProof/>
          </w:rPr>
          <w:tab/>
        </w:r>
        <w:r w:rsidRPr="00F473FA">
          <w:rPr>
            <w:noProof/>
          </w:rPr>
          <w:t>Penalties for non</w:t>
        </w:r>
        <w:r w:rsidRPr="00F473FA">
          <w:rPr>
            <w:noProof/>
          </w:rPr>
          <w:noBreakHyphen/>
          <w:t>conformity of production</w:t>
        </w:r>
        <w:r>
          <w:rPr>
            <w:noProof/>
            <w:webHidden/>
          </w:rPr>
          <w:tab/>
        </w:r>
        <w:r>
          <w:rPr>
            <w:noProof/>
            <w:webHidden/>
          </w:rPr>
          <w:tab/>
        </w:r>
        <w:r w:rsidR="009B19C8">
          <w:rPr>
            <w:noProof/>
            <w:webHidden/>
          </w:rPr>
          <w:t>86</w:t>
        </w:r>
      </w:hyperlink>
    </w:p>
    <w:p w:rsidR="00F473FA" w:rsidRDefault="00F473FA"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43" w:history="1">
        <w:r w:rsidRPr="00F473FA">
          <w:rPr>
            <w:noProof/>
          </w:rPr>
          <w:t>10.</w:t>
        </w:r>
        <w:r>
          <w:rPr>
            <w:noProof/>
          </w:rPr>
          <w:tab/>
        </w:r>
        <w:r w:rsidRPr="00F473FA">
          <w:rPr>
            <w:noProof/>
          </w:rPr>
          <w:t>Production definitively discontinued</w:t>
        </w:r>
        <w:r>
          <w:rPr>
            <w:noProof/>
            <w:webHidden/>
          </w:rPr>
          <w:tab/>
        </w:r>
        <w:r>
          <w:rPr>
            <w:noProof/>
            <w:webHidden/>
          </w:rPr>
          <w:tab/>
        </w:r>
        <w:r w:rsidR="009B19C8">
          <w:rPr>
            <w:noProof/>
            <w:webHidden/>
          </w:rPr>
          <w:t>86</w:t>
        </w:r>
      </w:hyperlink>
    </w:p>
    <w:p w:rsidR="00F473FA" w:rsidRDefault="00F473FA" w:rsidP="00F473FA">
      <w:pPr>
        <w:tabs>
          <w:tab w:val="right" w:pos="850"/>
          <w:tab w:val="left" w:pos="1134"/>
          <w:tab w:val="left" w:pos="1559"/>
          <w:tab w:val="left" w:pos="1984"/>
          <w:tab w:val="left" w:leader="dot" w:pos="8929"/>
          <w:tab w:val="right" w:pos="9638"/>
        </w:tabs>
        <w:spacing w:after="120" w:line="220" w:lineRule="atLeast"/>
        <w:ind w:left="1134" w:hanging="1134"/>
        <w:rPr>
          <w:noProof/>
        </w:rPr>
      </w:pPr>
      <w:r>
        <w:rPr>
          <w:noProof/>
        </w:rPr>
        <w:tab/>
      </w:r>
      <w:hyperlink w:anchor="_Toc338161444" w:history="1">
        <w:r w:rsidRPr="00F473FA">
          <w:rPr>
            <w:noProof/>
          </w:rPr>
          <w:t>11.</w:t>
        </w:r>
        <w:r>
          <w:rPr>
            <w:noProof/>
          </w:rPr>
          <w:tab/>
        </w:r>
        <w:r w:rsidRPr="00F473FA">
          <w:rPr>
            <w:noProof/>
          </w:rPr>
          <w:t xml:space="preserve">Names and addresses of Technical Services responsible for conducting approval tests and </w:t>
        </w:r>
        <w:r w:rsidR="00617748">
          <w:rPr>
            <w:noProof/>
          </w:rPr>
          <w:br/>
        </w:r>
        <w:r w:rsidRPr="00F473FA">
          <w:rPr>
            <w:noProof/>
          </w:rPr>
          <w:t>of Type Approval Authorities</w:t>
        </w:r>
        <w:r>
          <w:rPr>
            <w:noProof/>
            <w:webHidden/>
          </w:rPr>
          <w:tab/>
        </w:r>
        <w:r>
          <w:rPr>
            <w:noProof/>
            <w:webHidden/>
          </w:rPr>
          <w:tab/>
        </w:r>
        <w:r w:rsidR="009B19C8">
          <w:rPr>
            <w:noProof/>
            <w:webHidden/>
          </w:rPr>
          <w:t>87</w:t>
        </w:r>
      </w:hyperlink>
    </w:p>
    <w:p w:rsidR="00F473FA" w:rsidRDefault="00F473FA"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45" w:history="1">
        <w:r w:rsidRPr="00F473FA">
          <w:rPr>
            <w:noProof/>
          </w:rPr>
          <w:t>12.</w:t>
        </w:r>
        <w:r>
          <w:rPr>
            <w:noProof/>
          </w:rPr>
          <w:tab/>
        </w:r>
        <w:r w:rsidRPr="00F473FA">
          <w:rPr>
            <w:noProof/>
          </w:rPr>
          <w:t xml:space="preserve"> Transitional provisions</w:t>
        </w:r>
        <w:r>
          <w:rPr>
            <w:noProof/>
            <w:webHidden/>
          </w:rPr>
          <w:tab/>
        </w:r>
        <w:r>
          <w:rPr>
            <w:noProof/>
            <w:webHidden/>
          </w:rPr>
          <w:tab/>
        </w:r>
        <w:r w:rsidR="009B19C8">
          <w:rPr>
            <w:noProof/>
            <w:webHidden/>
          </w:rPr>
          <w:t>87</w:t>
        </w:r>
      </w:hyperlink>
    </w:p>
    <w:p w:rsidR="00F473FA" w:rsidRDefault="00F473FA" w:rsidP="00F473FA">
      <w:pPr>
        <w:tabs>
          <w:tab w:val="right" w:pos="850"/>
          <w:tab w:val="left" w:pos="1134"/>
          <w:tab w:val="left" w:pos="1559"/>
          <w:tab w:val="left" w:pos="1984"/>
          <w:tab w:val="left" w:leader="dot" w:pos="8929"/>
          <w:tab w:val="right" w:pos="9638"/>
        </w:tabs>
        <w:spacing w:after="120" w:line="220" w:lineRule="atLeast"/>
        <w:rPr>
          <w:noProof/>
        </w:rPr>
      </w:pPr>
      <w:r w:rsidRPr="00F473FA">
        <w:rPr>
          <w:noProof/>
        </w:rPr>
        <w:fldChar w:fldCharType="begin"/>
      </w:r>
      <w:r w:rsidRPr="00F473FA">
        <w:rPr>
          <w:noProof/>
        </w:rPr>
        <w:instrText xml:space="preserve"> </w:instrText>
      </w:r>
      <w:r>
        <w:rPr>
          <w:noProof/>
        </w:rPr>
        <w:instrText>HYPERLINK \l "_Toc338161446"</w:instrText>
      </w:r>
      <w:r w:rsidRPr="00F473FA">
        <w:rPr>
          <w:noProof/>
        </w:rPr>
        <w:instrText xml:space="preserve"> </w:instrText>
      </w:r>
      <w:r w:rsidRPr="00F473FA">
        <w:rPr>
          <w:noProof/>
        </w:rPr>
      </w:r>
      <w:r w:rsidRPr="00F473FA">
        <w:rPr>
          <w:noProof/>
        </w:rPr>
        <w:fldChar w:fldCharType="separate"/>
      </w:r>
      <w:r w:rsidRPr="00F473FA">
        <w:rPr>
          <w:noProof/>
        </w:rPr>
        <w:t>Annex</w:t>
      </w:r>
      <w:r>
        <w:rPr>
          <w:noProof/>
        </w:rPr>
        <w:t>es</w:t>
      </w:r>
    </w:p>
    <w:p w:rsidR="00F473FA" w:rsidRDefault="00F473FA"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r w:rsidRPr="00F473FA">
        <w:rPr>
          <w:noProof/>
        </w:rPr>
        <w:t>1</w:t>
      </w:r>
      <w:r>
        <w:rPr>
          <w:noProof/>
          <w:webHidden/>
        </w:rPr>
        <w:tab/>
      </w:r>
      <w:r w:rsidRPr="00F473FA">
        <w:rPr>
          <w:noProof/>
        </w:rPr>
        <w:fldChar w:fldCharType="end"/>
      </w:r>
      <w:hyperlink w:anchor="_Toc338161447" w:history="1">
        <w:r w:rsidRPr="00F473FA">
          <w:rPr>
            <w:noProof/>
          </w:rPr>
          <w:t>Communication</w:t>
        </w:r>
        <w:r>
          <w:rPr>
            <w:noProof/>
            <w:webHidden/>
          </w:rPr>
          <w:tab/>
        </w:r>
        <w:r w:rsidR="00AF65BA">
          <w:rPr>
            <w:noProof/>
            <w:webHidden/>
          </w:rPr>
          <w:tab/>
        </w:r>
        <w:r w:rsidR="009B19C8">
          <w:rPr>
            <w:noProof/>
            <w:webHidden/>
          </w:rPr>
          <w:t>91</w:t>
        </w:r>
      </w:hyperlink>
    </w:p>
    <w:p w:rsidR="00F473FA" w:rsidRDefault="00AF65BA"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48" w:history="1">
        <w:r w:rsidR="00F473FA" w:rsidRPr="00F473FA">
          <w:rPr>
            <w:noProof/>
          </w:rPr>
          <w:t>2</w:t>
        </w:r>
        <w:r w:rsidR="00F473FA">
          <w:rPr>
            <w:noProof/>
            <w:webHidden/>
          </w:rPr>
          <w:tab/>
        </w:r>
      </w:hyperlink>
      <w:hyperlink w:anchor="_Toc338161449" w:history="1">
        <w:r w:rsidR="00F473FA" w:rsidRPr="00F473FA">
          <w:rPr>
            <w:noProof/>
          </w:rPr>
          <w:t>Arrangements of approval marks</w:t>
        </w:r>
        <w:r w:rsidR="00F473FA">
          <w:rPr>
            <w:noProof/>
            <w:webHidden/>
          </w:rPr>
          <w:tab/>
        </w:r>
        <w:r>
          <w:rPr>
            <w:noProof/>
            <w:webHidden/>
          </w:rPr>
          <w:tab/>
        </w:r>
        <w:r w:rsidR="009B19C8">
          <w:rPr>
            <w:noProof/>
            <w:webHidden/>
          </w:rPr>
          <w:t>95</w:t>
        </w:r>
      </w:hyperlink>
    </w:p>
    <w:p w:rsidR="00F473FA" w:rsidRDefault="00AF65BA" w:rsidP="00AF65B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54" w:history="1">
        <w:r w:rsidR="00F473FA" w:rsidRPr="00F473FA">
          <w:rPr>
            <w:noProof/>
          </w:rPr>
          <w:t>3</w:t>
        </w:r>
        <w:r w:rsidR="00F473FA">
          <w:rPr>
            <w:noProof/>
            <w:webHidden/>
          </w:rPr>
          <w:tab/>
        </w:r>
      </w:hyperlink>
      <w:hyperlink w:anchor="_Toc338161455" w:history="1">
        <w:r w:rsidR="00F473FA" w:rsidRPr="00F473FA">
          <w:rPr>
            <w:noProof/>
          </w:rPr>
          <w:t>Examples of lamp surfaces, axes, centres of reference, and angles of geometric visibility</w:t>
        </w:r>
        <w:r w:rsidR="00F473FA">
          <w:rPr>
            <w:noProof/>
            <w:webHidden/>
          </w:rPr>
          <w:tab/>
        </w:r>
        <w:r>
          <w:rPr>
            <w:noProof/>
            <w:webHidden/>
          </w:rPr>
          <w:tab/>
        </w:r>
        <w:r w:rsidR="009B19C8">
          <w:rPr>
            <w:noProof/>
            <w:webHidden/>
          </w:rPr>
          <w:t>96</w:t>
        </w:r>
      </w:hyperlink>
    </w:p>
    <w:p w:rsidR="00F473FA" w:rsidRDefault="00AF65BA" w:rsidP="00AF65B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56" w:history="1">
        <w:r w:rsidR="00F473FA" w:rsidRPr="00F473FA">
          <w:rPr>
            <w:noProof/>
          </w:rPr>
          <w:t>4</w:t>
        </w:r>
        <w:r w:rsidR="00F473FA">
          <w:rPr>
            <w:noProof/>
            <w:webHidden/>
          </w:rPr>
          <w:tab/>
        </w:r>
      </w:hyperlink>
      <w:hyperlink w:anchor="_Toc338161457" w:history="1">
        <w:r w:rsidR="00F473FA" w:rsidRPr="00F473FA">
          <w:rPr>
            <w:noProof/>
          </w:rPr>
          <w:t>Visibility of a red lamp to the front and visibility of a white lamp to the rear</w:t>
        </w:r>
        <w:r w:rsidR="00F473FA">
          <w:rPr>
            <w:noProof/>
            <w:webHidden/>
          </w:rPr>
          <w:tab/>
        </w:r>
        <w:r>
          <w:rPr>
            <w:noProof/>
            <w:webHidden/>
          </w:rPr>
          <w:tab/>
        </w:r>
        <w:r w:rsidR="009B19C8">
          <w:rPr>
            <w:noProof/>
            <w:webHidden/>
          </w:rPr>
          <w:t>109</w:t>
        </w:r>
      </w:hyperlink>
    </w:p>
    <w:p w:rsidR="00F473FA" w:rsidRDefault="00AF65BA" w:rsidP="00AF65BA">
      <w:pPr>
        <w:tabs>
          <w:tab w:val="right" w:pos="850"/>
          <w:tab w:val="left" w:pos="1134"/>
          <w:tab w:val="left" w:pos="1559"/>
          <w:tab w:val="left" w:pos="1984"/>
          <w:tab w:val="left" w:leader="dot" w:pos="8929"/>
          <w:tab w:val="right" w:pos="9638"/>
        </w:tabs>
        <w:spacing w:after="120" w:line="220" w:lineRule="atLeast"/>
        <w:ind w:left="1134" w:hanging="1134"/>
        <w:rPr>
          <w:noProof/>
        </w:rPr>
      </w:pPr>
      <w:r>
        <w:rPr>
          <w:noProof/>
        </w:rPr>
        <w:tab/>
      </w:r>
      <w:hyperlink w:anchor="_Toc338161458" w:history="1">
        <w:r w:rsidR="00F473FA" w:rsidRPr="00F473FA">
          <w:rPr>
            <w:noProof/>
          </w:rPr>
          <w:t>5</w:t>
        </w:r>
        <w:r w:rsidR="00F473FA">
          <w:rPr>
            <w:noProof/>
            <w:webHidden/>
          </w:rPr>
          <w:tab/>
        </w:r>
      </w:hyperlink>
      <w:hyperlink w:anchor="_Toc338161459" w:history="1">
        <w:r w:rsidR="00F473FA" w:rsidRPr="00F473FA">
          <w:rPr>
            <w:noProof/>
          </w:rPr>
          <w:t xml:space="preserve">States of loading to be taken into consideration in determining variations in the vertical </w:t>
        </w:r>
        <w:r>
          <w:rPr>
            <w:noProof/>
          </w:rPr>
          <w:br/>
        </w:r>
        <w:r w:rsidR="00F473FA" w:rsidRPr="00F473FA">
          <w:rPr>
            <w:noProof/>
          </w:rPr>
          <w:t xml:space="preserve">orientation </w:t>
        </w:r>
        <w:r w:rsidR="00F473FA" w:rsidRPr="00F473FA">
          <w:rPr>
            <w:noProof/>
          </w:rPr>
          <w:t>of the dipped</w:t>
        </w:r>
        <w:r w:rsidR="00F473FA" w:rsidRPr="00F473FA">
          <w:rPr>
            <w:noProof/>
          </w:rPr>
          <w:noBreakHyphen/>
          <w:t>beam headlamps</w:t>
        </w:r>
        <w:r w:rsidR="00F473FA">
          <w:rPr>
            <w:noProof/>
            <w:webHidden/>
          </w:rPr>
          <w:tab/>
        </w:r>
        <w:r>
          <w:rPr>
            <w:noProof/>
            <w:webHidden/>
          </w:rPr>
          <w:tab/>
        </w:r>
        <w:r w:rsidR="009B19C8">
          <w:rPr>
            <w:noProof/>
            <w:webHidden/>
          </w:rPr>
          <w:t>110</w:t>
        </w:r>
      </w:hyperlink>
    </w:p>
    <w:p w:rsidR="00F473FA" w:rsidRDefault="00AF65BA" w:rsidP="00AF65B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60" w:history="1">
        <w:r w:rsidR="00F473FA" w:rsidRPr="00F473FA">
          <w:rPr>
            <w:noProof/>
          </w:rPr>
          <w:t>6</w:t>
        </w:r>
        <w:r w:rsidR="00F473FA">
          <w:rPr>
            <w:noProof/>
            <w:webHidden/>
          </w:rPr>
          <w:tab/>
        </w:r>
      </w:hyperlink>
      <w:hyperlink w:anchor="_Toc338161461" w:history="1">
        <w:r w:rsidR="00F473FA" w:rsidRPr="00F473FA">
          <w:rPr>
            <w:noProof/>
          </w:rPr>
          <w:t>Measurement of the variation of dipped</w:t>
        </w:r>
        <w:r w:rsidR="00F473FA" w:rsidRPr="00F473FA">
          <w:rPr>
            <w:noProof/>
          </w:rPr>
          <w:noBreakHyphen/>
          <w:t>beam inclination as a function of load</w:t>
        </w:r>
        <w:r w:rsidR="00F473FA">
          <w:rPr>
            <w:noProof/>
            <w:webHidden/>
          </w:rPr>
          <w:tab/>
        </w:r>
        <w:r>
          <w:rPr>
            <w:noProof/>
            <w:webHidden/>
          </w:rPr>
          <w:tab/>
        </w:r>
        <w:r w:rsidR="00F473FA">
          <w:rPr>
            <w:noProof/>
            <w:webHidden/>
          </w:rPr>
          <w:fldChar w:fldCharType="begin"/>
        </w:r>
        <w:r w:rsidR="00F473FA">
          <w:rPr>
            <w:noProof/>
            <w:webHidden/>
          </w:rPr>
          <w:instrText xml:space="preserve"> PAGEREF _Toc338161461 \h </w:instrText>
        </w:r>
        <w:r w:rsidR="00F473FA">
          <w:rPr>
            <w:noProof/>
            <w:webHidden/>
          </w:rPr>
        </w:r>
        <w:r w:rsidR="00F473FA">
          <w:rPr>
            <w:noProof/>
            <w:webHidden/>
          </w:rPr>
          <w:fldChar w:fldCharType="separate"/>
        </w:r>
        <w:r w:rsidR="00AB0DD0">
          <w:rPr>
            <w:noProof/>
            <w:webHidden/>
          </w:rPr>
          <w:t>1</w:t>
        </w:r>
        <w:r w:rsidR="009B19C8">
          <w:rPr>
            <w:noProof/>
            <w:webHidden/>
          </w:rPr>
          <w:t>12</w:t>
        </w:r>
        <w:r w:rsidR="00F473FA">
          <w:rPr>
            <w:noProof/>
            <w:webHidden/>
          </w:rPr>
          <w:fldChar w:fldCharType="end"/>
        </w:r>
      </w:hyperlink>
    </w:p>
    <w:p w:rsidR="00F473FA" w:rsidRDefault="00AF65BA" w:rsidP="00AF65BA">
      <w:pPr>
        <w:tabs>
          <w:tab w:val="right" w:pos="850"/>
          <w:tab w:val="left" w:pos="1134"/>
          <w:tab w:val="left" w:pos="1559"/>
          <w:tab w:val="left" w:pos="1984"/>
          <w:tab w:val="left" w:leader="dot" w:pos="8929"/>
          <w:tab w:val="right" w:pos="9638"/>
        </w:tabs>
        <w:spacing w:after="120" w:line="220" w:lineRule="atLeast"/>
        <w:ind w:left="1128" w:hanging="1128"/>
        <w:rPr>
          <w:noProof/>
        </w:rPr>
      </w:pPr>
      <w:r>
        <w:rPr>
          <w:noProof/>
        </w:rPr>
        <w:tab/>
      </w:r>
      <w:hyperlink w:anchor="_Toc338161464" w:history="1">
        <w:r w:rsidR="00F473FA" w:rsidRPr="00F473FA">
          <w:rPr>
            <w:noProof/>
          </w:rPr>
          <w:t>7</w:t>
        </w:r>
        <w:r w:rsidR="00F473FA">
          <w:rPr>
            <w:noProof/>
            <w:webHidden/>
          </w:rPr>
          <w:tab/>
        </w:r>
      </w:hyperlink>
      <w:hyperlink w:anchor="_Toc338161465" w:history="1">
        <w:r w:rsidR="00F473FA" w:rsidRPr="00F473FA">
          <w:rPr>
            <w:noProof/>
          </w:rPr>
          <w:t xml:space="preserve">Indication of the downward inclination of the dipped-beam headlamps cut-off referred to in </w:t>
        </w:r>
        <w:r>
          <w:rPr>
            <w:noProof/>
          </w:rPr>
          <w:br/>
        </w:r>
        <w:r w:rsidR="00F473FA" w:rsidRPr="00F473FA">
          <w:rPr>
            <w:noProof/>
          </w:rPr>
          <w:t>paragraph 6.2.6.1.1. and downward inclination of the front fog lamp cut-off referred to in paragraph 6.3.6.1.2. of this Regulation</w:t>
        </w:r>
        <w:r w:rsidR="00F473FA">
          <w:rPr>
            <w:noProof/>
            <w:webHidden/>
          </w:rPr>
          <w:tab/>
        </w:r>
        <w:r>
          <w:rPr>
            <w:noProof/>
            <w:webHidden/>
          </w:rPr>
          <w:tab/>
        </w:r>
        <w:r w:rsidR="009B19C8">
          <w:rPr>
            <w:noProof/>
            <w:webHidden/>
          </w:rPr>
          <w:t>117</w:t>
        </w:r>
      </w:hyperlink>
    </w:p>
    <w:p w:rsidR="00F473FA" w:rsidRDefault="00AF65BA" w:rsidP="00AF65BA">
      <w:pPr>
        <w:tabs>
          <w:tab w:val="right" w:pos="850"/>
          <w:tab w:val="left" w:pos="1134"/>
          <w:tab w:val="left" w:pos="1559"/>
          <w:tab w:val="left" w:pos="1984"/>
          <w:tab w:val="left" w:leader="dot" w:pos="8929"/>
          <w:tab w:val="right" w:pos="9638"/>
        </w:tabs>
        <w:spacing w:after="120" w:line="220" w:lineRule="atLeast"/>
        <w:ind w:left="1128" w:hanging="1128"/>
        <w:rPr>
          <w:noProof/>
        </w:rPr>
      </w:pPr>
      <w:r>
        <w:rPr>
          <w:noProof/>
        </w:rPr>
        <w:tab/>
      </w:r>
      <w:hyperlink w:anchor="_Toc338161470" w:history="1">
        <w:r w:rsidR="00F473FA" w:rsidRPr="00F473FA">
          <w:rPr>
            <w:noProof/>
          </w:rPr>
          <w:t>8</w:t>
        </w:r>
        <w:r w:rsidR="00F473FA">
          <w:rPr>
            <w:noProof/>
            <w:webHidden/>
          </w:rPr>
          <w:tab/>
        </w:r>
      </w:hyperlink>
      <w:hyperlink w:anchor="_Toc338161471" w:history="1">
        <w:r w:rsidR="00F473FA" w:rsidRPr="00F473FA">
          <w:rPr>
            <w:noProof/>
          </w:rPr>
          <w:t>The controls for the headlamp</w:t>
        </w:r>
        <w:r w:rsidR="00F473FA" w:rsidRPr="00F473FA">
          <w:rPr>
            <w:noProof/>
          </w:rPr>
          <w:noBreakHyphen/>
          <w:t xml:space="preserve">levelling devices referred to in paragraph 6.2.6.2.2. of this </w:t>
        </w:r>
        <w:r>
          <w:rPr>
            <w:noProof/>
          </w:rPr>
          <w:br/>
        </w:r>
        <w:r w:rsidR="00F473FA" w:rsidRPr="00F473FA">
          <w:rPr>
            <w:noProof/>
          </w:rPr>
          <w:t>Regulation</w:t>
        </w:r>
        <w:r w:rsidR="00F473FA">
          <w:rPr>
            <w:noProof/>
            <w:webHidden/>
          </w:rPr>
          <w:tab/>
        </w:r>
        <w:r>
          <w:rPr>
            <w:noProof/>
            <w:webHidden/>
          </w:rPr>
          <w:tab/>
        </w:r>
        <w:r w:rsidR="009B19C8">
          <w:rPr>
            <w:noProof/>
            <w:webHidden/>
          </w:rPr>
          <w:t>118</w:t>
        </w:r>
      </w:hyperlink>
    </w:p>
    <w:p w:rsidR="00F473FA" w:rsidRDefault="00AF65BA"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75" w:history="1">
        <w:r w:rsidR="00F473FA" w:rsidRPr="00F473FA">
          <w:rPr>
            <w:noProof/>
          </w:rPr>
          <w:t>9</w:t>
        </w:r>
        <w:r w:rsidR="00F473FA">
          <w:rPr>
            <w:noProof/>
            <w:webHidden/>
          </w:rPr>
          <w:tab/>
        </w:r>
      </w:hyperlink>
      <w:hyperlink w:anchor="_Toc338161476" w:history="1">
        <w:r w:rsidR="00F473FA" w:rsidRPr="00F473FA">
          <w:rPr>
            <w:noProof/>
          </w:rPr>
          <w:t>Control of conformity of production</w:t>
        </w:r>
        <w:r w:rsidR="00F473FA">
          <w:rPr>
            <w:noProof/>
            <w:webHidden/>
          </w:rPr>
          <w:tab/>
        </w:r>
        <w:r>
          <w:rPr>
            <w:noProof/>
            <w:webHidden/>
          </w:rPr>
          <w:tab/>
        </w:r>
        <w:r w:rsidR="009B19C8">
          <w:rPr>
            <w:noProof/>
            <w:webHidden/>
          </w:rPr>
          <w:t>120</w:t>
        </w:r>
      </w:hyperlink>
    </w:p>
    <w:p w:rsidR="00F473FA" w:rsidRDefault="00AF65BA"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77" w:history="1">
        <w:r w:rsidR="00F473FA" w:rsidRPr="00F473FA">
          <w:rPr>
            <w:noProof/>
          </w:rPr>
          <w:t>10</w:t>
        </w:r>
        <w:r w:rsidR="00F473FA">
          <w:rPr>
            <w:noProof/>
            <w:webHidden/>
          </w:rPr>
          <w:tab/>
        </w:r>
      </w:hyperlink>
      <w:hyperlink w:anchor="_Toc338161478" w:history="1">
        <w:r w:rsidR="00B03A45">
          <w:rPr>
            <w:noProof/>
          </w:rPr>
          <w:t>Reserved</w:t>
        </w:r>
        <w:r w:rsidR="00B03A45">
          <w:rPr>
            <w:noProof/>
            <w:webHidden/>
          </w:rPr>
          <w:tab/>
        </w:r>
        <w:r w:rsidR="00B03A45">
          <w:rPr>
            <w:noProof/>
            <w:webHidden/>
          </w:rPr>
          <w:tab/>
        </w:r>
        <w:r w:rsidR="00CD4BA3">
          <w:rPr>
            <w:noProof/>
            <w:webHidden/>
          </w:rPr>
          <w:tab/>
        </w:r>
        <w:r w:rsidR="009B19C8">
          <w:rPr>
            <w:noProof/>
            <w:webHidden/>
          </w:rPr>
          <w:t>123</w:t>
        </w:r>
      </w:hyperlink>
      <w:r w:rsidR="00B03A45">
        <w:rPr>
          <w:noProof/>
        </w:rPr>
        <w:t xml:space="preserve"> </w:t>
      </w:r>
    </w:p>
    <w:p w:rsidR="00F473FA" w:rsidRDefault="00AF65BA"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79" w:history="1">
        <w:r w:rsidR="00F473FA" w:rsidRPr="00F473FA">
          <w:rPr>
            <w:noProof/>
          </w:rPr>
          <w:t>11</w:t>
        </w:r>
        <w:r w:rsidR="00F473FA">
          <w:rPr>
            <w:noProof/>
            <w:webHidden/>
          </w:rPr>
          <w:tab/>
        </w:r>
      </w:hyperlink>
      <w:hyperlink w:anchor="_Toc338161480" w:history="1">
        <w:r w:rsidR="00F473FA" w:rsidRPr="00F473FA">
          <w:rPr>
            <w:noProof/>
          </w:rPr>
          <w:t>Visibility of conspicuity markings to the rear, front and side of a vehicle</w:t>
        </w:r>
        <w:r w:rsidR="00F473FA">
          <w:rPr>
            <w:noProof/>
            <w:webHidden/>
          </w:rPr>
          <w:tab/>
        </w:r>
        <w:r>
          <w:rPr>
            <w:noProof/>
            <w:webHidden/>
          </w:rPr>
          <w:tab/>
        </w:r>
        <w:r w:rsidR="009B19C8">
          <w:rPr>
            <w:noProof/>
            <w:webHidden/>
          </w:rPr>
          <w:t>124</w:t>
        </w:r>
      </w:hyperlink>
    </w:p>
    <w:p w:rsidR="00F473FA" w:rsidRDefault="00AF65BA"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81" w:history="1">
        <w:r w:rsidR="00F473FA" w:rsidRPr="00F473FA">
          <w:rPr>
            <w:noProof/>
          </w:rPr>
          <w:t>12</w:t>
        </w:r>
        <w:r w:rsidR="00F473FA">
          <w:rPr>
            <w:noProof/>
            <w:webHidden/>
          </w:rPr>
          <w:tab/>
        </w:r>
      </w:hyperlink>
      <w:hyperlink w:anchor="_Toc338161482" w:history="1">
        <w:r w:rsidR="00F473FA" w:rsidRPr="00F473FA">
          <w:rPr>
            <w:noProof/>
          </w:rPr>
          <w:t>Test drive</w:t>
        </w:r>
        <w:r w:rsidR="00F473FA">
          <w:rPr>
            <w:noProof/>
            <w:webHidden/>
          </w:rPr>
          <w:tab/>
        </w:r>
        <w:r>
          <w:rPr>
            <w:noProof/>
            <w:webHidden/>
          </w:rPr>
          <w:tab/>
        </w:r>
        <w:r w:rsidR="00A4316E">
          <w:rPr>
            <w:noProof/>
            <w:webHidden/>
          </w:rPr>
          <w:tab/>
        </w:r>
        <w:r w:rsidR="009B19C8">
          <w:rPr>
            <w:noProof/>
            <w:webHidden/>
          </w:rPr>
          <w:t>126</w:t>
        </w:r>
      </w:hyperlink>
    </w:p>
    <w:p w:rsidR="00F473FA" w:rsidRDefault="00A4316E"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83" w:history="1">
        <w:r w:rsidR="00F473FA" w:rsidRPr="00F473FA">
          <w:rPr>
            <w:noProof/>
          </w:rPr>
          <w:t>13</w:t>
        </w:r>
        <w:r w:rsidR="00F473FA">
          <w:rPr>
            <w:noProof/>
            <w:webHidden/>
          </w:rPr>
          <w:tab/>
        </w:r>
      </w:hyperlink>
      <w:hyperlink w:anchor="_Toc338161484" w:history="1">
        <w:r w:rsidR="00F473FA" w:rsidRPr="00F473FA">
          <w:rPr>
            <w:noProof/>
          </w:rPr>
          <w:t>Automatic switching conditions dipped-beam headlamps</w:t>
        </w:r>
        <w:r w:rsidR="00F473FA">
          <w:rPr>
            <w:noProof/>
            <w:webHidden/>
          </w:rPr>
          <w:tab/>
        </w:r>
        <w:r>
          <w:rPr>
            <w:noProof/>
            <w:webHidden/>
          </w:rPr>
          <w:tab/>
        </w:r>
        <w:r w:rsidR="009B19C8">
          <w:rPr>
            <w:noProof/>
            <w:webHidden/>
          </w:rPr>
          <w:t>129</w:t>
        </w:r>
      </w:hyperlink>
    </w:p>
    <w:p w:rsidR="00F473FA" w:rsidRDefault="00A4316E" w:rsidP="00F473FA">
      <w:pPr>
        <w:tabs>
          <w:tab w:val="right" w:pos="850"/>
          <w:tab w:val="left" w:pos="1134"/>
          <w:tab w:val="left" w:pos="1559"/>
          <w:tab w:val="left" w:pos="1984"/>
          <w:tab w:val="left" w:leader="dot" w:pos="8929"/>
          <w:tab w:val="right" w:pos="9638"/>
        </w:tabs>
        <w:spacing w:after="120" w:line="220" w:lineRule="atLeast"/>
        <w:rPr>
          <w:noProof/>
        </w:rPr>
      </w:pPr>
      <w:r>
        <w:rPr>
          <w:noProof/>
        </w:rPr>
        <w:tab/>
      </w:r>
      <w:hyperlink w:anchor="_Toc338161486" w:history="1">
        <w:r w:rsidR="00F473FA" w:rsidRPr="00F473FA">
          <w:rPr>
            <w:noProof/>
          </w:rPr>
          <w:t>14</w:t>
        </w:r>
        <w:r w:rsidR="00F473FA">
          <w:rPr>
            <w:noProof/>
            <w:webHidden/>
          </w:rPr>
          <w:tab/>
        </w:r>
      </w:hyperlink>
      <w:hyperlink w:anchor="_Toc338161487" w:history="1">
        <w:r w:rsidR="00F473FA" w:rsidRPr="00F473FA">
          <w:rPr>
            <w:noProof/>
          </w:rPr>
          <w:t>Observing area towards the apparent surface of manoeuvring and courtesy lamps</w:t>
        </w:r>
        <w:r w:rsidR="00F473FA">
          <w:rPr>
            <w:noProof/>
            <w:webHidden/>
          </w:rPr>
          <w:tab/>
        </w:r>
        <w:r>
          <w:rPr>
            <w:noProof/>
            <w:webHidden/>
          </w:rPr>
          <w:tab/>
        </w:r>
        <w:r w:rsidR="009B19C8">
          <w:rPr>
            <w:noProof/>
            <w:webHidden/>
          </w:rPr>
          <w:t>130</w:t>
        </w:r>
      </w:hyperlink>
    </w:p>
    <w:p w:rsidR="00321127" w:rsidRDefault="00321127" w:rsidP="00321127">
      <w:pPr>
        <w:tabs>
          <w:tab w:val="right" w:pos="850"/>
          <w:tab w:val="left" w:pos="1134"/>
          <w:tab w:val="left" w:pos="1559"/>
          <w:tab w:val="left" w:pos="1984"/>
          <w:tab w:val="left" w:leader="dot" w:pos="8929"/>
          <w:tab w:val="right" w:pos="9638"/>
        </w:tabs>
        <w:spacing w:after="120" w:line="220" w:lineRule="atLeast"/>
        <w:ind w:left="1134" w:hanging="1134"/>
        <w:rPr>
          <w:noProof/>
        </w:rPr>
      </w:pPr>
      <w:r>
        <w:rPr>
          <w:noProof/>
        </w:rPr>
        <w:tab/>
        <w:t>15</w:t>
      </w:r>
      <w:r>
        <w:rPr>
          <w:noProof/>
        </w:rPr>
        <w:tab/>
      </w:r>
      <w:r w:rsidRPr="00321127">
        <w:rPr>
          <w:noProof/>
        </w:rPr>
        <w:t xml:space="preserve">Gonio(photo)meter system used for the photometric measurements as defined in </w:t>
      </w:r>
      <w:r>
        <w:rPr>
          <w:noProof/>
        </w:rPr>
        <w:br/>
      </w:r>
      <w:r w:rsidRPr="00321127">
        <w:rPr>
          <w:noProof/>
        </w:rPr>
        <w:t>paragraph 2.34. of this Regulation</w:t>
      </w:r>
      <w:r>
        <w:rPr>
          <w:noProof/>
        </w:rPr>
        <w:tab/>
      </w:r>
      <w:r>
        <w:rPr>
          <w:noProof/>
        </w:rPr>
        <w:tab/>
      </w:r>
      <w:r w:rsidR="00690D0E">
        <w:rPr>
          <w:noProof/>
        </w:rPr>
        <w:t>131</w:t>
      </w:r>
    </w:p>
    <w:p w:rsidR="00C213CB" w:rsidRPr="00954131" w:rsidRDefault="00F473FA" w:rsidP="005E0D9C">
      <w:pPr>
        <w:tabs>
          <w:tab w:val="right" w:pos="850"/>
          <w:tab w:val="left" w:pos="1134"/>
          <w:tab w:val="left" w:pos="1559"/>
          <w:tab w:val="left" w:pos="1984"/>
          <w:tab w:val="left" w:leader="dot" w:pos="8929"/>
          <w:tab w:val="right" w:pos="9638"/>
        </w:tabs>
        <w:spacing w:after="120" w:line="220" w:lineRule="atLeast"/>
      </w:pPr>
      <w:r w:rsidRPr="00F473FA">
        <w:fldChar w:fldCharType="end"/>
      </w:r>
    </w:p>
    <w:p w:rsidR="005E0D9C" w:rsidRPr="005E0D9C" w:rsidRDefault="001210FC" w:rsidP="00990E51">
      <w:pPr>
        <w:pStyle w:val="HChG"/>
      </w:pPr>
      <w:r>
        <w:rPr>
          <w:lang w:val="en-US"/>
        </w:rPr>
        <w:tab/>
      </w:r>
      <w:r w:rsidR="005E0D9C">
        <w:br w:type="page"/>
      </w:r>
      <w:bookmarkStart w:id="5" w:name="_Toc338161432"/>
      <w:r w:rsidR="005E0D9C" w:rsidRPr="005E0D9C">
        <w:t>1.</w:t>
      </w:r>
      <w:r w:rsidR="005E0D9C">
        <w:tab/>
      </w:r>
      <w:r w:rsidR="005E0D9C" w:rsidRPr="005E0D9C">
        <w:tab/>
        <w:t>Scope</w:t>
      </w:r>
      <w:bookmarkEnd w:id="5"/>
    </w:p>
    <w:p w:rsidR="005E0D9C" w:rsidRPr="005E0D9C" w:rsidRDefault="005E0D9C" w:rsidP="005E0D9C">
      <w:pPr>
        <w:pStyle w:val="para"/>
      </w:pPr>
      <w:r w:rsidRPr="005E0D9C">
        <w:tab/>
        <w:t>This Regulation applies to vehicles of categories M, N, and</w:t>
      </w:r>
      <w:r w:rsidR="002555CE">
        <w:t xml:space="preserve"> to their trailers (category O)</w:t>
      </w:r>
      <w:r w:rsidR="002555CE">
        <w:rPr>
          <w:rStyle w:val="a3"/>
        </w:rPr>
        <w:footnoteReference w:id="3"/>
      </w:r>
      <w:r w:rsidRPr="005E0D9C">
        <w:t xml:space="preserve"> with regard to the installation of lighting and light-signalling devices.</w:t>
      </w:r>
    </w:p>
    <w:p w:rsidR="005E0D9C" w:rsidRPr="005E0D9C" w:rsidRDefault="005E0D9C" w:rsidP="005E0D9C">
      <w:pPr>
        <w:pStyle w:val="HChG"/>
      </w:pPr>
      <w:r>
        <w:tab/>
      </w:r>
      <w:r>
        <w:tab/>
      </w:r>
      <w:bookmarkStart w:id="6" w:name="_Toc338161433"/>
      <w:r w:rsidRPr="005E0D9C">
        <w:t>2.</w:t>
      </w:r>
      <w:r w:rsidRPr="005E0D9C">
        <w:tab/>
      </w:r>
      <w:r>
        <w:tab/>
      </w:r>
      <w:r w:rsidRPr="005E0D9C">
        <w:t>Definitions</w:t>
      </w:r>
      <w:bookmarkEnd w:id="6"/>
    </w:p>
    <w:p w:rsidR="005E0D9C" w:rsidRPr="005E0D9C" w:rsidRDefault="005E0D9C" w:rsidP="005E0D9C">
      <w:pPr>
        <w:pStyle w:val="para"/>
      </w:pPr>
      <w:r w:rsidRPr="005E0D9C">
        <w:tab/>
        <w:t>For the purpose of this Regulation:</w:t>
      </w:r>
    </w:p>
    <w:p w:rsidR="005E0D9C" w:rsidRPr="005E0D9C" w:rsidRDefault="005E0D9C" w:rsidP="005E0D9C">
      <w:pPr>
        <w:pStyle w:val="para"/>
      </w:pPr>
      <w:r w:rsidRPr="005E0D9C">
        <w:t>2.1.</w:t>
      </w:r>
      <w:r w:rsidRPr="005E0D9C">
        <w:tab/>
      </w:r>
      <w:r w:rsidR="00055DFB">
        <w:t>"</w:t>
      </w:r>
      <w:r w:rsidRPr="005755D8">
        <w:rPr>
          <w:i/>
        </w:rPr>
        <w:t>Approval of a vehicle</w:t>
      </w:r>
      <w:r w:rsidR="00055DFB">
        <w:t>"</w:t>
      </w:r>
      <w:r w:rsidRPr="005E0D9C">
        <w:t xml:space="preserve"> means the approval of a vehicle type with regard to the number and mode of installation of the lighting and light</w:t>
      </w:r>
      <w:r w:rsidRPr="005E0D9C">
        <w:noBreakHyphen/>
        <w:t>signalling devices</w:t>
      </w:r>
      <w:r w:rsidR="008B476F">
        <w:t>.</w:t>
      </w:r>
    </w:p>
    <w:p w:rsidR="005E0D9C" w:rsidRPr="005E0D9C" w:rsidRDefault="005E0D9C" w:rsidP="005E0D9C">
      <w:pPr>
        <w:pStyle w:val="para"/>
      </w:pPr>
      <w:r w:rsidRPr="005E0D9C">
        <w:t>2.2.</w:t>
      </w:r>
      <w:r w:rsidRPr="005E0D9C">
        <w:tab/>
      </w:r>
      <w:r w:rsidR="00055DFB">
        <w:t>"</w:t>
      </w:r>
      <w:r w:rsidRPr="005755D8">
        <w:rPr>
          <w:i/>
        </w:rPr>
        <w:t>Vehicle type with regard to the installation of lighting and light</w:t>
      </w:r>
      <w:r w:rsidRPr="005755D8">
        <w:rPr>
          <w:i/>
        </w:rPr>
        <w:noBreakHyphen/>
        <w:t>signalling devices</w:t>
      </w:r>
      <w:r w:rsidR="00055DFB">
        <w:t>"</w:t>
      </w:r>
      <w:r w:rsidRPr="005E0D9C">
        <w:t xml:space="preserve"> means vehicles which do not differ in the essential respects mentioned in paragraphs 2.2.1. to 2.2.4.</w:t>
      </w:r>
    </w:p>
    <w:p w:rsidR="005E0D9C" w:rsidRPr="005E0D9C" w:rsidRDefault="005E0D9C" w:rsidP="005E0D9C">
      <w:pPr>
        <w:pStyle w:val="para"/>
      </w:pPr>
      <w:r w:rsidRPr="005E0D9C">
        <w:tab/>
        <w:t xml:space="preserve">The following are likewise considered not to be </w:t>
      </w:r>
      <w:r w:rsidR="00055DFB">
        <w:t>"</w:t>
      </w:r>
      <w:r w:rsidRPr="005E0D9C">
        <w:t>vehicles of a different type</w:t>
      </w:r>
      <w:r w:rsidR="00055DFB">
        <w:t>"</w:t>
      </w:r>
      <w:r w:rsidRPr="005E0D9C">
        <w:t>: vehicles which differ within the meaning of paragraphs 2.2.1. to 2.2.4., but not in such a way as to entail a change in the kind, number, positioning and geometric visibility of the lamps and the inclination of the dipped</w:t>
      </w:r>
      <w:r w:rsidRPr="005E0D9C">
        <w:noBreakHyphen/>
        <w:t>beam prescribed for the vehicle type in question, and vehicles on which optional lamps are fitted or are absent:</w:t>
      </w:r>
    </w:p>
    <w:p w:rsidR="005E0D9C" w:rsidRPr="005E0D9C" w:rsidRDefault="005E0D9C" w:rsidP="005E0D9C">
      <w:pPr>
        <w:pStyle w:val="para"/>
      </w:pPr>
      <w:r w:rsidRPr="005E0D9C">
        <w:t>2.2.1.</w:t>
      </w:r>
      <w:r w:rsidRPr="005E0D9C">
        <w:tab/>
        <w:t>The dimension and the external shape of the vehicle;</w:t>
      </w:r>
    </w:p>
    <w:p w:rsidR="005E0D9C" w:rsidRPr="005E0D9C" w:rsidRDefault="005E0D9C" w:rsidP="005E0D9C">
      <w:pPr>
        <w:pStyle w:val="para"/>
      </w:pPr>
      <w:r w:rsidRPr="005E0D9C">
        <w:t>2.2.2.</w:t>
      </w:r>
      <w:r w:rsidRPr="005E0D9C">
        <w:tab/>
        <w:t>The number and positioning of the devices;</w:t>
      </w:r>
    </w:p>
    <w:p w:rsidR="005E0D9C" w:rsidRPr="005E0D9C" w:rsidRDefault="005E0D9C" w:rsidP="005E0D9C">
      <w:pPr>
        <w:pStyle w:val="para"/>
      </w:pPr>
      <w:r w:rsidRPr="005E0D9C">
        <w:t>2.2.3.</w:t>
      </w:r>
      <w:r w:rsidRPr="005E0D9C">
        <w:tab/>
        <w:t>The headlamp-levelling system;</w:t>
      </w:r>
    </w:p>
    <w:p w:rsidR="005E0D9C" w:rsidRPr="005E0D9C" w:rsidRDefault="005E0D9C" w:rsidP="005E0D9C">
      <w:pPr>
        <w:pStyle w:val="para"/>
      </w:pPr>
      <w:r w:rsidRPr="005E0D9C">
        <w:t>2.2.4.</w:t>
      </w:r>
      <w:r w:rsidRPr="005E0D9C">
        <w:tab/>
        <w:t>The suspension system.</w:t>
      </w:r>
    </w:p>
    <w:p w:rsidR="005E0D9C" w:rsidRPr="005E0D9C" w:rsidRDefault="005E0D9C" w:rsidP="005E0D9C">
      <w:pPr>
        <w:pStyle w:val="para"/>
      </w:pPr>
      <w:r w:rsidRPr="005E0D9C">
        <w:t>2.3.</w:t>
      </w:r>
      <w:r w:rsidRPr="005E0D9C">
        <w:tab/>
      </w:r>
      <w:r w:rsidR="00055DFB">
        <w:t>"</w:t>
      </w:r>
      <w:r w:rsidRPr="005755D8">
        <w:rPr>
          <w:i/>
        </w:rPr>
        <w:t>Transverse plane</w:t>
      </w:r>
      <w:r w:rsidR="00055DFB">
        <w:t>"</w:t>
      </w:r>
      <w:r w:rsidRPr="005E0D9C">
        <w:t xml:space="preserve"> means a vertical plane perpendicular to the median longitudinal plane of the vehicle</w:t>
      </w:r>
      <w:r w:rsidR="008B476F">
        <w:t>.</w:t>
      </w:r>
    </w:p>
    <w:p w:rsidR="005E0D9C" w:rsidRPr="005E0D9C" w:rsidRDefault="005E0D9C" w:rsidP="005E0D9C">
      <w:pPr>
        <w:pStyle w:val="para"/>
      </w:pPr>
      <w:r w:rsidRPr="005E0D9C">
        <w:t>2.4.</w:t>
      </w:r>
      <w:r w:rsidRPr="005E0D9C">
        <w:tab/>
      </w:r>
      <w:r w:rsidR="00055DFB">
        <w:t>"</w:t>
      </w:r>
      <w:r w:rsidRPr="005755D8">
        <w:rPr>
          <w:i/>
        </w:rPr>
        <w:t>Unladen vehicle</w:t>
      </w:r>
      <w:r w:rsidR="00055DFB">
        <w:t>"</w:t>
      </w:r>
      <w:r w:rsidRPr="005E0D9C">
        <w:t xml:space="preserve"> means a vehicle without driver, crew, passengers and load, but with a full supply of fuel, spare wheel and the tools normally carried</w:t>
      </w:r>
      <w:r w:rsidR="008B476F">
        <w:t>.</w:t>
      </w:r>
    </w:p>
    <w:p w:rsidR="005E0D9C" w:rsidRPr="005E0D9C" w:rsidRDefault="005E0D9C" w:rsidP="005E0D9C">
      <w:pPr>
        <w:pStyle w:val="para"/>
      </w:pPr>
      <w:r w:rsidRPr="005E0D9C">
        <w:t>2.5.</w:t>
      </w:r>
      <w:r w:rsidRPr="005E0D9C">
        <w:tab/>
      </w:r>
      <w:r w:rsidR="00055DFB">
        <w:t>"</w:t>
      </w:r>
      <w:r w:rsidRPr="005755D8">
        <w:rPr>
          <w:i/>
        </w:rPr>
        <w:t>Laden vehicle</w:t>
      </w:r>
      <w:r w:rsidR="00055DFB">
        <w:t>"</w:t>
      </w:r>
      <w:r w:rsidRPr="005E0D9C">
        <w:t xml:space="preserve"> means a vehicle loaded to its technically permissible maximum mass, as stated by the manufacturer, who shall also fix the distribution of this mass between the axles in accordance with the method described in Annex 5</w:t>
      </w:r>
      <w:r w:rsidR="008B476F">
        <w:t>.</w:t>
      </w:r>
    </w:p>
    <w:p w:rsidR="005E0D9C" w:rsidRPr="005E0D9C" w:rsidRDefault="005E0D9C" w:rsidP="005E0D9C">
      <w:pPr>
        <w:pStyle w:val="para"/>
      </w:pPr>
      <w:r w:rsidRPr="005E0D9C">
        <w:t>2.6.</w:t>
      </w:r>
      <w:r w:rsidRPr="005E0D9C">
        <w:tab/>
      </w:r>
      <w:r w:rsidR="00055DFB">
        <w:t>"</w:t>
      </w:r>
      <w:r w:rsidRPr="005755D8">
        <w:rPr>
          <w:i/>
        </w:rPr>
        <w:t>Device</w:t>
      </w:r>
      <w:r w:rsidR="00055DFB">
        <w:t>"</w:t>
      </w:r>
      <w:r w:rsidRPr="005E0D9C">
        <w:t xml:space="preserve"> means an element or an assembly of elements used to perform one or more functions</w:t>
      </w:r>
      <w:r w:rsidR="008B476F">
        <w:t>.</w:t>
      </w:r>
    </w:p>
    <w:p w:rsidR="005E0D9C" w:rsidRPr="005E0D9C" w:rsidRDefault="005E0D9C" w:rsidP="005E0D9C">
      <w:pPr>
        <w:pStyle w:val="para"/>
      </w:pPr>
      <w:r w:rsidRPr="005E0D9C">
        <w:t>2.6.1.</w:t>
      </w:r>
      <w:r w:rsidRPr="005E0D9C">
        <w:tab/>
      </w:r>
      <w:r w:rsidR="00055DFB">
        <w:t>"</w:t>
      </w:r>
      <w:r w:rsidRPr="005755D8">
        <w:rPr>
          <w:i/>
        </w:rPr>
        <w:t>Lighting function</w:t>
      </w:r>
      <w:r w:rsidR="00055DFB">
        <w:t>"</w:t>
      </w:r>
      <w:r w:rsidRPr="005E0D9C">
        <w:t xml:space="preserve"> means the light emitted by a device to illuminate the road and objects in the direction of vehicle movement</w:t>
      </w:r>
      <w:r w:rsidR="008B476F">
        <w:t>.</w:t>
      </w:r>
    </w:p>
    <w:p w:rsidR="005E0D9C" w:rsidRPr="005E0D9C" w:rsidRDefault="005E0D9C" w:rsidP="005E0D9C">
      <w:pPr>
        <w:pStyle w:val="para"/>
      </w:pPr>
      <w:r w:rsidRPr="005E0D9C">
        <w:t>2.6.2.</w:t>
      </w:r>
      <w:r w:rsidRPr="005E0D9C">
        <w:tab/>
      </w:r>
      <w:r w:rsidR="00055DFB">
        <w:t>"</w:t>
      </w:r>
      <w:r w:rsidRPr="005755D8">
        <w:rPr>
          <w:i/>
        </w:rPr>
        <w:t>Light-signalling function</w:t>
      </w:r>
      <w:r w:rsidR="00055DFB">
        <w:t>"</w:t>
      </w:r>
      <w:r w:rsidRPr="005E0D9C">
        <w:t xml:space="preserve"> means the light emitted or reflected by a device to give to other road users visual information on the presence, identification and/or the change of movement of the vehicle</w:t>
      </w:r>
      <w:r w:rsidR="008B476F">
        <w:t>.</w:t>
      </w:r>
    </w:p>
    <w:p w:rsidR="005E0D9C" w:rsidRPr="005E0D9C" w:rsidRDefault="005E0D9C" w:rsidP="005E0D9C">
      <w:pPr>
        <w:pStyle w:val="para"/>
      </w:pPr>
      <w:r w:rsidRPr="005E0D9C">
        <w:t>2.7.</w:t>
      </w:r>
      <w:r w:rsidRPr="005E0D9C">
        <w:tab/>
      </w:r>
      <w:r w:rsidR="00055DFB">
        <w:t>"</w:t>
      </w:r>
      <w:r w:rsidRPr="005755D8">
        <w:rPr>
          <w:i/>
        </w:rPr>
        <w:t>Lamp</w:t>
      </w:r>
      <w:r w:rsidR="00055DFB">
        <w:t>"</w:t>
      </w:r>
      <w:r w:rsidRPr="005E0D9C">
        <w:t xml:space="preserve"> means a device designed to illuminate the road or to emit a light signal to other road users. Rear registration plate lamps and retro-reflectors are likewise to be regarded as lamps. For the purpose of this Regulation, light-emitting rear registration plates and the service-door-lighting system according to the provisions of Regulation No. 107 on vehicles of categories M</w:t>
      </w:r>
      <w:r w:rsidRPr="005E0D9C">
        <w:rPr>
          <w:vertAlign w:val="subscript"/>
        </w:rPr>
        <w:t>2</w:t>
      </w:r>
      <w:r w:rsidRPr="005E0D9C">
        <w:t xml:space="preserve"> and M</w:t>
      </w:r>
      <w:r w:rsidRPr="005E0D9C">
        <w:rPr>
          <w:vertAlign w:val="subscript"/>
        </w:rPr>
        <w:t>3</w:t>
      </w:r>
      <w:r w:rsidRPr="005E0D9C">
        <w:t xml:space="preserve"> are not considered as lamps</w:t>
      </w:r>
      <w:r w:rsidR="008B476F">
        <w:t>.</w:t>
      </w:r>
    </w:p>
    <w:p w:rsidR="00B03A45" w:rsidRPr="00E0746D" w:rsidRDefault="00B03A45" w:rsidP="00B03A45">
      <w:pPr>
        <w:spacing w:after="120" w:line="240" w:lineRule="auto"/>
        <w:ind w:left="2268" w:right="1133" w:hanging="1134"/>
        <w:jc w:val="both"/>
        <w:rPr>
          <w:bCs/>
          <w:iCs/>
          <w:strike/>
        </w:rPr>
      </w:pPr>
      <w:r w:rsidRPr="00E0746D">
        <w:rPr>
          <w:bCs/>
          <w:iCs/>
        </w:rPr>
        <w:t>2.7.1.</w:t>
      </w:r>
      <w:r w:rsidRPr="00E0746D">
        <w:rPr>
          <w:bCs/>
          <w:iCs/>
        </w:rPr>
        <w:tab/>
      </w:r>
      <w:r w:rsidRPr="00584025">
        <w:rPr>
          <w:bCs/>
          <w:iCs/>
        </w:rPr>
        <w:t>Light source</w:t>
      </w:r>
    </w:p>
    <w:p w:rsidR="005E0D9C" w:rsidRPr="00954131" w:rsidRDefault="00B03A45" w:rsidP="00954131">
      <w:pPr>
        <w:pStyle w:val="para"/>
      </w:pPr>
      <w:r w:rsidRPr="00E0746D">
        <w:t>2.7.1.1.</w:t>
      </w:r>
      <w:r w:rsidRPr="00E0746D">
        <w:tab/>
        <w:t>"</w:t>
      </w:r>
      <w:r w:rsidRPr="009F6E26">
        <w:rPr>
          <w:i/>
        </w:rPr>
        <w:t>Light source</w:t>
      </w:r>
      <w:r w:rsidRPr="00E0746D">
        <w:t>" means one or more elements for visible radiation, which may be assembled with one or more transparent envelopes and with a base for mechanical and electrical connection</w:t>
      </w:r>
      <w:r w:rsidRPr="00E2649A">
        <w:t>.</w:t>
      </w:r>
    </w:p>
    <w:p w:rsidR="005E0D9C" w:rsidRPr="005E0D9C" w:rsidRDefault="005E0D9C" w:rsidP="005E0D9C">
      <w:pPr>
        <w:pStyle w:val="para"/>
        <w:rPr>
          <w:bCs/>
          <w:iCs/>
        </w:rPr>
      </w:pPr>
      <w:r w:rsidRPr="005E0D9C">
        <w:rPr>
          <w:bCs/>
          <w:iCs/>
        </w:rPr>
        <w:t>2.7.1.1.1.</w:t>
      </w:r>
      <w:r w:rsidRPr="005E0D9C">
        <w:rPr>
          <w:bCs/>
          <w:iCs/>
        </w:rPr>
        <w:tab/>
      </w:r>
      <w:r w:rsidR="00055DFB">
        <w:rPr>
          <w:bCs/>
          <w:iCs/>
        </w:rPr>
        <w:t>"</w:t>
      </w:r>
      <w:r w:rsidRPr="005755D8">
        <w:rPr>
          <w:bCs/>
          <w:i/>
          <w:iCs/>
        </w:rPr>
        <w:t>Replaceable light source</w:t>
      </w:r>
      <w:r w:rsidR="00055DFB">
        <w:rPr>
          <w:bCs/>
          <w:iCs/>
        </w:rPr>
        <w:t>"</w:t>
      </w:r>
      <w:r w:rsidRPr="005E0D9C">
        <w:rPr>
          <w:bCs/>
          <w:iCs/>
        </w:rPr>
        <w:t xml:space="preserve"> means a light source which is designed to be inserted in and removed from the holder of its device without tool</w:t>
      </w:r>
      <w:r w:rsidR="008B476F">
        <w:rPr>
          <w:bCs/>
          <w:iCs/>
        </w:rPr>
        <w:t>.</w:t>
      </w:r>
    </w:p>
    <w:p w:rsidR="005E0D9C" w:rsidRPr="005E0D9C" w:rsidRDefault="005E0D9C" w:rsidP="005E0D9C">
      <w:pPr>
        <w:pStyle w:val="para"/>
      </w:pPr>
      <w:r w:rsidRPr="005E0D9C">
        <w:t>2.7.1.1.2.</w:t>
      </w:r>
      <w:r w:rsidRPr="005E0D9C">
        <w:tab/>
      </w:r>
      <w:r w:rsidR="00055DFB">
        <w:t>"</w:t>
      </w:r>
      <w:r w:rsidRPr="005755D8">
        <w:rPr>
          <w:i/>
        </w:rPr>
        <w:t>Non-replaceable light source</w:t>
      </w:r>
      <w:r w:rsidR="00055DFB">
        <w:t>"</w:t>
      </w:r>
      <w:r w:rsidRPr="005E0D9C">
        <w:t xml:space="preserve"> means a light source which can only be replaced by replacement of the device to which this light source is fixed</w:t>
      </w:r>
      <w:r w:rsidR="008B476F">
        <w:t>.</w:t>
      </w:r>
    </w:p>
    <w:p w:rsidR="005E0D9C" w:rsidRPr="005E0D9C" w:rsidRDefault="005E0D9C" w:rsidP="005755D8">
      <w:pPr>
        <w:pStyle w:val="ad"/>
        <w:rPr>
          <w:lang w:val="en-US"/>
        </w:rPr>
      </w:pPr>
      <w:r w:rsidRPr="005E0D9C">
        <w:t>(a)</w:t>
      </w:r>
      <w:r w:rsidRPr="005E0D9C">
        <w:tab/>
        <w:t>In case of a light source module: a light source which can only be replaced by replacement of the light source module to which this light source is fixed;</w:t>
      </w:r>
    </w:p>
    <w:p w:rsidR="005E0D9C" w:rsidRPr="005E0D9C" w:rsidRDefault="005E0D9C" w:rsidP="005755D8">
      <w:pPr>
        <w:pStyle w:val="ad"/>
      </w:pPr>
      <w:r w:rsidRPr="005E0D9C">
        <w:rPr>
          <w:lang w:val="en-US"/>
        </w:rPr>
        <w:t>(b)</w:t>
      </w:r>
      <w:r w:rsidRPr="005E0D9C">
        <w:rPr>
          <w:lang w:val="en-US"/>
        </w:rPr>
        <w:tab/>
      </w:r>
      <w:r w:rsidRPr="005E0D9C">
        <w:rPr>
          <w:bCs/>
          <w:lang w:val="en-US"/>
        </w:rPr>
        <w:t>In</w:t>
      </w:r>
      <w:r w:rsidRPr="005E0D9C">
        <w:rPr>
          <w:lang w:val="en-US"/>
        </w:rPr>
        <w:t xml:space="preserve"> case of adaptive front-lighting systems (AFS): a light source which can only be replaced by replacement of the lighting unit to which this light source is fixed</w:t>
      </w:r>
      <w:r w:rsidRPr="005E0D9C">
        <w:rPr>
          <w:bCs/>
          <w:lang w:val="en-US"/>
        </w:rPr>
        <w:t>.</w:t>
      </w:r>
    </w:p>
    <w:p w:rsidR="005E0D9C" w:rsidRPr="005E0D9C" w:rsidRDefault="005E0D9C" w:rsidP="005E0D9C">
      <w:pPr>
        <w:pStyle w:val="para"/>
        <w:rPr>
          <w:bCs/>
          <w:iCs/>
        </w:rPr>
      </w:pPr>
      <w:r w:rsidRPr="005E0D9C">
        <w:rPr>
          <w:bCs/>
          <w:iCs/>
        </w:rPr>
        <w:t>2.7.1.1.3.</w:t>
      </w:r>
      <w:r w:rsidRPr="005E0D9C">
        <w:rPr>
          <w:bCs/>
          <w:iCs/>
        </w:rPr>
        <w:tab/>
      </w:r>
      <w:r w:rsidR="00055DFB">
        <w:rPr>
          <w:bCs/>
          <w:iCs/>
          <w:lang w:val="en-US"/>
        </w:rPr>
        <w:t>"</w:t>
      </w:r>
      <w:r w:rsidR="00E03A05" w:rsidRPr="00E03A05">
        <w:rPr>
          <w:bCs/>
          <w:i/>
          <w:iCs/>
          <w:lang w:val="en-US"/>
        </w:rPr>
        <w:t>Light source module</w:t>
      </w:r>
      <w:r w:rsidR="00055DFB">
        <w:rPr>
          <w:bCs/>
          <w:iCs/>
          <w:lang w:val="en-US"/>
        </w:rPr>
        <w:t>"</w:t>
      </w:r>
      <w:r w:rsidR="00E03A05" w:rsidRPr="00E03A05">
        <w:rPr>
          <w:bCs/>
          <w:iCs/>
          <w:lang w:val="en-US"/>
        </w:rPr>
        <w:t xml:space="preserve"> means an optical part of a device which is specific to that device. It contains one or more non-replaceable light sources and it may optionally contain one or more holders for approved replaceable light sources</w:t>
      </w:r>
      <w:r w:rsidR="00776A97">
        <w:rPr>
          <w:bCs/>
          <w:iCs/>
        </w:rPr>
        <w:t>.</w:t>
      </w:r>
    </w:p>
    <w:p w:rsidR="005E0D9C" w:rsidRPr="005E0D9C" w:rsidRDefault="005E0D9C" w:rsidP="005E0D9C">
      <w:pPr>
        <w:pStyle w:val="para"/>
        <w:rPr>
          <w:bCs/>
          <w:iCs/>
        </w:rPr>
      </w:pPr>
      <w:r w:rsidRPr="005E0D9C">
        <w:rPr>
          <w:bCs/>
          <w:iCs/>
        </w:rPr>
        <w:t>2.7.1.1.4.</w:t>
      </w:r>
      <w:r w:rsidRPr="005E0D9C">
        <w:rPr>
          <w:bCs/>
          <w:iCs/>
        </w:rPr>
        <w:tab/>
      </w:r>
      <w:r w:rsidR="00055DFB">
        <w:rPr>
          <w:bCs/>
          <w:iCs/>
        </w:rPr>
        <w:t>"</w:t>
      </w:r>
      <w:r w:rsidRPr="005755D8">
        <w:rPr>
          <w:bCs/>
          <w:i/>
          <w:iCs/>
        </w:rPr>
        <w:t>Filament light source</w:t>
      </w:r>
      <w:r w:rsidR="00055DFB">
        <w:rPr>
          <w:bCs/>
          <w:iCs/>
        </w:rPr>
        <w:t>"</w:t>
      </w:r>
      <w:r w:rsidRPr="005E0D9C">
        <w:rPr>
          <w:bCs/>
          <w:iCs/>
        </w:rPr>
        <w:t xml:space="preserve"> (filament lamp) means a light source where the element for visible radiation is one or more heated filaments producing thermal radiation</w:t>
      </w:r>
      <w:r w:rsidR="00776A97">
        <w:rPr>
          <w:bCs/>
          <w:iCs/>
        </w:rPr>
        <w:t>.</w:t>
      </w:r>
    </w:p>
    <w:p w:rsidR="005E0D9C" w:rsidRPr="005E0D9C" w:rsidRDefault="005E0D9C" w:rsidP="005E0D9C">
      <w:pPr>
        <w:pStyle w:val="para"/>
        <w:rPr>
          <w:bCs/>
          <w:iCs/>
        </w:rPr>
      </w:pPr>
      <w:r w:rsidRPr="005E0D9C">
        <w:rPr>
          <w:bCs/>
          <w:iCs/>
        </w:rPr>
        <w:t>2.7.1.1.5.</w:t>
      </w:r>
      <w:r w:rsidRPr="005E0D9C">
        <w:rPr>
          <w:bCs/>
          <w:iCs/>
        </w:rPr>
        <w:tab/>
      </w:r>
      <w:r w:rsidR="00055DFB">
        <w:rPr>
          <w:bCs/>
          <w:iCs/>
        </w:rPr>
        <w:t>"</w:t>
      </w:r>
      <w:r w:rsidRPr="005755D8">
        <w:rPr>
          <w:bCs/>
          <w:i/>
          <w:iCs/>
        </w:rPr>
        <w:t>Gas-discharge light source</w:t>
      </w:r>
      <w:r w:rsidR="00055DFB">
        <w:rPr>
          <w:bCs/>
          <w:iCs/>
        </w:rPr>
        <w:t>"</w:t>
      </w:r>
      <w:r w:rsidRPr="005E0D9C">
        <w:rPr>
          <w:bCs/>
          <w:iCs/>
        </w:rPr>
        <w:t xml:space="preserve"> means a light source where the element for visible radiation is a discharge arc producing electro-luminescence/fluorescence</w:t>
      </w:r>
      <w:r w:rsidR="00776A97">
        <w:rPr>
          <w:bCs/>
          <w:iCs/>
        </w:rPr>
        <w:t>.</w:t>
      </w:r>
    </w:p>
    <w:p w:rsidR="005E0D9C" w:rsidRPr="005E0D9C" w:rsidRDefault="005E0D9C" w:rsidP="005E0D9C">
      <w:pPr>
        <w:pStyle w:val="para"/>
      </w:pPr>
      <w:r w:rsidRPr="005E0D9C">
        <w:t>2.7.1.1.6.</w:t>
      </w:r>
      <w:r w:rsidRPr="005E0D9C">
        <w:tab/>
      </w:r>
      <w:r w:rsidR="00055DFB">
        <w:t>"</w:t>
      </w:r>
      <w:r w:rsidRPr="005755D8">
        <w:rPr>
          <w:i/>
        </w:rPr>
        <w:t>Light-emitting diode (LED)</w:t>
      </w:r>
      <w:r w:rsidRPr="005755D8">
        <w:rPr>
          <w:rFonts w:hint="eastAsia"/>
          <w:i/>
        </w:rPr>
        <w:t> </w:t>
      </w:r>
      <w:r w:rsidRPr="005755D8">
        <w:rPr>
          <w:i/>
        </w:rPr>
        <w:t>light</w:t>
      </w:r>
      <w:r w:rsidRPr="005755D8">
        <w:rPr>
          <w:rFonts w:hint="eastAsia"/>
          <w:i/>
        </w:rPr>
        <w:t> </w:t>
      </w:r>
      <w:r w:rsidRPr="005755D8">
        <w:rPr>
          <w:i/>
        </w:rPr>
        <w:t>source</w:t>
      </w:r>
      <w:r w:rsidR="00055DFB">
        <w:t>"</w:t>
      </w:r>
      <w:r w:rsidRPr="005E0D9C">
        <w:t xml:space="preserve"> means a light source where the element for visible radiation is one or more solid state junctions producing injection-luminescence/fluorescence</w:t>
      </w:r>
      <w:r w:rsidR="00776A97">
        <w:t>.</w:t>
      </w:r>
    </w:p>
    <w:p w:rsidR="005E0D9C" w:rsidRPr="005E0D9C" w:rsidRDefault="005E0D9C" w:rsidP="005E0D9C">
      <w:pPr>
        <w:pStyle w:val="para"/>
      </w:pPr>
      <w:r w:rsidRPr="005E0D9C">
        <w:t>2.7.1.1.7.</w:t>
      </w:r>
      <w:r w:rsidRPr="005E0D9C">
        <w:tab/>
      </w:r>
      <w:r w:rsidR="00055DFB">
        <w:t>"</w:t>
      </w:r>
      <w:r w:rsidR="00E03A05" w:rsidRPr="00E03A05">
        <w:rPr>
          <w:i/>
        </w:rPr>
        <w:t>LED module</w:t>
      </w:r>
      <w:r w:rsidR="00055DFB">
        <w:t>"</w:t>
      </w:r>
      <w:r w:rsidR="00E03A05" w:rsidRPr="00E03A05">
        <w:t xml:space="preserve"> means a light source module containing as light sources only LEDs. However </w:t>
      </w:r>
      <w:r w:rsidR="00E03A05" w:rsidRPr="00E03A05">
        <w:rPr>
          <w:bCs/>
          <w:lang w:val="en-US"/>
        </w:rPr>
        <w:t>it may optionally contain one or more holders for approved replaceable light sources</w:t>
      </w:r>
      <w:r w:rsidR="00776A97">
        <w:rPr>
          <w:bCs/>
          <w:lang w:val="en-US"/>
        </w:rPr>
        <w:t>.</w:t>
      </w:r>
      <w:r w:rsidR="00E03A05">
        <w:rPr>
          <w:bCs/>
          <w:lang w:val="en-US"/>
        </w:rPr>
        <w:t xml:space="preserve"> </w:t>
      </w:r>
    </w:p>
    <w:p w:rsidR="005E0D9C" w:rsidRPr="005E0D9C" w:rsidRDefault="005E0D9C" w:rsidP="005E0D9C">
      <w:pPr>
        <w:pStyle w:val="para"/>
        <w:rPr>
          <w:bCs/>
          <w:iCs/>
        </w:rPr>
      </w:pPr>
      <w:r w:rsidRPr="005E0D9C">
        <w:rPr>
          <w:bCs/>
          <w:iCs/>
        </w:rPr>
        <w:t>2.7.1.2.</w:t>
      </w:r>
      <w:r w:rsidRPr="005E0D9C">
        <w:rPr>
          <w:bCs/>
          <w:iCs/>
        </w:rPr>
        <w:tab/>
      </w:r>
      <w:r w:rsidR="00055DFB">
        <w:rPr>
          <w:bCs/>
          <w:iCs/>
        </w:rPr>
        <w:t>"</w:t>
      </w:r>
      <w:r w:rsidR="009A5005" w:rsidRPr="009A5005">
        <w:rPr>
          <w:bCs/>
          <w:i/>
          <w:iCs/>
        </w:rPr>
        <w:t>Electronic light source control gear</w:t>
      </w:r>
      <w:r w:rsidR="00055DFB">
        <w:rPr>
          <w:bCs/>
          <w:iCs/>
        </w:rPr>
        <w:t>"</w:t>
      </w:r>
      <w:r w:rsidR="009A5005" w:rsidRPr="009A5005">
        <w:rPr>
          <w:bCs/>
          <w:iCs/>
        </w:rPr>
        <w:t xml:space="preserve"> means one or more components between supply and light source, whether or not integrated with the light source or the applied lamp, to control voltage and/ or electrical current of the light source</w:t>
      </w:r>
      <w:r w:rsidR="00776A97">
        <w:rPr>
          <w:bCs/>
          <w:iCs/>
        </w:rPr>
        <w:t>.</w:t>
      </w:r>
      <w:r w:rsidR="009A5005">
        <w:rPr>
          <w:bCs/>
          <w:iCs/>
        </w:rPr>
        <w:t xml:space="preserve"> </w:t>
      </w:r>
    </w:p>
    <w:p w:rsidR="005E0D9C" w:rsidRPr="005E0D9C" w:rsidRDefault="005E0D9C" w:rsidP="005E0D9C">
      <w:pPr>
        <w:pStyle w:val="para"/>
        <w:rPr>
          <w:bCs/>
          <w:iCs/>
        </w:rPr>
      </w:pPr>
      <w:r w:rsidRPr="005E0D9C">
        <w:rPr>
          <w:bCs/>
          <w:iCs/>
        </w:rPr>
        <w:t>2.7.1.2.1.</w:t>
      </w:r>
      <w:r w:rsidRPr="005E0D9C">
        <w:rPr>
          <w:bCs/>
          <w:iCs/>
        </w:rPr>
        <w:tab/>
      </w:r>
      <w:r w:rsidR="00055DFB">
        <w:rPr>
          <w:bCs/>
          <w:iCs/>
        </w:rPr>
        <w:t>"</w:t>
      </w:r>
      <w:r w:rsidR="00891B95" w:rsidRPr="00891B95">
        <w:rPr>
          <w:bCs/>
          <w:i/>
          <w:iCs/>
        </w:rPr>
        <w:t>Ballast</w:t>
      </w:r>
      <w:r w:rsidR="00055DFB">
        <w:rPr>
          <w:bCs/>
          <w:iCs/>
        </w:rPr>
        <w:t>"</w:t>
      </w:r>
      <w:r w:rsidR="00891B95" w:rsidRPr="00891B95">
        <w:rPr>
          <w:bCs/>
          <w:iCs/>
        </w:rPr>
        <w:t xml:space="preserve"> means an electronic light source control gear between supply and light source, whether or not integrated with the light source or applied lamp, to stabilise the electrical current of a gas-discharge light source</w:t>
      </w:r>
      <w:r w:rsidR="00776A97">
        <w:rPr>
          <w:bCs/>
          <w:iCs/>
        </w:rPr>
        <w:t>.</w:t>
      </w:r>
      <w:r w:rsidR="00891B95">
        <w:rPr>
          <w:bCs/>
          <w:iCs/>
        </w:rPr>
        <w:t xml:space="preserve"> </w:t>
      </w:r>
    </w:p>
    <w:p w:rsidR="005E0D9C" w:rsidRPr="005E0D9C" w:rsidRDefault="005E0D9C" w:rsidP="005E0D9C">
      <w:pPr>
        <w:pStyle w:val="para"/>
        <w:rPr>
          <w:bCs/>
          <w:iCs/>
        </w:rPr>
      </w:pPr>
      <w:r w:rsidRPr="005E0D9C">
        <w:rPr>
          <w:bCs/>
          <w:iCs/>
        </w:rPr>
        <w:t>2.7.1.2.2.</w:t>
      </w:r>
      <w:r w:rsidRPr="005E0D9C">
        <w:rPr>
          <w:bCs/>
          <w:iCs/>
        </w:rPr>
        <w:tab/>
      </w:r>
      <w:r w:rsidR="00055DFB">
        <w:rPr>
          <w:bCs/>
          <w:iCs/>
        </w:rPr>
        <w:t>"</w:t>
      </w:r>
      <w:r w:rsidRPr="005755D8">
        <w:rPr>
          <w:bCs/>
          <w:i/>
          <w:iCs/>
        </w:rPr>
        <w:t>Ignitor</w:t>
      </w:r>
      <w:r w:rsidR="00055DFB">
        <w:rPr>
          <w:bCs/>
          <w:iCs/>
        </w:rPr>
        <w:t>"</w:t>
      </w:r>
      <w:r w:rsidRPr="005E0D9C">
        <w:rPr>
          <w:bCs/>
          <w:iCs/>
        </w:rPr>
        <w:t xml:space="preserve"> means an electronic light source control gear to start the arc of a gas-discharge light source.</w:t>
      </w:r>
    </w:p>
    <w:p w:rsidR="005E0D9C" w:rsidRPr="005E0D9C" w:rsidRDefault="005E0D9C" w:rsidP="005E0D9C">
      <w:pPr>
        <w:pStyle w:val="para"/>
      </w:pPr>
      <w:r w:rsidRPr="005E0D9C">
        <w:t>2.7.1.3.</w:t>
      </w:r>
      <w:r w:rsidRPr="005E0D9C">
        <w:tab/>
      </w:r>
      <w:r w:rsidR="00055DFB">
        <w:t>"</w:t>
      </w:r>
      <w:r w:rsidRPr="005755D8">
        <w:rPr>
          <w:i/>
        </w:rPr>
        <w:t>Variable intensity control</w:t>
      </w:r>
      <w:r w:rsidR="00055DFB">
        <w:t>"</w:t>
      </w:r>
      <w:r w:rsidRPr="005E0D9C">
        <w:t xml:space="preserve"> means the device which automatically controls rear light signalling devices producing variable luminous intensities to assure the unvarying perception of their signals. The variable intensity control is part of the lamp, or part of the vehicle, or split between the said lamp and the vehicle. </w:t>
      </w:r>
    </w:p>
    <w:p w:rsidR="005E0D9C" w:rsidRPr="005E0D9C" w:rsidRDefault="005E0D9C" w:rsidP="005E0D9C">
      <w:pPr>
        <w:pStyle w:val="para"/>
      </w:pPr>
      <w:r w:rsidRPr="005E0D9C">
        <w:t>2.7.2.</w:t>
      </w:r>
      <w:r w:rsidRPr="005E0D9C">
        <w:tab/>
      </w:r>
      <w:r w:rsidR="00055DFB">
        <w:t>"</w:t>
      </w:r>
      <w:r w:rsidRPr="005755D8">
        <w:rPr>
          <w:i/>
        </w:rPr>
        <w:t>Equivalent lamps</w:t>
      </w:r>
      <w:r w:rsidR="00055DFB">
        <w:t>"</w:t>
      </w:r>
      <w:r w:rsidRPr="005E0D9C">
        <w:t xml:space="preserve"> means lamps having the same function and authorized in the country in which the vehicle is registered; such lamps may have different characteristics from those installed on the vehicle when it is approved on condition that they satisfy the requirements of this Regulation</w:t>
      </w:r>
      <w:r w:rsidR="00776A97">
        <w:t>.</w:t>
      </w:r>
    </w:p>
    <w:p w:rsidR="005E0D9C" w:rsidRDefault="005E0D9C" w:rsidP="005E0D9C">
      <w:pPr>
        <w:pStyle w:val="para"/>
      </w:pPr>
      <w:r w:rsidRPr="005E0D9C">
        <w:t>2.7.3.</w:t>
      </w:r>
      <w:r w:rsidRPr="005E0D9C">
        <w:tab/>
      </w:r>
      <w:r w:rsidR="00055DFB">
        <w:t>"</w:t>
      </w:r>
      <w:r w:rsidRPr="005755D8">
        <w:rPr>
          <w:i/>
        </w:rPr>
        <w:t>Independent lamps</w:t>
      </w:r>
      <w:r w:rsidR="00055DFB">
        <w:t>"</w:t>
      </w:r>
      <w:r w:rsidRPr="005E0D9C">
        <w:t xml:space="preserve"> means devices having separate apparent surfaces in the d</w:t>
      </w:r>
      <w:r w:rsidR="009A2FA3">
        <w:t>irection of the reference axis</w:t>
      </w:r>
      <w:r w:rsidR="00963EC8">
        <w:t>,</w:t>
      </w:r>
      <w:r w:rsidR="009A2FA3">
        <w:rPr>
          <w:rStyle w:val="a3"/>
        </w:rPr>
        <w:footnoteReference w:id="4"/>
      </w:r>
      <w:r w:rsidRPr="005E0D9C">
        <w:t xml:space="preserve"> separate light sources and separate lamp bodies</w:t>
      </w:r>
      <w:r w:rsidR="00776A97">
        <w:t>.</w:t>
      </w:r>
      <w:r w:rsidRPr="005E0D9C">
        <w:t xml:space="preserve"> </w:t>
      </w:r>
    </w:p>
    <w:p w:rsidR="00BB5519" w:rsidRPr="005E0D9C" w:rsidRDefault="00BB5519" w:rsidP="005E0D9C">
      <w:pPr>
        <w:pStyle w:val="para"/>
      </w:pPr>
      <w:r w:rsidRPr="00BB5519">
        <w:rPr>
          <w:iCs/>
        </w:rPr>
        <w:t>2.7.3</w:t>
      </w:r>
      <w:r w:rsidR="006A2562">
        <w:rPr>
          <w:iCs/>
        </w:rPr>
        <w:t>.</w:t>
      </w:r>
      <w:r w:rsidRPr="00BB5519">
        <w:rPr>
          <w:iCs/>
        </w:rPr>
        <w:t xml:space="preserve">1. </w:t>
      </w:r>
      <w:r w:rsidRPr="00BB5519">
        <w:rPr>
          <w:iCs/>
        </w:rPr>
        <w:tab/>
      </w:r>
      <w:r w:rsidR="00055DFB">
        <w:rPr>
          <w:iCs/>
        </w:rPr>
        <w:t>"</w:t>
      </w:r>
      <w:r w:rsidRPr="00BB5519">
        <w:rPr>
          <w:i/>
        </w:rPr>
        <w:t>Manoeuvring lamp</w:t>
      </w:r>
      <w:r w:rsidR="00055DFB">
        <w:rPr>
          <w:iCs/>
        </w:rPr>
        <w:t>"</w:t>
      </w:r>
      <w:r w:rsidRPr="00BB5519">
        <w:rPr>
          <w:iCs/>
        </w:rPr>
        <w:t xml:space="preserve"> means a lamp used to provide supplementary illumination to the side of the vehicle to assist during slow manoeuvres.</w:t>
      </w:r>
    </w:p>
    <w:p w:rsidR="005E0D9C" w:rsidRPr="005E0D9C" w:rsidRDefault="005E0D9C" w:rsidP="005E0D9C">
      <w:pPr>
        <w:pStyle w:val="para"/>
      </w:pPr>
      <w:r w:rsidRPr="005E0D9C">
        <w:t>2.7.4.</w:t>
      </w:r>
      <w:r w:rsidRPr="005E0D9C">
        <w:tab/>
      </w:r>
      <w:r w:rsidR="00055DFB">
        <w:t>"</w:t>
      </w:r>
      <w:r w:rsidRPr="005755D8">
        <w:rPr>
          <w:i/>
        </w:rPr>
        <w:t>Grouped lamps</w:t>
      </w:r>
      <w:r w:rsidR="00055DFB">
        <w:t>"</w:t>
      </w:r>
      <w:r w:rsidRPr="005E0D9C">
        <w:t xml:space="preserve"> means devices having separate apparent surfaces in the direction of the reference axis</w:t>
      </w:r>
      <w:r w:rsidRPr="009A2FA3">
        <w:rPr>
          <w:vertAlign w:val="superscript"/>
        </w:rPr>
        <w:t>2</w:t>
      </w:r>
      <w:r w:rsidRPr="005E0D9C">
        <w:t xml:space="preserve"> and separate light sources, but a common lamp body</w:t>
      </w:r>
      <w:r w:rsidR="00776A97">
        <w:t>.</w:t>
      </w:r>
      <w:r w:rsidRPr="005E0D9C">
        <w:t xml:space="preserve"> </w:t>
      </w:r>
    </w:p>
    <w:p w:rsidR="005E0D9C" w:rsidRPr="005E0D9C" w:rsidRDefault="005E0D9C" w:rsidP="005E0D9C">
      <w:pPr>
        <w:pStyle w:val="para"/>
      </w:pPr>
      <w:r w:rsidRPr="005E0D9C">
        <w:t>2.7.5.</w:t>
      </w:r>
      <w:r w:rsidRPr="005E0D9C">
        <w:tab/>
      </w:r>
      <w:r w:rsidR="00055DFB">
        <w:t>"</w:t>
      </w:r>
      <w:r w:rsidRPr="005755D8">
        <w:rPr>
          <w:i/>
        </w:rPr>
        <w:t>Combined lamps</w:t>
      </w:r>
      <w:r w:rsidR="00055DFB">
        <w:t>"</w:t>
      </w:r>
      <w:r w:rsidRPr="005E0D9C">
        <w:t xml:space="preserve"> means devices having separate apparent surfaces in the direction of t</w:t>
      </w:r>
      <w:r w:rsidR="009A2FA3">
        <w:t>he reference axis</w:t>
      </w:r>
      <w:r w:rsidR="00A56277">
        <w:t>,</w:t>
      </w:r>
      <w:r w:rsidR="009A2FA3" w:rsidRPr="009A2FA3">
        <w:rPr>
          <w:vertAlign w:val="superscript"/>
        </w:rPr>
        <w:t>2</w:t>
      </w:r>
      <w:r w:rsidRPr="005E0D9C">
        <w:t xml:space="preserve"> but a common light source and a common lamp body</w:t>
      </w:r>
      <w:r w:rsidR="00776A97">
        <w:t>.</w:t>
      </w:r>
      <w:r w:rsidRPr="005E0D9C">
        <w:t xml:space="preserve"> </w:t>
      </w:r>
    </w:p>
    <w:p w:rsidR="005E0D9C" w:rsidRPr="005E0D9C" w:rsidRDefault="005E0D9C" w:rsidP="005E0D9C">
      <w:pPr>
        <w:pStyle w:val="para"/>
      </w:pPr>
      <w:r w:rsidRPr="005E0D9C">
        <w:t>2.7.6.</w:t>
      </w:r>
      <w:r w:rsidRPr="005E0D9C">
        <w:tab/>
      </w:r>
      <w:r w:rsidR="00055DFB">
        <w:t>"</w:t>
      </w:r>
      <w:r w:rsidRPr="005755D8">
        <w:rPr>
          <w:i/>
        </w:rPr>
        <w:t>Reciprocally incorporated lamps</w:t>
      </w:r>
      <w:r w:rsidR="00055DFB">
        <w:t>"</w:t>
      </w:r>
      <w:r w:rsidRPr="005E0D9C">
        <w:t xml:space="preserve"> means devices having separate light sources or a single light source operating under different conditions (for example, optical, mechanical, electrical differences), totally or partially common apparent surfaces in the </w:t>
      </w:r>
      <w:r w:rsidR="00C34743">
        <w:t>direction of the reference axis</w:t>
      </w:r>
      <w:r w:rsidRPr="00C34743">
        <w:rPr>
          <w:vertAlign w:val="superscript"/>
        </w:rPr>
        <w:t>2</w:t>
      </w:r>
      <w:r w:rsidRPr="005E0D9C">
        <w:t xml:space="preserve"> and a common lamp body</w:t>
      </w:r>
      <w:r w:rsidR="00963EC8">
        <w:t>.</w:t>
      </w:r>
      <w:r w:rsidR="008F67AA">
        <w:rPr>
          <w:rStyle w:val="a3"/>
        </w:rPr>
        <w:footnoteReference w:id="5"/>
      </w:r>
    </w:p>
    <w:p w:rsidR="005E0D9C" w:rsidRPr="005E0D9C" w:rsidRDefault="005E0D9C" w:rsidP="005E0D9C">
      <w:pPr>
        <w:pStyle w:val="para"/>
      </w:pPr>
      <w:r w:rsidRPr="005E0D9C">
        <w:t>2.7.7.</w:t>
      </w:r>
      <w:r w:rsidRPr="005E0D9C">
        <w:tab/>
      </w:r>
      <w:r w:rsidR="00055DFB">
        <w:t>"</w:t>
      </w:r>
      <w:r w:rsidRPr="005755D8">
        <w:rPr>
          <w:i/>
        </w:rPr>
        <w:t>Single</w:t>
      </w:r>
      <w:r w:rsidRPr="005755D8">
        <w:rPr>
          <w:i/>
        </w:rPr>
        <w:noBreakHyphen/>
        <w:t>function lamp</w:t>
      </w:r>
      <w:r w:rsidR="00055DFB">
        <w:t>"</w:t>
      </w:r>
      <w:r w:rsidRPr="005E0D9C">
        <w:t xml:space="preserve"> means a part of a device which performs a single lighting or light</w:t>
      </w:r>
      <w:r w:rsidRPr="005E0D9C">
        <w:noBreakHyphen/>
        <w:t>signalling function</w:t>
      </w:r>
      <w:r w:rsidR="00776A97">
        <w:t>.</w:t>
      </w:r>
    </w:p>
    <w:p w:rsidR="005E0D9C" w:rsidRPr="005E0D9C" w:rsidRDefault="005E0D9C" w:rsidP="005E0D9C">
      <w:pPr>
        <w:pStyle w:val="para"/>
      </w:pPr>
      <w:r w:rsidRPr="005E0D9C">
        <w:t>2.7.8.</w:t>
      </w:r>
      <w:r w:rsidRPr="005E0D9C">
        <w:tab/>
      </w:r>
      <w:r w:rsidR="00055DFB">
        <w:t>"</w:t>
      </w:r>
      <w:r w:rsidRPr="005755D8">
        <w:rPr>
          <w:i/>
        </w:rPr>
        <w:t>Concealable lamp</w:t>
      </w:r>
      <w:r w:rsidR="00055DFB">
        <w:t>"</w:t>
      </w:r>
      <w:r w:rsidRPr="005E0D9C">
        <w:t xml:space="preserve"> means a lamp capable of being partly or completely hidden when not in use. This result may be achieved by means of a movable cover, by displacement of the lamp or by any other suitable means. The term </w:t>
      </w:r>
      <w:r w:rsidR="00055DFB">
        <w:t>"</w:t>
      </w:r>
      <w:r w:rsidRPr="00B43E62">
        <w:rPr>
          <w:i/>
        </w:rPr>
        <w:t>retractable</w:t>
      </w:r>
      <w:r w:rsidR="00055DFB">
        <w:t>"</w:t>
      </w:r>
      <w:r w:rsidRPr="005E0D9C">
        <w:t xml:space="preserve"> is used more particularly to describe a concealable lamp the displacement of which enables it to be inserted within the bodywork</w:t>
      </w:r>
      <w:r w:rsidR="00776A97">
        <w:t>.</w:t>
      </w:r>
    </w:p>
    <w:p w:rsidR="005E0D9C" w:rsidRPr="005E0D9C" w:rsidRDefault="005E0D9C" w:rsidP="005E0D9C">
      <w:pPr>
        <w:pStyle w:val="para"/>
      </w:pPr>
      <w:r w:rsidRPr="005E0D9C">
        <w:t>2.7.9.</w:t>
      </w:r>
      <w:r w:rsidRPr="005E0D9C">
        <w:tab/>
      </w:r>
      <w:r w:rsidR="00055DFB">
        <w:t>"</w:t>
      </w:r>
      <w:r w:rsidR="007D46DB">
        <w:rPr>
          <w:i/>
        </w:rPr>
        <w:t>Driving-beam</w:t>
      </w:r>
      <w:r w:rsidRPr="005755D8">
        <w:rPr>
          <w:i/>
        </w:rPr>
        <w:t xml:space="preserve"> (main</w:t>
      </w:r>
      <w:r w:rsidRPr="005755D8">
        <w:rPr>
          <w:i/>
        </w:rPr>
        <w:noBreakHyphen/>
        <w:t>beam) headlamp</w:t>
      </w:r>
      <w:r w:rsidR="00055DFB">
        <w:t>"</w:t>
      </w:r>
      <w:r w:rsidRPr="005E0D9C">
        <w:t xml:space="preserve"> means the lamp used to illuminate the road over a long distance ahead of the vehicle</w:t>
      </w:r>
      <w:r w:rsidR="00776A97">
        <w:t>.</w:t>
      </w:r>
    </w:p>
    <w:p w:rsidR="005E0D9C" w:rsidRPr="005E0D9C" w:rsidRDefault="005E0D9C" w:rsidP="005E0D9C">
      <w:pPr>
        <w:pStyle w:val="para"/>
      </w:pPr>
      <w:r w:rsidRPr="005E0D9C">
        <w:t>2.7.10.</w:t>
      </w:r>
      <w:r w:rsidRPr="005E0D9C">
        <w:tab/>
      </w:r>
      <w:r w:rsidR="00055DFB">
        <w:t>"</w:t>
      </w:r>
      <w:r w:rsidR="007D46DB">
        <w:rPr>
          <w:i/>
        </w:rPr>
        <w:t>Passing-beam</w:t>
      </w:r>
      <w:r w:rsidRPr="005755D8">
        <w:rPr>
          <w:i/>
        </w:rPr>
        <w:t xml:space="preserve"> (dipped</w:t>
      </w:r>
      <w:r w:rsidRPr="005755D8">
        <w:rPr>
          <w:i/>
        </w:rPr>
        <w:noBreakHyphen/>
        <w:t>beam) headlamp</w:t>
      </w:r>
      <w:r w:rsidR="00055DFB">
        <w:t>"</w:t>
      </w:r>
      <w:r w:rsidRPr="005E0D9C">
        <w:t xml:space="preserve"> means the lamp used to illuminate the road ahead of the vehicle without causing undue dazzle or discomfort to oncoming drivers and other road</w:t>
      </w:r>
      <w:r w:rsidRPr="005E0D9C">
        <w:noBreakHyphen/>
        <w:t>users</w:t>
      </w:r>
      <w:r w:rsidR="00776A97">
        <w:t>.</w:t>
      </w:r>
    </w:p>
    <w:p w:rsidR="005E0D9C" w:rsidRPr="005E0D9C" w:rsidRDefault="005E0D9C" w:rsidP="005E0D9C">
      <w:pPr>
        <w:pStyle w:val="para"/>
      </w:pPr>
      <w:r w:rsidRPr="005E0D9C">
        <w:t>2.7.10.1.</w:t>
      </w:r>
      <w:r w:rsidRPr="005E0D9C">
        <w:tab/>
      </w:r>
      <w:r w:rsidR="00055DFB">
        <w:t>"</w:t>
      </w:r>
      <w:r w:rsidRPr="00450EC0">
        <w:rPr>
          <w:i/>
        </w:rPr>
        <w:t xml:space="preserve">Principal </w:t>
      </w:r>
      <w:r w:rsidR="007D46DB">
        <w:rPr>
          <w:i/>
        </w:rPr>
        <w:t>passing-beam</w:t>
      </w:r>
      <w:r w:rsidRPr="00450EC0">
        <w:rPr>
          <w:i/>
        </w:rPr>
        <w:t xml:space="preserve"> (principal </w:t>
      </w:r>
      <w:r w:rsidR="00876E4E">
        <w:rPr>
          <w:i/>
        </w:rPr>
        <w:t>dipped-beam</w:t>
      </w:r>
      <w:r w:rsidRPr="00450EC0">
        <w:rPr>
          <w:i/>
        </w:rPr>
        <w:t>)</w:t>
      </w:r>
      <w:r w:rsidR="00055DFB">
        <w:t>"</w:t>
      </w:r>
      <w:r w:rsidRPr="005E0D9C">
        <w:t xml:space="preserve"> means the </w:t>
      </w:r>
      <w:r w:rsidR="00876E4E">
        <w:t>dipped-beam</w:t>
      </w:r>
      <w:r w:rsidRPr="005E0D9C">
        <w:t xml:space="preserve"> produced without the contribution of infrared (IR) emitter and/or additional light sources for bend lighting.</w:t>
      </w:r>
    </w:p>
    <w:p w:rsidR="005E0D9C" w:rsidRPr="005E0D9C" w:rsidRDefault="005E0D9C" w:rsidP="005E0D9C">
      <w:pPr>
        <w:pStyle w:val="para"/>
      </w:pPr>
      <w:r w:rsidRPr="005E0D9C">
        <w:t>2.7.11.</w:t>
      </w:r>
      <w:r w:rsidRPr="005E0D9C">
        <w:tab/>
      </w:r>
      <w:r w:rsidR="00055DFB">
        <w:t>"</w:t>
      </w:r>
      <w:r w:rsidRPr="00450EC0">
        <w:rPr>
          <w:i/>
        </w:rPr>
        <w:t>Direction</w:t>
      </w:r>
      <w:r w:rsidRPr="00450EC0">
        <w:rPr>
          <w:i/>
        </w:rPr>
        <w:noBreakHyphen/>
        <w:t>indicator lamp</w:t>
      </w:r>
      <w:r w:rsidR="00055DFB">
        <w:t>"</w:t>
      </w:r>
      <w:r w:rsidRPr="005E0D9C">
        <w:t xml:space="preserve"> means the lamp used to indicate to other road</w:t>
      </w:r>
      <w:r w:rsidRPr="005E0D9C">
        <w:noBreakHyphen/>
        <w:t>users that the driver intends to change direction to the right or to the left</w:t>
      </w:r>
      <w:r w:rsidR="00776A97">
        <w:t>.</w:t>
      </w:r>
    </w:p>
    <w:p w:rsidR="005E0D9C" w:rsidRPr="005E0D9C" w:rsidRDefault="005E0D9C" w:rsidP="004D6ADD">
      <w:pPr>
        <w:pStyle w:val="para"/>
        <w:ind w:firstLine="0"/>
      </w:pPr>
      <w:r w:rsidRPr="005E0D9C">
        <w:t>A direction-indicator lamp or lamps may also be used according to the provisions of Regulation No. 97</w:t>
      </w:r>
      <w:r w:rsidR="00776A97">
        <w:t>.</w:t>
      </w:r>
    </w:p>
    <w:p w:rsidR="005E0D9C" w:rsidRPr="005E0D9C" w:rsidRDefault="005E0D9C" w:rsidP="005E0D9C">
      <w:pPr>
        <w:pStyle w:val="para"/>
      </w:pPr>
      <w:r w:rsidRPr="005E0D9C">
        <w:t>2.7.12.</w:t>
      </w:r>
      <w:r w:rsidRPr="005E0D9C">
        <w:tab/>
      </w:r>
      <w:r w:rsidR="00055DFB">
        <w:t>"</w:t>
      </w:r>
      <w:r w:rsidRPr="004D6ADD">
        <w:rPr>
          <w:i/>
        </w:rPr>
        <w:t>Stop lamp</w:t>
      </w:r>
      <w:r w:rsidR="00055DFB">
        <w:t>"</w:t>
      </w:r>
      <w:r w:rsidRPr="005E0D9C">
        <w:t xml:space="preserve"> means a lamp used to indicate to other road users to the rear of the vehicle that the longitudinal movement of the vehicle is intentionally retarded</w:t>
      </w:r>
      <w:r w:rsidR="00776A97">
        <w:t>.</w:t>
      </w:r>
    </w:p>
    <w:p w:rsidR="005E0D9C" w:rsidRPr="005E0D9C" w:rsidRDefault="005E0D9C" w:rsidP="005E0D9C">
      <w:pPr>
        <w:pStyle w:val="para"/>
      </w:pPr>
      <w:r w:rsidRPr="005E0D9C">
        <w:t>2.7.13.</w:t>
      </w:r>
      <w:r w:rsidRPr="005E0D9C">
        <w:tab/>
      </w:r>
      <w:r w:rsidR="00055DFB">
        <w:t>"</w:t>
      </w:r>
      <w:r w:rsidRPr="004D6ADD">
        <w:rPr>
          <w:i/>
        </w:rPr>
        <w:t>Rear-registration plate illuminating device</w:t>
      </w:r>
      <w:r w:rsidR="00055DFB">
        <w:t>"</w:t>
      </w:r>
      <w:r w:rsidRPr="005E0D9C">
        <w:t xml:space="preserve"> means the device used to illuminate the space reserved for the rear registration plate; such a device may consist of several optical components</w:t>
      </w:r>
      <w:r w:rsidR="00776A97">
        <w:t>.</w:t>
      </w:r>
    </w:p>
    <w:p w:rsidR="005E0D9C" w:rsidRPr="005E0D9C" w:rsidRDefault="005E0D9C" w:rsidP="005E0D9C">
      <w:pPr>
        <w:pStyle w:val="para"/>
      </w:pPr>
      <w:r w:rsidRPr="005E0D9C">
        <w:t>2.7.14.</w:t>
      </w:r>
      <w:r w:rsidRPr="005E0D9C">
        <w:tab/>
      </w:r>
      <w:r w:rsidR="00055DFB">
        <w:t>"</w:t>
      </w:r>
      <w:r w:rsidRPr="004D6ADD">
        <w:rPr>
          <w:i/>
        </w:rPr>
        <w:t>Front position lamp</w:t>
      </w:r>
      <w:r w:rsidR="00055DFB">
        <w:t>"</w:t>
      </w:r>
      <w:r w:rsidRPr="005E0D9C">
        <w:t xml:space="preserve"> means the lamp used to indicate the presence and the width of the vehicle when viewed from the front</w:t>
      </w:r>
      <w:r w:rsidR="00776A97">
        <w:t>.</w:t>
      </w:r>
    </w:p>
    <w:p w:rsidR="005E0D9C" w:rsidRPr="005E0D9C" w:rsidRDefault="005E0D9C" w:rsidP="005E0D9C">
      <w:pPr>
        <w:pStyle w:val="para"/>
      </w:pPr>
      <w:r w:rsidRPr="005E0D9C">
        <w:t>2.7.15.</w:t>
      </w:r>
      <w:r w:rsidRPr="005E0D9C">
        <w:tab/>
      </w:r>
      <w:r w:rsidR="00055DFB">
        <w:t>"</w:t>
      </w:r>
      <w:r w:rsidRPr="004D6ADD">
        <w:rPr>
          <w:i/>
        </w:rPr>
        <w:t>Rear position lamp</w:t>
      </w:r>
      <w:r w:rsidR="00055DFB">
        <w:t>"</w:t>
      </w:r>
      <w:r w:rsidRPr="005E0D9C">
        <w:t xml:space="preserve"> means the lamp used to indicate the presence and width of the vehicle when viewed from the rear</w:t>
      </w:r>
      <w:r w:rsidR="00776A97">
        <w:t>.</w:t>
      </w:r>
      <w:r w:rsidRPr="005E0D9C">
        <w:t xml:space="preserve"> </w:t>
      </w:r>
    </w:p>
    <w:p w:rsidR="005E0D9C" w:rsidRPr="005E0D9C" w:rsidRDefault="005E0D9C" w:rsidP="005E0D9C">
      <w:pPr>
        <w:pStyle w:val="para"/>
      </w:pPr>
      <w:r w:rsidRPr="005E0D9C">
        <w:t>2.7.16.</w:t>
      </w:r>
      <w:r w:rsidRPr="005E0D9C">
        <w:tab/>
      </w:r>
      <w:r w:rsidR="00055DFB">
        <w:t>"</w:t>
      </w:r>
      <w:r w:rsidRPr="004D6ADD">
        <w:rPr>
          <w:i/>
        </w:rPr>
        <w:t>Retro</w:t>
      </w:r>
      <w:r w:rsidRPr="004D6ADD">
        <w:rPr>
          <w:i/>
        </w:rPr>
        <w:noBreakHyphen/>
        <w:t>reflector</w:t>
      </w:r>
      <w:r w:rsidR="00055DFB">
        <w:t>"</w:t>
      </w:r>
      <w:r w:rsidRPr="005E0D9C">
        <w:t xml:space="preserve"> means a device used to indicate the presence of a vehicle by the reflection of light emanating from a light source not connected to the vehicle, the observer being situated near the source.</w:t>
      </w:r>
    </w:p>
    <w:p w:rsidR="005E0D9C" w:rsidRPr="005E0D9C" w:rsidRDefault="005E0D9C" w:rsidP="004D6ADD">
      <w:pPr>
        <w:pStyle w:val="para"/>
        <w:ind w:firstLine="0"/>
      </w:pPr>
      <w:r w:rsidRPr="005E0D9C">
        <w:t>For the purposes of this Regulation the following are not considered as retro</w:t>
      </w:r>
      <w:r w:rsidRPr="005E0D9C">
        <w:noBreakHyphen/>
        <w:t>reflectors:</w:t>
      </w:r>
    </w:p>
    <w:p w:rsidR="005E0D9C" w:rsidRPr="005E0D9C" w:rsidRDefault="005E0D9C" w:rsidP="005E0D9C">
      <w:pPr>
        <w:pStyle w:val="para"/>
      </w:pPr>
      <w:r w:rsidRPr="005E0D9C">
        <w:t>2.7.16.1.</w:t>
      </w:r>
      <w:r w:rsidRPr="005E0D9C">
        <w:tab/>
        <w:t>Retro</w:t>
      </w:r>
      <w:r w:rsidRPr="005E0D9C">
        <w:noBreakHyphen/>
        <w:t>reflecting number plates;</w:t>
      </w:r>
    </w:p>
    <w:p w:rsidR="005E0D9C" w:rsidRPr="005E0D9C" w:rsidRDefault="005E0D9C" w:rsidP="005E0D9C">
      <w:pPr>
        <w:pStyle w:val="para"/>
      </w:pPr>
      <w:r w:rsidRPr="005E0D9C">
        <w:t>2.7.16.2.</w:t>
      </w:r>
      <w:r w:rsidRPr="005E0D9C">
        <w:tab/>
        <w:t>The retro</w:t>
      </w:r>
      <w:r w:rsidRPr="005E0D9C">
        <w:noBreakHyphen/>
        <w:t>reflecting signals mentioned in the ADR (European Agreement concerning the international carriage of dangerous goods by road);</w:t>
      </w:r>
    </w:p>
    <w:p w:rsidR="005E0D9C" w:rsidRPr="005E0D9C" w:rsidRDefault="005E0D9C" w:rsidP="005E0D9C">
      <w:pPr>
        <w:pStyle w:val="para"/>
      </w:pPr>
      <w:r w:rsidRPr="005E0D9C">
        <w:t>2.7.16.3.</w:t>
      </w:r>
      <w:r w:rsidRPr="005E0D9C">
        <w:tab/>
      </w:r>
      <w:r w:rsidRPr="005E0D9C">
        <w:rPr>
          <w:bCs/>
        </w:rPr>
        <w:t>Other</w:t>
      </w:r>
      <w:r w:rsidRPr="005E0D9C">
        <w:t xml:space="preserve"> retro-reflective plates and signals which shall be used to comply with national requirements for use as regards certain categories of vehicles or certain methods of operation;</w:t>
      </w:r>
    </w:p>
    <w:p w:rsidR="005E0D9C" w:rsidRPr="005E0D9C" w:rsidRDefault="005E0D9C" w:rsidP="005E0D9C">
      <w:pPr>
        <w:pStyle w:val="para"/>
      </w:pPr>
      <w:r w:rsidRPr="005E0D9C">
        <w:t>2.7.16.4.</w:t>
      </w:r>
      <w:r w:rsidRPr="005E0D9C">
        <w:tab/>
        <w:t>Retro-</w:t>
      </w:r>
      <w:r w:rsidRPr="005E0D9C">
        <w:rPr>
          <w:bCs/>
        </w:rPr>
        <w:t>Reflecting</w:t>
      </w:r>
      <w:r w:rsidRPr="005E0D9C">
        <w:t xml:space="preserve"> materials approved as ClassD orE according to Regulation No. 104 and used for other purposes in compliance with national requirements, e.g. advertising. </w:t>
      </w:r>
    </w:p>
    <w:p w:rsidR="005E0D9C" w:rsidRPr="005E0D9C" w:rsidRDefault="005E0D9C" w:rsidP="005E0D9C">
      <w:pPr>
        <w:pStyle w:val="para"/>
      </w:pPr>
      <w:r w:rsidRPr="005E0D9C">
        <w:t>2.7.17.</w:t>
      </w:r>
      <w:r w:rsidRPr="005E0D9C">
        <w:tab/>
      </w:r>
      <w:r w:rsidR="00055DFB">
        <w:rPr>
          <w:bCs/>
        </w:rPr>
        <w:t>"</w:t>
      </w:r>
      <w:r w:rsidR="00FE24C4" w:rsidRPr="00FE24C4">
        <w:rPr>
          <w:bCs/>
          <w:i/>
        </w:rPr>
        <w:t>Conspicuity marking</w:t>
      </w:r>
      <w:r w:rsidR="00055DFB">
        <w:rPr>
          <w:bCs/>
        </w:rPr>
        <w:t>"</w:t>
      </w:r>
      <w:r w:rsidR="00FE24C4" w:rsidRPr="00FE24C4">
        <w:rPr>
          <w:bCs/>
        </w:rPr>
        <w:t xml:space="preserve"> means a device intended to increase the conspicuity of a vehicle, when viewed from the side or rear </w:t>
      </w:r>
      <w:r w:rsidR="00FE24C4" w:rsidRPr="00FE24C4">
        <w:t>(or in the case of trailers, additionally from the front), by the reflection of light</w:t>
      </w:r>
      <w:r w:rsidR="00FE24C4" w:rsidRPr="00FE24C4">
        <w:rPr>
          <w:bCs/>
        </w:rPr>
        <w:t xml:space="preserve"> emanating from a light source not connected to the vehicle, the observer being situated near the source</w:t>
      </w:r>
      <w:r w:rsidR="00776A97">
        <w:rPr>
          <w:bCs/>
        </w:rPr>
        <w:t>.</w:t>
      </w:r>
    </w:p>
    <w:p w:rsidR="005E0D9C" w:rsidRPr="005E0D9C" w:rsidRDefault="005E0D9C" w:rsidP="005E0D9C">
      <w:pPr>
        <w:pStyle w:val="para"/>
      </w:pPr>
      <w:r w:rsidRPr="005E0D9C">
        <w:t>2.7.17.1.</w:t>
      </w:r>
      <w:r w:rsidRPr="005E0D9C">
        <w:tab/>
      </w:r>
      <w:r w:rsidR="00055DFB">
        <w:t>"</w:t>
      </w:r>
      <w:r w:rsidRPr="004D6ADD">
        <w:rPr>
          <w:i/>
        </w:rPr>
        <w:t>Contour marking</w:t>
      </w:r>
      <w:r w:rsidR="00055DFB">
        <w:t>"</w:t>
      </w:r>
      <w:r w:rsidRPr="005E0D9C">
        <w:t xml:space="preserve"> means a conspicuity marking intended to indicate the horizontal and vertical dimensions (length, width and height) of a vehicle</w:t>
      </w:r>
      <w:r w:rsidR="00776A97">
        <w:t>.</w:t>
      </w:r>
    </w:p>
    <w:p w:rsidR="005E0D9C" w:rsidRPr="005E0D9C" w:rsidRDefault="005E0D9C" w:rsidP="005E0D9C">
      <w:pPr>
        <w:pStyle w:val="para"/>
      </w:pPr>
      <w:r w:rsidRPr="005E0D9C">
        <w:t>2.7.17.1.1.</w:t>
      </w:r>
      <w:r w:rsidRPr="005E0D9C">
        <w:tab/>
      </w:r>
      <w:r w:rsidR="00055DFB">
        <w:t>"</w:t>
      </w:r>
      <w:r w:rsidRPr="004D6ADD">
        <w:rPr>
          <w:i/>
        </w:rPr>
        <w:t>Full contour marking</w:t>
      </w:r>
      <w:r w:rsidR="00055DFB">
        <w:t>"</w:t>
      </w:r>
      <w:r w:rsidRPr="005E0D9C">
        <w:t xml:space="preserve"> means a contour marking that indicates the outline of the vehicle by a continuous line</w:t>
      </w:r>
      <w:r w:rsidR="00776A97">
        <w:t>.</w:t>
      </w:r>
    </w:p>
    <w:p w:rsidR="005E0D9C" w:rsidRPr="005E0D9C" w:rsidRDefault="005E0D9C" w:rsidP="005E0D9C">
      <w:pPr>
        <w:pStyle w:val="para"/>
      </w:pPr>
      <w:r w:rsidRPr="005E0D9C">
        <w:t>2.7.17.1.2.</w:t>
      </w:r>
      <w:r w:rsidRPr="005E0D9C">
        <w:tab/>
      </w:r>
      <w:r w:rsidR="00055DFB">
        <w:t>"</w:t>
      </w:r>
      <w:r w:rsidRPr="004D6ADD">
        <w:rPr>
          <w:i/>
        </w:rPr>
        <w:t>Partial contour marking</w:t>
      </w:r>
      <w:r w:rsidR="00055DFB">
        <w:t>"</w:t>
      </w:r>
      <w:r w:rsidRPr="005E0D9C">
        <w:t xml:space="preserve"> means a contour marking that indicates the horizontal dimension of the vehicle by a continuous line, and the vertical dimension by marking the upper corners. </w:t>
      </w:r>
    </w:p>
    <w:p w:rsidR="005E0D9C" w:rsidRPr="005E0D9C" w:rsidRDefault="005E0D9C" w:rsidP="005E0D9C">
      <w:pPr>
        <w:pStyle w:val="para"/>
        <w:rPr>
          <w:b/>
          <w:bCs/>
        </w:rPr>
      </w:pPr>
      <w:r w:rsidRPr="005E0D9C">
        <w:t>2.7.17.2.</w:t>
      </w:r>
      <w:r w:rsidRPr="005E0D9C">
        <w:tab/>
      </w:r>
      <w:r w:rsidR="00055DFB">
        <w:t>"</w:t>
      </w:r>
      <w:r w:rsidRPr="004D6ADD">
        <w:rPr>
          <w:i/>
        </w:rPr>
        <w:t>Line marking</w:t>
      </w:r>
      <w:r w:rsidR="00055DFB">
        <w:t>"</w:t>
      </w:r>
      <w:r w:rsidRPr="005E0D9C">
        <w:t xml:space="preserve"> means a conspicuity marking intended to indicate the horizontal dimensions (length and width) of a vehicle by a continuous line.</w:t>
      </w:r>
    </w:p>
    <w:p w:rsidR="005E0D9C" w:rsidRPr="005E0D9C" w:rsidRDefault="005E0D9C" w:rsidP="005E0D9C">
      <w:pPr>
        <w:pStyle w:val="para"/>
      </w:pPr>
      <w:r w:rsidRPr="005E0D9C">
        <w:t>2.7.18.</w:t>
      </w:r>
      <w:r w:rsidRPr="005E0D9C">
        <w:tab/>
      </w:r>
      <w:r w:rsidR="00055DFB">
        <w:t>"</w:t>
      </w:r>
      <w:r w:rsidRPr="004D6ADD">
        <w:rPr>
          <w:i/>
        </w:rPr>
        <w:t>Hazard warning signal</w:t>
      </w:r>
      <w:r w:rsidR="00055DFB">
        <w:t>"</w:t>
      </w:r>
      <w:r w:rsidRPr="005E0D9C">
        <w:t xml:space="preserve"> means the simultaneous operation of all of a vehicle's direction</w:t>
      </w:r>
      <w:r w:rsidRPr="005E0D9C">
        <w:noBreakHyphen/>
        <w:t>indicator lamps to show that the vehicle temporarily constitutes a special danger to other road</w:t>
      </w:r>
      <w:r w:rsidRPr="005E0D9C">
        <w:noBreakHyphen/>
        <w:t>users</w:t>
      </w:r>
      <w:r w:rsidR="00776A97">
        <w:t>.</w:t>
      </w:r>
    </w:p>
    <w:p w:rsidR="005E0D9C" w:rsidRPr="005E0D9C" w:rsidRDefault="005E0D9C" w:rsidP="005E0D9C">
      <w:pPr>
        <w:pStyle w:val="para"/>
      </w:pPr>
      <w:r w:rsidRPr="005E0D9C">
        <w:t>2.7.19.</w:t>
      </w:r>
      <w:r w:rsidRPr="005E0D9C">
        <w:tab/>
      </w:r>
      <w:r w:rsidR="00055DFB">
        <w:t>"</w:t>
      </w:r>
      <w:r w:rsidRPr="004D6ADD">
        <w:rPr>
          <w:i/>
        </w:rPr>
        <w:t>Front fog lamp</w:t>
      </w:r>
      <w:r w:rsidR="00055DFB">
        <w:t>"</w:t>
      </w:r>
      <w:r w:rsidRPr="005E0D9C">
        <w:t xml:space="preserve"> means a lamp used to improve the illumination of the road ahead of the vehicle in case of fog or any similar condition of reduced visibility.</w:t>
      </w:r>
    </w:p>
    <w:p w:rsidR="005E0D9C" w:rsidRPr="005E0D9C" w:rsidRDefault="005E0D9C" w:rsidP="005E0D9C">
      <w:pPr>
        <w:pStyle w:val="para"/>
      </w:pPr>
      <w:r w:rsidRPr="005E0D9C">
        <w:t>2.7.20.</w:t>
      </w:r>
      <w:r w:rsidRPr="005E0D9C">
        <w:tab/>
      </w:r>
      <w:r w:rsidR="00055DFB">
        <w:t>"</w:t>
      </w:r>
      <w:r w:rsidRPr="004D6ADD">
        <w:rPr>
          <w:i/>
        </w:rPr>
        <w:t>Rear fog lamp</w:t>
      </w:r>
      <w:r w:rsidR="00055DFB">
        <w:t>"</w:t>
      </w:r>
      <w:r w:rsidRPr="005E0D9C">
        <w:t xml:space="preserve"> means a lamp used to make the vehicle more easily visible from the rear in dense fog</w:t>
      </w:r>
      <w:r w:rsidR="00776A97">
        <w:t>.</w:t>
      </w:r>
    </w:p>
    <w:p w:rsidR="005E0D9C" w:rsidRPr="005E0D9C" w:rsidRDefault="005E0D9C" w:rsidP="005E0D9C">
      <w:pPr>
        <w:pStyle w:val="para"/>
      </w:pPr>
      <w:r w:rsidRPr="005E0D9C">
        <w:t>2.7.21.</w:t>
      </w:r>
      <w:r w:rsidRPr="005E0D9C">
        <w:tab/>
      </w:r>
      <w:r w:rsidR="00055DFB">
        <w:t>"</w:t>
      </w:r>
      <w:r w:rsidRPr="004D6ADD">
        <w:rPr>
          <w:i/>
        </w:rPr>
        <w:t>Reversing lamp</w:t>
      </w:r>
      <w:r w:rsidR="00055DFB">
        <w:t>"</w:t>
      </w:r>
      <w:r w:rsidRPr="005E0D9C">
        <w:t xml:space="preserve"> means the lamp used to illuminate the road to the rear of the vehicle and to warn other road</w:t>
      </w:r>
      <w:r w:rsidRPr="005E0D9C">
        <w:noBreakHyphen/>
        <w:t>users that the vehicle is reversing or about to reverse</w:t>
      </w:r>
      <w:r w:rsidR="00776A97">
        <w:t>.</w:t>
      </w:r>
    </w:p>
    <w:p w:rsidR="005E0D9C" w:rsidRPr="005E0D9C" w:rsidRDefault="005E0D9C" w:rsidP="005E0D9C">
      <w:pPr>
        <w:pStyle w:val="para"/>
      </w:pPr>
      <w:r w:rsidRPr="005E0D9C">
        <w:t>2.7.22.</w:t>
      </w:r>
      <w:r w:rsidRPr="005E0D9C">
        <w:tab/>
      </w:r>
      <w:r w:rsidR="00055DFB">
        <w:t>"</w:t>
      </w:r>
      <w:r w:rsidRPr="004D6ADD">
        <w:rPr>
          <w:i/>
        </w:rPr>
        <w:t>Parking lamp</w:t>
      </w:r>
      <w:r w:rsidR="00055DFB">
        <w:t>"</w:t>
      </w:r>
      <w:r w:rsidRPr="005E0D9C">
        <w:t xml:space="preserve"> means a lamp which is used to draw attention to the presence of a stationary vehicle in a built</w:t>
      </w:r>
      <w:r w:rsidRPr="005E0D9C">
        <w:noBreakHyphen/>
        <w:t>up area. In such circumstances it replaces the front and rear position lamps</w:t>
      </w:r>
      <w:r w:rsidR="00776A97">
        <w:t>.</w:t>
      </w:r>
    </w:p>
    <w:p w:rsidR="005E0D9C" w:rsidRPr="005E0D9C" w:rsidRDefault="005E0D9C" w:rsidP="005E0D9C">
      <w:pPr>
        <w:pStyle w:val="para"/>
      </w:pPr>
      <w:r w:rsidRPr="005E0D9C">
        <w:t>2.7.23.</w:t>
      </w:r>
      <w:r w:rsidRPr="005E0D9C">
        <w:tab/>
      </w:r>
      <w:r w:rsidR="00055DFB">
        <w:t>"</w:t>
      </w:r>
      <w:r w:rsidRPr="004D6ADD">
        <w:rPr>
          <w:i/>
        </w:rPr>
        <w:t>End</w:t>
      </w:r>
      <w:r w:rsidRPr="004D6ADD">
        <w:rPr>
          <w:i/>
        </w:rPr>
        <w:noBreakHyphen/>
        <w:t>outline marker lamp</w:t>
      </w:r>
      <w:r w:rsidR="00055DFB">
        <w:t>"</w:t>
      </w:r>
      <w:r w:rsidRPr="005E0D9C">
        <w:t xml:space="preserve"> means the lamp fitted near to the extreme outer edge and as close as possible to the top of the vehicle and intended to indicate clearly the vehicle's overall width. This lamp is intended, for certain vehicles and trailers, to complement the vehicle's front and rear position lamps by drawing particular attention to its bulk</w:t>
      </w:r>
      <w:r w:rsidR="00776A97">
        <w:t>.</w:t>
      </w:r>
    </w:p>
    <w:p w:rsidR="005E0D9C" w:rsidRPr="005E0D9C" w:rsidRDefault="005E0D9C" w:rsidP="005E0D9C">
      <w:pPr>
        <w:pStyle w:val="para"/>
      </w:pPr>
      <w:r w:rsidRPr="005E0D9C">
        <w:t>2.7.24.</w:t>
      </w:r>
      <w:r w:rsidRPr="005E0D9C">
        <w:tab/>
      </w:r>
      <w:r w:rsidR="00055DFB">
        <w:t>"</w:t>
      </w:r>
      <w:r w:rsidRPr="004D6ADD">
        <w:rPr>
          <w:i/>
        </w:rPr>
        <w:t>Side marker lamp</w:t>
      </w:r>
      <w:r w:rsidR="00055DFB">
        <w:t>"</w:t>
      </w:r>
      <w:r w:rsidRPr="005E0D9C">
        <w:t xml:space="preserve"> means a lamp used to indicate the presence of the vehicle when viewed from the side</w:t>
      </w:r>
      <w:r w:rsidR="00776A97">
        <w:t>.</w:t>
      </w:r>
    </w:p>
    <w:p w:rsidR="005E0D9C" w:rsidRPr="005E0D9C" w:rsidRDefault="005E0D9C" w:rsidP="005E0D9C">
      <w:pPr>
        <w:pStyle w:val="para"/>
      </w:pPr>
      <w:r w:rsidRPr="005E0D9C">
        <w:t>2.7.25.</w:t>
      </w:r>
      <w:r w:rsidRPr="005E0D9C">
        <w:tab/>
      </w:r>
      <w:r w:rsidR="00055DFB">
        <w:t>"</w:t>
      </w:r>
      <w:r w:rsidRPr="004D6ADD">
        <w:rPr>
          <w:i/>
        </w:rPr>
        <w:t>Daytime running lamp</w:t>
      </w:r>
      <w:r w:rsidR="00055DFB">
        <w:t>"</w:t>
      </w:r>
      <w:r w:rsidRPr="005E0D9C">
        <w:t xml:space="preserve"> means a lamp facing in a forward direction used to make the vehicle more easily visible when driving during daytime</w:t>
      </w:r>
      <w:r w:rsidR="00776A97">
        <w:t>.</w:t>
      </w:r>
    </w:p>
    <w:p w:rsidR="005E0D9C" w:rsidRPr="005E0D9C" w:rsidRDefault="005E0D9C" w:rsidP="005E0D9C">
      <w:pPr>
        <w:pStyle w:val="para"/>
      </w:pPr>
      <w:r w:rsidRPr="005E0D9C">
        <w:rPr>
          <w:rFonts w:hint="eastAsia"/>
        </w:rPr>
        <w:t>2.7.2</w:t>
      </w:r>
      <w:r w:rsidRPr="005E0D9C">
        <w:t>6</w:t>
      </w:r>
      <w:r w:rsidRPr="005E0D9C">
        <w:rPr>
          <w:rFonts w:hint="eastAsia"/>
        </w:rPr>
        <w:t>.</w:t>
      </w:r>
      <w:r w:rsidRPr="005E0D9C">
        <w:rPr>
          <w:rFonts w:hint="eastAsia"/>
        </w:rPr>
        <w:tab/>
      </w:r>
      <w:r w:rsidR="00055DFB">
        <w:t>"</w:t>
      </w:r>
      <w:r w:rsidRPr="004D6ADD">
        <w:rPr>
          <w:rFonts w:hint="eastAsia"/>
          <w:i/>
        </w:rPr>
        <w:t>Cornering lamp</w:t>
      </w:r>
      <w:r w:rsidR="00055DFB">
        <w:t>"</w:t>
      </w:r>
      <w:r w:rsidRPr="005E0D9C">
        <w:rPr>
          <w:rFonts w:hint="eastAsia"/>
        </w:rPr>
        <w:t xml:space="preserve"> means a lamp used to provide supplementary illumination of that part of the road which is located near the forward corner of the vehicle at the side towards which the vehicle is going to turn</w:t>
      </w:r>
      <w:r w:rsidR="00776A97">
        <w:t>.</w:t>
      </w:r>
    </w:p>
    <w:p w:rsidR="0063675A" w:rsidRPr="0063675A" w:rsidRDefault="005E0D9C" w:rsidP="0063675A">
      <w:pPr>
        <w:pStyle w:val="para"/>
      </w:pPr>
      <w:r w:rsidRPr="005E0D9C">
        <w:t>2.7.27.</w:t>
      </w:r>
      <w:r w:rsidRPr="005E0D9C">
        <w:tab/>
      </w:r>
      <w:r w:rsidR="00055DFB">
        <w:t>"</w:t>
      </w:r>
      <w:r w:rsidR="0063675A" w:rsidRPr="0063675A">
        <w:rPr>
          <w:i/>
          <w:iCs/>
        </w:rPr>
        <w:t>Objective luminous flux</w:t>
      </w:r>
      <w:r w:rsidR="00055DFB">
        <w:t>"</w:t>
      </w:r>
      <w:r w:rsidR="0063675A" w:rsidRPr="0063675A">
        <w:t xml:space="preserve"> means:</w:t>
      </w:r>
    </w:p>
    <w:p w:rsidR="0063675A" w:rsidRPr="0063675A" w:rsidRDefault="0063675A" w:rsidP="0063675A">
      <w:pPr>
        <w:pStyle w:val="ad"/>
      </w:pPr>
      <w:r w:rsidRPr="0063675A">
        <w:t>(a)</w:t>
      </w:r>
      <w:r w:rsidRPr="0063675A">
        <w:tab/>
        <w:t>In the case of a light source:</w:t>
      </w:r>
    </w:p>
    <w:p w:rsidR="0063675A" w:rsidRPr="0063675A" w:rsidRDefault="0063675A" w:rsidP="00F957EB">
      <w:pPr>
        <w:pStyle w:val="para"/>
        <w:ind w:left="2835" w:firstLine="0"/>
      </w:pPr>
      <w:r w:rsidRPr="0063675A">
        <w:t>The value of the objective luminous flux, not including any tolerances, as indicated in the relevant data sheet of the applicable light source Regulation according to which the light source is approved;</w:t>
      </w:r>
    </w:p>
    <w:p w:rsidR="0063675A" w:rsidRPr="0063675A" w:rsidRDefault="0063675A" w:rsidP="0063675A">
      <w:pPr>
        <w:pStyle w:val="ad"/>
      </w:pPr>
      <w:r w:rsidRPr="0063675A">
        <w:t>(b)</w:t>
      </w:r>
      <w:r w:rsidRPr="0063675A">
        <w:tab/>
        <w:t>In the case of an LED module:</w:t>
      </w:r>
    </w:p>
    <w:p w:rsidR="0063675A" w:rsidRDefault="0063675A" w:rsidP="001F3491">
      <w:pPr>
        <w:pStyle w:val="para"/>
        <w:ind w:left="2835" w:firstLine="0"/>
      </w:pPr>
      <w:r w:rsidRPr="0063675A">
        <w:tab/>
        <w:t>The value of the objective luminous flux as indicated in the technical specification submitted with the LED module for approval of the lamp of which the LED module is a part;</w:t>
      </w:r>
    </w:p>
    <w:p w:rsidR="005E0D9C" w:rsidRPr="005E0D9C" w:rsidRDefault="005E0D9C" w:rsidP="005E0D9C">
      <w:pPr>
        <w:pStyle w:val="para"/>
      </w:pPr>
      <w:r w:rsidRPr="005E0D9C">
        <w:t>2.7.28.</w:t>
      </w:r>
      <w:r w:rsidRPr="005E0D9C">
        <w:tab/>
      </w:r>
      <w:r w:rsidR="00055DFB">
        <w:t>"</w:t>
      </w:r>
      <w:r w:rsidRPr="004D6ADD">
        <w:rPr>
          <w:i/>
        </w:rPr>
        <w:t>Adaptive front lighting system</w:t>
      </w:r>
      <w:r w:rsidR="00055DFB">
        <w:t>"</w:t>
      </w:r>
      <w:r w:rsidRPr="005E0D9C">
        <w:t xml:space="preserve"> (or </w:t>
      </w:r>
      <w:r w:rsidR="00055DFB">
        <w:t>"</w:t>
      </w:r>
      <w:r w:rsidRPr="00617748">
        <w:rPr>
          <w:i/>
        </w:rPr>
        <w:t>AFS</w:t>
      </w:r>
      <w:r w:rsidR="00055DFB">
        <w:t>"</w:t>
      </w:r>
      <w:r w:rsidRPr="005E0D9C">
        <w:t>) means a lighting device type-approved according to Regulation No. 123, providing beams with differing characteristics for automatic adaptation to varying conditions of use of the dipped-beam (</w:t>
      </w:r>
      <w:r w:rsidR="007D46DB">
        <w:t>passing-beam</w:t>
      </w:r>
      <w:r w:rsidRPr="005E0D9C">
        <w:t>) and, if it applies, the main-beam (driving-beam)</w:t>
      </w:r>
      <w:r w:rsidR="00776A97">
        <w:t>.</w:t>
      </w:r>
    </w:p>
    <w:p w:rsidR="005E0D9C" w:rsidRPr="005E0D9C" w:rsidRDefault="005E0D9C" w:rsidP="005E0D9C">
      <w:pPr>
        <w:pStyle w:val="para"/>
      </w:pPr>
      <w:r w:rsidRPr="005E0D9C">
        <w:t>2.7.28.1.</w:t>
      </w:r>
      <w:r w:rsidRPr="005E0D9C">
        <w:tab/>
      </w:r>
      <w:r w:rsidR="00055DFB">
        <w:t>"</w:t>
      </w:r>
      <w:r w:rsidRPr="004D6ADD">
        <w:rPr>
          <w:i/>
        </w:rPr>
        <w:t>Lighting unit</w:t>
      </w:r>
      <w:r w:rsidR="00055DFB">
        <w:t>"</w:t>
      </w:r>
      <w:r w:rsidRPr="005E0D9C">
        <w:t xml:space="preserve"> means a light-emitting component designed to provide or contribute to one or more front lighting function(s) provided by the AFS</w:t>
      </w:r>
      <w:r w:rsidR="00776A97">
        <w:t>.</w:t>
      </w:r>
    </w:p>
    <w:p w:rsidR="005E0D9C" w:rsidRPr="005E0D9C" w:rsidRDefault="005E0D9C" w:rsidP="005E0D9C">
      <w:pPr>
        <w:pStyle w:val="para"/>
        <w:rPr>
          <w:b/>
          <w:i/>
        </w:rPr>
      </w:pPr>
      <w:r w:rsidRPr="005E0D9C">
        <w:t>2.7.28.2.</w:t>
      </w:r>
      <w:r w:rsidRPr="005E0D9C">
        <w:tab/>
      </w:r>
      <w:r w:rsidR="00055DFB">
        <w:t>"</w:t>
      </w:r>
      <w:r w:rsidRPr="004D6ADD">
        <w:rPr>
          <w:i/>
        </w:rPr>
        <w:t>Installation unit</w:t>
      </w:r>
      <w:r w:rsidR="00055DFB">
        <w:t>"</w:t>
      </w:r>
      <w:r w:rsidRPr="005E0D9C">
        <w:t xml:space="preserve"> means an indivisible housing (lamp body) which contains one or more lighting unit(s)</w:t>
      </w:r>
      <w:r w:rsidR="00776A97">
        <w:t>.</w:t>
      </w:r>
    </w:p>
    <w:p w:rsidR="005E0D9C" w:rsidRPr="005E0D9C" w:rsidRDefault="005E0D9C" w:rsidP="005E0D9C">
      <w:pPr>
        <w:pStyle w:val="para"/>
      </w:pPr>
      <w:r w:rsidRPr="005E0D9C">
        <w:t>2.7.28.3.</w:t>
      </w:r>
      <w:r w:rsidRPr="005E0D9C">
        <w:tab/>
      </w:r>
      <w:r w:rsidR="00055DFB">
        <w:t>"</w:t>
      </w:r>
      <w:r w:rsidRPr="004D6ADD">
        <w:rPr>
          <w:i/>
        </w:rPr>
        <w:t>Lighting mode</w:t>
      </w:r>
      <w:r w:rsidR="00055DFB">
        <w:t>"</w:t>
      </w:r>
      <w:r w:rsidRPr="005E0D9C">
        <w:t xml:space="preserve"> or </w:t>
      </w:r>
      <w:r w:rsidR="00055DFB">
        <w:t>"</w:t>
      </w:r>
      <w:r w:rsidRPr="00990E51">
        <w:rPr>
          <w:i/>
        </w:rPr>
        <w:t>mode</w:t>
      </w:r>
      <w:r w:rsidR="00055DFB">
        <w:t>"</w:t>
      </w:r>
      <w:r w:rsidRPr="005E0D9C">
        <w:t xml:space="preserve"> means a state of a front lighting function provided by the AFS, as specified by the manufacturer and intended for adaptation to specific vehicle and ambient conditions</w:t>
      </w:r>
      <w:r w:rsidR="00776A97">
        <w:t>.</w:t>
      </w:r>
    </w:p>
    <w:p w:rsidR="005E0D9C" w:rsidRPr="005E0D9C" w:rsidRDefault="005E0D9C" w:rsidP="005E0D9C">
      <w:pPr>
        <w:pStyle w:val="para"/>
      </w:pPr>
      <w:r w:rsidRPr="005E0D9C">
        <w:t>2.7.28.4.</w:t>
      </w:r>
      <w:r w:rsidRPr="005E0D9C">
        <w:tab/>
      </w:r>
      <w:r w:rsidR="00055DFB">
        <w:t>"</w:t>
      </w:r>
      <w:r w:rsidRPr="004D6ADD">
        <w:rPr>
          <w:i/>
        </w:rPr>
        <w:t>System control</w:t>
      </w:r>
      <w:r w:rsidR="00055DFB">
        <w:t>"</w:t>
      </w:r>
      <w:r w:rsidRPr="005E0D9C">
        <w:t xml:space="preserve"> means that part(s) of the AFS receiving the AFS control signals from the vehicle and controlling the operation of the lighting units automatically</w:t>
      </w:r>
      <w:r w:rsidR="00776A97">
        <w:t>.</w:t>
      </w:r>
    </w:p>
    <w:p w:rsidR="005E0D9C" w:rsidRPr="005E0D9C" w:rsidRDefault="005E0D9C" w:rsidP="005E0D9C">
      <w:pPr>
        <w:pStyle w:val="para"/>
      </w:pPr>
      <w:r w:rsidRPr="005E0D9C">
        <w:t>2.7.28.5.</w:t>
      </w:r>
      <w:r w:rsidRPr="005E0D9C">
        <w:tab/>
      </w:r>
      <w:r w:rsidR="00055DFB">
        <w:t>"</w:t>
      </w:r>
      <w:r w:rsidRPr="004D6ADD">
        <w:rPr>
          <w:i/>
        </w:rPr>
        <w:t>AFS control signal</w:t>
      </w:r>
      <w:r w:rsidR="00055DFB">
        <w:t>"</w:t>
      </w:r>
      <w:r w:rsidRPr="005E0D9C">
        <w:t xml:space="preserve"> (V, E, W, T) means the input to the AFS in accordance with the paragraph 6.22.7.4. of this Regulation</w:t>
      </w:r>
      <w:r w:rsidR="00776A97">
        <w:t>.</w:t>
      </w:r>
    </w:p>
    <w:p w:rsidR="005E0D9C" w:rsidRDefault="005E0D9C" w:rsidP="005E0D9C">
      <w:pPr>
        <w:pStyle w:val="para"/>
      </w:pPr>
      <w:r w:rsidRPr="005E0D9C">
        <w:t>2.7.28.6.</w:t>
      </w:r>
      <w:r w:rsidRPr="005E0D9C">
        <w:tab/>
      </w:r>
      <w:r w:rsidR="00055DFB">
        <w:t>"</w:t>
      </w:r>
      <w:r w:rsidR="00FE7787" w:rsidRPr="00FE7787">
        <w:rPr>
          <w:i/>
        </w:rPr>
        <w:t>Neutral state</w:t>
      </w:r>
      <w:r w:rsidR="00055DFB">
        <w:t>"</w:t>
      </w:r>
      <w:r w:rsidR="00FE7787" w:rsidRPr="00FE7787">
        <w:t xml:space="preserve"> means the state of the AFS when a defined mode of the class C </w:t>
      </w:r>
      <w:r w:rsidR="007D46DB">
        <w:t>passing-beam</w:t>
      </w:r>
      <w:r w:rsidR="00FE7787" w:rsidRPr="00FE7787">
        <w:t xml:space="preserve"> (</w:t>
      </w:r>
      <w:r w:rsidR="00055DFB">
        <w:t>"</w:t>
      </w:r>
      <w:r w:rsidR="00FE7787" w:rsidRPr="00FE7787">
        <w:t xml:space="preserve">basic </w:t>
      </w:r>
      <w:r w:rsidR="007D46DB">
        <w:t>passing-beam</w:t>
      </w:r>
      <w:r w:rsidR="00055DFB">
        <w:t>"</w:t>
      </w:r>
      <w:r w:rsidR="00FE7787" w:rsidRPr="00FE7787">
        <w:t xml:space="preserve">) or of the main beam </w:t>
      </w:r>
      <w:r w:rsidR="00FE7787" w:rsidRPr="00FE7787">
        <w:rPr>
          <w:bCs/>
        </w:rPr>
        <w:t>in the maximum condition of activation, if any,</w:t>
      </w:r>
      <w:r w:rsidR="00FE7787" w:rsidRPr="00FE7787">
        <w:t xml:space="preserve"> is produced, and no AFS control signal applies.</w:t>
      </w:r>
      <w:r w:rsidR="00FE7787">
        <w:t xml:space="preserve"> </w:t>
      </w:r>
    </w:p>
    <w:p w:rsidR="00FE7787" w:rsidRPr="005E0D9C" w:rsidRDefault="00FE7787" w:rsidP="005E0D9C">
      <w:pPr>
        <w:pStyle w:val="para"/>
      </w:pPr>
      <w:r w:rsidRPr="00FE7787">
        <w:t>2.7.28.7.</w:t>
      </w:r>
      <w:r w:rsidRPr="00FE7787">
        <w:tab/>
      </w:r>
      <w:r w:rsidR="00055DFB">
        <w:t>"</w:t>
      </w:r>
      <w:r w:rsidRPr="00FE7787">
        <w:rPr>
          <w:i/>
          <w:iCs/>
        </w:rPr>
        <w:t>Adaptive main-beam</w:t>
      </w:r>
      <w:r w:rsidR="00055DFB">
        <w:t>"</w:t>
      </w:r>
      <w:r w:rsidRPr="00FE7787">
        <w:t xml:space="preserve"> means a main-beam of the AFS that adapts its beam pattern to the presence of oncoming and preceding vehicles in order to improve the long-range visibility for the driver without causing discomfort, distraction or glare to other road users.</w:t>
      </w:r>
    </w:p>
    <w:p w:rsidR="005E0D9C" w:rsidRDefault="005E0D9C" w:rsidP="005E0D9C">
      <w:pPr>
        <w:pStyle w:val="para"/>
      </w:pPr>
      <w:r w:rsidRPr="005E0D9C">
        <w:t>2.7.29.</w:t>
      </w:r>
      <w:r w:rsidRPr="005E0D9C">
        <w:tab/>
      </w:r>
      <w:r w:rsidR="00055DFB">
        <w:t>"</w:t>
      </w:r>
      <w:r w:rsidRPr="004D6ADD">
        <w:rPr>
          <w:i/>
        </w:rPr>
        <w:t xml:space="preserve">Exterior </w:t>
      </w:r>
      <w:r w:rsidR="00990E51">
        <w:rPr>
          <w:i/>
        </w:rPr>
        <w:t>c</w:t>
      </w:r>
      <w:r w:rsidRPr="004D6ADD">
        <w:rPr>
          <w:i/>
        </w:rPr>
        <w:t>ourtesy lamp</w:t>
      </w:r>
      <w:r w:rsidR="00055DFB">
        <w:t>"</w:t>
      </w:r>
      <w:r w:rsidRPr="005E0D9C">
        <w:t xml:space="preserve"> means a lamp used to provide supplementary illumination to assist the entry and exit of the vehicle driver and passenger or in loading operations;</w:t>
      </w:r>
    </w:p>
    <w:p w:rsidR="00257332" w:rsidRPr="00257332" w:rsidRDefault="00257332" w:rsidP="00257332">
      <w:pPr>
        <w:pStyle w:val="para"/>
      </w:pPr>
      <w:r w:rsidRPr="00257332">
        <w:t>2.7.30.</w:t>
      </w:r>
      <w:r w:rsidRPr="00257332">
        <w:tab/>
      </w:r>
      <w:r w:rsidR="00055DFB">
        <w:t>"</w:t>
      </w:r>
      <w:r w:rsidRPr="00257332">
        <w:rPr>
          <w:i/>
        </w:rPr>
        <w:t>Interdependent lamp system</w:t>
      </w:r>
      <w:r w:rsidR="00055DFB">
        <w:t>"</w:t>
      </w:r>
      <w:r w:rsidRPr="00257332">
        <w:t xml:space="preserve"> means an assembly of two or three interdependent lamps providing the same function.</w:t>
      </w:r>
    </w:p>
    <w:p w:rsidR="00257332" w:rsidRDefault="00257332" w:rsidP="00257332">
      <w:pPr>
        <w:pStyle w:val="para"/>
      </w:pPr>
      <w:r w:rsidRPr="00257332">
        <w:t>2.7.30.1.</w:t>
      </w:r>
      <w:r w:rsidRPr="00257332">
        <w:tab/>
      </w:r>
      <w:r w:rsidR="00055DFB">
        <w:t>"</w:t>
      </w:r>
      <w:r w:rsidRPr="00257332">
        <w:rPr>
          <w:i/>
        </w:rPr>
        <w:t>Interdependent lamp</w:t>
      </w:r>
      <w:r w:rsidR="00055DFB">
        <w:t>"</w:t>
      </w:r>
      <w:r w:rsidRPr="00257332">
        <w:t xml:space="preserve"> means a device operating as part of an interdependent lamp system.  Interdependent lamps operate together when activated, have separate apparent surfaces in the direction of the reference axis and separate lamp bodies, and may have separate light source(s).</w:t>
      </w:r>
    </w:p>
    <w:p w:rsidR="00C5662D" w:rsidRPr="005E0D9C" w:rsidRDefault="00C5662D" w:rsidP="00257332">
      <w:pPr>
        <w:pStyle w:val="para"/>
      </w:pPr>
      <w:r w:rsidRPr="00C5662D">
        <w:rPr>
          <w:iCs/>
        </w:rPr>
        <w:t xml:space="preserve">2.7.31. </w:t>
      </w:r>
      <w:r w:rsidRPr="00C5662D">
        <w:rPr>
          <w:iCs/>
        </w:rPr>
        <w:tab/>
      </w:r>
      <w:r w:rsidR="00055DFB">
        <w:rPr>
          <w:iCs/>
        </w:rPr>
        <w:t>"</w:t>
      </w:r>
      <w:r w:rsidRPr="00C5662D">
        <w:rPr>
          <w:i/>
        </w:rPr>
        <w:t>Manoeuvring lamp</w:t>
      </w:r>
      <w:r w:rsidR="00055DFB">
        <w:rPr>
          <w:iCs/>
        </w:rPr>
        <w:t>"</w:t>
      </w:r>
      <w:r w:rsidRPr="00C5662D">
        <w:rPr>
          <w:iCs/>
        </w:rPr>
        <w:t xml:space="preserve"> means a lamp used to provide supplementary illumination to the side of the vehicle to assist during slow manoeuvres.</w:t>
      </w:r>
    </w:p>
    <w:p w:rsidR="005E0D9C" w:rsidRPr="005E0D9C" w:rsidRDefault="005E0D9C" w:rsidP="005E0D9C">
      <w:pPr>
        <w:pStyle w:val="para"/>
      </w:pPr>
      <w:r w:rsidRPr="005E0D9C">
        <w:t>2.8.</w:t>
      </w:r>
      <w:r w:rsidRPr="005E0D9C">
        <w:tab/>
      </w:r>
      <w:r w:rsidR="00055DFB">
        <w:t>"</w:t>
      </w:r>
      <w:r w:rsidRPr="004D6ADD">
        <w:rPr>
          <w:i/>
        </w:rPr>
        <w:t>Light emitting surface</w:t>
      </w:r>
      <w:r w:rsidR="00055DFB">
        <w:t>"</w:t>
      </w:r>
      <w:r w:rsidRPr="005E0D9C">
        <w:t xml:space="preserve"> of a </w:t>
      </w:r>
      <w:r w:rsidR="00055DFB">
        <w:t>"</w:t>
      </w:r>
      <w:r w:rsidRPr="00617748">
        <w:rPr>
          <w:i/>
        </w:rPr>
        <w:t>lighting device</w:t>
      </w:r>
      <w:r w:rsidR="00055DFB">
        <w:t>"</w:t>
      </w:r>
      <w:r w:rsidRPr="005E0D9C">
        <w:t xml:space="preserve">, </w:t>
      </w:r>
      <w:r w:rsidR="00055DFB">
        <w:t>"</w:t>
      </w:r>
      <w:r w:rsidRPr="00617748">
        <w:rPr>
          <w:i/>
        </w:rPr>
        <w:t>light-signalling device</w:t>
      </w:r>
      <w:r w:rsidR="00055DFB">
        <w:t>"</w:t>
      </w:r>
      <w:r w:rsidRPr="005E0D9C">
        <w:t xml:space="preserve"> or a retro-reflector means the surface as declared in the request for approval by the manufacturer of the device on the drawing, see Annex 3</w:t>
      </w:r>
      <w:r w:rsidR="001A024B">
        <w:t xml:space="preserve"> </w:t>
      </w:r>
      <w:r w:rsidR="001A024B" w:rsidRPr="001A024B">
        <w:t>(</w:t>
      </w:r>
      <w:r w:rsidR="00055DFB">
        <w:t>s</w:t>
      </w:r>
      <w:r w:rsidR="001A024B" w:rsidRPr="001A024B">
        <w:t>ee e.g. Parts 1, and 4)</w:t>
      </w:r>
      <w:r w:rsidR="00055DFB">
        <w:t>.</w:t>
      </w:r>
    </w:p>
    <w:p w:rsidR="005E0D9C" w:rsidRPr="005E0D9C" w:rsidRDefault="005E0D9C" w:rsidP="005E0D9C">
      <w:pPr>
        <w:pStyle w:val="para"/>
      </w:pPr>
      <w:r w:rsidRPr="005E0D9C">
        <w:tab/>
        <w:t>This shall be declared according to one of the following conditions:</w:t>
      </w:r>
    </w:p>
    <w:p w:rsidR="005E0D9C" w:rsidRPr="005E0D9C" w:rsidRDefault="005E0D9C" w:rsidP="00C55EE8">
      <w:pPr>
        <w:pStyle w:val="ad"/>
      </w:pPr>
      <w:r w:rsidRPr="005E0D9C">
        <w:t>(a)</w:t>
      </w:r>
      <w:r w:rsidRPr="005E0D9C">
        <w:tab/>
        <w:t>In the case where the outer lens is textured, the declared light emitting surface shall be all or part of the exterior surface of the outer lens;</w:t>
      </w:r>
    </w:p>
    <w:p w:rsidR="005E0D9C" w:rsidRDefault="005E0D9C" w:rsidP="00C55EE8">
      <w:pPr>
        <w:pStyle w:val="ad"/>
      </w:pPr>
      <w:r w:rsidRPr="005E0D9C">
        <w:t>(b)</w:t>
      </w:r>
      <w:r w:rsidRPr="005E0D9C">
        <w:tab/>
        <w:t>In the case where the outer lens is non-textured the outer lens may be disregarded and the light emitting surface shall be as declared on the drawing, see Annex 3</w:t>
      </w:r>
      <w:r w:rsidR="001A024B">
        <w:t xml:space="preserve"> </w:t>
      </w:r>
      <w:r w:rsidR="001A024B" w:rsidRPr="001A024B">
        <w:t>(</w:t>
      </w:r>
      <w:r w:rsidR="00055DFB">
        <w:t>s</w:t>
      </w:r>
      <w:r w:rsidR="001A024B" w:rsidRPr="001A024B">
        <w:t>ee e.g. Part 5)</w:t>
      </w:r>
      <w:r w:rsidR="00055DFB">
        <w:t>.</w:t>
      </w:r>
    </w:p>
    <w:p w:rsidR="00894544" w:rsidRPr="005E0D9C" w:rsidRDefault="00894544" w:rsidP="005E0D9C">
      <w:pPr>
        <w:pStyle w:val="para"/>
      </w:pPr>
      <w:r w:rsidRPr="00894544">
        <w:t xml:space="preserve">2.8.1. </w:t>
      </w:r>
      <w:r w:rsidRPr="00894544">
        <w:tab/>
      </w:r>
      <w:r w:rsidR="00055DFB">
        <w:t>"</w:t>
      </w:r>
      <w:r w:rsidRPr="00894544">
        <w:rPr>
          <w:i/>
        </w:rPr>
        <w:t>Textured outer lens</w:t>
      </w:r>
      <w:r w:rsidR="00055DFB">
        <w:t>"</w:t>
      </w:r>
      <w:r w:rsidRPr="00894544">
        <w:t xml:space="preserve"> or </w:t>
      </w:r>
      <w:r w:rsidR="00055DFB">
        <w:t>"</w:t>
      </w:r>
      <w:r w:rsidRPr="00894544">
        <w:rPr>
          <w:i/>
        </w:rPr>
        <w:t>Textured outer lens area</w:t>
      </w:r>
      <w:r w:rsidR="00055DFB">
        <w:t>"</w:t>
      </w:r>
      <w:r w:rsidRPr="00894544">
        <w:t xml:space="preserve"> means all or part of an outer lens, designed to modify or influence the propagation of light from the light source(s), such that the light rays are significantly diverted from their original direction.</w:t>
      </w:r>
    </w:p>
    <w:p w:rsidR="005E0D9C" w:rsidRPr="005E0D9C" w:rsidRDefault="005E0D9C" w:rsidP="005E0D9C">
      <w:pPr>
        <w:pStyle w:val="para"/>
      </w:pPr>
      <w:r w:rsidRPr="005E0D9C">
        <w:t>2.9.</w:t>
      </w:r>
      <w:r w:rsidRPr="005E0D9C">
        <w:tab/>
      </w:r>
      <w:r w:rsidR="00055DFB">
        <w:t>"</w:t>
      </w:r>
      <w:r w:rsidRPr="004D6ADD">
        <w:rPr>
          <w:i/>
        </w:rPr>
        <w:t>Illuminating surface</w:t>
      </w:r>
      <w:r w:rsidR="00055DFB">
        <w:t>"</w:t>
      </w:r>
      <w:r w:rsidRPr="005E0D9C">
        <w:t xml:space="preserve"> (see Annex 3)</w:t>
      </w:r>
      <w:r w:rsidR="00776A97">
        <w:t>.</w:t>
      </w:r>
    </w:p>
    <w:p w:rsidR="005E0D9C" w:rsidRPr="005E0D9C" w:rsidRDefault="005E0D9C" w:rsidP="005E0D9C">
      <w:pPr>
        <w:pStyle w:val="para"/>
      </w:pPr>
      <w:r w:rsidRPr="005E0D9C">
        <w:t>2.9.1.</w:t>
      </w:r>
      <w:r w:rsidRPr="005E0D9C">
        <w:tab/>
      </w:r>
      <w:r w:rsidR="00055DFB">
        <w:t>"</w:t>
      </w:r>
      <w:r w:rsidRPr="004D6ADD">
        <w:rPr>
          <w:i/>
        </w:rPr>
        <w:t>Illuminating surface of a lighting device</w:t>
      </w:r>
      <w:r w:rsidR="00055DFB">
        <w:t>"</w:t>
      </w:r>
      <w:r w:rsidRPr="005E0D9C">
        <w:t xml:space="preserve"> (paragraphs 2.7.9., 2.7.10., 2.7.19., 2.7</w:t>
      </w:r>
      <w:r w:rsidRPr="00954131">
        <w:t>.21. and 2.7.26.) means the orthogonal projection of the full aperture of the reflector, or in the case of headlamps</w:t>
      </w:r>
      <w:r w:rsidRPr="00954131">
        <w:rPr>
          <w:rFonts w:hint="eastAsia"/>
        </w:rPr>
        <w:t xml:space="preserve"> </w:t>
      </w:r>
      <w:r w:rsidRPr="00954131">
        <w:t xml:space="preserve">with an ellipsoidal reflector of the </w:t>
      </w:r>
      <w:r w:rsidR="00055DFB" w:rsidRPr="00954131">
        <w:t>"</w:t>
      </w:r>
      <w:r w:rsidRPr="00954131">
        <w:t>projection lens</w:t>
      </w:r>
      <w:r w:rsidR="00055DFB" w:rsidRPr="00954131">
        <w:t>"</w:t>
      </w:r>
      <w:r w:rsidRPr="00954131">
        <w:t>, on a transverse plane. If the lighting device</w:t>
      </w:r>
      <w:r w:rsidRPr="00954131">
        <w:rPr>
          <w:rFonts w:hint="eastAsia"/>
        </w:rPr>
        <w:t xml:space="preserve"> </w:t>
      </w:r>
      <w:r w:rsidRPr="00954131">
        <w:t>has no reflector, the definition of paragraph 2.9.2. shall be applied. If the light e</w:t>
      </w:r>
      <w:r w:rsidRPr="00954131">
        <w:rPr>
          <w:rFonts w:hint="eastAsia"/>
        </w:rPr>
        <w:t>m</w:t>
      </w:r>
      <w:r w:rsidRPr="00954131">
        <w:t>itting surface of</w:t>
      </w:r>
      <w:r w:rsidRPr="00954131">
        <w:rPr>
          <w:rFonts w:hint="eastAsia"/>
        </w:rPr>
        <w:t xml:space="preserve"> </w:t>
      </w:r>
      <w:r w:rsidRPr="00954131">
        <w:t>the lamp extends over part only of the full aperture of the reflector, then the projection</w:t>
      </w:r>
      <w:r w:rsidRPr="005E0D9C">
        <w:t xml:space="preserve"> of that</w:t>
      </w:r>
      <w:r w:rsidRPr="005E0D9C">
        <w:rPr>
          <w:rFonts w:hint="eastAsia"/>
        </w:rPr>
        <w:t xml:space="preserve"> </w:t>
      </w:r>
      <w:r w:rsidRPr="005E0D9C">
        <w:t>part only is taken into account.</w:t>
      </w:r>
    </w:p>
    <w:p w:rsidR="005E0D9C" w:rsidRPr="005E0D9C" w:rsidRDefault="005E0D9C" w:rsidP="004D6ADD">
      <w:pPr>
        <w:pStyle w:val="para"/>
        <w:ind w:firstLine="0"/>
      </w:pPr>
      <w:r w:rsidRPr="005E0D9C">
        <w:t>In the case of a dipped-beam headlamp, the illuminating surface is limited by the apparent trace of the cut-off on to the lens. If the reflector and lens are adjustable relative to one another, the mean adjustment should be used</w:t>
      </w:r>
      <w:r w:rsidR="00776A97">
        <w:t>.</w:t>
      </w:r>
    </w:p>
    <w:p w:rsidR="005E0D9C" w:rsidRPr="005E0D9C" w:rsidRDefault="007E62FC" w:rsidP="004D6ADD">
      <w:pPr>
        <w:pStyle w:val="para"/>
        <w:ind w:firstLine="0"/>
      </w:pPr>
      <w:r w:rsidRPr="007E62FC">
        <w:t>In the case of AFS being installed: where a lighting function is produced by two or more simultaneously operated lighting units on a given side of the vehicle, the individual illuminating surfaces, taken together, constitute the illuminating surface to be considered (for example, in the figure of paragraph 6.22.4. below, the individual illuminating surfaces of the lighting units 8, 9 and 11, regarded together and taking into account their respective location, constitute the illuminating surface to be considered for the right hand side of the vehicle).</w:t>
      </w:r>
      <w:r>
        <w:t xml:space="preserve"> </w:t>
      </w:r>
    </w:p>
    <w:p w:rsidR="005E0D9C" w:rsidRPr="005E0D9C" w:rsidRDefault="005E0D9C" w:rsidP="005E0D9C">
      <w:pPr>
        <w:pStyle w:val="para"/>
      </w:pPr>
      <w:r w:rsidRPr="005E0D9C">
        <w:t>2.9.2.</w:t>
      </w:r>
      <w:r w:rsidRPr="005E0D9C">
        <w:tab/>
      </w:r>
      <w:r w:rsidR="00055DFB">
        <w:t>"</w:t>
      </w:r>
      <w:r w:rsidRPr="004D6ADD">
        <w:rPr>
          <w:i/>
        </w:rPr>
        <w:t>Illuminating surface of a light-signalling device other than a retro-reflector</w:t>
      </w:r>
      <w:r w:rsidR="00055DFB">
        <w:t>"</w:t>
      </w:r>
      <w:r w:rsidRPr="005E0D9C">
        <w:t xml:space="preserve"> (paragraphs 2.7.11. to 2.7.15., 2.7.18., 2.7.20. and 2.7.22. to 2.7.25) means the orthogonal projection of the lamp in a plane perpendicular to its axis of reference and in contact with the exterior light-emitting surface of the lamp, this projection being bounded by the edges of screens situated in this plane, each allowing only 98 per cent of the total luminous intensity of the light to persist in the direction of the axis of reference.</w:t>
      </w:r>
    </w:p>
    <w:p w:rsidR="005E0D9C" w:rsidRPr="005E0D9C" w:rsidRDefault="005E0D9C" w:rsidP="005E0D9C">
      <w:pPr>
        <w:pStyle w:val="para"/>
      </w:pPr>
      <w:r w:rsidRPr="005E0D9C">
        <w:tab/>
        <w:t>To determine the lower, upper and lateral limits of the illuminating surface only screens with horizontal or vertical edges shall be used to verify the distance to the extreme edges of the vehicle and the height above the ground.</w:t>
      </w:r>
    </w:p>
    <w:p w:rsidR="005E0D9C" w:rsidRPr="005E0D9C" w:rsidRDefault="005E0D9C" w:rsidP="005E0D9C">
      <w:pPr>
        <w:pStyle w:val="para"/>
      </w:pPr>
      <w:r w:rsidRPr="005E0D9C">
        <w:tab/>
        <w:t>For other applications of the illuminating surface, e.g. distance between two lamps or functions, the shape of the periphery of this illuminating surface shall be used. The screens shall remain parallel, but other orientations are allowed to be used.</w:t>
      </w:r>
    </w:p>
    <w:p w:rsidR="005E0D9C" w:rsidRPr="005E0D9C" w:rsidRDefault="005E0D9C" w:rsidP="005E0D9C">
      <w:pPr>
        <w:pStyle w:val="para"/>
      </w:pPr>
      <w:r w:rsidRPr="005E0D9C">
        <w:tab/>
        <w:t>In the case of a light-signalling device whose illuminating surface encloses either totally or partially the illuminating surface of another function or encloses a non-lighted surface, the illuminating surface may be considered to be the light emitting surface itself</w:t>
      </w:r>
      <w:r w:rsidR="00513CED">
        <w:t xml:space="preserve"> </w:t>
      </w:r>
      <w:r w:rsidR="00513CED" w:rsidRPr="00513CED">
        <w:t>(</w:t>
      </w:r>
      <w:r w:rsidR="00DA1C1B">
        <w:t>s</w:t>
      </w:r>
      <w:r w:rsidR="00513CED" w:rsidRPr="00513CED">
        <w:t>ee e.g. Annex 3, Parts 2, 3, 5 and 6)</w:t>
      </w:r>
      <w:r w:rsidRPr="005E0D9C">
        <w:t>.</w:t>
      </w:r>
    </w:p>
    <w:p w:rsidR="005E0D9C" w:rsidRPr="005E0D9C" w:rsidRDefault="005E0D9C" w:rsidP="005E0D9C">
      <w:pPr>
        <w:pStyle w:val="para"/>
      </w:pPr>
      <w:r w:rsidRPr="005E0D9C">
        <w:t>2.9.3.</w:t>
      </w:r>
      <w:r w:rsidRPr="005E0D9C">
        <w:tab/>
      </w:r>
      <w:r w:rsidR="00055DFB">
        <w:t>"</w:t>
      </w:r>
      <w:r w:rsidRPr="004D6ADD">
        <w:rPr>
          <w:i/>
        </w:rPr>
        <w:t>Illuminating surface of a retro-reflector</w:t>
      </w:r>
      <w:r w:rsidR="00055DFB">
        <w:t>"</w:t>
      </w:r>
      <w:r w:rsidRPr="005E0D9C">
        <w:t xml:space="preserve"> (paragraph 2.7.16.) means, as declared by the applicant during the component approval procedure for the retro-reflectors, the orthogonal projection of a retro-reflector in a plane perpendicular to its axis of reference and delimited by planes contiguous to the declared outermost parts of the retro-reflectors' optical system and parallel to that axis. For the purposes of determining the lower, upper and lateral edges of the device, only horizontal and vertical planes shall be considered.</w:t>
      </w:r>
    </w:p>
    <w:p w:rsidR="005D4944" w:rsidRPr="005D4944" w:rsidRDefault="005E0D9C" w:rsidP="005D4944">
      <w:pPr>
        <w:pStyle w:val="para"/>
        <w:rPr>
          <w:bCs/>
          <w:iCs/>
        </w:rPr>
      </w:pPr>
      <w:r w:rsidRPr="005E0D9C">
        <w:t>2.10.</w:t>
      </w:r>
      <w:r w:rsidRPr="005E0D9C">
        <w:tab/>
      </w:r>
      <w:r w:rsidR="005D4944" w:rsidRPr="005D4944">
        <w:rPr>
          <w:bCs/>
          <w:iCs/>
        </w:rPr>
        <w:t xml:space="preserve">The </w:t>
      </w:r>
      <w:r w:rsidR="00055DFB">
        <w:rPr>
          <w:bCs/>
          <w:iCs/>
        </w:rPr>
        <w:t>"</w:t>
      </w:r>
      <w:r w:rsidR="005D4944" w:rsidRPr="005D4944">
        <w:rPr>
          <w:bCs/>
          <w:i/>
        </w:rPr>
        <w:t>apparent surface</w:t>
      </w:r>
      <w:r w:rsidR="00055DFB">
        <w:rPr>
          <w:bCs/>
          <w:iCs/>
        </w:rPr>
        <w:t>"</w:t>
      </w:r>
      <w:r w:rsidR="005D4944" w:rsidRPr="005D4944">
        <w:rPr>
          <w:bCs/>
          <w:iCs/>
        </w:rPr>
        <w:t xml:space="preserve"> for a defined direction of observation means, at the request of the manufacturer or his duly accredited representative, the orthogonal projection of:</w:t>
      </w:r>
    </w:p>
    <w:p w:rsidR="005D4944" w:rsidRPr="005D4944" w:rsidRDefault="00DA1C1B" w:rsidP="005D4944">
      <w:pPr>
        <w:pStyle w:val="para"/>
        <w:ind w:firstLine="0"/>
        <w:rPr>
          <w:bCs/>
          <w:iCs/>
        </w:rPr>
      </w:pPr>
      <w:r w:rsidRPr="005D4944">
        <w:rPr>
          <w:bCs/>
          <w:iCs/>
        </w:rPr>
        <w:t>Either</w:t>
      </w:r>
      <w:r w:rsidR="005D4944" w:rsidRPr="005D4944">
        <w:rPr>
          <w:bCs/>
          <w:iCs/>
        </w:rPr>
        <w:t xml:space="preserve"> the boundary of the illuminating surface projected on the exterior surface of the lens;</w:t>
      </w:r>
    </w:p>
    <w:p w:rsidR="005D4944" w:rsidRDefault="008C38EA" w:rsidP="005D4944">
      <w:pPr>
        <w:pStyle w:val="para"/>
        <w:ind w:firstLine="0"/>
        <w:rPr>
          <w:bCs/>
          <w:iCs/>
        </w:rPr>
      </w:pPr>
      <w:r>
        <w:rPr>
          <w:bCs/>
          <w:iCs/>
        </w:rPr>
        <w:t>O</w:t>
      </w:r>
      <w:r w:rsidR="005D4944" w:rsidRPr="005D4944">
        <w:rPr>
          <w:bCs/>
          <w:iCs/>
        </w:rPr>
        <w:t>r the light-emitting surface;</w:t>
      </w:r>
    </w:p>
    <w:p w:rsidR="003A6A1F" w:rsidRPr="005D4944" w:rsidRDefault="003A6A1F" w:rsidP="00452BE4">
      <w:pPr>
        <w:pStyle w:val="para"/>
        <w:ind w:firstLine="0"/>
        <w:rPr>
          <w:bCs/>
          <w:iCs/>
        </w:rPr>
      </w:pPr>
      <w:r w:rsidRPr="00DE7DB8">
        <w:rPr>
          <w:bCs/>
        </w:rPr>
        <w:t>Only in the case of a light-signalling device producing variable luminous intensities, its apparent surface that may be variable as specified in paragraph 2.7.1.3</w:t>
      </w:r>
      <w:r>
        <w:rPr>
          <w:bCs/>
        </w:rPr>
        <w:t>.</w:t>
      </w:r>
      <w:r w:rsidRPr="00DE7DB8">
        <w:rPr>
          <w:bCs/>
        </w:rPr>
        <w:t xml:space="preserve"> shall be considered under all conditions permitted by the variable intensity control, if applicable.</w:t>
      </w:r>
    </w:p>
    <w:p w:rsidR="005D4944" w:rsidRPr="005D4944" w:rsidRDefault="008C38EA" w:rsidP="005D4944">
      <w:pPr>
        <w:pStyle w:val="para"/>
        <w:ind w:firstLine="0"/>
      </w:pPr>
      <w:r>
        <w:rPr>
          <w:bCs/>
          <w:iCs/>
        </w:rPr>
        <w:t>I</w:t>
      </w:r>
      <w:r w:rsidR="005D4944" w:rsidRPr="005D4944">
        <w:rPr>
          <w:bCs/>
          <w:iCs/>
        </w:rPr>
        <w:t>n a plane perpendicular to the direction of observation and tangential to the most exterior point of the lens.  Different examples of the application of apparent surface can be found in Annex 3 to this Regulation.</w:t>
      </w:r>
    </w:p>
    <w:p w:rsidR="005E0D9C" w:rsidRPr="005E0D9C" w:rsidRDefault="005E0D9C" w:rsidP="005E0D9C">
      <w:pPr>
        <w:pStyle w:val="para"/>
      </w:pPr>
      <w:r w:rsidRPr="005E0D9C">
        <w:t>2.11.</w:t>
      </w:r>
      <w:r w:rsidRPr="005E0D9C">
        <w:tab/>
      </w:r>
      <w:r w:rsidR="00055DFB">
        <w:t>"</w:t>
      </w:r>
      <w:r w:rsidRPr="00BD254C">
        <w:rPr>
          <w:i/>
        </w:rPr>
        <w:t>Axis of reference</w:t>
      </w:r>
      <w:r w:rsidR="00055DFB">
        <w:t>"</w:t>
      </w:r>
      <w:r w:rsidRPr="005E0D9C">
        <w:t xml:space="preserve"> (or </w:t>
      </w:r>
      <w:r w:rsidR="00055DFB">
        <w:t>"</w:t>
      </w:r>
      <w:r w:rsidRPr="00BD254C">
        <w:rPr>
          <w:i/>
        </w:rPr>
        <w:t>reference axis</w:t>
      </w:r>
      <w:r w:rsidR="00055DFB">
        <w:t>"</w:t>
      </w:r>
      <w:r w:rsidRPr="005E0D9C">
        <w:t>) means the characteristic axis of the lamp determined by the manufacturer (of the lamp) for use as the direction of reference</w:t>
      </w:r>
      <w:r w:rsidR="008C38EA">
        <w:t xml:space="preserve"> </w:t>
      </w:r>
      <w:r w:rsidRPr="005E0D9C">
        <w:t>(H = 0°, V = 0°) for angles of field for photometric measurements and for installing the lamp on the vehicle</w:t>
      </w:r>
      <w:r w:rsidR="00776A97">
        <w:t>.</w:t>
      </w:r>
    </w:p>
    <w:p w:rsidR="005E0D9C" w:rsidRPr="005E0D9C" w:rsidRDefault="005E0D9C" w:rsidP="005E0D9C">
      <w:pPr>
        <w:pStyle w:val="para"/>
      </w:pPr>
      <w:r w:rsidRPr="005E0D9C">
        <w:t>2.12.</w:t>
      </w:r>
      <w:r w:rsidRPr="005E0D9C">
        <w:tab/>
      </w:r>
      <w:r w:rsidR="00055DFB">
        <w:t>"</w:t>
      </w:r>
      <w:r w:rsidRPr="00BD254C">
        <w:rPr>
          <w:i/>
        </w:rPr>
        <w:t>Centre of reference</w:t>
      </w:r>
      <w:r w:rsidR="00055DFB">
        <w:t>"</w:t>
      </w:r>
      <w:r w:rsidRPr="005E0D9C">
        <w:t xml:space="preserve"> means the intersection of the axis of reference with the exterior light</w:t>
      </w:r>
      <w:r w:rsidRPr="005E0D9C">
        <w:noBreakHyphen/>
        <w:t>emitting surface; it is specified by the manufacturer of the lamp</w:t>
      </w:r>
      <w:r w:rsidR="00776A97">
        <w:t>.</w:t>
      </w:r>
    </w:p>
    <w:p w:rsidR="00193835" w:rsidRDefault="005E0D9C" w:rsidP="005E0D9C">
      <w:pPr>
        <w:pStyle w:val="para"/>
      </w:pPr>
      <w:r w:rsidRPr="005E0D9C">
        <w:t>2.13.</w:t>
      </w:r>
      <w:r w:rsidRPr="005E0D9C">
        <w:tab/>
      </w:r>
      <w:r w:rsidR="00055DFB">
        <w:t>"</w:t>
      </w:r>
      <w:r w:rsidR="00193835" w:rsidRPr="00AB0208">
        <w:rPr>
          <w:i/>
        </w:rPr>
        <w:t>Angles of geometric visibility</w:t>
      </w:r>
      <w:r w:rsidR="00055DFB">
        <w:t>"</w:t>
      </w:r>
      <w:r w:rsidR="00193835" w:rsidRPr="00AB0208">
        <w:t xml:space="preserve"> means the angles which determine the field of the minimum solid angle in which the apparent surface of the lamp is visible.  That field of the solid angle is determined by the segments of the sphere of which the centre coincides with the centre of reference of the lamp and the equator is parallel with the ground.  These segments are determined in relation to the axis of reference.  The horizontal angles ß correspond to the longitude and the vertical angles α to the latitude.</w:t>
      </w:r>
    </w:p>
    <w:p w:rsidR="005E0D9C" w:rsidRPr="005E0D9C" w:rsidRDefault="005E0D9C" w:rsidP="005E0D9C">
      <w:pPr>
        <w:pStyle w:val="para"/>
        <w:rPr>
          <w:b/>
        </w:rPr>
      </w:pPr>
      <w:r w:rsidRPr="005E0D9C">
        <w:t>2.14.</w:t>
      </w:r>
      <w:r w:rsidRPr="005E0D9C">
        <w:tab/>
      </w:r>
      <w:r w:rsidR="00055DFB">
        <w:t>"</w:t>
      </w:r>
      <w:r w:rsidRPr="00BD254C">
        <w:rPr>
          <w:i/>
        </w:rPr>
        <w:t>Extreme outer edge</w:t>
      </w:r>
      <w:r w:rsidR="00055DFB">
        <w:t>"</w:t>
      </w:r>
      <w:r w:rsidRPr="005E0D9C">
        <w:t xml:space="preserve"> on either side of the vehicle, means the plane parallel to the median longitudinal plane of the vehicle and touching its lateral outer edge, disregarding the projection:</w:t>
      </w:r>
    </w:p>
    <w:p w:rsidR="005E0D9C" w:rsidRPr="005E0D9C" w:rsidRDefault="005E0D9C" w:rsidP="005E0D9C">
      <w:pPr>
        <w:pStyle w:val="para"/>
      </w:pPr>
      <w:r w:rsidRPr="005E0D9C">
        <w:t>2.14.1.</w:t>
      </w:r>
      <w:r w:rsidRPr="005E0D9C">
        <w:tab/>
        <w:t>Of tyres near their point of contact with the ground, and of connections for tyre</w:t>
      </w:r>
      <w:r w:rsidRPr="005E0D9C">
        <w:noBreakHyphen/>
        <w:t>pressure gauges;</w:t>
      </w:r>
    </w:p>
    <w:p w:rsidR="005E0D9C" w:rsidRPr="005E0D9C" w:rsidRDefault="005E0D9C" w:rsidP="005E0D9C">
      <w:pPr>
        <w:pStyle w:val="para"/>
      </w:pPr>
      <w:r w:rsidRPr="005E0D9C">
        <w:t>2.14.2.</w:t>
      </w:r>
      <w:r w:rsidRPr="005E0D9C">
        <w:tab/>
        <w:t>Of any anti</w:t>
      </w:r>
      <w:r w:rsidRPr="005E0D9C">
        <w:noBreakHyphen/>
        <w:t>skid devices mounted on the wheels;</w:t>
      </w:r>
    </w:p>
    <w:p w:rsidR="005E0D9C" w:rsidRPr="005E0D9C" w:rsidRDefault="005E0D9C" w:rsidP="005E0D9C">
      <w:pPr>
        <w:pStyle w:val="para"/>
      </w:pPr>
      <w:r w:rsidRPr="005E0D9C">
        <w:t>2.14.3.</w:t>
      </w:r>
      <w:r w:rsidRPr="005E0D9C">
        <w:tab/>
        <w:t>Of devices for indirect vision;</w:t>
      </w:r>
    </w:p>
    <w:p w:rsidR="005E0D9C" w:rsidRPr="005E0D9C" w:rsidRDefault="005E0D9C" w:rsidP="005E0D9C">
      <w:pPr>
        <w:pStyle w:val="para"/>
      </w:pPr>
      <w:r w:rsidRPr="005E0D9C">
        <w:t>2.14.4.</w:t>
      </w:r>
      <w:r w:rsidRPr="005E0D9C">
        <w:tab/>
        <w:t>Of side direction-indicator lamps, end</w:t>
      </w:r>
      <w:r w:rsidRPr="005E0D9C">
        <w:noBreakHyphen/>
        <w:t>outline marker lamps, front and rear position lamps, parking lamps, retro</w:t>
      </w:r>
      <w:r w:rsidRPr="005E0D9C">
        <w:noBreakHyphen/>
        <w:t>reflectors and side</w:t>
      </w:r>
      <w:r w:rsidRPr="005E0D9C">
        <w:noBreakHyphen/>
        <w:t>marker lamps.</w:t>
      </w:r>
    </w:p>
    <w:p w:rsidR="005E0D9C" w:rsidRPr="005E0D9C" w:rsidRDefault="005E0D9C" w:rsidP="005E0D9C">
      <w:pPr>
        <w:pStyle w:val="para"/>
      </w:pPr>
      <w:r w:rsidRPr="005E0D9C">
        <w:t>2.14.5.</w:t>
      </w:r>
      <w:r w:rsidRPr="005E0D9C">
        <w:tab/>
        <w:t xml:space="preserve">Of customs seals affixed to the vehicle, and of devices for securing and protecting such seals. </w:t>
      </w:r>
    </w:p>
    <w:p w:rsidR="005E0D9C" w:rsidRPr="005E0D9C" w:rsidRDefault="005E0D9C" w:rsidP="005E0D9C">
      <w:pPr>
        <w:pStyle w:val="para"/>
      </w:pPr>
      <w:r w:rsidRPr="005E0D9C">
        <w:t>2.14.6.</w:t>
      </w:r>
      <w:r w:rsidRPr="005E0D9C">
        <w:tab/>
        <w:t>Of service-door lighting systems on vehicles of categories M</w:t>
      </w:r>
      <w:r w:rsidRPr="005E0D9C">
        <w:rPr>
          <w:vertAlign w:val="subscript"/>
        </w:rPr>
        <w:t>2</w:t>
      </w:r>
      <w:r w:rsidRPr="005E0D9C">
        <w:t xml:space="preserve"> and M</w:t>
      </w:r>
      <w:r w:rsidRPr="005E0D9C">
        <w:rPr>
          <w:vertAlign w:val="subscript"/>
        </w:rPr>
        <w:t>3</w:t>
      </w:r>
      <w:r w:rsidRPr="005E0D9C">
        <w:t xml:space="preserve"> as specified in paragraph 2.7.</w:t>
      </w:r>
    </w:p>
    <w:p w:rsidR="005E0D9C" w:rsidRPr="005E0D9C" w:rsidRDefault="005E0D9C" w:rsidP="005E0D9C">
      <w:pPr>
        <w:pStyle w:val="para"/>
      </w:pPr>
      <w:r w:rsidRPr="005E0D9C">
        <w:t>2.15.</w:t>
      </w:r>
      <w:r w:rsidRPr="005E0D9C">
        <w:tab/>
      </w:r>
      <w:r w:rsidR="00055DFB">
        <w:t>"</w:t>
      </w:r>
      <w:r w:rsidRPr="00BD254C">
        <w:rPr>
          <w:i/>
        </w:rPr>
        <w:t>Overall dimensions</w:t>
      </w:r>
      <w:r w:rsidR="00055DFB">
        <w:t>"</w:t>
      </w:r>
      <w:r w:rsidRPr="005E0D9C">
        <w:t xml:space="preserve"> means the distance between the two vertical planes defined in paragraph 2.14. above</w:t>
      </w:r>
      <w:r w:rsidR="00776A97">
        <w:t>.</w:t>
      </w:r>
    </w:p>
    <w:p w:rsidR="005E0D9C" w:rsidRPr="005E0D9C" w:rsidRDefault="005E0D9C" w:rsidP="005E0D9C">
      <w:pPr>
        <w:pStyle w:val="para"/>
        <w:rPr>
          <w:lang w:val="en-US"/>
        </w:rPr>
      </w:pPr>
      <w:r w:rsidRPr="005E0D9C">
        <w:rPr>
          <w:lang w:val="en-US"/>
        </w:rPr>
        <w:t>2.15.1.</w:t>
      </w:r>
      <w:r w:rsidRPr="005E0D9C">
        <w:rPr>
          <w:lang w:val="en-US"/>
        </w:rPr>
        <w:tab/>
      </w:r>
      <w:r w:rsidR="00055DFB">
        <w:rPr>
          <w:lang w:val="en-US"/>
        </w:rPr>
        <w:t>"</w:t>
      </w:r>
      <w:r w:rsidRPr="00BD254C">
        <w:rPr>
          <w:i/>
          <w:lang w:val="en-US"/>
        </w:rPr>
        <w:t>Overall width</w:t>
      </w:r>
      <w:r w:rsidR="00055DFB">
        <w:rPr>
          <w:lang w:val="en-US"/>
        </w:rPr>
        <w:t>"</w:t>
      </w:r>
      <w:r w:rsidRPr="005E0D9C">
        <w:rPr>
          <w:lang w:val="en-US"/>
        </w:rPr>
        <w:t xml:space="preserve"> means the distance between the two vertical planes defined in paragraph 2.14. above</w:t>
      </w:r>
      <w:r w:rsidR="00776A97">
        <w:rPr>
          <w:lang w:val="en-US"/>
        </w:rPr>
        <w:t>.</w:t>
      </w:r>
    </w:p>
    <w:p w:rsidR="005E0D9C" w:rsidRPr="005E0D9C" w:rsidRDefault="005E0D9C" w:rsidP="005E0D9C">
      <w:pPr>
        <w:pStyle w:val="para"/>
        <w:rPr>
          <w:lang w:val="en-US"/>
        </w:rPr>
      </w:pPr>
      <w:r w:rsidRPr="005E0D9C">
        <w:rPr>
          <w:lang w:val="en-US"/>
        </w:rPr>
        <w:t>2.15.2.</w:t>
      </w:r>
      <w:r w:rsidRPr="005E0D9C">
        <w:rPr>
          <w:lang w:val="en-US"/>
        </w:rPr>
        <w:tab/>
      </w:r>
      <w:r w:rsidR="00055DFB">
        <w:rPr>
          <w:lang w:val="en-US"/>
        </w:rPr>
        <w:t>"</w:t>
      </w:r>
      <w:r w:rsidRPr="00BD254C">
        <w:rPr>
          <w:i/>
          <w:lang w:val="en-US"/>
        </w:rPr>
        <w:t>Overall length</w:t>
      </w:r>
      <w:r w:rsidR="00055DFB">
        <w:rPr>
          <w:lang w:val="en-US"/>
        </w:rPr>
        <w:t>"</w:t>
      </w:r>
      <w:r w:rsidRPr="005E0D9C">
        <w:rPr>
          <w:lang w:val="en-US"/>
        </w:rPr>
        <w:t xml:space="preserve"> means the distance between the two vertical planes perpendicular to the median longitudinal plane of the vehicle and touching its front and rear outer edge, disregarding the projection:</w:t>
      </w:r>
    </w:p>
    <w:p w:rsidR="005E0D9C" w:rsidRPr="005E0D9C" w:rsidRDefault="005E0D9C" w:rsidP="00233CC7">
      <w:pPr>
        <w:pStyle w:val="ad"/>
        <w:rPr>
          <w:lang w:val="en-US"/>
        </w:rPr>
      </w:pPr>
      <w:r w:rsidRPr="005E0D9C">
        <w:rPr>
          <w:lang w:val="en-US"/>
        </w:rPr>
        <w:t>(a)</w:t>
      </w:r>
      <w:r w:rsidRPr="005E0D9C">
        <w:rPr>
          <w:bCs/>
          <w:lang w:val="en-US"/>
        </w:rPr>
        <w:tab/>
        <w:t>Of</w:t>
      </w:r>
      <w:r w:rsidRPr="005E0D9C">
        <w:rPr>
          <w:lang w:val="en-US"/>
        </w:rPr>
        <w:t xml:space="preserve"> devices for indirect vision;</w:t>
      </w:r>
    </w:p>
    <w:p w:rsidR="005E0D9C" w:rsidRPr="005E0D9C" w:rsidRDefault="005E0D9C" w:rsidP="00233CC7">
      <w:pPr>
        <w:pStyle w:val="ad"/>
        <w:rPr>
          <w:lang w:val="en-US"/>
        </w:rPr>
      </w:pPr>
      <w:r w:rsidRPr="005E0D9C">
        <w:rPr>
          <w:lang w:val="en-US"/>
        </w:rPr>
        <w:t>(b)</w:t>
      </w:r>
      <w:r w:rsidRPr="005E0D9C">
        <w:rPr>
          <w:bCs/>
          <w:lang w:val="en-US"/>
        </w:rPr>
        <w:tab/>
        <w:t>Of</w:t>
      </w:r>
      <w:r w:rsidRPr="005E0D9C">
        <w:rPr>
          <w:lang w:val="en-US"/>
        </w:rPr>
        <w:t xml:space="preserve"> end-outline marker lamps;</w:t>
      </w:r>
    </w:p>
    <w:p w:rsidR="005E0D9C" w:rsidRPr="005E0D9C" w:rsidRDefault="005E0D9C" w:rsidP="008C38EA">
      <w:pPr>
        <w:pStyle w:val="ad"/>
        <w:rPr>
          <w:lang w:val="en-US"/>
        </w:rPr>
      </w:pPr>
      <w:r w:rsidRPr="005E0D9C">
        <w:rPr>
          <w:lang w:val="en-US"/>
        </w:rPr>
        <w:t>(c)</w:t>
      </w:r>
      <w:r w:rsidRPr="005E0D9C">
        <w:rPr>
          <w:bCs/>
          <w:lang w:val="en-US"/>
        </w:rPr>
        <w:tab/>
        <w:t>Of</w:t>
      </w:r>
      <w:r w:rsidRPr="005E0D9C">
        <w:rPr>
          <w:lang w:val="en-US"/>
        </w:rPr>
        <w:t xml:space="preserve"> coupling devices, in the case of motor vehicles.</w:t>
      </w:r>
    </w:p>
    <w:p w:rsidR="005E0D9C" w:rsidRPr="005E0D9C" w:rsidRDefault="005E0D9C" w:rsidP="005E0D9C">
      <w:pPr>
        <w:pStyle w:val="para"/>
        <w:rPr>
          <w:lang w:val="en-US"/>
        </w:rPr>
      </w:pPr>
      <w:r w:rsidRPr="005E0D9C">
        <w:rPr>
          <w:lang w:val="en-US"/>
        </w:rPr>
        <w:tab/>
        <w:t xml:space="preserve">For trailers in the </w:t>
      </w:r>
      <w:r w:rsidR="00055DFB">
        <w:rPr>
          <w:lang w:val="en-US"/>
        </w:rPr>
        <w:t>"</w:t>
      </w:r>
      <w:r w:rsidRPr="005E0D9C">
        <w:rPr>
          <w:lang w:val="en-US"/>
        </w:rPr>
        <w:t>overall length</w:t>
      </w:r>
      <w:r w:rsidR="00055DFB">
        <w:rPr>
          <w:lang w:val="en-US"/>
        </w:rPr>
        <w:t>"</w:t>
      </w:r>
      <w:r w:rsidRPr="005E0D9C">
        <w:rPr>
          <w:lang w:val="en-US"/>
        </w:rPr>
        <w:t xml:space="preserve"> and in any measurement in length the drawbar shall be included, except when specifically excluded.</w:t>
      </w:r>
    </w:p>
    <w:p w:rsidR="005E0D9C" w:rsidRPr="005E0D9C" w:rsidRDefault="005E0D9C" w:rsidP="000140D3">
      <w:pPr>
        <w:pStyle w:val="para"/>
        <w:keepNext/>
        <w:keepLines/>
      </w:pPr>
      <w:r w:rsidRPr="005E0D9C">
        <w:t>2.16.</w:t>
      </w:r>
      <w:r w:rsidRPr="005E0D9C">
        <w:tab/>
      </w:r>
      <w:r w:rsidR="00055DFB">
        <w:t>"</w:t>
      </w:r>
      <w:r w:rsidRPr="00BD254C">
        <w:rPr>
          <w:i/>
        </w:rPr>
        <w:t>Single and multiple lamps</w:t>
      </w:r>
      <w:r w:rsidR="00055DFB">
        <w:t>"</w:t>
      </w:r>
    </w:p>
    <w:p w:rsidR="005E0D9C" w:rsidRPr="005E0D9C" w:rsidRDefault="005E0D9C" w:rsidP="000140D3">
      <w:pPr>
        <w:pStyle w:val="para"/>
        <w:keepNext/>
        <w:keepLines/>
      </w:pPr>
      <w:r w:rsidRPr="005E0D9C">
        <w:t>2.16.1.</w:t>
      </w:r>
      <w:r w:rsidRPr="005E0D9C">
        <w:tab/>
      </w:r>
      <w:r w:rsidR="00055DFB">
        <w:t>"</w:t>
      </w:r>
      <w:r w:rsidRPr="00BD254C">
        <w:rPr>
          <w:i/>
        </w:rPr>
        <w:t>A single lamp</w:t>
      </w:r>
      <w:r w:rsidR="00055DFB">
        <w:t>"</w:t>
      </w:r>
      <w:r w:rsidRPr="005E0D9C">
        <w:t xml:space="preserve"> means:</w:t>
      </w:r>
    </w:p>
    <w:p w:rsidR="005E0D9C" w:rsidRPr="005E0D9C" w:rsidRDefault="005E0D9C" w:rsidP="000140D3">
      <w:pPr>
        <w:pStyle w:val="ad"/>
        <w:keepNext/>
        <w:keepLines/>
      </w:pPr>
      <w:r w:rsidRPr="005E0D9C">
        <w:t>(a)</w:t>
      </w:r>
      <w:r w:rsidRPr="005E0D9C">
        <w:tab/>
        <w:t>A device or part of a device having one lighting or light-signalling function, one or more light source(s) and one apparent surface in the direction of the reference axis, which may be a continuous surface or composed of two or more distinct parts; or</w:t>
      </w:r>
    </w:p>
    <w:p w:rsidR="005E0D9C" w:rsidRPr="005E0D9C" w:rsidRDefault="005E0D9C" w:rsidP="00BD254C">
      <w:pPr>
        <w:pStyle w:val="ad"/>
      </w:pPr>
      <w:r w:rsidRPr="005E0D9C">
        <w:t>(b)</w:t>
      </w:r>
      <w:r w:rsidRPr="005E0D9C">
        <w:tab/>
      </w:r>
      <w:r w:rsidRPr="005E0D9C">
        <w:rPr>
          <w:bCs/>
        </w:rPr>
        <w:t>Any</w:t>
      </w:r>
      <w:r w:rsidRPr="005E0D9C">
        <w:t xml:space="preserve"> assembly of two independent lamps, whether identical or not, having the same function, both approved as type </w:t>
      </w:r>
      <w:r w:rsidR="00055DFB">
        <w:t>"</w:t>
      </w:r>
      <w:r w:rsidRPr="005E0D9C">
        <w:t>D</w:t>
      </w:r>
      <w:r w:rsidR="00055DFB">
        <w:t>"</w:t>
      </w:r>
      <w:r w:rsidRPr="005E0D9C">
        <w:t xml:space="preserve"> lamp and installed so that:</w:t>
      </w:r>
    </w:p>
    <w:p w:rsidR="005E0D9C" w:rsidRPr="005E0D9C" w:rsidRDefault="005E0D9C" w:rsidP="00BD254C">
      <w:pPr>
        <w:pStyle w:val="i"/>
      </w:pPr>
      <w:r w:rsidRPr="005E0D9C">
        <w:t>(i)</w:t>
      </w:r>
      <w:r w:rsidRPr="005E0D9C">
        <w:tab/>
      </w:r>
      <w:r w:rsidRPr="005E0D9C">
        <w:rPr>
          <w:bCs/>
        </w:rPr>
        <w:t>The</w:t>
      </w:r>
      <w:r w:rsidRPr="005E0D9C">
        <w:t xml:space="preserve"> projection of their apparent surfaces in the direction of the reference axis occupies not less than 60 per cent of the smallest quadrilateral circumscribing the projections of the said apparent surfaces in the direction of the reference axis</w:t>
      </w:r>
      <w:r w:rsidRPr="005E0D9C">
        <w:rPr>
          <w:bCs/>
        </w:rPr>
        <w:t>;</w:t>
      </w:r>
      <w:r w:rsidRPr="005E0D9C">
        <w:t xml:space="preserve"> or</w:t>
      </w:r>
    </w:p>
    <w:p w:rsidR="005E0D9C" w:rsidRPr="005E0D9C" w:rsidRDefault="005E0D9C" w:rsidP="00BD254C">
      <w:pPr>
        <w:pStyle w:val="i"/>
      </w:pPr>
      <w:r w:rsidRPr="005E0D9C">
        <w:t>(ii)</w:t>
      </w:r>
      <w:r w:rsidRPr="005E0D9C">
        <w:tab/>
      </w:r>
      <w:r w:rsidRPr="005E0D9C">
        <w:rPr>
          <w:bCs/>
        </w:rPr>
        <w:t>The</w:t>
      </w:r>
      <w:r w:rsidRPr="005E0D9C">
        <w:t xml:space="preserve"> distance between two adjacent/tangential distinct parts does not exceed 15 mm when measured perpendicularly to the reference axis</w:t>
      </w:r>
      <w:r w:rsidRPr="005E0D9C">
        <w:rPr>
          <w:bCs/>
        </w:rPr>
        <w:t>;</w:t>
      </w:r>
      <w:r w:rsidRPr="005E0D9C">
        <w:t xml:space="preserve"> or</w:t>
      </w:r>
    </w:p>
    <w:p w:rsidR="005E0D9C" w:rsidRPr="005E0D9C" w:rsidRDefault="005E0D9C" w:rsidP="00BD254C">
      <w:pPr>
        <w:pStyle w:val="ad"/>
      </w:pPr>
      <w:r w:rsidRPr="005E0D9C">
        <w:t>(c)</w:t>
      </w:r>
      <w:r w:rsidRPr="005E0D9C">
        <w:tab/>
      </w:r>
      <w:r w:rsidRPr="005E0D9C">
        <w:rPr>
          <w:bCs/>
        </w:rPr>
        <w:t>Any</w:t>
      </w:r>
      <w:r w:rsidRPr="005E0D9C">
        <w:t xml:space="preserve"> assembly of two independent retro-reflectors, whether identical or not, that have been approved separately and are installed in such a way that:</w:t>
      </w:r>
    </w:p>
    <w:p w:rsidR="005E0D9C" w:rsidRPr="005E0D9C" w:rsidRDefault="005E0D9C" w:rsidP="00BD254C">
      <w:pPr>
        <w:pStyle w:val="i"/>
      </w:pPr>
      <w:r w:rsidRPr="005E0D9C">
        <w:t>(i)</w:t>
      </w:r>
      <w:r w:rsidRPr="005E0D9C">
        <w:tab/>
      </w:r>
      <w:r w:rsidRPr="005E0D9C">
        <w:rPr>
          <w:bCs/>
        </w:rPr>
        <w:t>The</w:t>
      </w:r>
      <w:r w:rsidRPr="005E0D9C">
        <w:t xml:space="preserve"> projection of their apparent surfaces in the direction of the reference axis occupies not less 60 per cent of the smallest quadrilateral circumscribing the projections of the said apparent surfaces in the direction of the reference axis</w:t>
      </w:r>
      <w:r w:rsidRPr="005E0D9C">
        <w:rPr>
          <w:bCs/>
        </w:rPr>
        <w:t>;</w:t>
      </w:r>
      <w:r w:rsidRPr="005E0D9C">
        <w:t xml:space="preserve"> or</w:t>
      </w:r>
    </w:p>
    <w:p w:rsidR="005E0D9C" w:rsidRDefault="005E0D9C" w:rsidP="00BD254C">
      <w:pPr>
        <w:pStyle w:val="i"/>
      </w:pPr>
      <w:r w:rsidRPr="005E0D9C">
        <w:t>(ii)</w:t>
      </w:r>
      <w:r w:rsidRPr="005E0D9C">
        <w:tab/>
      </w:r>
      <w:r w:rsidRPr="005E0D9C">
        <w:rPr>
          <w:bCs/>
        </w:rPr>
        <w:t>The</w:t>
      </w:r>
      <w:r w:rsidRPr="005E0D9C">
        <w:t xml:space="preserve"> distance between two adjacent/tangential distinct parts does not exceed 15 mm when measured perpendicularly to the reference axis. </w:t>
      </w:r>
    </w:p>
    <w:p w:rsidR="00193835" w:rsidRPr="00193835" w:rsidRDefault="00193835" w:rsidP="00193835">
      <w:pPr>
        <w:spacing w:after="120"/>
        <w:ind w:left="2835" w:right="1134"/>
        <w:jc w:val="both"/>
      </w:pPr>
      <w:r w:rsidRPr="00193835">
        <w:t>or</w:t>
      </w:r>
    </w:p>
    <w:p w:rsidR="00193835" w:rsidRPr="005E0D9C" w:rsidRDefault="00193835" w:rsidP="00193835">
      <w:pPr>
        <w:pStyle w:val="ad"/>
      </w:pPr>
      <w:r w:rsidRPr="00193835">
        <w:t>(d)</w:t>
      </w:r>
      <w:r w:rsidRPr="00193835">
        <w:tab/>
        <w:t xml:space="preserve">Any interdependent lamp system composed of two or three interdependent lamps providing the same function, approved together as type </w:t>
      </w:r>
      <w:r w:rsidR="00055DFB">
        <w:t>"</w:t>
      </w:r>
      <w:r w:rsidRPr="00193835">
        <w:t>Y</w:t>
      </w:r>
      <w:r w:rsidR="00055DFB">
        <w:t>"</w:t>
      </w:r>
      <w:r w:rsidRPr="00193835">
        <w:t xml:space="preserve"> and installed so that the distance between adjacent apparent surfaces in the direction of the reference axis does not exceed 75 mm when measured perpendicularly to the reference axis.</w:t>
      </w:r>
    </w:p>
    <w:p w:rsidR="005E0D9C" w:rsidRPr="005E0D9C" w:rsidRDefault="005E0D9C" w:rsidP="005E0D9C">
      <w:pPr>
        <w:pStyle w:val="para"/>
      </w:pPr>
      <w:r w:rsidRPr="005E0D9C">
        <w:t>2.16.2.</w:t>
      </w:r>
      <w:r w:rsidRPr="005E0D9C">
        <w:tab/>
      </w:r>
      <w:r w:rsidR="00055DFB">
        <w:t>"</w:t>
      </w:r>
      <w:r w:rsidRPr="00BD254C">
        <w:rPr>
          <w:i/>
        </w:rPr>
        <w:t>Two lamps</w:t>
      </w:r>
      <w:r w:rsidR="00055DFB">
        <w:t>"</w:t>
      </w:r>
      <w:r w:rsidRPr="005E0D9C">
        <w:t xml:space="preserve"> or </w:t>
      </w:r>
      <w:r w:rsidR="00055DFB">
        <w:t>"</w:t>
      </w:r>
      <w:r w:rsidRPr="00BD254C">
        <w:rPr>
          <w:i/>
        </w:rPr>
        <w:t>an even number of lamps</w:t>
      </w:r>
      <w:r w:rsidR="00055DFB">
        <w:t>"</w:t>
      </w:r>
      <w:r w:rsidRPr="005E0D9C">
        <w:t>, means a single light</w:t>
      </w:r>
      <w:r w:rsidRPr="005E0D9C">
        <w:noBreakHyphen/>
        <w:t>emitting surface in the shape of a band or strip if such band or strip is placed symmetrically in relation to the median longitudinal plane of the vehicle, extends on both sides to within at least 0.4 m of the extreme outer edge of the vehicle, and is not less than 0.8 m long; the illumination of such surface shall be provided by not less than two light sources placed as close as possible to its ends; the light</w:t>
      </w:r>
      <w:r w:rsidRPr="005E0D9C">
        <w:noBreakHyphen/>
        <w:t>emitting surface may be constituted by a number of juxtaposed elements on condition that the projections of the several individual light</w:t>
      </w:r>
      <w:r w:rsidRPr="005E0D9C">
        <w:noBreakHyphen/>
        <w:t>emitting surfaces on a transverse plane occupy not less than 60 per cent of the area of the smallest rectangle circumscribing the projections of the said individual light</w:t>
      </w:r>
      <w:r w:rsidRPr="005E0D9C">
        <w:noBreakHyphen/>
        <w:t>emitting surfaces</w:t>
      </w:r>
      <w:r w:rsidR="00C5120F">
        <w:t>.</w:t>
      </w:r>
    </w:p>
    <w:p w:rsidR="005E0D9C" w:rsidRPr="005E0D9C" w:rsidRDefault="005E0D9C" w:rsidP="000140D3">
      <w:pPr>
        <w:pStyle w:val="para"/>
      </w:pPr>
      <w:r w:rsidRPr="005E0D9C">
        <w:t>2.17.</w:t>
      </w:r>
      <w:r w:rsidRPr="005E0D9C">
        <w:tab/>
      </w:r>
      <w:r w:rsidR="00055DFB">
        <w:t>"</w:t>
      </w:r>
      <w:r w:rsidRPr="00BD254C">
        <w:rPr>
          <w:i/>
        </w:rPr>
        <w:t>Distance between two lamps</w:t>
      </w:r>
      <w:r w:rsidR="00055DFB">
        <w:t>"</w:t>
      </w:r>
      <w:r w:rsidRPr="005E0D9C">
        <w:t xml:space="preserve"> which face in the same direction means the shortest distance between the two apparent surfaces in the direction of the reference axis. Where the distance between the lamps clearly meets the requirements of the Regulation, the exact edges of apparent surfaces need not be determined</w:t>
      </w:r>
      <w:r w:rsidR="00C5120F">
        <w:t>.</w:t>
      </w:r>
    </w:p>
    <w:p w:rsidR="005E0D9C" w:rsidRPr="005E0D9C" w:rsidRDefault="005E0D9C" w:rsidP="005E0D9C">
      <w:pPr>
        <w:pStyle w:val="para"/>
      </w:pPr>
      <w:r w:rsidRPr="005E0D9C">
        <w:t>2.18.</w:t>
      </w:r>
      <w:r w:rsidRPr="005E0D9C">
        <w:tab/>
      </w:r>
      <w:r w:rsidR="00055DFB">
        <w:t>"</w:t>
      </w:r>
      <w:r w:rsidRPr="00BD254C">
        <w:rPr>
          <w:i/>
        </w:rPr>
        <w:t>Operating tell</w:t>
      </w:r>
      <w:r w:rsidRPr="00BD254C">
        <w:rPr>
          <w:i/>
        </w:rPr>
        <w:noBreakHyphen/>
        <w:t>tale</w:t>
      </w:r>
      <w:r w:rsidR="00055DFB">
        <w:t>"</w:t>
      </w:r>
      <w:r w:rsidRPr="005E0D9C">
        <w:t xml:space="preserve"> means a visual or auditory signal (or any equivalent signal) indicating that a device has been switched on and is operating correctly or not</w:t>
      </w:r>
      <w:r w:rsidR="00C5120F">
        <w:t>.</w:t>
      </w:r>
    </w:p>
    <w:p w:rsidR="005E0D9C" w:rsidRPr="005E0D9C" w:rsidRDefault="005E0D9C" w:rsidP="005E0D9C">
      <w:pPr>
        <w:pStyle w:val="para"/>
      </w:pPr>
      <w:r w:rsidRPr="005E0D9C">
        <w:t>2.19.</w:t>
      </w:r>
      <w:r w:rsidRPr="005E0D9C">
        <w:tab/>
      </w:r>
      <w:r w:rsidR="00055DFB">
        <w:t>"</w:t>
      </w:r>
      <w:r w:rsidRPr="00BD254C">
        <w:rPr>
          <w:i/>
        </w:rPr>
        <w:t>Closed</w:t>
      </w:r>
      <w:r w:rsidRPr="00BD254C">
        <w:rPr>
          <w:i/>
        </w:rPr>
        <w:noBreakHyphen/>
        <w:t>circuit tell</w:t>
      </w:r>
      <w:r w:rsidRPr="00BD254C">
        <w:rPr>
          <w:i/>
        </w:rPr>
        <w:noBreakHyphen/>
        <w:t>tale</w:t>
      </w:r>
      <w:r w:rsidR="00055DFB">
        <w:t>"</w:t>
      </w:r>
      <w:r w:rsidRPr="005E0D9C">
        <w:t xml:space="preserve"> means a visual (or any equivalent signal) indicating that a device has been switched on, but not indicating whether it is operating correctly or not</w:t>
      </w:r>
      <w:r w:rsidR="00C5120F">
        <w:t>.</w:t>
      </w:r>
    </w:p>
    <w:p w:rsidR="005E0D9C" w:rsidRPr="005E0D9C" w:rsidRDefault="005E0D9C" w:rsidP="005E0D9C">
      <w:pPr>
        <w:pStyle w:val="para"/>
      </w:pPr>
      <w:r w:rsidRPr="005E0D9C">
        <w:t>2.20.</w:t>
      </w:r>
      <w:r w:rsidRPr="005E0D9C">
        <w:tab/>
      </w:r>
      <w:r w:rsidR="00055DFB">
        <w:t>"</w:t>
      </w:r>
      <w:r w:rsidRPr="00BD254C">
        <w:rPr>
          <w:i/>
        </w:rPr>
        <w:t>Optional lamp</w:t>
      </w:r>
      <w:r w:rsidR="00055DFB">
        <w:t>"</w:t>
      </w:r>
      <w:r w:rsidRPr="005E0D9C">
        <w:t xml:space="preserve"> means a lamp, the installation of which is left to the discretion of the manufacturer</w:t>
      </w:r>
      <w:r w:rsidR="00C5120F">
        <w:t>.</w:t>
      </w:r>
    </w:p>
    <w:p w:rsidR="005E0D9C" w:rsidRPr="005E0D9C" w:rsidRDefault="005E0D9C" w:rsidP="005E0D9C">
      <w:pPr>
        <w:pStyle w:val="para"/>
      </w:pPr>
      <w:r w:rsidRPr="005E0D9C">
        <w:t>2.21.</w:t>
      </w:r>
      <w:r w:rsidRPr="005E0D9C">
        <w:tab/>
      </w:r>
      <w:r w:rsidR="00055DFB">
        <w:t>"</w:t>
      </w:r>
      <w:r w:rsidRPr="00BD254C">
        <w:rPr>
          <w:i/>
        </w:rPr>
        <w:t>Ground</w:t>
      </w:r>
      <w:r w:rsidR="00055DFB">
        <w:t>"</w:t>
      </w:r>
      <w:r w:rsidRPr="005E0D9C">
        <w:t xml:space="preserve"> means the surface on which the vehicle stands which should be substantially horizontal</w:t>
      </w:r>
      <w:r w:rsidR="00C5120F">
        <w:t>.</w:t>
      </w:r>
    </w:p>
    <w:p w:rsidR="005E0D9C" w:rsidRPr="005E0D9C" w:rsidRDefault="005E0D9C" w:rsidP="005E0D9C">
      <w:pPr>
        <w:pStyle w:val="para"/>
      </w:pPr>
      <w:r w:rsidRPr="005E0D9C">
        <w:t>2.22.</w:t>
      </w:r>
      <w:r w:rsidRPr="005E0D9C">
        <w:tab/>
      </w:r>
      <w:r w:rsidR="00055DFB">
        <w:t>"</w:t>
      </w:r>
      <w:r w:rsidRPr="00BD254C">
        <w:rPr>
          <w:i/>
        </w:rPr>
        <w:t>Movable components</w:t>
      </w:r>
      <w:r w:rsidR="00055DFB">
        <w:t>"</w:t>
      </w:r>
      <w:r w:rsidRPr="005E0D9C">
        <w:t xml:space="preserve"> of the vehicle mean those body panels or other vehicle parts the position(s) of which can be changed by tilting, rotating or sliding without the use of tools. They do not include tiltable driver cabs of trucks</w:t>
      </w:r>
      <w:r w:rsidR="00C5120F">
        <w:t>.</w:t>
      </w:r>
    </w:p>
    <w:p w:rsidR="005E0D9C" w:rsidRDefault="005E0D9C" w:rsidP="005E0D9C">
      <w:pPr>
        <w:pStyle w:val="para"/>
      </w:pPr>
      <w:r w:rsidRPr="005E0D9C">
        <w:t>2.23.</w:t>
      </w:r>
      <w:r w:rsidRPr="005E0D9C">
        <w:tab/>
      </w:r>
      <w:r w:rsidR="00055DFB">
        <w:t>"</w:t>
      </w:r>
      <w:r w:rsidRPr="00BD254C">
        <w:rPr>
          <w:i/>
        </w:rPr>
        <w:t>Normal position of use of a movable component</w:t>
      </w:r>
      <w:r w:rsidR="00055DFB">
        <w:t>"</w:t>
      </w:r>
      <w:r w:rsidRPr="005E0D9C">
        <w:t xml:space="preserve"> means the position(s) of a movable component specified by the vehicle manufacturer for the normal condition of use and the park condition of the vehicle</w:t>
      </w:r>
      <w:r w:rsidR="00C5120F">
        <w:t>.</w:t>
      </w:r>
    </w:p>
    <w:p w:rsidR="005E0D9C" w:rsidRPr="005E0D9C" w:rsidRDefault="005E0D9C" w:rsidP="005E0D9C">
      <w:pPr>
        <w:pStyle w:val="para"/>
      </w:pPr>
      <w:r w:rsidRPr="005E0D9C">
        <w:t>2.24.</w:t>
      </w:r>
      <w:r w:rsidRPr="005E0D9C">
        <w:tab/>
      </w:r>
      <w:r w:rsidR="00055DFB">
        <w:t>"</w:t>
      </w:r>
      <w:r w:rsidRPr="00BD254C">
        <w:rPr>
          <w:i/>
        </w:rPr>
        <w:t>Normal condition of use of a vehicle</w:t>
      </w:r>
      <w:r w:rsidR="00055DFB">
        <w:t>"</w:t>
      </w:r>
      <w:r w:rsidRPr="005E0D9C">
        <w:t xml:space="preserve"> means: </w:t>
      </w:r>
    </w:p>
    <w:p w:rsidR="005E0D9C" w:rsidRPr="005E0D9C" w:rsidRDefault="005E0D9C" w:rsidP="005E0D9C">
      <w:pPr>
        <w:pStyle w:val="para"/>
      </w:pPr>
      <w:r w:rsidRPr="005E0D9C">
        <w:t>2.24.1.</w:t>
      </w:r>
      <w:r w:rsidRPr="005E0D9C">
        <w:tab/>
        <w:t>For a motor vehicle, when the vehicle is ready to move with its propulsion engine running and its movable components in the normal position(s) as defined in paragraph 2.23.;</w:t>
      </w:r>
    </w:p>
    <w:p w:rsidR="005E0D9C" w:rsidRPr="005E0D9C" w:rsidRDefault="005E0D9C" w:rsidP="005E0D9C">
      <w:pPr>
        <w:pStyle w:val="para"/>
      </w:pPr>
      <w:r w:rsidRPr="005E0D9C">
        <w:t>2.24.2.</w:t>
      </w:r>
      <w:r w:rsidRPr="005E0D9C">
        <w:tab/>
        <w:t>And for a trailer, when the trailer is connected to a drawing motor vehicle in the conditions as prescribed in paragraph 2.24.1. and its movable components are in the normal position(s) as defined in paragraph 2.23.</w:t>
      </w:r>
    </w:p>
    <w:p w:rsidR="005E0D9C" w:rsidRPr="005E0D9C" w:rsidRDefault="005E0D9C" w:rsidP="005E0D9C">
      <w:pPr>
        <w:pStyle w:val="para"/>
      </w:pPr>
      <w:r w:rsidRPr="005E0D9C">
        <w:t>2.25.</w:t>
      </w:r>
      <w:r w:rsidRPr="005E0D9C">
        <w:tab/>
      </w:r>
      <w:r w:rsidR="00055DFB">
        <w:t>"</w:t>
      </w:r>
      <w:r w:rsidRPr="00BD254C">
        <w:rPr>
          <w:i/>
        </w:rPr>
        <w:t>Park condition of a vehicle</w:t>
      </w:r>
      <w:r w:rsidR="00055DFB">
        <w:t>"</w:t>
      </w:r>
      <w:r w:rsidRPr="005E0D9C">
        <w:t xml:space="preserve"> means:</w:t>
      </w:r>
    </w:p>
    <w:p w:rsidR="005E0D9C" w:rsidRPr="005E0D9C" w:rsidRDefault="005E0D9C" w:rsidP="005E0D9C">
      <w:pPr>
        <w:pStyle w:val="para"/>
      </w:pPr>
      <w:r w:rsidRPr="005E0D9C">
        <w:t>2.25.1</w:t>
      </w:r>
      <w:r w:rsidRPr="005E0D9C">
        <w:tab/>
        <w:t>For a motor vehicle, when the vehicle is at standstill and its propulsion engine is not running and its movable components are in the normal position(s) as defined in paragraph 2.23.;</w:t>
      </w:r>
    </w:p>
    <w:p w:rsidR="005E0D9C" w:rsidRPr="005E0D9C" w:rsidRDefault="005E0D9C" w:rsidP="005E0D9C">
      <w:pPr>
        <w:pStyle w:val="para"/>
      </w:pPr>
      <w:r w:rsidRPr="005E0D9C">
        <w:t>2.25.2.</w:t>
      </w:r>
      <w:r w:rsidRPr="005E0D9C">
        <w:tab/>
        <w:t>And for a trailer, when the trailer is connected to a drawing motor vehicle in the condition as described in paragraph 2.25.1. and its movable components are in the normal position(s) as defined in paragraph 2.23.</w:t>
      </w:r>
    </w:p>
    <w:p w:rsidR="005E0D9C" w:rsidRPr="005E0D9C" w:rsidRDefault="005E0D9C" w:rsidP="005E0D9C">
      <w:pPr>
        <w:pStyle w:val="para"/>
      </w:pPr>
      <w:r w:rsidRPr="005E0D9C">
        <w:t>2.26.</w:t>
      </w:r>
      <w:r w:rsidRPr="005E0D9C">
        <w:tab/>
      </w:r>
      <w:r w:rsidR="00055DFB">
        <w:t>"</w:t>
      </w:r>
      <w:r w:rsidRPr="00BD254C">
        <w:rPr>
          <w:i/>
        </w:rPr>
        <w:t>Bend lighting</w:t>
      </w:r>
      <w:r w:rsidR="00055DFB">
        <w:t>"</w:t>
      </w:r>
      <w:r w:rsidRPr="005E0D9C">
        <w:t xml:space="preserve"> means a lighting function to provide enhanced illumination in bends.</w:t>
      </w:r>
    </w:p>
    <w:p w:rsidR="005E0D9C" w:rsidRPr="005E0D9C" w:rsidRDefault="005E0D9C" w:rsidP="005E0D9C">
      <w:pPr>
        <w:pStyle w:val="para"/>
      </w:pPr>
      <w:r w:rsidRPr="005E0D9C">
        <w:t>2.27.</w:t>
      </w:r>
      <w:r w:rsidRPr="005E0D9C">
        <w:tab/>
      </w:r>
      <w:r w:rsidR="00055DFB">
        <w:t>"</w:t>
      </w:r>
      <w:r w:rsidRPr="00BD254C">
        <w:rPr>
          <w:i/>
        </w:rPr>
        <w:t>Pair</w:t>
      </w:r>
      <w:r w:rsidR="00055DFB">
        <w:t>"</w:t>
      </w:r>
      <w:r w:rsidRPr="005E0D9C">
        <w:t xml:space="preserve"> means the set of lamps of the same function on the left- and right-hand side of the vehicle</w:t>
      </w:r>
      <w:r w:rsidR="00C5120F">
        <w:t>.</w:t>
      </w:r>
    </w:p>
    <w:p w:rsidR="005E0D9C" w:rsidRPr="005E0D9C" w:rsidRDefault="005E0D9C" w:rsidP="005E0D9C">
      <w:pPr>
        <w:pStyle w:val="para"/>
      </w:pPr>
      <w:r w:rsidRPr="005E0D9C">
        <w:t>2.27.1.</w:t>
      </w:r>
      <w:r w:rsidRPr="005E0D9C">
        <w:tab/>
      </w:r>
      <w:r w:rsidR="00055DFB">
        <w:t>"</w:t>
      </w:r>
      <w:r w:rsidRPr="00BD254C">
        <w:rPr>
          <w:i/>
        </w:rPr>
        <w:t>Matched pair</w:t>
      </w:r>
      <w:r w:rsidR="00055DFB">
        <w:t>"</w:t>
      </w:r>
      <w:r w:rsidRPr="005E0D9C">
        <w:t xml:space="preserve"> means the set of lamps of the same function on the left- and right-hand side of the vehicle, which, as a pair, complies with the photometric requirements. </w:t>
      </w:r>
    </w:p>
    <w:p w:rsidR="005E0D9C" w:rsidRPr="005E0D9C" w:rsidRDefault="005E0D9C" w:rsidP="005E0D9C">
      <w:pPr>
        <w:pStyle w:val="para"/>
      </w:pPr>
      <w:r w:rsidRPr="005E0D9C">
        <w:t>2.28.</w:t>
      </w:r>
      <w:r w:rsidRPr="005E0D9C">
        <w:tab/>
      </w:r>
      <w:r w:rsidR="00055DFB">
        <w:t>"</w:t>
      </w:r>
      <w:r w:rsidRPr="00BD254C">
        <w:rPr>
          <w:i/>
        </w:rPr>
        <w:t>Emergency stop signal</w:t>
      </w:r>
      <w:r w:rsidR="00055DFB">
        <w:t>"</w:t>
      </w:r>
      <w:r w:rsidRPr="005E0D9C">
        <w:t xml:space="preserve"> means a signal to indicate to other road users to the rear of the vehicle that a high retardation force has been applied to the vehicle relative to the prevailing road conditions.</w:t>
      </w:r>
    </w:p>
    <w:p w:rsidR="005E0D9C" w:rsidRPr="005E0D9C" w:rsidRDefault="005E0D9C" w:rsidP="00176344">
      <w:pPr>
        <w:pStyle w:val="para"/>
        <w:keepNext/>
        <w:keepLines/>
      </w:pPr>
      <w:r w:rsidRPr="005E0D9C">
        <w:t>2.29.</w:t>
      </w:r>
      <w:r w:rsidRPr="005E0D9C">
        <w:tab/>
      </w:r>
      <w:r w:rsidRPr="00BD254C">
        <w:rPr>
          <w:i/>
        </w:rPr>
        <w:t>Colour of the light emitted from a device</w:t>
      </w:r>
    </w:p>
    <w:p w:rsidR="00034159" w:rsidRPr="00034159" w:rsidRDefault="00034159" w:rsidP="00176344">
      <w:pPr>
        <w:pStyle w:val="para"/>
        <w:keepNext/>
        <w:keepLines/>
      </w:pPr>
      <w:r w:rsidRPr="00034159">
        <w:t>2.29.1.</w:t>
      </w:r>
      <w:r w:rsidRPr="00034159">
        <w:tab/>
      </w:r>
      <w:r w:rsidR="00055DFB">
        <w:t>"</w:t>
      </w:r>
      <w:r w:rsidRPr="00034159">
        <w:rPr>
          <w:i/>
        </w:rPr>
        <w:t>White</w:t>
      </w:r>
      <w:r w:rsidR="00055DFB" w:rsidRPr="00F06BF0">
        <w:t>"</w:t>
      </w:r>
      <w:r w:rsidRPr="00034159">
        <w:t xml:space="preserve"> means the</w:t>
      </w:r>
      <w:r w:rsidR="009A2FA3">
        <w:t xml:space="preserve"> chromaticity coordinates (x,y)</w:t>
      </w:r>
      <w:r w:rsidR="009A2FA3">
        <w:rPr>
          <w:rStyle w:val="a3"/>
        </w:rPr>
        <w:footnoteReference w:id="6"/>
      </w:r>
      <w:r w:rsidRPr="00034159">
        <w:t xml:space="preserve"> of the light emitted that lie inside the chromaticity areas defined by the boundaries:</w:t>
      </w:r>
    </w:p>
    <w:tbl>
      <w:tblPr>
        <w:tblW w:w="6144" w:type="dxa"/>
        <w:tblInd w:w="2376" w:type="dxa"/>
        <w:tblLook w:val="0000" w:firstRow="0" w:lastRow="0" w:firstColumn="0" w:lastColumn="0" w:noHBand="0" w:noVBand="0"/>
      </w:tblPr>
      <w:tblGrid>
        <w:gridCol w:w="1096"/>
        <w:gridCol w:w="2924"/>
        <w:gridCol w:w="2124"/>
      </w:tblGrid>
      <w:tr w:rsidR="008F7832" w:rsidRPr="008F7832" w:rsidTr="00B00CA4">
        <w:trPr>
          <w:cantSplit/>
        </w:trPr>
        <w:tc>
          <w:tcPr>
            <w:tcW w:w="1096" w:type="dxa"/>
          </w:tcPr>
          <w:p w:rsidR="008F7832" w:rsidRPr="008F7832" w:rsidRDefault="008F7832" w:rsidP="008F7832">
            <w:pPr>
              <w:suppressAutoHyphens w:val="0"/>
              <w:spacing w:line="240" w:lineRule="auto"/>
              <w:rPr>
                <w:vertAlign w:val="subscript"/>
              </w:rPr>
            </w:pPr>
            <w:r w:rsidRPr="008F7832">
              <w:t>W</w:t>
            </w:r>
            <w:r w:rsidRPr="008F7832">
              <w:rPr>
                <w:vertAlign w:val="subscript"/>
              </w:rPr>
              <w:t>12</w:t>
            </w:r>
          </w:p>
        </w:tc>
        <w:tc>
          <w:tcPr>
            <w:tcW w:w="2924" w:type="dxa"/>
          </w:tcPr>
          <w:p w:rsidR="008F7832" w:rsidRPr="008F7832" w:rsidRDefault="004C5076" w:rsidP="008F7832">
            <w:pPr>
              <w:keepNext/>
              <w:suppressAutoHyphens w:val="0"/>
              <w:spacing w:line="240" w:lineRule="auto"/>
            </w:pPr>
            <w:r>
              <w:t>green boundary</w:t>
            </w:r>
          </w:p>
        </w:tc>
        <w:tc>
          <w:tcPr>
            <w:tcW w:w="2124" w:type="dxa"/>
          </w:tcPr>
          <w:p w:rsidR="008F7832" w:rsidRPr="008F7832" w:rsidRDefault="008F7832" w:rsidP="008F7832">
            <w:pPr>
              <w:keepNext/>
              <w:suppressAutoHyphens w:val="0"/>
              <w:spacing w:line="240" w:lineRule="auto"/>
            </w:pPr>
            <w:r w:rsidRPr="008F7832">
              <w:t>y = 0.150 + 0.640 x</w:t>
            </w:r>
          </w:p>
        </w:tc>
      </w:tr>
      <w:tr w:rsidR="008F7832" w:rsidRPr="008F7832" w:rsidTr="00B00CA4">
        <w:trPr>
          <w:cantSplit/>
        </w:trPr>
        <w:tc>
          <w:tcPr>
            <w:tcW w:w="1096" w:type="dxa"/>
          </w:tcPr>
          <w:p w:rsidR="008F7832" w:rsidRPr="008F7832" w:rsidRDefault="008F7832" w:rsidP="008F7832">
            <w:pPr>
              <w:suppressAutoHyphens w:val="0"/>
              <w:spacing w:line="240" w:lineRule="auto"/>
              <w:rPr>
                <w:vertAlign w:val="subscript"/>
              </w:rPr>
            </w:pPr>
            <w:r w:rsidRPr="008F7832">
              <w:t>W</w:t>
            </w:r>
            <w:r w:rsidRPr="008F7832">
              <w:rPr>
                <w:vertAlign w:val="subscript"/>
              </w:rPr>
              <w:t>23</w:t>
            </w:r>
          </w:p>
        </w:tc>
        <w:tc>
          <w:tcPr>
            <w:tcW w:w="2924" w:type="dxa"/>
          </w:tcPr>
          <w:p w:rsidR="008F7832" w:rsidRPr="008F7832" w:rsidRDefault="004C5076" w:rsidP="008F7832">
            <w:pPr>
              <w:keepNext/>
              <w:suppressAutoHyphens w:val="0"/>
              <w:spacing w:line="240" w:lineRule="auto"/>
            </w:pPr>
            <w:r>
              <w:t>yellowish green boundary</w:t>
            </w:r>
          </w:p>
        </w:tc>
        <w:tc>
          <w:tcPr>
            <w:tcW w:w="2124" w:type="dxa"/>
          </w:tcPr>
          <w:p w:rsidR="008F7832" w:rsidRPr="008F7832" w:rsidRDefault="008F7832" w:rsidP="008F7832">
            <w:pPr>
              <w:keepNext/>
              <w:suppressAutoHyphens w:val="0"/>
              <w:spacing w:line="240" w:lineRule="auto"/>
            </w:pPr>
            <w:r w:rsidRPr="008F7832">
              <w:t>y = 0.440</w:t>
            </w:r>
          </w:p>
        </w:tc>
      </w:tr>
      <w:tr w:rsidR="008F7832" w:rsidRPr="008F7832" w:rsidTr="00B00CA4">
        <w:trPr>
          <w:cantSplit/>
        </w:trPr>
        <w:tc>
          <w:tcPr>
            <w:tcW w:w="1096" w:type="dxa"/>
          </w:tcPr>
          <w:p w:rsidR="008F7832" w:rsidRPr="008F7832" w:rsidRDefault="008F7832" w:rsidP="008F7832">
            <w:pPr>
              <w:suppressAutoHyphens w:val="0"/>
              <w:spacing w:line="240" w:lineRule="auto"/>
              <w:rPr>
                <w:vertAlign w:val="subscript"/>
              </w:rPr>
            </w:pPr>
            <w:r w:rsidRPr="008F7832">
              <w:t>W</w:t>
            </w:r>
            <w:r w:rsidRPr="008F7832">
              <w:rPr>
                <w:vertAlign w:val="subscript"/>
              </w:rPr>
              <w:t>34</w:t>
            </w:r>
          </w:p>
        </w:tc>
        <w:tc>
          <w:tcPr>
            <w:tcW w:w="2924" w:type="dxa"/>
          </w:tcPr>
          <w:p w:rsidR="008F7832" w:rsidRPr="008F7832" w:rsidRDefault="004C5076" w:rsidP="008F7832">
            <w:pPr>
              <w:keepNext/>
              <w:suppressAutoHyphens w:val="0"/>
              <w:spacing w:line="240" w:lineRule="auto"/>
            </w:pPr>
            <w:r>
              <w:t>yellow boundary</w:t>
            </w:r>
          </w:p>
        </w:tc>
        <w:tc>
          <w:tcPr>
            <w:tcW w:w="2124" w:type="dxa"/>
          </w:tcPr>
          <w:p w:rsidR="008F7832" w:rsidRPr="008F7832" w:rsidRDefault="008F7832" w:rsidP="008F7832">
            <w:pPr>
              <w:keepNext/>
              <w:suppressAutoHyphens w:val="0"/>
              <w:spacing w:line="240" w:lineRule="auto"/>
            </w:pPr>
            <w:r w:rsidRPr="008F7832">
              <w:t>x = 0.500</w:t>
            </w:r>
          </w:p>
        </w:tc>
      </w:tr>
      <w:tr w:rsidR="008F7832" w:rsidRPr="008F7832" w:rsidTr="00B00CA4">
        <w:trPr>
          <w:cantSplit/>
        </w:trPr>
        <w:tc>
          <w:tcPr>
            <w:tcW w:w="1096" w:type="dxa"/>
          </w:tcPr>
          <w:p w:rsidR="008F7832" w:rsidRPr="008F7832" w:rsidRDefault="008F7832" w:rsidP="008F7832">
            <w:pPr>
              <w:suppressAutoHyphens w:val="0"/>
              <w:spacing w:line="240" w:lineRule="auto"/>
              <w:rPr>
                <w:vertAlign w:val="subscript"/>
              </w:rPr>
            </w:pPr>
            <w:r w:rsidRPr="008F7832">
              <w:t>W</w:t>
            </w:r>
            <w:r w:rsidRPr="008F7832">
              <w:rPr>
                <w:vertAlign w:val="subscript"/>
              </w:rPr>
              <w:t>45</w:t>
            </w:r>
          </w:p>
        </w:tc>
        <w:tc>
          <w:tcPr>
            <w:tcW w:w="2924" w:type="dxa"/>
          </w:tcPr>
          <w:p w:rsidR="008F7832" w:rsidRPr="008F7832" w:rsidRDefault="008F7832" w:rsidP="008F7832">
            <w:pPr>
              <w:keepNext/>
              <w:suppressAutoHyphens w:val="0"/>
              <w:spacing w:line="240" w:lineRule="auto"/>
            </w:pPr>
            <w:r w:rsidRPr="008F7832">
              <w:t>reddish pu</w:t>
            </w:r>
            <w:r w:rsidR="004C5076">
              <w:t>rple boundary</w:t>
            </w:r>
          </w:p>
        </w:tc>
        <w:tc>
          <w:tcPr>
            <w:tcW w:w="2124" w:type="dxa"/>
          </w:tcPr>
          <w:p w:rsidR="008F7832" w:rsidRPr="008F7832" w:rsidRDefault="008F7832" w:rsidP="008F7832">
            <w:pPr>
              <w:keepNext/>
              <w:suppressAutoHyphens w:val="0"/>
              <w:spacing w:line="240" w:lineRule="auto"/>
            </w:pPr>
            <w:r w:rsidRPr="008F7832">
              <w:t>y = 0.382</w:t>
            </w:r>
          </w:p>
        </w:tc>
      </w:tr>
      <w:tr w:rsidR="008F7832" w:rsidRPr="008F7832" w:rsidTr="00B00CA4">
        <w:trPr>
          <w:cantSplit/>
        </w:trPr>
        <w:tc>
          <w:tcPr>
            <w:tcW w:w="1096" w:type="dxa"/>
          </w:tcPr>
          <w:p w:rsidR="008F7832" w:rsidRPr="008F7832" w:rsidRDefault="008F7832" w:rsidP="008F7832">
            <w:pPr>
              <w:suppressAutoHyphens w:val="0"/>
              <w:spacing w:line="240" w:lineRule="auto"/>
              <w:rPr>
                <w:vertAlign w:val="subscript"/>
              </w:rPr>
            </w:pPr>
            <w:r w:rsidRPr="008F7832">
              <w:t>W</w:t>
            </w:r>
            <w:r w:rsidRPr="008F7832">
              <w:rPr>
                <w:vertAlign w:val="subscript"/>
              </w:rPr>
              <w:t>56</w:t>
            </w:r>
          </w:p>
        </w:tc>
        <w:tc>
          <w:tcPr>
            <w:tcW w:w="2924" w:type="dxa"/>
          </w:tcPr>
          <w:p w:rsidR="008F7832" w:rsidRPr="008F7832" w:rsidRDefault="004C5076" w:rsidP="008F7832">
            <w:pPr>
              <w:keepNext/>
              <w:suppressAutoHyphens w:val="0"/>
              <w:spacing w:line="240" w:lineRule="auto"/>
            </w:pPr>
            <w:r>
              <w:t>purple boundary</w:t>
            </w:r>
          </w:p>
        </w:tc>
        <w:tc>
          <w:tcPr>
            <w:tcW w:w="2124" w:type="dxa"/>
          </w:tcPr>
          <w:p w:rsidR="008F7832" w:rsidRPr="008F7832" w:rsidRDefault="008F7832" w:rsidP="008F7832">
            <w:pPr>
              <w:keepNext/>
              <w:suppressAutoHyphens w:val="0"/>
              <w:spacing w:line="240" w:lineRule="auto"/>
            </w:pPr>
            <w:r w:rsidRPr="008F7832">
              <w:t>y = 0.050 + 0.750 x</w:t>
            </w:r>
          </w:p>
        </w:tc>
      </w:tr>
      <w:tr w:rsidR="008F7832" w:rsidRPr="008F7832" w:rsidTr="00B00CA4">
        <w:trPr>
          <w:cantSplit/>
        </w:trPr>
        <w:tc>
          <w:tcPr>
            <w:tcW w:w="1096" w:type="dxa"/>
          </w:tcPr>
          <w:p w:rsidR="008F7832" w:rsidRPr="008F7832" w:rsidRDefault="008F7832" w:rsidP="008F7832">
            <w:pPr>
              <w:suppressAutoHyphens w:val="0"/>
              <w:spacing w:line="240" w:lineRule="auto"/>
              <w:rPr>
                <w:vertAlign w:val="subscript"/>
              </w:rPr>
            </w:pPr>
            <w:r w:rsidRPr="008F7832">
              <w:t>W</w:t>
            </w:r>
            <w:r w:rsidRPr="008F7832">
              <w:rPr>
                <w:vertAlign w:val="subscript"/>
              </w:rPr>
              <w:t>61</w:t>
            </w:r>
          </w:p>
        </w:tc>
        <w:tc>
          <w:tcPr>
            <w:tcW w:w="2924" w:type="dxa"/>
          </w:tcPr>
          <w:p w:rsidR="008F7832" w:rsidRPr="008F7832" w:rsidRDefault="004C5076" w:rsidP="008F7832">
            <w:pPr>
              <w:keepNext/>
              <w:suppressAutoHyphens w:val="0"/>
              <w:spacing w:line="240" w:lineRule="auto"/>
            </w:pPr>
            <w:r>
              <w:t>blue boundary</w:t>
            </w:r>
          </w:p>
        </w:tc>
        <w:tc>
          <w:tcPr>
            <w:tcW w:w="2124" w:type="dxa"/>
          </w:tcPr>
          <w:p w:rsidR="008F7832" w:rsidRPr="008F7832" w:rsidRDefault="008F7832" w:rsidP="008F7832">
            <w:pPr>
              <w:keepNext/>
              <w:suppressAutoHyphens w:val="0"/>
              <w:spacing w:line="240" w:lineRule="auto"/>
            </w:pPr>
            <w:r w:rsidRPr="008F7832">
              <w:t>x = 0.310</w:t>
            </w:r>
          </w:p>
        </w:tc>
      </w:tr>
    </w:tbl>
    <w:p w:rsidR="00F20E0F" w:rsidRDefault="008F7832" w:rsidP="00330372">
      <w:pPr>
        <w:pStyle w:val="para"/>
        <w:spacing w:before="120"/>
        <w:ind w:firstLine="0"/>
      </w:pPr>
      <w:r w:rsidRPr="008F7832">
        <w:t>With intersection points:</w:t>
      </w:r>
    </w:p>
    <w:tbl>
      <w:tblPr>
        <w:tblW w:w="0" w:type="auto"/>
        <w:tblInd w:w="23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4"/>
        <w:gridCol w:w="2835"/>
        <w:gridCol w:w="2126"/>
      </w:tblGrid>
      <w:tr w:rsidR="00330372" w:rsidRPr="00330372" w:rsidTr="00B00CA4">
        <w:trPr>
          <w:cantSplit/>
        </w:trPr>
        <w:tc>
          <w:tcPr>
            <w:tcW w:w="1134" w:type="dxa"/>
            <w:tcBorders>
              <w:top w:val="nil"/>
              <w:left w:val="nil"/>
              <w:bottom w:val="nil"/>
              <w:right w:val="nil"/>
            </w:tcBorders>
          </w:tcPr>
          <w:p w:rsidR="00330372" w:rsidRPr="00330372" w:rsidRDefault="00330372" w:rsidP="00330372">
            <w:pPr>
              <w:suppressAutoHyphens w:val="0"/>
              <w:spacing w:line="240" w:lineRule="auto"/>
              <w:jc w:val="center"/>
            </w:pPr>
          </w:p>
        </w:tc>
        <w:tc>
          <w:tcPr>
            <w:tcW w:w="2835" w:type="dxa"/>
            <w:tcBorders>
              <w:top w:val="nil"/>
              <w:left w:val="nil"/>
              <w:bottom w:val="nil"/>
              <w:right w:val="nil"/>
            </w:tcBorders>
          </w:tcPr>
          <w:p w:rsidR="00330372" w:rsidRPr="00330372" w:rsidRDefault="00330372" w:rsidP="00330372">
            <w:pPr>
              <w:tabs>
                <w:tab w:val="left" w:pos="851"/>
              </w:tabs>
              <w:suppressAutoHyphens w:val="0"/>
              <w:overflowPunct w:val="0"/>
              <w:autoSpaceDE w:val="0"/>
              <w:autoSpaceDN w:val="0"/>
              <w:adjustRightInd w:val="0"/>
              <w:spacing w:line="240" w:lineRule="auto"/>
              <w:ind w:left="260"/>
              <w:textAlignment w:val="baseline"/>
              <w:rPr>
                <w:lang w:eastAsia="cs-CZ"/>
              </w:rPr>
            </w:pPr>
            <w:r w:rsidRPr="00330372">
              <w:rPr>
                <w:lang w:eastAsia="cs-CZ"/>
              </w:rPr>
              <w:t>x</w:t>
            </w:r>
          </w:p>
        </w:tc>
        <w:tc>
          <w:tcPr>
            <w:tcW w:w="2126" w:type="dxa"/>
            <w:tcBorders>
              <w:top w:val="nil"/>
              <w:left w:val="nil"/>
              <w:bottom w:val="nil"/>
              <w:right w:val="nil"/>
            </w:tcBorders>
          </w:tcPr>
          <w:p w:rsidR="00330372" w:rsidRPr="00330372" w:rsidRDefault="00330372" w:rsidP="00330372">
            <w:pPr>
              <w:tabs>
                <w:tab w:val="left" w:pos="851"/>
              </w:tabs>
              <w:suppressAutoHyphens w:val="0"/>
              <w:overflowPunct w:val="0"/>
              <w:autoSpaceDE w:val="0"/>
              <w:autoSpaceDN w:val="0"/>
              <w:adjustRightInd w:val="0"/>
              <w:spacing w:line="240" w:lineRule="auto"/>
              <w:ind w:left="260"/>
              <w:textAlignment w:val="baseline"/>
              <w:rPr>
                <w:lang w:eastAsia="cs-CZ"/>
              </w:rPr>
            </w:pPr>
            <w:r w:rsidRPr="00330372">
              <w:rPr>
                <w:lang w:eastAsia="cs-CZ"/>
              </w:rPr>
              <w:t>y</w:t>
            </w:r>
          </w:p>
        </w:tc>
      </w:tr>
      <w:tr w:rsidR="00330372" w:rsidRPr="00330372" w:rsidTr="00B00CA4">
        <w:trPr>
          <w:cantSplit/>
        </w:trPr>
        <w:tc>
          <w:tcPr>
            <w:tcW w:w="1134" w:type="dxa"/>
            <w:tcBorders>
              <w:top w:val="nil"/>
              <w:left w:val="nil"/>
              <w:bottom w:val="nil"/>
              <w:right w:val="nil"/>
            </w:tcBorders>
          </w:tcPr>
          <w:p w:rsidR="00330372" w:rsidRPr="00330372" w:rsidRDefault="00330372" w:rsidP="00330372">
            <w:pPr>
              <w:suppressAutoHyphens w:val="0"/>
              <w:spacing w:line="240" w:lineRule="auto"/>
            </w:pPr>
            <w:r w:rsidRPr="00330372">
              <w:t>W</w:t>
            </w:r>
            <w:r w:rsidRPr="00330372">
              <w:rPr>
                <w:vertAlign w:val="subscript"/>
              </w:rPr>
              <w:t>1</w:t>
            </w:r>
          </w:p>
        </w:tc>
        <w:tc>
          <w:tcPr>
            <w:tcW w:w="2835" w:type="dxa"/>
            <w:tcBorders>
              <w:top w:val="nil"/>
              <w:left w:val="nil"/>
              <w:bottom w:val="nil"/>
              <w:right w:val="nil"/>
            </w:tcBorders>
          </w:tcPr>
          <w:p w:rsidR="00330372" w:rsidRPr="00330372" w:rsidRDefault="00330372" w:rsidP="00330372">
            <w:pPr>
              <w:suppressAutoHyphens w:val="0"/>
              <w:spacing w:line="240" w:lineRule="auto"/>
            </w:pPr>
            <w:r w:rsidRPr="00330372">
              <w:t>0.310</w:t>
            </w:r>
          </w:p>
        </w:tc>
        <w:tc>
          <w:tcPr>
            <w:tcW w:w="2126" w:type="dxa"/>
            <w:tcBorders>
              <w:top w:val="nil"/>
              <w:left w:val="nil"/>
              <w:bottom w:val="nil"/>
              <w:right w:val="nil"/>
            </w:tcBorders>
          </w:tcPr>
          <w:p w:rsidR="00330372" w:rsidRPr="00330372" w:rsidRDefault="00330372" w:rsidP="00330372">
            <w:pPr>
              <w:suppressAutoHyphens w:val="0"/>
              <w:spacing w:line="240" w:lineRule="auto"/>
            </w:pPr>
            <w:r w:rsidRPr="00330372">
              <w:t>0.348</w:t>
            </w:r>
          </w:p>
        </w:tc>
      </w:tr>
      <w:tr w:rsidR="00330372" w:rsidRPr="00330372" w:rsidTr="00B00CA4">
        <w:trPr>
          <w:cantSplit/>
        </w:trPr>
        <w:tc>
          <w:tcPr>
            <w:tcW w:w="1134" w:type="dxa"/>
            <w:tcBorders>
              <w:top w:val="nil"/>
              <w:left w:val="nil"/>
              <w:bottom w:val="nil"/>
              <w:right w:val="nil"/>
            </w:tcBorders>
          </w:tcPr>
          <w:p w:rsidR="00330372" w:rsidRPr="00330372" w:rsidRDefault="00330372" w:rsidP="00330372">
            <w:pPr>
              <w:suppressAutoHyphens w:val="0"/>
              <w:spacing w:line="240" w:lineRule="auto"/>
              <w:rPr>
                <w:vertAlign w:val="subscript"/>
              </w:rPr>
            </w:pPr>
            <w:r w:rsidRPr="00330372">
              <w:t>W</w:t>
            </w:r>
            <w:r w:rsidRPr="00330372">
              <w:rPr>
                <w:vertAlign w:val="subscript"/>
              </w:rPr>
              <w:t>2</w:t>
            </w:r>
          </w:p>
        </w:tc>
        <w:tc>
          <w:tcPr>
            <w:tcW w:w="2835" w:type="dxa"/>
            <w:tcBorders>
              <w:top w:val="nil"/>
              <w:left w:val="nil"/>
              <w:bottom w:val="nil"/>
              <w:right w:val="nil"/>
            </w:tcBorders>
          </w:tcPr>
          <w:p w:rsidR="00330372" w:rsidRPr="00330372" w:rsidRDefault="00330372" w:rsidP="00330372">
            <w:pPr>
              <w:suppressAutoHyphens w:val="0"/>
              <w:spacing w:line="240" w:lineRule="auto"/>
            </w:pPr>
            <w:r w:rsidRPr="00330372">
              <w:t>0.453</w:t>
            </w:r>
          </w:p>
        </w:tc>
        <w:tc>
          <w:tcPr>
            <w:tcW w:w="2126" w:type="dxa"/>
            <w:tcBorders>
              <w:top w:val="nil"/>
              <w:left w:val="nil"/>
              <w:bottom w:val="nil"/>
              <w:right w:val="nil"/>
            </w:tcBorders>
          </w:tcPr>
          <w:p w:rsidR="00330372" w:rsidRPr="00330372" w:rsidRDefault="00330372" w:rsidP="00330372">
            <w:pPr>
              <w:suppressAutoHyphens w:val="0"/>
              <w:spacing w:line="240" w:lineRule="auto"/>
            </w:pPr>
            <w:r w:rsidRPr="00330372">
              <w:t>0.440</w:t>
            </w:r>
          </w:p>
        </w:tc>
      </w:tr>
      <w:tr w:rsidR="00330372" w:rsidRPr="00330372" w:rsidTr="00B00CA4">
        <w:trPr>
          <w:cantSplit/>
        </w:trPr>
        <w:tc>
          <w:tcPr>
            <w:tcW w:w="1134" w:type="dxa"/>
            <w:tcBorders>
              <w:top w:val="nil"/>
              <w:left w:val="nil"/>
              <w:bottom w:val="nil"/>
              <w:right w:val="nil"/>
            </w:tcBorders>
          </w:tcPr>
          <w:p w:rsidR="00330372" w:rsidRPr="00330372" w:rsidRDefault="00330372" w:rsidP="00330372">
            <w:pPr>
              <w:suppressAutoHyphens w:val="0"/>
              <w:spacing w:line="240" w:lineRule="auto"/>
              <w:rPr>
                <w:vertAlign w:val="subscript"/>
              </w:rPr>
            </w:pPr>
            <w:r w:rsidRPr="00330372">
              <w:t>W</w:t>
            </w:r>
            <w:r w:rsidRPr="00330372">
              <w:rPr>
                <w:vertAlign w:val="subscript"/>
              </w:rPr>
              <w:t>3</w:t>
            </w:r>
          </w:p>
        </w:tc>
        <w:tc>
          <w:tcPr>
            <w:tcW w:w="2835" w:type="dxa"/>
            <w:tcBorders>
              <w:top w:val="nil"/>
              <w:left w:val="nil"/>
              <w:bottom w:val="nil"/>
              <w:right w:val="nil"/>
            </w:tcBorders>
          </w:tcPr>
          <w:p w:rsidR="00330372" w:rsidRPr="00330372" w:rsidRDefault="00330372" w:rsidP="00330372">
            <w:pPr>
              <w:suppressAutoHyphens w:val="0"/>
              <w:spacing w:line="240" w:lineRule="auto"/>
            </w:pPr>
            <w:r w:rsidRPr="00330372">
              <w:t>0.500</w:t>
            </w:r>
          </w:p>
        </w:tc>
        <w:tc>
          <w:tcPr>
            <w:tcW w:w="2126" w:type="dxa"/>
            <w:tcBorders>
              <w:top w:val="nil"/>
              <w:left w:val="nil"/>
              <w:bottom w:val="nil"/>
              <w:right w:val="nil"/>
            </w:tcBorders>
          </w:tcPr>
          <w:p w:rsidR="00330372" w:rsidRPr="00330372" w:rsidRDefault="00330372" w:rsidP="00330372">
            <w:pPr>
              <w:suppressAutoHyphens w:val="0"/>
              <w:spacing w:line="240" w:lineRule="auto"/>
            </w:pPr>
            <w:r w:rsidRPr="00330372">
              <w:t>0.440</w:t>
            </w:r>
          </w:p>
        </w:tc>
      </w:tr>
      <w:tr w:rsidR="00330372" w:rsidRPr="00330372" w:rsidTr="00B00CA4">
        <w:trPr>
          <w:cantSplit/>
        </w:trPr>
        <w:tc>
          <w:tcPr>
            <w:tcW w:w="1134" w:type="dxa"/>
            <w:tcBorders>
              <w:top w:val="nil"/>
              <w:left w:val="nil"/>
              <w:bottom w:val="nil"/>
              <w:right w:val="nil"/>
            </w:tcBorders>
          </w:tcPr>
          <w:p w:rsidR="00330372" w:rsidRPr="00330372" w:rsidRDefault="00330372" w:rsidP="00330372">
            <w:pPr>
              <w:suppressAutoHyphens w:val="0"/>
              <w:spacing w:line="240" w:lineRule="auto"/>
              <w:rPr>
                <w:vertAlign w:val="subscript"/>
              </w:rPr>
            </w:pPr>
            <w:r w:rsidRPr="00330372">
              <w:t>W</w:t>
            </w:r>
            <w:r w:rsidRPr="00330372">
              <w:rPr>
                <w:vertAlign w:val="subscript"/>
              </w:rPr>
              <w:t>4</w:t>
            </w:r>
          </w:p>
        </w:tc>
        <w:tc>
          <w:tcPr>
            <w:tcW w:w="2835" w:type="dxa"/>
            <w:tcBorders>
              <w:top w:val="nil"/>
              <w:left w:val="nil"/>
              <w:bottom w:val="nil"/>
              <w:right w:val="nil"/>
            </w:tcBorders>
          </w:tcPr>
          <w:p w:rsidR="00330372" w:rsidRPr="00330372" w:rsidRDefault="00330372" w:rsidP="00330372">
            <w:pPr>
              <w:suppressAutoHyphens w:val="0"/>
              <w:spacing w:line="240" w:lineRule="auto"/>
            </w:pPr>
            <w:r w:rsidRPr="00330372">
              <w:t>0.500</w:t>
            </w:r>
          </w:p>
        </w:tc>
        <w:tc>
          <w:tcPr>
            <w:tcW w:w="2126" w:type="dxa"/>
            <w:tcBorders>
              <w:top w:val="nil"/>
              <w:left w:val="nil"/>
              <w:bottom w:val="nil"/>
              <w:right w:val="nil"/>
            </w:tcBorders>
          </w:tcPr>
          <w:p w:rsidR="00330372" w:rsidRPr="00330372" w:rsidRDefault="00330372" w:rsidP="00330372">
            <w:pPr>
              <w:suppressAutoHyphens w:val="0"/>
              <w:spacing w:line="240" w:lineRule="auto"/>
            </w:pPr>
            <w:r w:rsidRPr="00330372">
              <w:t>0.382</w:t>
            </w:r>
          </w:p>
        </w:tc>
      </w:tr>
      <w:tr w:rsidR="00330372" w:rsidRPr="00330372" w:rsidTr="00B00CA4">
        <w:trPr>
          <w:cantSplit/>
        </w:trPr>
        <w:tc>
          <w:tcPr>
            <w:tcW w:w="1134" w:type="dxa"/>
            <w:tcBorders>
              <w:top w:val="nil"/>
              <w:left w:val="nil"/>
              <w:bottom w:val="nil"/>
              <w:right w:val="nil"/>
            </w:tcBorders>
          </w:tcPr>
          <w:p w:rsidR="00330372" w:rsidRPr="00330372" w:rsidRDefault="00330372" w:rsidP="00330372">
            <w:pPr>
              <w:suppressAutoHyphens w:val="0"/>
              <w:spacing w:line="240" w:lineRule="auto"/>
              <w:rPr>
                <w:vertAlign w:val="subscript"/>
              </w:rPr>
            </w:pPr>
            <w:r w:rsidRPr="00330372">
              <w:t>W</w:t>
            </w:r>
            <w:r w:rsidRPr="00330372">
              <w:rPr>
                <w:vertAlign w:val="subscript"/>
              </w:rPr>
              <w:t>5</w:t>
            </w:r>
          </w:p>
        </w:tc>
        <w:tc>
          <w:tcPr>
            <w:tcW w:w="2835" w:type="dxa"/>
            <w:tcBorders>
              <w:top w:val="nil"/>
              <w:left w:val="nil"/>
              <w:bottom w:val="nil"/>
              <w:right w:val="nil"/>
            </w:tcBorders>
          </w:tcPr>
          <w:p w:rsidR="00330372" w:rsidRPr="00330372" w:rsidRDefault="00330372" w:rsidP="00330372">
            <w:pPr>
              <w:suppressAutoHyphens w:val="0"/>
              <w:spacing w:line="240" w:lineRule="auto"/>
            </w:pPr>
            <w:r w:rsidRPr="00330372">
              <w:t>0.443</w:t>
            </w:r>
          </w:p>
        </w:tc>
        <w:tc>
          <w:tcPr>
            <w:tcW w:w="2126" w:type="dxa"/>
            <w:tcBorders>
              <w:top w:val="nil"/>
              <w:left w:val="nil"/>
              <w:bottom w:val="nil"/>
              <w:right w:val="nil"/>
            </w:tcBorders>
          </w:tcPr>
          <w:p w:rsidR="00330372" w:rsidRPr="00330372" w:rsidRDefault="00330372" w:rsidP="00330372">
            <w:pPr>
              <w:suppressAutoHyphens w:val="0"/>
              <w:spacing w:line="240" w:lineRule="auto"/>
            </w:pPr>
            <w:r w:rsidRPr="00330372">
              <w:t>0.382</w:t>
            </w:r>
          </w:p>
        </w:tc>
      </w:tr>
      <w:tr w:rsidR="00330372" w:rsidRPr="00330372" w:rsidTr="00B00CA4">
        <w:trPr>
          <w:cantSplit/>
        </w:trPr>
        <w:tc>
          <w:tcPr>
            <w:tcW w:w="1134" w:type="dxa"/>
            <w:tcBorders>
              <w:top w:val="nil"/>
              <w:left w:val="nil"/>
              <w:bottom w:val="nil"/>
              <w:right w:val="nil"/>
            </w:tcBorders>
          </w:tcPr>
          <w:p w:rsidR="00330372" w:rsidRPr="00330372" w:rsidRDefault="00330372" w:rsidP="00330372">
            <w:pPr>
              <w:suppressAutoHyphens w:val="0"/>
              <w:spacing w:line="240" w:lineRule="auto"/>
              <w:rPr>
                <w:vertAlign w:val="subscript"/>
              </w:rPr>
            </w:pPr>
            <w:r w:rsidRPr="00330372">
              <w:t>W</w:t>
            </w:r>
            <w:r w:rsidRPr="00330372">
              <w:rPr>
                <w:vertAlign w:val="subscript"/>
              </w:rPr>
              <w:t>6</w:t>
            </w:r>
          </w:p>
        </w:tc>
        <w:tc>
          <w:tcPr>
            <w:tcW w:w="2835" w:type="dxa"/>
            <w:tcBorders>
              <w:top w:val="nil"/>
              <w:left w:val="nil"/>
              <w:bottom w:val="nil"/>
              <w:right w:val="nil"/>
            </w:tcBorders>
          </w:tcPr>
          <w:p w:rsidR="00330372" w:rsidRPr="00330372" w:rsidRDefault="00330372" w:rsidP="00330372">
            <w:pPr>
              <w:suppressAutoHyphens w:val="0"/>
              <w:spacing w:line="240" w:lineRule="auto"/>
            </w:pPr>
            <w:r w:rsidRPr="00330372">
              <w:t>0.310</w:t>
            </w:r>
          </w:p>
        </w:tc>
        <w:tc>
          <w:tcPr>
            <w:tcW w:w="2126" w:type="dxa"/>
            <w:tcBorders>
              <w:top w:val="nil"/>
              <w:left w:val="nil"/>
              <w:bottom w:val="nil"/>
              <w:right w:val="nil"/>
            </w:tcBorders>
          </w:tcPr>
          <w:p w:rsidR="00330372" w:rsidRPr="00330372" w:rsidRDefault="00330372" w:rsidP="00330372">
            <w:pPr>
              <w:suppressAutoHyphens w:val="0"/>
              <w:spacing w:line="240" w:lineRule="auto"/>
            </w:pPr>
            <w:r w:rsidRPr="00330372">
              <w:t>0.283</w:t>
            </w:r>
          </w:p>
        </w:tc>
      </w:tr>
    </w:tbl>
    <w:p w:rsidR="00330372" w:rsidRPr="00330372" w:rsidRDefault="00330372" w:rsidP="00330372">
      <w:pPr>
        <w:pStyle w:val="para"/>
        <w:spacing w:before="120"/>
      </w:pPr>
      <w:r w:rsidRPr="00330372">
        <w:t>2.29.2.</w:t>
      </w:r>
      <w:r w:rsidRPr="00330372">
        <w:tab/>
      </w:r>
      <w:r w:rsidR="00055DFB">
        <w:t>"</w:t>
      </w:r>
      <w:r w:rsidRPr="00330372">
        <w:rPr>
          <w:i/>
        </w:rPr>
        <w:t>Selective-yellow</w:t>
      </w:r>
      <w:r w:rsidR="00055DFB">
        <w:t>"</w:t>
      </w:r>
      <w:r w:rsidRPr="00330372">
        <w:t xml:space="preserve"> means the</w:t>
      </w:r>
      <w:r w:rsidR="00DF68DA">
        <w:t xml:space="preserve"> chromaticity coordinates (x,y)</w:t>
      </w:r>
      <w:r w:rsidR="00DF68DA" w:rsidRPr="00DF68DA">
        <w:rPr>
          <w:vertAlign w:val="superscript"/>
        </w:rPr>
        <w:t>4</w:t>
      </w:r>
      <w:r w:rsidRPr="00330372">
        <w:t xml:space="preserve"> of the light emitted that lie inside the chromaticity areas defined by the boundaries:</w:t>
      </w:r>
    </w:p>
    <w:tbl>
      <w:tblPr>
        <w:tblW w:w="6249" w:type="dxa"/>
        <w:tblInd w:w="2376" w:type="dxa"/>
        <w:tblLook w:val="0000" w:firstRow="0" w:lastRow="0" w:firstColumn="0" w:lastColumn="0" w:noHBand="0" w:noVBand="0"/>
      </w:tblPr>
      <w:tblGrid>
        <w:gridCol w:w="1113"/>
        <w:gridCol w:w="2966"/>
        <w:gridCol w:w="2170"/>
      </w:tblGrid>
      <w:tr w:rsidR="00330372" w:rsidRPr="00330372" w:rsidTr="00B00CA4">
        <w:tc>
          <w:tcPr>
            <w:tcW w:w="1113" w:type="dxa"/>
          </w:tcPr>
          <w:p w:rsidR="00330372" w:rsidRPr="00330372" w:rsidRDefault="00330372" w:rsidP="00330372">
            <w:pPr>
              <w:suppressAutoHyphens w:val="0"/>
              <w:spacing w:line="240" w:lineRule="auto"/>
              <w:rPr>
                <w:vertAlign w:val="subscript"/>
              </w:rPr>
            </w:pPr>
            <w:r w:rsidRPr="00330372">
              <w:t>SY</w:t>
            </w:r>
            <w:r w:rsidRPr="00330372">
              <w:rPr>
                <w:vertAlign w:val="subscript"/>
              </w:rPr>
              <w:t>12</w:t>
            </w:r>
          </w:p>
        </w:tc>
        <w:tc>
          <w:tcPr>
            <w:tcW w:w="2966" w:type="dxa"/>
          </w:tcPr>
          <w:p w:rsidR="00330372" w:rsidRPr="00330372" w:rsidRDefault="004C5076" w:rsidP="00330372">
            <w:pPr>
              <w:suppressAutoHyphens w:val="0"/>
              <w:spacing w:line="240" w:lineRule="auto"/>
            </w:pPr>
            <w:r>
              <w:t>green boundary</w:t>
            </w:r>
          </w:p>
        </w:tc>
        <w:tc>
          <w:tcPr>
            <w:tcW w:w="2170" w:type="dxa"/>
          </w:tcPr>
          <w:p w:rsidR="00330372" w:rsidRPr="00330372" w:rsidRDefault="00330372" w:rsidP="00330372">
            <w:pPr>
              <w:suppressAutoHyphens w:val="0"/>
              <w:spacing w:line="240" w:lineRule="auto"/>
            </w:pPr>
            <w:r w:rsidRPr="00330372">
              <w:t>y = 1.290 x - 0.100</w:t>
            </w:r>
          </w:p>
        </w:tc>
      </w:tr>
      <w:tr w:rsidR="00330372" w:rsidRPr="00330372" w:rsidTr="00B00CA4">
        <w:tc>
          <w:tcPr>
            <w:tcW w:w="1113" w:type="dxa"/>
          </w:tcPr>
          <w:p w:rsidR="00330372" w:rsidRPr="00330372" w:rsidRDefault="00330372" w:rsidP="00330372">
            <w:pPr>
              <w:suppressAutoHyphens w:val="0"/>
              <w:spacing w:line="240" w:lineRule="auto"/>
            </w:pPr>
            <w:r w:rsidRPr="00330372">
              <w:t>SY</w:t>
            </w:r>
            <w:r w:rsidRPr="00330372">
              <w:rPr>
                <w:vertAlign w:val="subscript"/>
              </w:rPr>
              <w:t>23</w:t>
            </w:r>
          </w:p>
        </w:tc>
        <w:tc>
          <w:tcPr>
            <w:tcW w:w="2966" w:type="dxa"/>
          </w:tcPr>
          <w:p w:rsidR="00330372" w:rsidRPr="00330372" w:rsidRDefault="00330372" w:rsidP="00330372">
            <w:pPr>
              <w:suppressAutoHyphens w:val="0"/>
              <w:spacing w:line="240" w:lineRule="auto"/>
            </w:pPr>
            <w:r w:rsidRPr="00330372">
              <w:t>the spectral locus</w:t>
            </w:r>
          </w:p>
        </w:tc>
        <w:tc>
          <w:tcPr>
            <w:tcW w:w="2170" w:type="dxa"/>
          </w:tcPr>
          <w:p w:rsidR="00330372" w:rsidRPr="00330372" w:rsidRDefault="00330372" w:rsidP="00330372">
            <w:pPr>
              <w:suppressAutoHyphens w:val="0"/>
              <w:spacing w:line="240" w:lineRule="auto"/>
            </w:pPr>
          </w:p>
        </w:tc>
      </w:tr>
      <w:tr w:rsidR="00330372" w:rsidRPr="00330372" w:rsidTr="00B00CA4">
        <w:tc>
          <w:tcPr>
            <w:tcW w:w="1113" w:type="dxa"/>
          </w:tcPr>
          <w:p w:rsidR="00330372" w:rsidRPr="00330372" w:rsidRDefault="00330372" w:rsidP="00330372">
            <w:pPr>
              <w:suppressAutoHyphens w:val="0"/>
              <w:spacing w:line="240" w:lineRule="auto"/>
              <w:rPr>
                <w:vertAlign w:val="subscript"/>
              </w:rPr>
            </w:pPr>
            <w:r w:rsidRPr="00330372">
              <w:t>SY</w:t>
            </w:r>
            <w:r w:rsidRPr="00330372">
              <w:rPr>
                <w:vertAlign w:val="subscript"/>
              </w:rPr>
              <w:t>34</w:t>
            </w:r>
          </w:p>
        </w:tc>
        <w:tc>
          <w:tcPr>
            <w:tcW w:w="2966" w:type="dxa"/>
          </w:tcPr>
          <w:p w:rsidR="00330372" w:rsidRPr="00330372" w:rsidRDefault="004C5076" w:rsidP="00330372">
            <w:pPr>
              <w:suppressAutoHyphens w:val="0"/>
              <w:spacing w:line="240" w:lineRule="auto"/>
            </w:pPr>
            <w:r>
              <w:t>red boundary</w:t>
            </w:r>
          </w:p>
        </w:tc>
        <w:tc>
          <w:tcPr>
            <w:tcW w:w="2170" w:type="dxa"/>
          </w:tcPr>
          <w:p w:rsidR="00330372" w:rsidRPr="00330372" w:rsidRDefault="00330372" w:rsidP="00330372">
            <w:pPr>
              <w:suppressAutoHyphens w:val="0"/>
              <w:spacing w:line="240" w:lineRule="auto"/>
            </w:pPr>
            <w:r w:rsidRPr="00330372">
              <w:t>y = 0.138 + 0.580 x</w:t>
            </w:r>
          </w:p>
        </w:tc>
      </w:tr>
      <w:tr w:rsidR="00330372" w:rsidRPr="00330372" w:rsidTr="00B00CA4">
        <w:tc>
          <w:tcPr>
            <w:tcW w:w="1113" w:type="dxa"/>
          </w:tcPr>
          <w:p w:rsidR="00330372" w:rsidRPr="00330372" w:rsidRDefault="00330372" w:rsidP="00330372">
            <w:pPr>
              <w:suppressAutoHyphens w:val="0"/>
              <w:spacing w:line="240" w:lineRule="auto"/>
            </w:pPr>
            <w:r w:rsidRPr="00330372">
              <w:t>SY</w:t>
            </w:r>
            <w:r w:rsidRPr="00330372">
              <w:rPr>
                <w:vertAlign w:val="subscript"/>
              </w:rPr>
              <w:t>45</w:t>
            </w:r>
          </w:p>
        </w:tc>
        <w:tc>
          <w:tcPr>
            <w:tcW w:w="2966" w:type="dxa"/>
          </w:tcPr>
          <w:p w:rsidR="00330372" w:rsidRPr="00330372" w:rsidRDefault="00330372" w:rsidP="00330372">
            <w:pPr>
              <w:suppressAutoHyphens w:val="0"/>
              <w:spacing w:line="240" w:lineRule="auto"/>
            </w:pPr>
            <w:r w:rsidRPr="00330372">
              <w:t>yellowish w</w:t>
            </w:r>
            <w:r w:rsidR="004C5076">
              <w:t>hite boundary</w:t>
            </w:r>
          </w:p>
        </w:tc>
        <w:tc>
          <w:tcPr>
            <w:tcW w:w="2170" w:type="dxa"/>
          </w:tcPr>
          <w:p w:rsidR="00330372" w:rsidRPr="00330372" w:rsidRDefault="00330372" w:rsidP="00330372">
            <w:pPr>
              <w:suppressAutoHyphens w:val="0"/>
              <w:spacing w:line="240" w:lineRule="auto"/>
            </w:pPr>
            <w:r w:rsidRPr="00330372">
              <w:t>y = 0.440</w:t>
            </w:r>
          </w:p>
        </w:tc>
      </w:tr>
      <w:tr w:rsidR="00330372" w:rsidRPr="00330372" w:rsidTr="00B00CA4">
        <w:tc>
          <w:tcPr>
            <w:tcW w:w="1113" w:type="dxa"/>
          </w:tcPr>
          <w:p w:rsidR="00330372" w:rsidRPr="00330372" w:rsidRDefault="00330372" w:rsidP="00330372">
            <w:pPr>
              <w:suppressAutoHyphens w:val="0"/>
              <w:spacing w:line="240" w:lineRule="auto"/>
              <w:rPr>
                <w:vertAlign w:val="subscript"/>
              </w:rPr>
            </w:pPr>
            <w:r w:rsidRPr="00330372">
              <w:t>SY</w:t>
            </w:r>
            <w:r w:rsidRPr="00330372">
              <w:rPr>
                <w:vertAlign w:val="subscript"/>
              </w:rPr>
              <w:t>51</w:t>
            </w:r>
          </w:p>
        </w:tc>
        <w:tc>
          <w:tcPr>
            <w:tcW w:w="2966" w:type="dxa"/>
          </w:tcPr>
          <w:p w:rsidR="00330372" w:rsidRPr="00330372" w:rsidRDefault="004C5076" w:rsidP="00330372">
            <w:pPr>
              <w:suppressAutoHyphens w:val="0"/>
              <w:spacing w:line="240" w:lineRule="auto"/>
            </w:pPr>
            <w:r>
              <w:t>white boundary</w:t>
            </w:r>
          </w:p>
        </w:tc>
        <w:tc>
          <w:tcPr>
            <w:tcW w:w="2170" w:type="dxa"/>
          </w:tcPr>
          <w:p w:rsidR="00330372" w:rsidRPr="00330372" w:rsidRDefault="00330372" w:rsidP="00330372">
            <w:pPr>
              <w:suppressAutoHyphens w:val="0"/>
              <w:spacing w:line="240" w:lineRule="auto"/>
            </w:pPr>
            <w:r w:rsidRPr="00330372">
              <w:t>y = 0.940 - x</w:t>
            </w:r>
          </w:p>
        </w:tc>
      </w:tr>
    </w:tbl>
    <w:p w:rsidR="008F7832" w:rsidRDefault="00330372" w:rsidP="00C5120F">
      <w:pPr>
        <w:pStyle w:val="para"/>
        <w:keepNext/>
        <w:keepLines/>
        <w:spacing w:before="120"/>
        <w:ind w:firstLine="0"/>
      </w:pPr>
      <w:r w:rsidRPr="00330372">
        <w:t>With intersection points:</w:t>
      </w:r>
    </w:p>
    <w:tbl>
      <w:tblPr>
        <w:tblW w:w="0" w:type="auto"/>
        <w:tblInd w:w="2376" w:type="dxa"/>
        <w:tblLook w:val="0000" w:firstRow="0" w:lastRow="0" w:firstColumn="0" w:lastColumn="0" w:noHBand="0" w:noVBand="0"/>
      </w:tblPr>
      <w:tblGrid>
        <w:gridCol w:w="1134"/>
        <w:gridCol w:w="2977"/>
        <w:gridCol w:w="2126"/>
      </w:tblGrid>
      <w:tr w:rsidR="00330372" w:rsidRPr="00330372" w:rsidTr="00B00CA4">
        <w:tc>
          <w:tcPr>
            <w:tcW w:w="1134" w:type="dxa"/>
          </w:tcPr>
          <w:p w:rsidR="00330372" w:rsidRPr="00330372" w:rsidRDefault="00330372" w:rsidP="00C5120F">
            <w:pPr>
              <w:keepNext/>
              <w:keepLines/>
              <w:suppressAutoHyphens w:val="0"/>
              <w:spacing w:line="240" w:lineRule="auto"/>
            </w:pPr>
          </w:p>
        </w:tc>
        <w:tc>
          <w:tcPr>
            <w:tcW w:w="2977" w:type="dxa"/>
          </w:tcPr>
          <w:p w:rsidR="00330372" w:rsidRPr="00330372" w:rsidRDefault="00330372" w:rsidP="00C5120F">
            <w:pPr>
              <w:keepNext/>
              <w:keepLines/>
              <w:tabs>
                <w:tab w:val="left" w:pos="851"/>
              </w:tabs>
              <w:suppressAutoHyphens w:val="0"/>
              <w:overflowPunct w:val="0"/>
              <w:autoSpaceDE w:val="0"/>
              <w:autoSpaceDN w:val="0"/>
              <w:adjustRightInd w:val="0"/>
              <w:spacing w:line="240" w:lineRule="auto"/>
              <w:ind w:left="260"/>
              <w:textAlignment w:val="baseline"/>
              <w:rPr>
                <w:lang w:eastAsia="cs-CZ"/>
              </w:rPr>
            </w:pPr>
            <w:r w:rsidRPr="00330372">
              <w:rPr>
                <w:lang w:eastAsia="cs-CZ"/>
              </w:rPr>
              <w:t>x</w:t>
            </w:r>
          </w:p>
        </w:tc>
        <w:tc>
          <w:tcPr>
            <w:tcW w:w="2126" w:type="dxa"/>
          </w:tcPr>
          <w:p w:rsidR="00330372" w:rsidRPr="00330372" w:rsidRDefault="00330372" w:rsidP="00C5120F">
            <w:pPr>
              <w:keepNext/>
              <w:keepLines/>
              <w:tabs>
                <w:tab w:val="left" w:pos="851"/>
              </w:tabs>
              <w:suppressAutoHyphens w:val="0"/>
              <w:overflowPunct w:val="0"/>
              <w:autoSpaceDE w:val="0"/>
              <w:autoSpaceDN w:val="0"/>
              <w:adjustRightInd w:val="0"/>
              <w:spacing w:line="240" w:lineRule="auto"/>
              <w:ind w:left="260"/>
              <w:textAlignment w:val="baseline"/>
              <w:rPr>
                <w:lang w:eastAsia="cs-CZ"/>
              </w:rPr>
            </w:pPr>
            <w:r w:rsidRPr="00330372">
              <w:rPr>
                <w:lang w:eastAsia="cs-CZ"/>
              </w:rPr>
              <w:t>y</w:t>
            </w:r>
          </w:p>
        </w:tc>
      </w:tr>
      <w:tr w:rsidR="00330372" w:rsidRPr="00330372" w:rsidTr="00B00CA4">
        <w:tc>
          <w:tcPr>
            <w:tcW w:w="1134" w:type="dxa"/>
          </w:tcPr>
          <w:p w:rsidR="00330372" w:rsidRPr="00330372" w:rsidRDefault="00330372" w:rsidP="00C5120F">
            <w:pPr>
              <w:keepNext/>
              <w:keepLines/>
              <w:suppressAutoHyphens w:val="0"/>
              <w:spacing w:line="240" w:lineRule="auto"/>
              <w:rPr>
                <w:vertAlign w:val="subscript"/>
              </w:rPr>
            </w:pPr>
            <w:r w:rsidRPr="00330372">
              <w:t>SY</w:t>
            </w:r>
            <w:r w:rsidRPr="00330372">
              <w:rPr>
                <w:vertAlign w:val="subscript"/>
              </w:rPr>
              <w:t>1</w:t>
            </w:r>
          </w:p>
        </w:tc>
        <w:tc>
          <w:tcPr>
            <w:tcW w:w="2977" w:type="dxa"/>
          </w:tcPr>
          <w:p w:rsidR="00330372" w:rsidRPr="00330372" w:rsidRDefault="00330372" w:rsidP="00C5120F">
            <w:pPr>
              <w:keepNext/>
              <w:keepLines/>
              <w:suppressAutoHyphens w:val="0"/>
              <w:spacing w:line="240" w:lineRule="auto"/>
            </w:pPr>
            <w:r w:rsidRPr="00330372">
              <w:t>0.454</w:t>
            </w:r>
          </w:p>
        </w:tc>
        <w:tc>
          <w:tcPr>
            <w:tcW w:w="2126" w:type="dxa"/>
          </w:tcPr>
          <w:p w:rsidR="00330372" w:rsidRPr="00330372" w:rsidRDefault="00330372" w:rsidP="00C5120F">
            <w:pPr>
              <w:keepNext/>
              <w:keepLines/>
              <w:suppressAutoHyphens w:val="0"/>
              <w:spacing w:line="240" w:lineRule="auto"/>
            </w:pPr>
            <w:r w:rsidRPr="00330372">
              <w:t>0.486</w:t>
            </w:r>
          </w:p>
        </w:tc>
      </w:tr>
      <w:tr w:rsidR="00330372" w:rsidRPr="00330372" w:rsidTr="00B00CA4">
        <w:tc>
          <w:tcPr>
            <w:tcW w:w="1134" w:type="dxa"/>
          </w:tcPr>
          <w:p w:rsidR="00330372" w:rsidRPr="00330372" w:rsidRDefault="00330372" w:rsidP="00C5120F">
            <w:pPr>
              <w:keepNext/>
              <w:keepLines/>
              <w:suppressAutoHyphens w:val="0"/>
              <w:spacing w:line="240" w:lineRule="auto"/>
              <w:rPr>
                <w:vertAlign w:val="subscript"/>
              </w:rPr>
            </w:pPr>
            <w:r w:rsidRPr="00330372">
              <w:t>SY</w:t>
            </w:r>
            <w:r w:rsidRPr="00330372">
              <w:rPr>
                <w:vertAlign w:val="subscript"/>
              </w:rPr>
              <w:t>2</w:t>
            </w:r>
          </w:p>
        </w:tc>
        <w:tc>
          <w:tcPr>
            <w:tcW w:w="2977" w:type="dxa"/>
          </w:tcPr>
          <w:p w:rsidR="00330372" w:rsidRPr="00330372" w:rsidRDefault="00330372" w:rsidP="00C5120F">
            <w:pPr>
              <w:keepNext/>
              <w:keepLines/>
              <w:suppressAutoHyphens w:val="0"/>
              <w:spacing w:line="240" w:lineRule="auto"/>
            </w:pPr>
            <w:r w:rsidRPr="00330372">
              <w:t>0.480</w:t>
            </w:r>
          </w:p>
        </w:tc>
        <w:tc>
          <w:tcPr>
            <w:tcW w:w="2126" w:type="dxa"/>
          </w:tcPr>
          <w:p w:rsidR="00330372" w:rsidRPr="00330372" w:rsidRDefault="00330372" w:rsidP="00C5120F">
            <w:pPr>
              <w:keepNext/>
              <w:keepLines/>
              <w:suppressAutoHyphens w:val="0"/>
              <w:spacing w:line="240" w:lineRule="auto"/>
            </w:pPr>
            <w:r w:rsidRPr="00330372">
              <w:t>0.519</w:t>
            </w:r>
          </w:p>
        </w:tc>
      </w:tr>
      <w:tr w:rsidR="00330372" w:rsidRPr="00330372" w:rsidTr="00B00CA4">
        <w:tc>
          <w:tcPr>
            <w:tcW w:w="1134" w:type="dxa"/>
          </w:tcPr>
          <w:p w:rsidR="00330372" w:rsidRPr="00330372" w:rsidRDefault="00330372" w:rsidP="00330372">
            <w:pPr>
              <w:suppressAutoHyphens w:val="0"/>
              <w:spacing w:line="240" w:lineRule="auto"/>
              <w:rPr>
                <w:vertAlign w:val="subscript"/>
              </w:rPr>
            </w:pPr>
            <w:r w:rsidRPr="00330372">
              <w:t>SY</w:t>
            </w:r>
            <w:r w:rsidRPr="00330372">
              <w:rPr>
                <w:vertAlign w:val="subscript"/>
              </w:rPr>
              <w:t>3</w:t>
            </w:r>
          </w:p>
        </w:tc>
        <w:tc>
          <w:tcPr>
            <w:tcW w:w="2977" w:type="dxa"/>
          </w:tcPr>
          <w:p w:rsidR="00330372" w:rsidRPr="00330372" w:rsidRDefault="00330372" w:rsidP="00330372">
            <w:pPr>
              <w:suppressAutoHyphens w:val="0"/>
              <w:spacing w:line="240" w:lineRule="auto"/>
            </w:pPr>
            <w:r w:rsidRPr="00330372">
              <w:t>0.545</w:t>
            </w:r>
          </w:p>
        </w:tc>
        <w:tc>
          <w:tcPr>
            <w:tcW w:w="2126" w:type="dxa"/>
          </w:tcPr>
          <w:p w:rsidR="00330372" w:rsidRPr="00330372" w:rsidRDefault="00330372" w:rsidP="00330372">
            <w:pPr>
              <w:suppressAutoHyphens w:val="0"/>
              <w:spacing w:line="240" w:lineRule="auto"/>
            </w:pPr>
            <w:r w:rsidRPr="00330372">
              <w:t>0.454</w:t>
            </w:r>
          </w:p>
        </w:tc>
      </w:tr>
      <w:tr w:rsidR="00330372" w:rsidRPr="00330372" w:rsidTr="00B00CA4">
        <w:tc>
          <w:tcPr>
            <w:tcW w:w="1134" w:type="dxa"/>
          </w:tcPr>
          <w:p w:rsidR="00330372" w:rsidRPr="00330372" w:rsidRDefault="00330372" w:rsidP="00330372">
            <w:pPr>
              <w:suppressAutoHyphens w:val="0"/>
              <w:spacing w:line="240" w:lineRule="auto"/>
              <w:rPr>
                <w:vertAlign w:val="subscript"/>
              </w:rPr>
            </w:pPr>
            <w:r w:rsidRPr="00330372">
              <w:t>SY</w:t>
            </w:r>
            <w:r w:rsidRPr="00330372">
              <w:rPr>
                <w:vertAlign w:val="subscript"/>
              </w:rPr>
              <w:t>4</w:t>
            </w:r>
          </w:p>
        </w:tc>
        <w:tc>
          <w:tcPr>
            <w:tcW w:w="2977" w:type="dxa"/>
          </w:tcPr>
          <w:p w:rsidR="00330372" w:rsidRPr="00330372" w:rsidRDefault="00330372" w:rsidP="00330372">
            <w:pPr>
              <w:suppressAutoHyphens w:val="0"/>
              <w:spacing w:line="240" w:lineRule="auto"/>
            </w:pPr>
            <w:r w:rsidRPr="00330372">
              <w:t>0.521</w:t>
            </w:r>
          </w:p>
        </w:tc>
        <w:tc>
          <w:tcPr>
            <w:tcW w:w="2126" w:type="dxa"/>
          </w:tcPr>
          <w:p w:rsidR="00330372" w:rsidRPr="00330372" w:rsidRDefault="00330372" w:rsidP="00330372">
            <w:pPr>
              <w:suppressAutoHyphens w:val="0"/>
              <w:spacing w:line="240" w:lineRule="auto"/>
            </w:pPr>
            <w:r w:rsidRPr="00330372">
              <w:t>0.440</w:t>
            </w:r>
          </w:p>
        </w:tc>
      </w:tr>
      <w:tr w:rsidR="00330372" w:rsidRPr="00330372" w:rsidTr="00B00CA4">
        <w:tc>
          <w:tcPr>
            <w:tcW w:w="1134" w:type="dxa"/>
          </w:tcPr>
          <w:p w:rsidR="00330372" w:rsidRPr="00330372" w:rsidRDefault="00330372" w:rsidP="00330372">
            <w:pPr>
              <w:suppressAutoHyphens w:val="0"/>
              <w:spacing w:line="240" w:lineRule="auto"/>
              <w:rPr>
                <w:vertAlign w:val="subscript"/>
              </w:rPr>
            </w:pPr>
            <w:r w:rsidRPr="00330372">
              <w:t>SY</w:t>
            </w:r>
            <w:r w:rsidRPr="00330372">
              <w:rPr>
                <w:vertAlign w:val="subscript"/>
              </w:rPr>
              <w:t>5</w:t>
            </w:r>
          </w:p>
        </w:tc>
        <w:tc>
          <w:tcPr>
            <w:tcW w:w="2977" w:type="dxa"/>
          </w:tcPr>
          <w:p w:rsidR="00330372" w:rsidRPr="00330372" w:rsidRDefault="00330372" w:rsidP="00330372">
            <w:pPr>
              <w:suppressAutoHyphens w:val="0"/>
              <w:spacing w:line="240" w:lineRule="auto"/>
            </w:pPr>
            <w:r w:rsidRPr="00330372">
              <w:t>0.500</w:t>
            </w:r>
          </w:p>
        </w:tc>
        <w:tc>
          <w:tcPr>
            <w:tcW w:w="2126" w:type="dxa"/>
          </w:tcPr>
          <w:p w:rsidR="00330372" w:rsidRPr="00330372" w:rsidRDefault="00330372" w:rsidP="00330372">
            <w:pPr>
              <w:suppressAutoHyphens w:val="0"/>
              <w:spacing w:line="240" w:lineRule="auto"/>
            </w:pPr>
            <w:r w:rsidRPr="00330372">
              <w:t>0.440</w:t>
            </w:r>
          </w:p>
        </w:tc>
      </w:tr>
    </w:tbl>
    <w:p w:rsidR="00330372" w:rsidRDefault="00330372" w:rsidP="008C38EA">
      <w:pPr>
        <w:pStyle w:val="para"/>
        <w:keepNext/>
        <w:spacing w:before="120"/>
      </w:pPr>
      <w:r w:rsidRPr="00330372">
        <w:t>2.29.3.</w:t>
      </w:r>
      <w:r w:rsidRPr="00330372">
        <w:tab/>
      </w:r>
      <w:r w:rsidR="00055DFB">
        <w:t>"</w:t>
      </w:r>
      <w:r w:rsidRPr="00330372">
        <w:rPr>
          <w:i/>
        </w:rPr>
        <w:t>Amber</w:t>
      </w:r>
      <w:r w:rsidR="00055DFB">
        <w:t>"</w:t>
      </w:r>
      <w:r w:rsidRPr="00330372">
        <w:t xml:space="preserve"> means the chromaticity coordinates (x,y)</w:t>
      </w:r>
      <w:r w:rsidR="00DF68DA" w:rsidRPr="00DF68DA">
        <w:rPr>
          <w:vertAlign w:val="superscript"/>
        </w:rPr>
        <w:t xml:space="preserve">4 </w:t>
      </w:r>
      <w:r w:rsidRPr="00330372">
        <w:t>of the light emitted that lie inside the chromaticity areas defined by the boundaries:</w:t>
      </w:r>
    </w:p>
    <w:tbl>
      <w:tblPr>
        <w:tblW w:w="0" w:type="auto"/>
        <w:tblInd w:w="2376" w:type="dxa"/>
        <w:tblLook w:val="0000" w:firstRow="0" w:lastRow="0" w:firstColumn="0" w:lastColumn="0" w:noHBand="0" w:noVBand="0"/>
      </w:tblPr>
      <w:tblGrid>
        <w:gridCol w:w="1134"/>
        <w:gridCol w:w="2977"/>
        <w:gridCol w:w="2126"/>
      </w:tblGrid>
      <w:tr w:rsidR="00B00CA4" w:rsidRPr="00B00CA4" w:rsidTr="00B00CA4">
        <w:tc>
          <w:tcPr>
            <w:tcW w:w="1134" w:type="dxa"/>
          </w:tcPr>
          <w:p w:rsidR="00B00CA4" w:rsidRPr="00B00CA4" w:rsidRDefault="00B00CA4" w:rsidP="008C38EA">
            <w:pPr>
              <w:keepNext/>
              <w:keepLines/>
              <w:suppressAutoHyphens w:val="0"/>
              <w:spacing w:line="240" w:lineRule="auto"/>
              <w:rPr>
                <w:vertAlign w:val="subscript"/>
              </w:rPr>
            </w:pPr>
            <w:r w:rsidRPr="00B00CA4">
              <w:t>A</w:t>
            </w:r>
            <w:r w:rsidRPr="00B00CA4">
              <w:rPr>
                <w:vertAlign w:val="subscript"/>
              </w:rPr>
              <w:t>12</w:t>
            </w:r>
          </w:p>
        </w:tc>
        <w:tc>
          <w:tcPr>
            <w:tcW w:w="2977" w:type="dxa"/>
          </w:tcPr>
          <w:p w:rsidR="00B00CA4" w:rsidRPr="00B00CA4" w:rsidRDefault="004C5076" w:rsidP="008C38EA">
            <w:pPr>
              <w:keepNext/>
              <w:keepLines/>
              <w:suppressAutoHyphens w:val="0"/>
              <w:spacing w:line="240" w:lineRule="auto"/>
            </w:pPr>
            <w:r>
              <w:t>green boundary</w:t>
            </w:r>
          </w:p>
        </w:tc>
        <w:tc>
          <w:tcPr>
            <w:tcW w:w="2126" w:type="dxa"/>
          </w:tcPr>
          <w:p w:rsidR="00B00CA4" w:rsidRPr="00B00CA4" w:rsidRDefault="00B00CA4" w:rsidP="008C38EA">
            <w:pPr>
              <w:keepNext/>
              <w:keepLines/>
              <w:suppressAutoHyphens w:val="0"/>
              <w:spacing w:line="240" w:lineRule="auto"/>
            </w:pPr>
            <w:r w:rsidRPr="00B00CA4">
              <w:t>y = x - 0.120</w:t>
            </w:r>
          </w:p>
        </w:tc>
      </w:tr>
      <w:tr w:rsidR="00B00CA4" w:rsidRPr="00B00CA4" w:rsidTr="00B00CA4">
        <w:tc>
          <w:tcPr>
            <w:tcW w:w="1134" w:type="dxa"/>
          </w:tcPr>
          <w:p w:rsidR="00B00CA4" w:rsidRPr="00B00CA4" w:rsidRDefault="00B00CA4" w:rsidP="00B00CA4">
            <w:pPr>
              <w:keepNext/>
              <w:keepLines/>
              <w:suppressAutoHyphens w:val="0"/>
              <w:spacing w:line="240" w:lineRule="auto"/>
              <w:rPr>
                <w:vertAlign w:val="subscript"/>
              </w:rPr>
            </w:pPr>
            <w:r w:rsidRPr="00B00CA4">
              <w:t>A</w:t>
            </w:r>
            <w:r w:rsidRPr="00B00CA4">
              <w:rPr>
                <w:vertAlign w:val="subscript"/>
              </w:rPr>
              <w:t>23</w:t>
            </w:r>
          </w:p>
        </w:tc>
        <w:tc>
          <w:tcPr>
            <w:tcW w:w="2977" w:type="dxa"/>
          </w:tcPr>
          <w:p w:rsidR="00B00CA4" w:rsidRPr="00B00CA4" w:rsidRDefault="00B00CA4" w:rsidP="00B00CA4">
            <w:pPr>
              <w:keepNext/>
              <w:keepLines/>
              <w:suppressAutoHyphens w:val="0"/>
              <w:spacing w:line="240" w:lineRule="auto"/>
            </w:pPr>
            <w:r w:rsidRPr="00B00CA4">
              <w:t>the spectral locus</w:t>
            </w:r>
          </w:p>
        </w:tc>
        <w:tc>
          <w:tcPr>
            <w:tcW w:w="2126" w:type="dxa"/>
          </w:tcPr>
          <w:p w:rsidR="00B00CA4" w:rsidRPr="00B00CA4" w:rsidRDefault="00B00CA4" w:rsidP="00B00CA4">
            <w:pPr>
              <w:keepNext/>
              <w:keepLines/>
              <w:suppressAutoHyphens w:val="0"/>
              <w:spacing w:line="240" w:lineRule="auto"/>
            </w:pPr>
          </w:p>
        </w:tc>
      </w:tr>
      <w:tr w:rsidR="00B00CA4" w:rsidRPr="00B00CA4" w:rsidTr="00B00CA4">
        <w:tc>
          <w:tcPr>
            <w:tcW w:w="1134" w:type="dxa"/>
          </w:tcPr>
          <w:p w:rsidR="00B00CA4" w:rsidRPr="00B00CA4" w:rsidRDefault="00B00CA4" w:rsidP="00B00CA4">
            <w:pPr>
              <w:keepNext/>
              <w:keepLines/>
              <w:suppressAutoHyphens w:val="0"/>
              <w:spacing w:line="240" w:lineRule="auto"/>
              <w:rPr>
                <w:vertAlign w:val="subscript"/>
              </w:rPr>
            </w:pPr>
            <w:r w:rsidRPr="00B00CA4">
              <w:t>A</w:t>
            </w:r>
            <w:r w:rsidRPr="00B00CA4">
              <w:rPr>
                <w:vertAlign w:val="subscript"/>
              </w:rPr>
              <w:t>34</w:t>
            </w:r>
          </w:p>
        </w:tc>
        <w:tc>
          <w:tcPr>
            <w:tcW w:w="2977" w:type="dxa"/>
          </w:tcPr>
          <w:p w:rsidR="00B00CA4" w:rsidRPr="00B00CA4" w:rsidRDefault="004C5076" w:rsidP="00B00CA4">
            <w:pPr>
              <w:keepNext/>
              <w:keepLines/>
              <w:suppressAutoHyphens w:val="0"/>
              <w:spacing w:line="240" w:lineRule="auto"/>
            </w:pPr>
            <w:r>
              <w:t>red boundary</w:t>
            </w:r>
          </w:p>
        </w:tc>
        <w:tc>
          <w:tcPr>
            <w:tcW w:w="2126" w:type="dxa"/>
          </w:tcPr>
          <w:p w:rsidR="00B00CA4" w:rsidRPr="00B00CA4" w:rsidRDefault="00B00CA4" w:rsidP="00B00CA4">
            <w:pPr>
              <w:keepNext/>
              <w:keepLines/>
              <w:suppressAutoHyphens w:val="0"/>
              <w:spacing w:line="240" w:lineRule="auto"/>
            </w:pPr>
            <w:r w:rsidRPr="00B00CA4">
              <w:t>y = 0.390</w:t>
            </w:r>
          </w:p>
        </w:tc>
      </w:tr>
      <w:tr w:rsidR="00B00CA4" w:rsidRPr="00B00CA4" w:rsidTr="00B00CA4">
        <w:tc>
          <w:tcPr>
            <w:tcW w:w="1134" w:type="dxa"/>
          </w:tcPr>
          <w:p w:rsidR="00B00CA4" w:rsidRPr="00B00CA4" w:rsidRDefault="00B00CA4" w:rsidP="00B00CA4">
            <w:pPr>
              <w:suppressAutoHyphens w:val="0"/>
              <w:spacing w:line="240" w:lineRule="auto"/>
              <w:rPr>
                <w:vertAlign w:val="subscript"/>
              </w:rPr>
            </w:pPr>
            <w:r w:rsidRPr="00B00CA4">
              <w:t>A</w:t>
            </w:r>
            <w:r w:rsidRPr="00B00CA4">
              <w:rPr>
                <w:vertAlign w:val="subscript"/>
              </w:rPr>
              <w:t>41</w:t>
            </w:r>
          </w:p>
        </w:tc>
        <w:tc>
          <w:tcPr>
            <w:tcW w:w="2977" w:type="dxa"/>
          </w:tcPr>
          <w:p w:rsidR="00B00CA4" w:rsidRPr="00B00CA4" w:rsidRDefault="004C5076" w:rsidP="00B00CA4">
            <w:pPr>
              <w:suppressAutoHyphens w:val="0"/>
              <w:spacing w:line="240" w:lineRule="auto"/>
            </w:pPr>
            <w:r>
              <w:t>white boundary</w:t>
            </w:r>
          </w:p>
        </w:tc>
        <w:tc>
          <w:tcPr>
            <w:tcW w:w="2126" w:type="dxa"/>
          </w:tcPr>
          <w:p w:rsidR="00B00CA4" w:rsidRPr="00B00CA4" w:rsidRDefault="00B00CA4" w:rsidP="00B00CA4">
            <w:pPr>
              <w:suppressAutoHyphens w:val="0"/>
              <w:spacing w:line="240" w:lineRule="auto"/>
            </w:pPr>
            <w:r w:rsidRPr="00B00CA4">
              <w:t>y = 0.790 - 0.670 x</w:t>
            </w:r>
          </w:p>
        </w:tc>
      </w:tr>
    </w:tbl>
    <w:p w:rsidR="00330372" w:rsidRDefault="00B00CA4" w:rsidP="00FD0C58">
      <w:pPr>
        <w:pStyle w:val="para"/>
        <w:keepNext/>
        <w:keepLines/>
        <w:spacing w:before="120"/>
        <w:ind w:firstLine="0"/>
      </w:pPr>
      <w:r w:rsidRPr="00B00CA4">
        <w:t>With intersection points:</w:t>
      </w:r>
    </w:p>
    <w:tbl>
      <w:tblPr>
        <w:tblW w:w="0" w:type="auto"/>
        <w:tblInd w:w="2376" w:type="dxa"/>
        <w:tblLook w:val="0000" w:firstRow="0" w:lastRow="0" w:firstColumn="0" w:lastColumn="0" w:noHBand="0" w:noVBand="0"/>
      </w:tblPr>
      <w:tblGrid>
        <w:gridCol w:w="1134"/>
        <w:gridCol w:w="2977"/>
        <w:gridCol w:w="2126"/>
      </w:tblGrid>
      <w:tr w:rsidR="00B00CA4" w:rsidRPr="00B00CA4" w:rsidTr="00B00CA4">
        <w:tc>
          <w:tcPr>
            <w:tcW w:w="1134" w:type="dxa"/>
          </w:tcPr>
          <w:p w:rsidR="00B00CA4" w:rsidRPr="00B00CA4" w:rsidRDefault="00B00CA4" w:rsidP="00FD0C58">
            <w:pPr>
              <w:keepNext/>
              <w:keepLines/>
              <w:suppressAutoHyphens w:val="0"/>
              <w:spacing w:line="240" w:lineRule="auto"/>
            </w:pPr>
          </w:p>
        </w:tc>
        <w:tc>
          <w:tcPr>
            <w:tcW w:w="2977" w:type="dxa"/>
          </w:tcPr>
          <w:p w:rsidR="00B00CA4" w:rsidRPr="00B00CA4" w:rsidRDefault="00B00CA4" w:rsidP="00FD0C58">
            <w:pPr>
              <w:keepNext/>
              <w:keepLines/>
              <w:tabs>
                <w:tab w:val="left" w:pos="851"/>
              </w:tabs>
              <w:suppressAutoHyphens w:val="0"/>
              <w:overflowPunct w:val="0"/>
              <w:autoSpaceDE w:val="0"/>
              <w:autoSpaceDN w:val="0"/>
              <w:adjustRightInd w:val="0"/>
              <w:spacing w:line="240" w:lineRule="auto"/>
              <w:ind w:left="260"/>
              <w:textAlignment w:val="baseline"/>
              <w:rPr>
                <w:lang w:eastAsia="cs-CZ"/>
              </w:rPr>
            </w:pPr>
            <w:r w:rsidRPr="00B00CA4">
              <w:rPr>
                <w:lang w:eastAsia="cs-CZ"/>
              </w:rPr>
              <w:t>x</w:t>
            </w:r>
          </w:p>
        </w:tc>
        <w:tc>
          <w:tcPr>
            <w:tcW w:w="2126" w:type="dxa"/>
          </w:tcPr>
          <w:p w:rsidR="00B00CA4" w:rsidRPr="00B00CA4" w:rsidRDefault="00B00CA4" w:rsidP="00FD0C58">
            <w:pPr>
              <w:keepNext/>
              <w:keepLines/>
              <w:tabs>
                <w:tab w:val="left" w:pos="851"/>
              </w:tabs>
              <w:suppressAutoHyphens w:val="0"/>
              <w:overflowPunct w:val="0"/>
              <w:autoSpaceDE w:val="0"/>
              <w:autoSpaceDN w:val="0"/>
              <w:adjustRightInd w:val="0"/>
              <w:spacing w:line="240" w:lineRule="auto"/>
              <w:ind w:left="260"/>
              <w:textAlignment w:val="baseline"/>
              <w:rPr>
                <w:lang w:eastAsia="cs-CZ"/>
              </w:rPr>
            </w:pPr>
            <w:r w:rsidRPr="00B00CA4">
              <w:rPr>
                <w:lang w:eastAsia="cs-CZ"/>
              </w:rPr>
              <w:t>y</w:t>
            </w:r>
          </w:p>
        </w:tc>
      </w:tr>
      <w:tr w:rsidR="00B00CA4" w:rsidRPr="00B00CA4" w:rsidTr="00B00CA4">
        <w:tc>
          <w:tcPr>
            <w:tcW w:w="1134" w:type="dxa"/>
          </w:tcPr>
          <w:p w:rsidR="00B00CA4" w:rsidRPr="00B00CA4" w:rsidRDefault="00B00CA4" w:rsidP="00FD0C58">
            <w:pPr>
              <w:keepNext/>
              <w:keepLines/>
              <w:suppressAutoHyphens w:val="0"/>
              <w:spacing w:line="240" w:lineRule="auto"/>
              <w:rPr>
                <w:vertAlign w:val="subscript"/>
              </w:rPr>
            </w:pPr>
            <w:r w:rsidRPr="00B00CA4">
              <w:t>A</w:t>
            </w:r>
            <w:r w:rsidRPr="00B00CA4">
              <w:rPr>
                <w:vertAlign w:val="subscript"/>
              </w:rPr>
              <w:t>1</w:t>
            </w:r>
          </w:p>
        </w:tc>
        <w:tc>
          <w:tcPr>
            <w:tcW w:w="2977" w:type="dxa"/>
          </w:tcPr>
          <w:p w:rsidR="00B00CA4" w:rsidRPr="00B00CA4" w:rsidRDefault="00B00CA4" w:rsidP="00FD0C58">
            <w:pPr>
              <w:keepNext/>
              <w:keepLines/>
              <w:suppressAutoHyphens w:val="0"/>
              <w:spacing w:line="240" w:lineRule="auto"/>
            </w:pPr>
            <w:r w:rsidRPr="00B00CA4">
              <w:t>0.545</w:t>
            </w:r>
          </w:p>
        </w:tc>
        <w:tc>
          <w:tcPr>
            <w:tcW w:w="2126" w:type="dxa"/>
          </w:tcPr>
          <w:p w:rsidR="00B00CA4" w:rsidRPr="00B00CA4" w:rsidRDefault="00B00CA4" w:rsidP="00FD0C58">
            <w:pPr>
              <w:keepNext/>
              <w:keepLines/>
              <w:suppressAutoHyphens w:val="0"/>
              <w:spacing w:line="240" w:lineRule="auto"/>
            </w:pPr>
            <w:r w:rsidRPr="00B00CA4">
              <w:t>0.425</w:t>
            </w:r>
          </w:p>
        </w:tc>
      </w:tr>
      <w:tr w:rsidR="00B00CA4" w:rsidRPr="00B00CA4" w:rsidTr="00B00CA4">
        <w:tc>
          <w:tcPr>
            <w:tcW w:w="1134" w:type="dxa"/>
          </w:tcPr>
          <w:p w:rsidR="00B00CA4" w:rsidRPr="00B00CA4" w:rsidRDefault="00B00CA4" w:rsidP="00FD0C58">
            <w:pPr>
              <w:keepNext/>
              <w:keepLines/>
              <w:suppressAutoHyphens w:val="0"/>
              <w:spacing w:line="240" w:lineRule="auto"/>
              <w:rPr>
                <w:vertAlign w:val="subscript"/>
              </w:rPr>
            </w:pPr>
            <w:r w:rsidRPr="00B00CA4">
              <w:t>A</w:t>
            </w:r>
            <w:r w:rsidRPr="00B00CA4">
              <w:rPr>
                <w:vertAlign w:val="subscript"/>
              </w:rPr>
              <w:t>2</w:t>
            </w:r>
          </w:p>
        </w:tc>
        <w:tc>
          <w:tcPr>
            <w:tcW w:w="2977" w:type="dxa"/>
          </w:tcPr>
          <w:p w:rsidR="00B00CA4" w:rsidRPr="00B00CA4" w:rsidRDefault="00B00CA4" w:rsidP="00FD0C58">
            <w:pPr>
              <w:keepNext/>
              <w:keepLines/>
              <w:suppressAutoHyphens w:val="0"/>
              <w:spacing w:line="240" w:lineRule="auto"/>
            </w:pPr>
            <w:r w:rsidRPr="00B00CA4">
              <w:t>0.560</w:t>
            </w:r>
          </w:p>
        </w:tc>
        <w:tc>
          <w:tcPr>
            <w:tcW w:w="2126" w:type="dxa"/>
          </w:tcPr>
          <w:p w:rsidR="00B00CA4" w:rsidRPr="00B00CA4" w:rsidRDefault="00B00CA4" w:rsidP="00FD0C58">
            <w:pPr>
              <w:keepNext/>
              <w:keepLines/>
              <w:suppressAutoHyphens w:val="0"/>
              <w:spacing w:line="240" w:lineRule="auto"/>
            </w:pPr>
            <w:r w:rsidRPr="00B00CA4">
              <w:t>0.440</w:t>
            </w:r>
          </w:p>
        </w:tc>
      </w:tr>
      <w:tr w:rsidR="00B00CA4" w:rsidRPr="00B00CA4" w:rsidTr="00B00CA4">
        <w:tc>
          <w:tcPr>
            <w:tcW w:w="1134" w:type="dxa"/>
          </w:tcPr>
          <w:p w:rsidR="00B00CA4" w:rsidRPr="00B00CA4" w:rsidRDefault="00B00CA4" w:rsidP="00FD0C58">
            <w:pPr>
              <w:keepNext/>
              <w:keepLines/>
              <w:suppressAutoHyphens w:val="0"/>
              <w:spacing w:line="240" w:lineRule="auto"/>
              <w:rPr>
                <w:vertAlign w:val="subscript"/>
              </w:rPr>
            </w:pPr>
            <w:r w:rsidRPr="00B00CA4">
              <w:t>A</w:t>
            </w:r>
            <w:r w:rsidRPr="00B00CA4">
              <w:rPr>
                <w:vertAlign w:val="subscript"/>
              </w:rPr>
              <w:t>3</w:t>
            </w:r>
          </w:p>
        </w:tc>
        <w:tc>
          <w:tcPr>
            <w:tcW w:w="2977" w:type="dxa"/>
          </w:tcPr>
          <w:p w:rsidR="00B00CA4" w:rsidRPr="00B00CA4" w:rsidRDefault="00B00CA4" w:rsidP="00FD0C58">
            <w:pPr>
              <w:keepNext/>
              <w:keepLines/>
              <w:suppressAutoHyphens w:val="0"/>
              <w:spacing w:line="240" w:lineRule="auto"/>
            </w:pPr>
            <w:r w:rsidRPr="00B00CA4">
              <w:t>0.609</w:t>
            </w:r>
          </w:p>
        </w:tc>
        <w:tc>
          <w:tcPr>
            <w:tcW w:w="2126" w:type="dxa"/>
          </w:tcPr>
          <w:p w:rsidR="00B00CA4" w:rsidRPr="00B00CA4" w:rsidRDefault="00B00CA4" w:rsidP="00FD0C58">
            <w:pPr>
              <w:keepNext/>
              <w:keepLines/>
              <w:suppressAutoHyphens w:val="0"/>
              <w:spacing w:line="240" w:lineRule="auto"/>
            </w:pPr>
            <w:r w:rsidRPr="00B00CA4">
              <w:t>0.390</w:t>
            </w:r>
          </w:p>
        </w:tc>
      </w:tr>
      <w:tr w:rsidR="00B00CA4" w:rsidRPr="00B00CA4" w:rsidTr="00B00CA4">
        <w:tc>
          <w:tcPr>
            <w:tcW w:w="1134" w:type="dxa"/>
          </w:tcPr>
          <w:p w:rsidR="00B00CA4" w:rsidRPr="00B00CA4" w:rsidRDefault="00B00CA4" w:rsidP="00B00CA4">
            <w:pPr>
              <w:suppressAutoHyphens w:val="0"/>
              <w:spacing w:line="240" w:lineRule="auto"/>
              <w:rPr>
                <w:vertAlign w:val="subscript"/>
              </w:rPr>
            </w:pPr>
            <w:r w:rsidRPr="00B00CA4">
              <w:t>A</w:t>
            </w:r>
            <w:r w:rsidRPr="00B00CA4">
              <w:rPr>
                <w:vertAlign w:val="subscript"/>
              </w:rPr>
              <w:t>4</w:t>
            </w:r>
          </w:p>
        </w:tc>
        <w:tc>
          <w:tcPr>
            <w:tcW w:w="2977" w:type="dxa"/>
          </w:tcPr>
          <w:p w:rsidR="00B00CA4" w:rsidRPr="00B00CA4" w:rsidRDefault="00B00CA4" w:rsidP="00B00CA4">
            <w:pPr>
              <w:suppressAutoHyphens w:val="0"/>
              <w:spacing w:line="240" w:lineRule="auto"/>
            </w:pPr>
            <w:r w:rsidRPr="00B00CA4">
              <w:t>0.597</w:t>
            </w:r>
          </w:p>
        </w:tc>
        <w:tc>
          <w:tcPr>
            <w:tcW w:w="2126" w:type="dxa"/>
          </w:tcPr>
          <w:p w:rsidR="00B00CA4" w:rsidRPr="00B00CA4" w:rsidRDefault="00B00CA4" w:rsidP="00B00CA4">
            <w:pPr>
              <w:suppressAutoHyphens w:val="0"/>
              <w:spacing w:line="240" w:lineRule="auto"/>
            </w:pPr>
            <w:r w:rsidRPr="00B00CA4">
              <w:t>0.390</w:t>
            </w:r>
          </w:p>
        </w:tc>
      </w:tr>
    </w:tbl>
    <w:p w:rsidR="00797037" w:rsidRPr="00797037" w:rsidRDefault="00797037" w:rsidP="00176344">
      <w:pPr>
        <w:pStyle w:val="para"/>
        <w:keepNext/>
        <w:keepLines/>
        <w:spacing w:before="120"/>
      </w:pPr>
      <w:r w:rsidRPr="00797037">
        <w:t>2.29.4.</w:t>
      </w:r>
      <w:r w:rsidRPr="00797037">
        <w:tab/>
      </w:r>
      <w:r w:rsidR="00055DFB">
        <w:t>"</w:t>
      </w:r>
      <w:r w:rsidRPr="00797037">
        <w:rPr>
          <w:i/>
        </w:rPr>
        <w:t>Red</w:t>
      </w:r>
      <w:r w:rsidR="00055DFB">
        <w:t>"</w:t>
      </w:r>
      <w:r w:rsidRPr="00797037">
        <w:t xml:space="preserve"> means the</w:t>
      </w:r>
      <w:r w:rsidR="00DF68DA">
        <w:t xml:space="preserve"> chromaticity coordinates (x,y)</w:t>
      </w:r>
      <w:r w:rsidR="00DF68DA" w:rsidRPr="00DF68DA">
        <w:rPr>
          <w:vertAlign w:val="superscript"/>
        </w:rPr>
        <w:t>4</w:t>
      </w:r>
      <w:r w:rsidR="00DF68DA">
        <w:rPr>
          <w:vertAlign w:val="superscript"/>
        </w:rPr>
        <w:t xml:space="preserve"> </w:t>
      </w:r>
      <w:r w:rsidRPr="00797037">
        <w:t>of the light emitted that lie inside the chromaticity areas defined by the boundaries:</w:t>
      </w:r>
    </w:p>
    <w:tbl>
      <w:tblPr>
        <w:tblW w:w="6237" w:type="dxa"/>
        <w:tblInd w:w="2376" w:type="dxa"/>
        <w:tblLook w:val="0000" w:firstRow="0" w:lastRow="0" w:firstColumn="0" w:lastColumn="0" w:noHBand="0" w:noVBand="0"/>
      </w:tblPr>
      <w:tblGrid>
        <w:gridCol w:w="1134"/>
        <w:gridCol w:w="1843"/>
        <w:gridCol w:w="3260"/>
      </w:tblGrid>
      <w:tr w:rsidR="001C0A64" w:rsidRPr="001C0A64" w:rsidTr="001C0A64">
        <w:tc>
          <w:tcPr>
            <w:tcW w:w="1134" w:type="dxa"/>
          </w:tcPr>
          <w:p w:rsidR="001C0A64" w:rsidRPr="001C0A64" w:rsidRDefault="001C0A64" w:rsidP="00176344">
            <w:pPr>
              <w:keepNext/>
              <w:keepLines/>
              <w:suppressAutoHyphens w:val="0"/>
              <w:spacing w:line="240" w:lineRule="auto"/>
              <w:rPr>
                <w:vertAlign w:val="subscript"/>
              </w:rPr>
            </w:pPr>
            <w:r w:rsidRPr="001C0A64">
              <w:t>R</w:t>
            </w:r>
            <w:r w:rsidRPr="001C0A64">
              <w:rPr>
                <w:vertAlign w:val="subscript"/>
              </w:rPr>
              <w:t>12</w:t>
            </w:r>
          </w:p>
        </w:tc>
        <w:tc>
          <w:tcPr>
            <w:tcW w:w="1843" w:type="dxa"/>
          </w:tcPr>
          <w:p w:rsidR="001C0A64" w:rsidRPr="001C0A64" w:rsidRDefault="004C5076" w:rsidP="00176344">
            <w:pPr>
              <w:keepNext/>
              <w:keepLines/>
              <w:suppressAutoHyphens w:val="0"/>
              <w:spacing w:line="240" w:lineRule="auto"/>
            </w:pPr>
            <w:r>
              <w:t>yellow boundary</w:t>
            </w:r>
          </w:p>
        </w:tc>
        <w:tc>
          <w:tcPr>
            <w:tcW w:w="3260" w:type="dxa"/>
          </w:tcPr>
          <w:p w:rsidR="001C0A64" w:rsidRPr="001C0A64" w:rsidRDefault="001C0A64" w:rsidP="00176344">
            <w:pPr>
              <w:keepNext/>
              <w:keepLines/>
              <w:suppressAutoHyphens w:val="0"/>
              <w:spacing w:line="240" w:lineRule="auto"/>
            </w:pPr>
            <w:r w:rsidRPr="001C0A64">
              <w:t>y = 0.335</w:t>
            </w:r>
          </w:p>
        </w:tc>
      </w:tr>
      <w:tr w:rsidR="001C0A64" w:rsidRPr="001C0A64" w:rsidTr="001C0A64">
        <w:tc>
          <w:tcPr>
            <w:tcW w:w="1134" w:type="dxa"/>
          </w:tcPr>
          <w:p w:rsidR="001C0A64" w:rsidRPr="001C0A64" w:rsidRDefault="001C0A64" w:rsidP="00176344">
            <w:pPr>
              <w:keepNext/>
              <w:keepLines/>
              <w:suppressAutoHyphens w:val="0"/>
              <w:spacing w:line="240" w:lineRule="auto"/>
              <w:rPr>
                <w:vertAlign w:val="subscript"/>
              </w:rPr>
            </w:pPr>
            <w:r w:rsidRPr="001C0A64">
              <w:t>R</w:t>
            </w:r>
            <w:r w:rsidRPr="001C0A64">
              <w:rPr>
                <w:vertAlign w:val="subscript"/>
              </w:rPr>
              <w:t>23</w:t>
            </w:r>
          </w:p>
        </w:tc>
        <w:tc>
          <w:tcPr>
            <w:tcW w:w="1843" w:type="dxa"/>
          </w:tcPr>
          <w:p w:rsidR="001C0A64" w:rsidRPr="001C0A64" w:rsidRDefault="001C0A64" w:rsidP="00176344">
            <w:pPr>
              <w:keepNext/>
              <w:keepLines/>
              <w:suppressAutoHyphens w:val="0"/>
              <w:spacing w:line="240" w:lineRule="auto"/>
            </w:pPr>
            <w:r w:rsidRPr="001C0A64">
              <w:t>the spectral locus</w:t>
            </w:r>
          </w:p>
        </w:tc>
        <w:tc>
          <w:tcPr>
            <w:tcW w:w="3260" w:type="dxa"/>
          </w:tcPr>
          <w:p w:rsidR="001C0A64" w:rsidRPr="001C0A64" w:rsidRDefault="001C0A64" w:rsidP="00176344">
            <w:pPr>
              <w:keepNext/>
              <w:keepLines/>
              <w:suppressAutoHyphens w:val="0"/>
              <w:spacing w:line="240" w:lineRule="auto"/>
            </w:pPr>
          </w:p>
        </w:tc>
      </w:tr>
      <w:tr w:rsidR="001C0A64" w:rsidRPr="001C0A64" w:rsidTr="001C0A64">
        <w:tc>
          <w:tcPr>
            <w:tcW w:w="1134" w:type="dxa"/>
          </w:tcPr>
          <w:p w:rsidR="001C0A64" w:rsidRPr="001C0A64" w:rsidRDefault="001C0A64" w:rsidP="001C0A64">
            <w:pPr>
              <w:keepNext/>
              <w:keepLines/>
              <w:suppressAutoHyphens w:val="0"/>
              <w:spacing w:line="240" w:lineRule="auto"/>
              <w:rPr>
                <w:vertAlign w:val="subscript"/>
              </w:rPr>
            </w:pPr>
            <w:r w:rsidRPr="001C0A64">
              <w:t>R</w:t>
            </w:r>
            <w:r w:rsidRPr="001C0A64">
              <w:rPr>
                <w:vertAlign w:val="subscript"/>
              </w:rPr>
              <w:t>34</w:t>
            </w:r>
          </w:p>
        </w:tc>
        <w:tc>
          <w:tcPr>
            <w:tcW w:w="1843" w:type="dxa"/>
          </w:tcPr>
          <w:p w:rsidR="001C0A64" w:rsidRPr="001C0A64" w:rsidRDefault="001C0A64" w:rsidP="001C0A64">
            <w:pPr>
              <w:keepNext/>
              <w:keepLines/>
              <w:suppressAutoHyphens w:val="0"/>
              <w:spacing w:line="240" w:lineRule="auto"/>
            </w:pPr>
            <w:r w:rsidRPr="001C0A64">
              <w:t>the p</w:t>
            </w:r>
            <w:r w:rsidR="004C5076">
              <w:t>urple line</w:t>
            </w:r>
          </w:p>
        </w:tc>
        <w:tc>
          <w:tcPr>
            <w:tcW w:w="3260" w:type="dxa"/>
          </w:tcPr>
          <w:p w:rsidR="001C0A64" w:rsidRPr="001C0A64" w:rsidRDefault="001C0A64" w:rsidP="001C0A64">
            <w:pPr>
              <w:keepNext/>
              <w:keepLines/>
              <w:suppressAutoHyphens w:val="0"/>
              <w:spacing w:line="240" w:lineRule="auto"/>
              <w:jc w:val="both"/>
            </w:pPr>
            <w:r w:rsidRPr="001C0A64">
              <w:t>(its linear extension across the purple range of colours between the red and the blue extremities of the spectral locus).</w:t>
            </w:r>
          </w:p>
        </w:tc>
      </w:tr>
      <w:tr w:rsidR="001C0A64" w:rsidRPr="001C0A64" w:rsidTr="001C0A64">
        <w:tc>
          <w:tcPr>
            <w:tcW w:w="1134" w:type="dxa"/>
          </w:tcPr>
          <w:p w:rsidR="001C0A64" w:rsidRPr="001C0A64" w:rsidRDefault="001C0A64" w:rsidP="001C0A64">
            <w:pPr>
              <w:keepNext/>
              <w:keepLines/>
              <w:suppressAutoHyphens w:val="0"/>
              <w:spacing w:line="240" w:lineRule="auto"/>
              <w:rPr>
                <w:vertAlign w:val="subscript"/>
              </w:rPr>
            </w:pPr>
            <w:r w:rsidRPr="001C0A64">
              <w:t>R</w:t>
            </w:r>
            <w:r w:rsidRPr="001C0A64">
              <w:rPr>
                <w:vertAlign w:val="subscript"/>
              </w:rPr>
              <w:t>41</w:t>
            </w:r>
          </w:p>
        </w:tc>
        <w:tc>
          <w:tcPr>
            <w:tcW w:w="1843" w:type="dxa"/>
          </w:tcPr>
          <w:p w:rsidR="001C0A64" w:rsidRPr="001C0A64" w:rsidRDefault="001C0A64" w:rsidP="001C0A64">
            <w:pPr>
              <w:keepNext/>
              <w:keepLines/>
              <w:suppressAutoHyphens w:val="0"/>
              <w:spacing w:line="240" w:lineRule="auto"/>
            </w:pPr>
            <w:r w:rsidRPr="001C0A64">
              <w:t>purple boundary:</w:t>
            </w:r>
          </w:p>
        </w:tc>
        <w:tc>
          <w:tcPr>
            <w:tcW w:w="3260" w:type="dxa"/>
          </w:tcPr>
          <w:p w:rsidR="001C0A64" w:rsidRPr="001C0A64" w:rsidRDefault="001C0A64" w:rsidP="001C0A64">
            <w:pPr>
              <w:keepNext/>
              <w:keepLines/>
              <w:suppressAutoHyphens w:val="0"/>
              <w:spacing w:line="240" w:lineRule="auto"/>
            </w:pPr>
            <w:r w:rsidRPr="001C0A64">
              <w:t>y = 0.980 – x</w:t>
            </w:r>
          </w:p>
        </w:tc>
      </w:tr>
    </w:tbl>
    <w:p w:rsidR="00330372" w:rsidRDefault="005C4134" w:rsidP="005C4134">
      <w:pPr>
        <w:pStyle w:val="para"/>
        <w:spacing w:before="120"/>
        <w:ind w:firstLine="0"/>
      </w:pPr>
      <w:r w:rsidRPr="005C4134">
        <w:t>With intersection points:</w:t>
      </w:r>
    </w:p>
    <w:tbl>
      <w:tblPr>
        <w:tblW w:w="0" w:type="auto"/>
        <w:tblInd w:w="2376" w:type="dxa"/>
        <w:tblLook w:val="0000" w:firstRow="0" w:lastRow="0" w:firstColumn="0" w:lastColumn="0" w:noHBand="0" w:noVBand="0"/>
      </w:tblPr>
      <w:tblGrid>
        <w:gridCol w:w="1134"/>
        <w:gridCol w:w="2977"/>
        <w:gridCol w:w="2126"/>
      </w:tblGrid>
      <w:tr w:rsidR="00172AFD" w:rsidRPr="00172AFD" w:rsidTr="00172AFD">
        <w:tc>
          <w:tcPr>
            <w:tcW w:w="1134" w:type="dxa"/>
          </w:tcPr>
          <w:p w:rsidR="00172AFD" w:rsidRPr="00172AFD" w:rsidRDefault="00172AFD" w:rsidP="00172AFD">
            <w:pPr>
              <w:suppressAutoHyphens w:val="0"/>
              <w:spacing w:line="240" w:lineRule="auto"/>
              <w:jc w:val="center"/>
            </w:pPr>
          </w:p>
        </w:tc>
        <w:tc>
          <w:tcPr>
            <w:tcW w:w="2977" w:type="dxa"/>
          </w:tcPr>
          <w:p w:rsidR="00172AFD" w:rsidRPr="00172AFD" w:rsidRDefault="00172AFD" w:rsidP="00172AFD">
            <w:pPr>
              <w:tabs>
                <w:tab w:val="left" w:pos="851"/>
              </w:tabs>
              <w:suppressAutoHyphens w:val="0"/>
              <w:overflowPunct w:val="0"/>
              <w:autoSpaceDE w:val="0"/>
              <w:autoSpaceDN w:val="0"/>
              <w:adjustRightInd w:val="0"/>
              <w:spacing w:line="240" w:lineRule="auto"/>
              <w:ind w:left="260"/>
              <w:textAlignment w:val="baseline"/>
              <w:rPr>
                <w:lang w:eastAsia="cs-CZ"/>
              </w:rPr>
            </w:pPr>
            <w:r w:rsidRPr="00172AFD">
              <w:rPr>
                <w:lang w:eastAsia="cs-CZ"/>
              </w:rPr>
              <w:t>x</w:t>
            </w:r>
          </w:p>
        </w:tc>
        <w:tc>
          <w:tcPr>
            <w:tcW w:w="2126" w:type="dxa"/>
          </w:tcPr>
          <w:p w:rsidR="00172AFD" w:rsidRPr="00172AFD" w:rsidRDefault="00172AFD" w:rsidP="00172AFD">
            <w:pPr>
              <w:tabs>
                <w:tab w:val="left" w:pos="851"/>
              </w:tabs>
              <w:suppressAutoHyphens w:val="0"/>
              <w:overflowPunct w:val="0"/>
              <w:autoSpaceDE w:val="0"/>
              <w:autoSpaceDN w:val="0"/>
              <w:adjustRightInd w:val="0"/>
              <w:spacing w:line="240" w:lineRule="auto"/>
              <w:ind w:left="260"/>
              <w:textAlignment w:val="baseline"/>
              <w:rPr>
                <w:lang w:eastAsia="cs-CZ"/>
              </w:rPr>
            </w:pPr>
            <w:r w:rsidRPr="00172AFD">
              <w:rPr>
                <w:lang w:eastAsia="cs-CZ"/>
              </w:rPr>
              <w:t>y</w:t>
            </w:r>
          </w:p>
        </w:tc>
      </w:tr>
      <w:tr w:rsidR="00172AFD" w:rsidRPr="00172AFD" w:rsidTr="00172AFD">
        <w:tc>
          <w:tcPr>
            <w:tcW w:w="1134" w:type="dxa"/>
          </w:tcPr>
          <w:p w:rsidR="00172AFD" w:rsidRPr="00172AFD" w:rsidRDefault="00172AFD" w:rsidP="00172AFD">
            <w:pPr>
              <w:suppressAutoHyphens w:val="0"/>
              <w:spacing w:line="240" w:lineRule="auto"/>
              <w:rPr>
                <w:vertAlign w:val="subscript"/>
              </w:rPr>
            </w:pPr>
            <w:r w:rsidRPr="00172AFD">
              <w:t>R</w:t>
            </w:r>
            <w:r w:rsidRPr="00172AFD">
              <w:rPr>
                <w:vertAlign w:val="subscript"/>
              </w:rPr>
              <w:t>1</w:t>
            </w:r>
          </w:p>
        </w:tc>
        <w:tc>
          <w:tcPr>
            <w:tcW w:w="2977" w:type="dxa"/>
          </w:tcPr>
          <w:p w:rsidR="00172AFD" w:rsidRPr="00172AFD" w:rsidRDefault="00172AFD" w:rsidP="00172AFD">
            <w:pPr>
              <w:suppressAutoHyphens w:val="0"/>
              <w:spacing w:line="240" w:lineRule="auto"/>
            </w:pPr>
            <w:r w:rsidRPr="00172AFD">
              <w:t>0.645</w:t>
            </w:r>
          </w:p>
        </w:tc>
        <w:tc>
          <w:tcPr>
            <w:tcW w:w="2126" w:type="dxa"/>
          </w:tcPr>
          <w:p w:rsidR="00172AFD" w:rsidRPr="00172AFD" w:rsidRDefault="00172AFD" w:rsidP="00172AFD">
            <w:pPr>
              <w:suppressAutoHyphens w:val="0"/>
              <w:spacing w:line="240" w:lineRule="auto"/>
            </w:pPr>
            <w:r w:rsidRPr="00172AFD">
              <w:t>0.335</w:t>
            </w:r>
          </w:p>
        </w:tc>
      </w:tr>
      <w:tr w:rsidR="00172AFD" w:rsidRPr="00172AFD" w:rsidTr="00172AFD">
        <w:tc>
          <w:tcPr>
            <w:tcW w:w="1134" w:type="dxa"/>
          </w:tcPr>
          <w:p w:rsidR="00172AFD" w:rsidRPr="00172AFD" w:rsidRDefault="00172AFD" w:rsidP="00172AFD">
            <w:pPr>
              <w:suppressAutoHyphens w:val="0"/>
              <w:spacing w:line="240" w:lineRule="auto"/>
              <w:rPr>
                <w:vertAlign w:val="subscript"/>
              </w:rPr>
            </w:pPr>
            <w:r w:rsidRPr="00172AFD">
              <w:t>R</w:t>
            </w:r>
            <w:r w:rsidRPr="00172AFD">
              <w:rPr>
                <w:vertAlign w:val="subscript"/>
              </w:rPr>
              <w:t>2</w:t>
            </w:r>
          </w:p>
        </w:tc>
        <w:tc>
          <w:tcPr>
            <w:tcW w:w="2977" w:type="dxa"/>
          </w:tcPr>
          <w:p w:rsidR="00172AFD" w:rsidRPr="00172AFD" w:rsidRDefault="00172AFD" w:rsidP="00172AFD">
            <w:pPr>
              <w:suppressAutoHyphens w:val="0"/>
              <w:spacing w:line="240" w:lineRule="auto"/>
            </w:pPr>
            <w:r w:rsidRPr="00172AFD">
              <w:t>0.665</w:t>
            </w:r>
          </w:p>
        </w:tc>
        <w:tc>
          <w:tcPr>
            <w:tcW w:w="2126" w:type="dxa"/>
          </w:tcPr>
          <w:p w:rsidR="00172AFD" w:rsidRPr="00172AFD" w:rsidRDefault="00172AFD" w:rsidP="00172AFD">
            <w:pPr>
              <w:suppressAutoHyphens w:val="0"/>
              <w:spacing w:line="240" w:lineRule="auto"/>
            </w:pPr>
            <w:r w:rsidRPr="00172AFD">
              <w:t>0.335</w:t>
            </w:r>
          </w:p>
        </w:tc>
      </w:tr>
      <w:tr w:rsidR="00172AFD" w:rsidRPr="00172AFD" w:rsidTr="00172AFD">
        <w:tc>
          <w:tcPr>
            <w:tcW w:w="1134" w:type="dxa"/>
          </w:tcPr>
          <w:p w:rsidR="00172AFD" w:rsidRPr="00172AFD" w:rsidRDefault="00172AFD" w:rsidP="00172AFD">
            <w:pPr>
              <w:suppressAutoHyphens w:val="0"/>
              <w:spacing w:line="240" w:lineRule="auto"/>
              <w:rPr>
                <w:vertAlign w:val="subscript"/>
              </w:rPr>
            </w:pPr>
            <w:r w:rsidRPr="00172AFD">
              <w:t>R</w:t>
            </w:r>
            <w:r w:rsidRPr="00172AFD">
              <w:rPr>
                <w:vertAlign w:val="subscript"/>
              </w:rPr>
              <w:t>3</w:t>
            </w:r>
          </w:p>
        </w:tc>
        <w:tc>
          <w:tcPr>
            <w:tcW w:w="2977" w:type="dxa"/>
          </w:tcPr>
          <w:p w:rsidR="00172AFD" w:rsidRPr="00172AFD" w:rsidRDefault="00172AFD" w:rsidP="00172AFD">
            <w:pPr>
              <w:suppressAutoHyphens w:val="0"/>
              <w:spacing w:line="240" w:lineRule="auto"/>
            </w:pPr>
            <w:r w:rsidRPr="00172AFD">
              <w:t>0.735</w:t>
            </w:r>
          </w:p>
        </w:tc>
        <w:tc>
          <w:tcPr>
            <w:tcW w:w="2126" w:type="dxa"/>
          </w:tcPr>
          <w:p w:rsidR="00172AFD" w:rsidRPr="00172AFD" w:rsidRDefault="00172AFD" w:rsidP="00172AFD">
            <w:pPr>
              <w:suppressAutoHyphens w:val="0"/>
              <w:spacing w:line="240" w:lineRule="auto"/>
            </w:pPr>
            <w:r w:rsidRPr="00172AFD">
              <w:t>0.265</w:t>
            </w:r>
          </w:p>
        </w:tc>
      </w:tr>
      <w:tr w:rsidR="00172AFD" w:rsidRPr="00172AFD" w:rsidTr="00172AFD">
        <w:tc>
          <w:tcPr>
            <w:tcW w:w="1134" w:type="dxa"/>
          </w:tcPr>
          <w:p w:rsidR="00172AFD" w:rsidRPr="00172AFD" w:rsidRDefault="00172AFD" w:rsidP="00172AFD">
            <w:pPr>
              <w:suppressAutoHyphens w:val="0"/>
              <w:spacing w:line="240" w:lineRule="auto"/>
              <w:rPr>
                <w:vertAlign w:val="subscript"/>
              </w:rPr>
            </w:pPr>
            <w:r w:rsidRPr="00172AFD">
              <w:t>R</w:t>
            </w:r>
            <w:r w:rsidRPr="00172AFD">
              <w:rPr>
                <w:vertAlign w:val="subscript"/>
              </w:rPr>
              <w:t>4</w:t>
            </w:r>
          </w:p>
        </w:tc>
        <w:tc>
          <w:tcPr>
            <w:tcW w:w="2977" w:type="dxa"/>
          </w:tcPr>
          <w:p w:rsidR="00172AFD" w:rsidRPr="00172AFD" w:rsidRDefault="00172AFD" w:rsidP="00172AFD">
            <w:pPr>
              <w:suppressAutoHyphens w:val="0"/>
              <w:spacing w:line="240" w:lineRule="auto"/>
            </w:pPr>
            <w:r w:rsidRPr="00172AFD">
              <w:t>0.721</w:t>
            </w:r>
          </w:p>
        </w:tc>
        <w:tc>
          <w:tcPr>
            <w:tcW w:w="2126" w:type="dxa"/>
          </w:tcPr>
          <w:p w:rsidR="00172AFD" w:rsidRPr="00172AFD" w:rsidRDefault="00172AFD" w:rsidP="00172AFD">
            <w:pPr>
              <w:suppressAutoHyphens w:val="0"/>
              <w:spacing w:line="240" w:lineRule="auto"/>
            </w:pPr>
            <w:r w:rsidRPr="00172AFD">
              <w:t>0.259</w:t>
            </w:r>
          </w:p>
        </w:tc>
      </w:tr>
    </w:tbl>
    <w:p w:rsidR="00A73C71" w:rsidRPr="00A73C71" w:rsidRDefault="00A73C71" w:rsidP="00A73C71">
      <w:pPr>
        <w:pStyle w:val="para"/>
        <w:spacing w:before="120"/>
      </w:pPr>
      <w:r w:rsidRPr="00A73C71">
        <w:t>2.30.</w:t>
      </w:r>
      <w:r w:rsidRPr="00A73C71">
        <w:tab/>
      </w:r>
      <w:r w:rsidRPr="0067557E">
        <w:t>Night-time Colour of the light retro-reflected from a device excluding retro</w:t>
      </w:r>
      <w:r w:rsidRPr="0067557E">
        <w:noBreakHyphen/>
        <w:t>reflective tires according to Regulation No. 88</w:t>
      </w:r>
    </w:p>
    <w:p w:rsidR="00A73C71" w:rsidRPr="00A73C71" w:rsidRDefault="00A73C71" w:rsidP="00A73C71">
      <w:pPr>
        <w:pStyle w:val="para"/>
      </w:pPr>
      <w:r w:rsidRPr="00A73C71">
        <w:t>2.30.1.</w:t>
      </w:r>
      <w:r w:rsidRPr="00A73C71">
        <w:tab/>
      </w:r>
      <w:r w:rsidR="00055DFB">
        <w:t>"</w:t>
      </w:r>
      <w:r w:rsidRPr="00A73C71">
        <w:rPr>
          <w:i/>
        </w:rPr>
        <w:t>White</w:t>
      </w:r>
      <w:r w:rsidR="00055DFB">
        <w:t>"</w:t>
      </w:r>
      <w:r w:rsidRPr="00A73C71">
        <w:t xml:space="preserve"> means the</w:t>
      </w:r>
      <w:r w:rsidR="00DF68DA">
        <w:t xml:space="preserve"> chromaticity coordinates (x,y)</w:t>
      </w:r>
      <w:r w:rsidR="00DF68DA" w:rsidRPr="00DF68DA">
        <w:rPr>
          <w:vertAlign w:val="superscript"/>
        </w:rPr>
        <w:t>4</w:t>
      </w:r>
      <w:r w:rsidR="00DF68DA">
        <w:t xml:space="preserve"> </w:t>
      </w:r>
      <w:r w:rsidRPr="00A73C71">
        <w:t>of the light reflected that lie inside the chromaticity areas defined by the boundaries:</w:t>
      </w:r>
    </w:p>
    <w:tbl>
      <w:tblPr>
        <w:tblW w:w="0" w:type="auto"/>
        <w:tblInd w:w="2376" w:type="dxa"/>
        <w:tblLook w:val="0000" w:firstRow="0" w:lastRow="0" w:firstColumn="0" w:lastColumn="0" w:noHBand="0" w:noVBand="0"/>
      </w:tblPr>
      <w:tblGrid>
        <w:gridCol w:w="1134"/>
        <w:gridCol w:w="2268"/>
        <w:gridCol w:w="2551"/>
      </w:tblGrid>
      <w:tr w:rsidR="00FC7B71" w:rsidRPr="00FC7B71" w:rsidTr="00FC7B71">
        <w:tc>
          <w:tcPr>
            <w:tcW w:w="1134" w:type="dxa"/>
          </w:tcPr>
          <w:p w:rsidR="00FC7B71" w:rsidRPr="00FC7B71" w:rsidRDefault="00FC7B71" w:rsidP="00FC7B71">
            <w:pPr>
              <w:widowControl w:val="0"/>
              <w:tabs>
                <w:tab w:val="left" w:pos="851"/>
              </w:tabs>
              <w:suppressAutoHyphens w:val="0"/>
              <w:overflowPunct w:val="0"/>
              <w:autoSpaceDE w:val="0"/>
              <w:autoSpaceDN w:val="0"/>
              <w:adjustRightInd w:val="0"/>
              <w:spacing w:line="240" w:lineRule="auto"/>
              <w:jc w:val="both"/>
              <w:textAlignment w:val="baseline"/>
              <w:rPr>
                <w:lang w:eastAsia="cs-CZ"/>
              </w:rPr>
            </w:pPr>
            <w:r w:rsidRPr="00FC7B71">
              <w:rPr>
                <w:lang w:eastAsia="cs-CZ"/>
              </w:rPr>
              <w:t>W</w:t>
            </w:r>
            <w:r w:rsidRPr="00FC7B71">
              <w:rPr>
                <w:vertAlign w:val="subscript"/>
                <w:lang w:eastAsia="cs-CZ"/>
              </w:rPr>
              <w:t>12</w:t>
            </w:r>
          </w:p>
        </w:tc>
        <w:tc>
          <w:tcPr>
            <w:tcW w:w="2268" w:type="dxa"/>
          </w:tcPr>
          <w:p w:rsidR="00FC7B71" w:rsidRPr="00FC7B71" w:rsidRDefault="004C5076" w:rsidP="00FC7B71">
            <w:pPr>
              <w:widowControl w:val="0"/>
              <w:tabs>
                <w:tab w:val="left" w:pos="851"/>
              </w:tabs>
              <w:suppressAutoHyphens w:val="0"/>
              <w:overflowPunct w:val="0"/>
              <w:autoSpaceDE w:val="0"/>
              <w:autoSpaceDN w:val="0"/>
              <w:adjustRightInd w:val="0"/>
              <w:spacing w:line="240" w:lineRule="auto"/>
              <w:jc w:val="both"/>
              <w:textAlignment w:val="baseline"/>
              <w:rPr>
                <w:lang w:eastAsia="cs-CZ"/>
              </w:rPr>
            </w:pPr>
            <w:r>
              <w:rPr>
                <w:lang w:eastAsia="cs-CZ"/>
              </w:rPr>
              <w:t>blue boundary:</w:t>
            </w:r>
          </w:p>
        </w:tc>
        <w:tc>
          <w:tcPr>
            <w:tcW w:w="2551" w:type="dxa"/>
          </w:tcPr>
          <w:p w:rsidR="00FC7B71" w:rsidRPr="00FC7B71" w:rsidRDefault="00FC7B71" w:rsidP="00FC7B71">
            <w:pPr>
              <w:widowControl w:val="0"/>
              <w:tabs>
                <w:tab w:val="left" w:pos="851"/>
              </w:tabs>
              <w:suppressAutoHyphens w:val="0"/>
              <w:overflowPunct w:val="0"/>
              <w:autoSpaceDE w:val="0"/>
              <w:autoSpaceDN w:val="0"/>
              <w:adjustRightInd w:val="0"/>
              <w:spacing w:line="240" w:lineRule="auto"/>
              <w:jc w:val="both"/>
              <w:textAlignment w:val="baseline"/>
              <w:rPr>
                <w:lang w:eastAsia="cs-CZ"/>
              </w:rPr>
            </w:pPr>
            <w:r w:rsidRPr="00FC7B71">
              <w:rPr>
                <w:lang w:eastAsia="cs-CZ"/>
              </w:rPr>
              <w:t>y = 0.843 - 1.182 x</w:t>
            </w:r>
          </w:p>
        </w:tc>
      </w:tr>
      <w:tr w:rsidR="00FC7B71" w:rsidRPr="00FC7B71" w:rsidTr="00FC7B71">
        <w:tc>
          <w:tcPr>
            <w:tcW w:w="1134" w:type="dxa"/>
          </w:tcPr>
          <w:p w:rsidR="00FC7B71" w:rsidRPr="00FC7B71" w:rsidRDefault="00FC7B71" w:rsidP="00FC7B71">
            <w:pPr>
              <w:widowControl w:val="0"/>
              <w:tabs>
                <w:tab w:val="left" w:pos="851"/>
              </w:tabs>
              <w:suppressAutoHyphens w:val="0"/>
              <w:overflowPunct w:val="0"/>
              <w:autoSpaceDE w:val="0"/>
              <w:autoSpaceDN w:val="0"/>
              <w:adjustRightInd w:val="0"/>
              <w:spacing w:line="240" w:lineRule="auto"/>
              <w:jc w:val="both"/>
              <w:textAlignment w:val="baseline"/>
              <w:rPr>
                <w:lang w:eastAsia="cs-CZ"/>
              </w:rPr>
            </w:pPr>
            <w:r w:rsidRPr="00FC7B71">
              <w:rPr>
                <w:lang w:eastAsia="cs-CZ"/>
              </w:rPr>
              <w:t>W</w:t>
            </w:r>
            <w:r w:rsidRPr="00FC7B71">
              <w:rPr>
                <w:vertAlign w:val="subscript"/>
                <w:lang w:eastAsia="cs-CZ"/>
              </w:rPr>
              <w:t>23</w:t>
            </w:r>
          </w:p>
        </w:tc>
        <w:tc>
          <w:tcPr>
            <w:tcW w:w="2268" w:type="dxa"/>
          </w:tcPr>
          <w:p w:rsidR="00FC7B71" w:rsidRPr="00FC7B71" w:rsidRDefault="004C5076" w:rsidP="00FC7B71">
            <w:pPr>
              <w:widowControl w:val="0"/>
              <w:tabs>
                <w:tab w:val="left" w:pos="851"/>
              </w:tabs>
              <w:suppressAutoHyphens w:val="0"/>
              <w:overflowPunct w:val="0"/>
              <w:autoSpaceDE w:val="0"/>
              <w:autoSpaceDN w:val="0"/>
              <w:adjustRightInd w:val="0"/>
              <w:spacing w:line="240" w:lineRule="auto"/>
              <w:jc w:val="both"/>
              <w:textAlignment w:val="baseline"/>
              <w:rPr>
                <w:lang w:eastAsia="cs-CZ"/>
              </w:rPr>
            </w:pPr>
            <w:r>
              <w:rPr>
                <w:lang w:eastAsia="cs-CZ"/>
              </w:rPr>
              <w:t>violet boundary</w:t>
            </w:r>
          </w:p>
        </w:tc>
        <w:tc>
          <w:tcPr>
            <w:tcW w:w="2551" w:type="dxa"/>
          </w:tcPr>
          <w:p w:rsidR="00FC7B71" w:rsidRPr="00FC7B71" w:rsidRDefault="00FC7B71" w:rsidP="00FC7B71">
            <w:pPr>
              <w:widowControl w:val="0"/>
              <w:tabs>
                <w:tab w:val="left" w:pos="851"/>
              </w:tabs>
              <w:suppressAutoHyphens w:val="0"/>
              <w:overflowPunct w:val="0"/>
              <w:autoSpaceDE w:val="0"/>
              <w:autoSpaceDN w:val="0"/>
              <w:adjustRightInd w:val="0"/>
              <w:spacing w:line="240" w:lineRule="auto"/>
              <w:jc w:val="both"/>
              <w:textAlignment w:val="baseline"/>
              <w:rPr>
                <w:lang w:eastAsia="cs-CZ"/>
              </w:rPr>
            </w:pPr>
            <w:r w:rsidRPr="00FC7B71">
              <w:rPr>
                <w:lang w:eastAsia="cs-CZ"/>
              </w:rPr>
              <w:t>y = 0.489 x + 0.146</w:t>
            </w:r>
          </w:p>
        </w:tc>
      </w:tr>
      <w:tr w:rsidR="00FC7B71" w:rsidRPr="00FC7B71" w:rsidTr="00FC7B71">
        <w:tc>
          <w:tcPr>
            <w:tcW w:w="1134" w:type="dxa"/>
          </w:tcPr>
          <w:p w:rsidR="00FC7B71" w:rsidRPr="00FC7B71" w:rsidRDefault="00FC7B71" w:rsidP="00FC7B71">
            <w:pPr>
              <w:widowControl w:val="0"/>
              <w:tabs>
                <w:tab w:val="left" w:pos="851"/>
              </w:tabs>
              <w:suppressAutoHyphens w:val="0"/>
              <w:overflowPunct w:val="0"/>
              <w:autoSpaceDE w:val="0"/>
              <w:autoSpaceDN w:val="0"/>
              <w:adjustRightInd w:val="0"/>
              <w:spacing w:line="240" w:lineRule="auto"/>
              <w:jc w:val="both"/>
              <w:textAlignment w:val="baseline"/>
              <w:rPr>
                <w:lang w:eastAsia="cs-CZ"/>
              </w:rPr>
            </w:pPr>
            <w:r w:rsidRPr="00FC7B71">
              <w:rPr>
                <w:lang w:eastAsia="cs-CZ"/>
              </w:rPr>
              <w:t>W</w:t>
            </w:r>
            <w:r w:rsidRPr="00FC7B71">
              <w:rPr>
                <w:vertAlign w:val="subscript"/>
                <w:lang w:eastAsia="cs-CZ"/>
              </w:rPr>
              <w:t>34</w:t>
            </w:r>
          </w:p>
        </w:tc>
        <w:tc>
          <w:tcPr>
            <w:tcW w:w="2268" w:type="dxa"/>
          </w:tcPr>
          <w:p w:rsidR="00FC7B71" w:rsidRPr="00FC7B71" w:rsidRDefault="004C5076" w:rsidP="00FC7B71">
            <w:pPr>
              <w:widowControl w:val="0"/>
              <w:tabs>
                <w:tab w:val="left" w:pos="851"/>
              </w:tabs>
              <w:suppressAutoHyphens w:val="0"/>
              <w:overflowPunct w:val="0"/>
              <w:autoSpaceDE w:val="0"/>
              <w:autoSpaceDN w:val="0"/>
              <w:adjustRightInd w:val="0"/>
              <w:spacing w:line="240" w:lineRule="auto"/>
              <w:jc w:val="both"/>
              <w:textAlignment w:val="baseline"/>
              <w:rPr>
                <w:lang w:eastAsia="cs-CZ"/>
              </w:rPr>
            </w:pPr>
            <w:r>
              <w:rPr>
                <w:lang w:eastAsia="cs-CZ"/>
              </w:rPr>
              <w:t>yellow boundary</w:t>
            </w:r>
          </w:p>
        </w:tc>
        <w:tc>
          <w:tcPr>
            <w:tcW w:w="2551" w:type="dxa"/>
          </w:tcPr>
          <w:p w:rsidR="00FC7B71" w:rsidRPr="00FC7B71" w:rsidRDefault="00FC7B71" w:rsidP="00FC7B71">
            <w:pPr>
              <w:widowControl w:val="0"/>
              <w:tabs>
                <w:tab w:val="left" w:pos="851"/>
              </w:tabs>
              <w:suppressAutoHyphens w:val="0"/>
              <w:overflowPunct w:val="0"/>
              <w:autoSpaceDE w:val="0"/>
              <w:autoSpaceDN w:val="0"/>
              <w:adjustRightInd w:val="0"/>
              <w:spacing w:line="240" w:lineRule="auto"/>
              <w:jc w:val="both"/>
              <w:textAlignment w:val="baseline"/>
              <w:rPr>
                <w:lang w:eastAsia="cs-CZ"/>
              </w:rPr>
            </w:pPr>
            <w:r w:rsidRPr="00FC7B71">
              <w:rPr>
                <w:lang w:eastAsia="cs-CZ"/>
              </w:rPr>
              <w:t>y = 0.968 - 1.010 x</w:t>
            </w:r>
          </w:p>
        </w:tc>
      </w:tr>
      <w:tr w:rsidR="00FC7B71" w:rsidRPr="00FC7B71" w:rsidTr="00FC7B71">
        <w:tc>
          <w:tcPr>
            <w:tcW w:w="1134" w:type="dxa"/>
          </w:tcPr>
          <w:p w:rsidR="00FC7B71" w:rsidRPr="00FC7B71" w:rsidRDefault="00FC7B71" w:rsidP="00FC7B71">
            <w:pPr>
              <w:widowControl w:val="0"/>
              <w:tabs>
                <w:tab w:val="left" w:pos="851"/>
              </w:tabs>
              <w:suppressAutoHyphens w:val="0"/>
              <w:overflowPunct w:val="0"/>
              <w:autoSpaceDE w:val="0"/>
              <w:autoSpaceDN w:val="0"/>
              <w:adjustRightInd w:val="0"/>
              <w:spacing w:line="240" w:lineRule="auto"/>
              <w:jc w:val="both"/>
              <w:textAlignment w:val="baseline"/>
              <w:rPr>
                <w:lang w:eastAsia="cs-CZ"/>
              </w:rPr>
            </w:pPr>
            <w:r w:rsidRPr="00FC7B71">
              <w:rPr>
                <w:lang w:eastAsia="cs-CZ"/>
              </w:rPr>
              <w:t>W</w:t>
            </w:r>
            <w:r w:rsidRPr="00FC7B71">
              <w:rPr>
                <w:vertAlign w:val="subscript"/>
                <w:lang w:eastAsia="cs-CZ"/>
              </w:rPr>
              <w:t>41</w:t>
            </w:r>
          </w:p>
        </w:tc>
        <w:tc>
          <w:tcPr>
            <w:tcW w:w="2268" w:type="dxa"/>
          </w:tcPr>
          <w:p w:rsidR="00FC7B71" w:rsidRPr="00FC7B71" w:rsidRDefault="004C5076" w:rsidP="00FC7B71">
            <w:pPr>
              <w:widowControl w:val="0"/>
              <w:tabs>
                <w:tab w:val="left" w:pos="851"/>
              </w:tabs>
              <w:suppressAutoHyphens w:val="0"/>
              <w:overflowPunct w:val="0"/>
              <w:autoSpaceDE w:val="0"/>
              <w:autoSpaceDN w:val="0"/>
              <w:adjustRightInd w:val="0"/>
              <w:spacing w:line="240" w:lineRule="auto"/>
              <w:jc w:val="both"/>
              <w:textAlignment w:val="baseline"/>
              <w:rPr>
                <w:lang w:eastAsia="cs-CZ"/>
              </w:rPr>
            </w:pPr>
            <w:r>
              <w:rPr>
                <w:lang w:eastAsia="cs-CZ"/>
              </w:rPr>
              <w:t>green boundary</w:t>
            </w:r>
          </w:p>
        </w:tc>
        <w:tc>
          <w:tcPr>
            <w:tcW w:w="2551" w:type="dxa"/>
          </w:tcPr>
          <w:p w:rsidR="00FC7B71" w:rsidRPr="00FC7B71" w:rsidRDefault="00FC7B71" w:rsidP="00FC7B71">
            <w:pPr>
              <w:widowControl w:val="0"/>
              <w:tabs>
                <w:tab w:val="left" w:pos="851"/>
              </w:tabs>
              <w:suppressAutoHyphens w:val="0"/>
              <w:overflowPunct w:val="0"/>
              <w:autoSpaceDE w:val="0"/>
              <w:autoSpaceDN w:val="0"/>
              <w:adjustRightInd w:val="0"/>
              <w:spacing w:line="240" w:lineRule="auto"/>
              <w:jc w:val="both"/>
              <w:textAlignment w:val="baseline"/>
              <w:rPr>
                <w:lang w:eastAsia="cs-CZ"/>
              </w:rPr>
            </w:pPr>
            <w:r w:rsidRPr="00FC7B71">
              <w:rPr>
                <w:lang w:eastAsia="cs-CZ"/>
              </w:rPr>
              <w:t>y = 1.442 x - 0.136</w:t>
            </w:r>
          </w:p>
        </w:tc>
      </w:tr>
    </w:tbl>
    <w:p w:rsidR="00330372" w:rsidRDefault="00FC7B71" w:rsidP="00913C8B">
      <w:pPr>
        <w:pStyle w:val="para"/>
        <w:spacing w:before="120"/>
        <w:ind w:firstLine="0"/>
      </w:pPr>
      <w:r w:rsidRPr="00FC7B71">
        <w:t>With intersection points:</w:t>
      </w:r>
    </w:p>
    <w:tbl>
      <w:tblPr>
        <w:tblW w:w="0" w:type="auto"/>
        <w:tblInd w:w="2376" w:type="dxa"/>
        <w:tblLook w:val="0000" w:firstRow="0" w:lastRow="0" w:firstColumn="0" w:lastColumn="0" w:noHBand="0" w:noVBand="0"/>
      </w:tblPr>
      <w:tblGrid>
        <w:gridCol w:w="1172"/>
        <w:gridCol w:w="2230"/>
        <w:gridCol w:w="2551"/>
      </w:tblGrid>
      <w:tr w:rsidR="00FC7B71" w:rsidRPr="00FC7B71" w:rsidTr="00FC7B71">
        <w:tc>
          <w:tcPr>
            <w:tcW w:w="1172" w:type="dxa"/>
          </w:tcPr>
          <w:p w:rsidR="00FC7B71" w:rsidRPr="00FC7B71" w:rsidRDefault="00FC7B71" w:rsidP="00FC7B71">
            <w:pPr>
              <w:keepNext/>
              <w:keepLines/>
              <w:tabs>
                <w:tab w:val="left" w:pos="851"/>
              </w:tabs>
              <w:suppressAutoHyphens w:val="0"/>
              <w:overflowPunct w:val="0"/>
              <w:autoSpaceDE w:val="0"/>
              <w:autoSpaceDN w:val="0"/>
              <w:adjustRightInd w:val="0"/>
              <w:spacing w:line="240" w:lineRule="auto"/>
              <w:jc w:val="center"/>
              <w:textAlignment w:val="baseline"/>
              <w:rPr>
                <w:lang w:eastAsia="cs-CZ"/>
              </w:rPr>
            </w:pPr>
          </w:p>
        </w:tc>
        <w:tc>
          <w:tcPr>
            <w:tcW w:w="2230" w:type="dxa"/>
          </w:tcPr>
          <w:p w:rsidR="00FC7B71" w:rsidRPr="00FC7B71" w:rsidRDefault="00FC7B71" w:rsidP="00FC7B71">
            <w:pPr>
              <w:keepNext/>
              <w:keepLines/>
              <w:tabs>
                <w:tab w:val="left" w:pos="851"/>
              </w:tabs>
              <w:suppressAutoHyphens w:val="0"/>
              <w:overflowPunct w:val="0"/>
              <w:autoSpaceDE w:val="0"/>
              <w:autoSpaceDN w:val="0"/>
              <w:adjustRightInd w:val="0"/>
              <w:spacing w:line="240" w:lineRule="auto"/>
              <w:ind w:left="200"/>
              <w:textAlignment w:val="baseline"/>
              <w:rPr>
                <w:lang w:eastAsia="cs-CZ"/>
              </w:rPr>
            </w:pPr>
            <w:r w:rsidRPr="00FC7B71">
              <w:rPr>
                <w:lang w:eastAsia="cs-CZ"/>
              </w:rPr>
              <w:t>x</w:t>
            </w:r>
          </w:p>
        </w:tc>
        <w:tc>
          <w:tcPr>
            <w:tcW w:w="2551" w:type="dxa"/>
          </w:tcPr>
          <w:p w:rsidR="00FC7B71" w:rsidRPr="00FC7B71" w:rsidRDefault="00FC7B71" w:rsidP="00FC7B71">
            <w:pPr>
              <w:keepNext/>
              <w:keepLines/>
              <w:tabs>
                <w:tab w:val="left" w:pos="851"/>
              </w:tabs>
              <w:suppressAutoHyphens w:val="0"/>
              <w:overflowPunct w:val="0"/>
              <w:autoSpaceDE w:val="0"/>
              <w:autoSpaceDN w:val="0"/>
              <w:adjustRightInd w:val="0"/>
              <w:spacing w:line="240" w:lineRule="auto"/>
              <w:ind w:left="236"/>
              <w:textAlignment w:val="baseline"/>
              <w:rPr>
                <w:lang w:eastAsia="cs-CZ"/>
              </w:rPr>
            </w:pPr>
            <w:r w:rsidRPr="00FC7B71">
              <w:rPr>
                <w:lang w:eastAsia="cs-CZ"/>
              </w:rPr>
              <w:t>y</w:t>
            </w:r>
          </w:p>
        </w:tc>
      </w:tr>
      <w:tr w:rsidR="00FC7B71" w:rsidRPr="00FC7B71" w:rsidTr="00FC7B71">
        <w:tc>
          <w:tcPr>
            <w:tcW w:w="1172" w:type="dxa"/>
          </w:tcPr>
          <w:p w:rsidR="00FC7B71" w:rsidRPr="00FC7B71" w:rsidRDefault="00FC7B71" w:rsidP="00FC7B71">
            <w:pPr>
              <w:keepNext/>
              <w:keepLines/>
              <w:tabs>
                <w:tab w:val="left" w:pos="851"/>
              </w:tabs>
              <w:suppressAutoHyphens w:val="0"/>
              <w:overflowPunct w:val="0"/>
              <w:autoSpaceDE w:val="0"/>
              <w:autoSpaceDN w:val="0"/>
              <w:adjustRightInd w:val="0"/>
              <w:spacing w:line="240" w:lineRule="auto"/>
              <w:textAlignment w:val="baseline"/>
              <w:rPr>
                <w:lang w:eastAsia="cs-CZ"/>
              </w:rPr>
            </w:pPr>
            <w:r w:rsidRPr="00FC7B71">
              <w:rPr>
                <w:lang w:eastAsia="cs-CZ"/>
              </w:rPr>
              <w:t>W</w:t>
            </w:r>
            <w:r w:rsidRPr="00FC7B71">
              <w:rPr>
                <w:vertAlign w:val="subscript"/>
                <w:lang w:eastAsia="cs-CZ"/>
              </w:rPr>
              <w:t>1</w:t>
            </w:r>
          </w:p>
        </w:tc>
        <w:tc>
          <w:tcPr>
            <w:tcW w:w="2230" w:type="dxa"/>
          </w:tcPr>
          <w:p w:rsidR="00FC7B71" w:rsidRPr="00FC7B71" w:rsidRDefault="00FC7B71" w:rsidP="00FC7B71">
            <w:pPr>
              <w:keepNext/>
              <w:keepLines/>
              <w:tabs>
                <w:tab w:val="left" w:pos="851"/>
              </w:tabs>
              <w:suppressAutoHyphens w:val="0"/>
              <w:overflowPunct w:val="0"/>
              <w:autoSpaceDE w:val="0"/>
              <w:autoSpaceDN w:val="0"/>
              <w:adjustRightInd w:val="0"/>
              <w:spacing w:line="240" w:lineRule="auto"/>
              <w:textAlignment w:val="baseline"/>
              <w:rPr>
                <w:lang w:eastAsia="cs-CZ"/>
              </w:rPr>
            </w:pPr>
            <w:r w:rsidRPr="00FC7B71">
              <w:rPr>
                <w:lang w:eastAsia="cs-CZ"/>
              </w:rPr>
              <w:t>0.373</w:t>
            </w:r>
          </w:p>
        </w:tc>
        <w:tc>
          <w:tcPr>
            <w:tcW w:w="2551" w:type="dxa"/>
          </w:tcPr>
          <w:p w:rsidR="00FC7B71" w:rsidRPr="00FC7B71" w:rsidRDefault="00FC7B71" w:rsidP="00FC7B71">
            <w:pPr>
              <w:keepNext/>
              <w:keepLines/>
              <w:tabs>
                <w:tab w:val="left" w:pos="851"/>
              </w:tabs>
              <w:suppressAutoHyphens w:val="0"/>
              <w:overflowPunct w:val="0"/>
              <w:autoSpaceDE w:val="0"/>
              <w:autoSpaceDN w:val="0"/>
              <w:adjustRightInd w:val="0"/>
              <w:spacing w:line="240" w:lineRule="auto"/>
              <w:textAlignment w:val="baseline"/>
              <w:rPr>
                <w:lang w:eastAsia="cs-CZ"/>
              </w:rPr>
            </w:pPr>
            <w:r w:rsidRPr="00FC7B71">
              <w:rPr>
                <w:lang w:eastAsia="cs-CZ"/>
              </w:rPr>
              <w:t>0.402</w:t>
            </w:r>
          </w:p>
        </w:tc>
      </w:tr>
      <w:tr w:rsidR="00FC7B71" w:rsidRPr="00FC7B71" w:rsidTr="00FC7B71">
        <w:tc>
          <w:tcPr>
            <w:tcW w:w="1172" w:type="dxa"/>
          </w:tcPr>
          <w:p w:rsidR="00FC7B71" w:rsidRPr="00FC7B71" w:rsidRDefault="00FC7B71" w:rsidP="00FC7B71">
            <w:pPr>
              <w:keepNext/>
              <w:keepLines/>
              <w:tabs>
                <w:tab w:val="left" w:pos="851"/>
              </w:tabs>
              <w:suppressAutoHyphens w:val="0"/>
              <w:overflowPunct w:val="0"/>
              <w:autoSpaceDE w:val="0"/>
              <w:autoSpaceDN w:val="0"/>
              <w:adjustRightInd w:val="0"/>
              <w:spacing w:line="240" w:lineRule="auto"/>
              <w:textAlignment w:val="baseline"/>
              <w:rPr>
                <w:lang w:eastAsia="cs-CZ"/>
              </w:rPr>
            </w:pPr>
            <w:r w:rsidRPr="00FC7B71">
              <w:rPr>
                <w:lang w:eastAsia="cs-CZ"/>
              </w:rPr>
              <w:t>W</w:t>
            </w:r>
            <w:r w:rsidRPr="00FC7B71">
              <w:rPr>
                <w:vertAlign w:val="subscript"/>
                <w:lang w:eastAsia="cs-CZ"/>
              </w:rPr>
              <w:t>2</w:t>
            </w:r>
          </w:p>
        </w:tc>
        <w:tc>
          <w:tcPr>
            <w:tcW w:w="2230" w:type="dxa"/>
          </w:tcPr>
          <w:p w:rsidR="00FC7B71" w:rsidRPr="00FC7B71" w:rsidRDefault="00FC7B71" w:rsidP="00FC7B71">
            <w:pPr>
              <w:keepNext/>
              <w:keepLines/>
              <w:tabs>
                <w:tab w:val="left" w:pos="851"/>
              </w:tabs>
              <w:suppressAutoHyphens w:val="0"/>
              <w:overflowPunct w:val="0"/>
              <w:autoSpaceDE w:val="0"/>
              <w:autoSpaceDN w:val="0"/>
              <w:adjustRightInd w:val="0"/>
              <w:spacing w:line="240" w:lineRule="auto"/>
              <w:textAlignment w:val="baseline"/>
              <w:rPr>
                <w:lang w:eastAsia="cs-CZ"/>
              </w:rPr>
            </w:pPr>
            <w:r w:rsidRPr="00FC7B71">
              <w:rPr>
                <w:lang w:eastAsia="cs-CZ"/>
              </w:rPr>
              <w:t>0.417</w:t>
            </w:r>
          </w:p>
        </w:tc>
        <w:tc>
          <w:tcPr>
            <w:tcW w:w="2551" w:type="dxa"/>
          </w:tcPr>
          <w:p w:rsidR="00FC7B71" w:rsidRPr="00FC7B71" w:rsidRDefault="00FC7B71" w:rsidP="00FC7B71">
            <w:pPr>
              <w:keepNext/>
              <w:keepLines/>
              <w:tabs>
                <w:tab w:val="left" w:pos="851"/>
              </w:tabs>
              <w:suppressAutoHyphens w:val="0"/>
              <w:overflowPunct w:val="0"/>
              <w:autoSpaceDE w:val="0"/>
              <w:autoSpaceDN w:val="0"/>
              <w:adjustRightInd w:val="0"/>
              <w:spacing w:line="240" w:lineRule="auto"/>
              <w:textAlignment w:val="baseline"/>
              <w:rPr>
                <w:lang w:eastAsia="cs-CZ"/>
              </w:rPr>
            </w:pPr>
            <w:r w:rsidRPr="00FC7B71">
              <w:rPr>
                <w:lang w:eastAsia="cs-CZ"/>
              </w:rPr>
              <w:t>0.350</w:t>
            </w:r>
          </w:p>
        </w:tc>
      </w:tr>
      <w:tr w:rsidR="00FC7B71" w:rsidRPr="00FC7B71" w:rsidTr="00FC7B71">
        <w:tc>
          <w:tcPr>
            <w:tcW w:w="1172" w:type="dxa"/>
          </w:tcPr>
          <w:p w:rsidR="00FC7B71" w:rsidRPr="00FC7B71" w:rsidRDefault="00FC7B71" w:rsidP="00FC7B71">
            <w:pPr>
              <w:tabs>
                <w:tab w:val="left" w:pos="851"/>
              </w:tabs>
              <w:suppressAutoHyphens w:val="0"/>
              <w:overflowPunct w:val="0"/>
              <w:autoSpaceDE w:val="0"/>
              <w:autoSpaceDN w:val="0"/>
              <w:adjustRightInd w:val="0"/>
              <w:spacing w:line="240" w:lineRule="auto"/>
              <w:textAlignment w:val="baseline"/>
              <w:rPr>
                <w:lang w:eastAsia="cs-CZ"/>
              </w:rPr>
            </w:pPr>
            <w:r w:rsidRPr="00FC7B71">
              <w:rPr>
                <w:lang w:eastAsia="cs-CZ"/>
              </w:rPr>
              <w:t>W</w:t>
            </w:r>
            <w:r w:rsidRPr="00FC7B71">
              <w:rPr>
                <w:vertAlign w:val="subscript"/>
                <w:lang w:eastAsia="cs-CZ"/>
              </w:rPr>
              <w:t>3</w:t>
            </w:r>
          </w:p>
        </w:tc>
        <w:tc>
          <w:tcPr>
            <w:tcW w:w="2230" w:type="dxa"/>
          </w:tcPr>
          <w:p w:rsidR="00FC7B71" w:rsidRPr="00FC7B71" w:rsidRDefault="00FC7B71" w:rsidP="00FC7B71">
            <w:pPr>
              <w:tabs>
                <w:tab w:val="left" w:pos="851"/>
              </w:tabs>
              <w:suppressAutoHyphens w:val="0"/>
              <w:overflowPunct w:val="0"/>
              <w:autoSpaceDE w:val="0"/>
              <w:autoSpaceDN w:val="0"/>
              <w:adjustRightInd w:val="0"/>
              <w:spacing w:line="240" w:lineRule="auto"/>
              <w:textAlignment w:val="baseline"/>
              <w:rPr>
                <w:lang w:eastAsia="cs-CZ"/>
              </w:rPr>
            </w:pPr>
            <w:r w:rsidRPr="00FC7B71">
              <w:rPr>
                <w:lang w:eastAsia="cs-CZ"/>
              </w:rPr>
              <w:t>0.548</w:t>
            </w:r>
          </w:p>
        </w:tc>
        <w:tc>
          <w:tcPr>
            <w:tcW w:w="2551" w:type="dxa"/>
          </w:tcPr>
          <w:p w:rsidR="00FC7B71" w:rsidRPr="00FC7B71" w:rsidRDefault="00FC7B71" w:rsidP="00FC7B71">
            <w:pPr>
              <w:tabs>
                <w:tab w:val="left" w:pos="851"/>
              </w:tabs>
              <w:suppressAutoHyphens w:val="0"/>
              <w:overflowPunct w:val="0"/>
              <w:autoSpaceDE w:val="0"/>
              <w:autoSpaceDN w:val="0"/>
              <w:adjustRightInd w:val="0"/>
              <w:spacing w:line="240" w:lineRule="auto"/>
              <w:textAlignment w:val="baseline"/>
              <w:rPr>
                <w:lang w:eastAsia="cs-CZ"/>
              </w:rPr>
            </w:pPr>
            <w:r w:rsidRPr="00FC7B71">
              <w:rPr>
                <w:lang w:eastAsia="cs-CZ"/>
              </w:rPr>
              <w:t>0.414</w:t>
            </w:r>
          </w:p>
        </w:tc>
      </w:tr>
      <w:tr w:rsidR="00FC7B71" w:rsidRPr="00FC7B71" w:rsidTr="00FC7B71">
        <w:tc>
          <w:tcPr>
            <w:tcW w:w="1172" w:type="dxa"/>
          </w:tcPr>
          <w:p w:rsidR="00FC7B71" w:rsidRPr="00FC7B71" w:rsidRDefault="00FC7B71" w:rsidP="00FC7B71">
            <w:pPr>
              <w:tabs>
                <w:tab w:val="left" w:pos="851"/>
              </w:tabs>
              <w:suppressAutoHyphens w:val="0"/>
              <w:overflowPunct w:val="0"/>
              <w:autoSpaceDE w:val="0"/>
              <w:autoSpaceDN w:val="0"/>
              <w:adjustRightInd w:val="0"/>
              <w:spacing w:line="240" w:lineRule="auto"/>
              <w:textAlignment w:val="baseline"/>
              <w:rPr>
                <w:lang w:eastAsia="cs-CZ"/>
              </w:rPr>
            </w:pPr>
            <w:r w:rsidRPr="00FC7B71">
              <w:rPr>
                <w:lang w:eastAsia="cs-CZ"/>
              </w:rPr>
              <w:t>W</w:t>
            </w:r>
            <w:r w:rsidRPr="00FC7B71">
              <w:rPr>
                <w:vertAlign w:val="subscript"/>
                <w:lang w:eastAsia="cs-CZ"/>
              </w:rPr>
              <w:t>4</w:t>
            </w:r>
          </w:p>
        </w:tc>
        <w:tc>
          <w:tcPr>
            <w:tcW w:w="2230" w:type="dxa"/>
          </w:tcPr>
          <w:p w:rsidR="00FC7B71" w:rsidRPr="00FC7B71" w:rsidRDefault="00FC7B71" w:rsidP="00FC7B71">
            <w:pPr>
              <w:tabs>
                <w:tab w:val="left" w:pos="851"/>
              </w:tabs>
              <w:suppressAutoHyphens w:val="0"/>
              <w:overflowPunct w:val="0"/>
              <w:autoSpaceDE w:val="0"/>
              <w:autoSpaceDN w:val="0"/>
              <w:adjustRightInd w:val="0"/>
              <w:spacing w:line="240" w:lineRule="auto"/>
              <w:textAlignment w:val="baseline"/>
              <w:rPr>
                <w:lang w:eastAsia="cs-CZ"/>
              </w:rPr>
            </w:pPr>
            <w:r w:rsidRPr="00FC7B71">
              <w:rPr>
                <w:lang w:eastAsia="cs-CZ"/>
              </w:rPr>
              <w:t>0.450</w:t>
            </w:r>
          </w:p>
        </w:tc>
        <w:tc>
          <w:tcPr>
            <w:tcW w:w="2551" w:type="dxa"/>
          </w:tcPr>
          <w:p w:rsidR="00FC7B71" w:rsidRPr="00FC7B71" w:rsidRDefault="00FC7B71" w:rsidP="00FC7B71">
            <w:pPr>
              <w:tabs>
                <w:tab w:val="left" w:pos="851"/>
              </w:tabs>
              <w:suppressAutoHyphens w:val="0"/>
              <w:overflowPunct w:val="0"/>
              <w:autoSpaceDE w:val="0"/>
              <w:autoSpaceDN w:val="0"/>
              <w:adjustRightInd w:val="0"/>
              <w:spacing w:line="240" w:lineRule="auto"/>
              <w:textAlignment w:val="baseline"/>
              <w:rPr>
                <w:lang w:eastAsia="cs-CZ"/>
              </w:rPr>
            </w:pPr>
            <w:r w:rsidRPr="00FC7B71">
              <w:rPr>
                <w:lang w:eastAsia="cs-CZ"/>
              </w:rPr>
              <w:t>0.513</w:t>
            </w:r>
          </w:p>
        </w:tc>
      </w:tr>
    </w:tbl>
    <w:p w:rsidR="0019137B" w:rsidRPr="0019137B" w:rsidRDefault="0019137B" w:rsidP="0019137B">
      <w:pPr>
        <w:pStyle w:val="para"/>
        <w:spacing w:before="120"/>
      </w:pPr>
      <w:r w:rsidRPr="0019137B">
        <w:t>2.30.2.</w:t>
      </w:r>
      <w:r w:rsidRPr="0019137B">
        <w:tab/>
      </w:r>
      <w:r w:rsidR="00055DFB">
        <w:t>"</w:t>
      </w:r>
      <w:r w:rsidRPr="0019137B">
        <w:rPr>
          <w:i/>
        </w:rPr>
        <w:t>Yellow</w:t>
      </w:r>
      <w:r w:rsidR="00055DFB">
        <w:t>"</w:t>
      </w:r>
      <w:r w:rsidRPr="0019137B">
        <w:t xml:space="preserve"> means the</w:t>
      </w:r>
      <w:r w:rsidR="00DF68DA">
        <w:t xml:space="preserve"> chromaticity coordinates (x,y)</w:t>
      </w:r>
      <w:r w:rsidR="00DF68DA" w:rsidRPr="00DF68DA">
        <w:rPr>
          <w:vertAlign w:val="superscript"/>
        </w:rPr>
        <w:t>4</w:t>
      </w:r>
      <w:r w:rsidRPr="0019137B">
        <w:t xml:space="preserve"> of the light reflected that lie inside the chromaticity areas defined by the boundaries:</w:t>
      </w:r>
    </w:p>
    <w:tbl>
      <w:tblPr>
        <w:tblW w:w="0" w:type="auto"/>
        <w:tblInd w:w="2376" w:type="dxa"/>
        <w:tblLook w:val="0000" w:firstRow="0" w:lastRow="0" w:firstColumn="0" w:lastColumn="0" w:noHBand="0" w:noVBand="0"/>
      </w:tblPr>
      <w:tblGrid>
        <w:gridCol w:w="1134"/>
        <w:gridCol w:w="2268"/>
        <w:gridCol w:w="2693"/>
      </w:tblGrid>
      <w:tr w:rsidR="0019137B" w:rsidRPr="0019137B" w:rsidTr="0019137B">
        <w:tc>
          <w:tcPr>
            <w:tcW w:w="1134" w:type="dxa"/>
          </w:tcPr>
          <w:p w:rsidR="0019137B" w:rsidRPr="0019137B" w:rsidRDefault="0019137B" w:rsidP="0019137B">
            <w:pPr>
              <w:tabs>
                <w:tab w:val="left" w:pos="851"/>
              </w:tabs>
              <w:suppressAutoHyphens w:val="0"/>
              <w:overflowPunct w:val="0"/>
              <w:autoSpaceDE w:val="0"/>
              <w:autoSpaceDN w:val="0"/>
              <w:adjustRightInd w:val="0"/>
              <w:spacing w:line="240" w:lineRule="auto"/>
              <w:jc w:val="both"/>
              <w:textAlignment w:val="baseline"/>
              <w:rPr>
                <w:lang w:eastAsia="cs-CZ"/>
              </w:rPr>
            </w:pPr>
            <w:r w:rsidRPr="0019137B">
              <w:rPr>
                <w:lang w:eastAsia="cs-CZ"/>
              </w:rPr>
              <w:t>Y</w:t>
            </w:r>
            <w:r w:rsidRPr="0019137B">
              <w:rPr>
                <w:vertAlign w:val="subscript"/>
                <w:lang w:eastAsia="cs-CZ"/>
              </w:rPr>
              <w:t>12</w:t>
            </w:r>
          </w:p>
        </w:tc>
        <w:tc>
          <w:tcPr>
            <w:tcW w:w="2268" w:type="dxa"/>
          </w:tcPr>
          <w:p w:rsidR="0019137B" w:rsidRPr="0019137B" w:rsidRDefault="004C5076" w:rsidP="0019137B">
            <w:pPr>
              <w:tabs>
                <w:tab w:val="left" w:pos="851"/>
              </w:tabs>
              <w:suppressAutoHyphens w:val="0"/>
              <w:overflowPunct w:val="0"/>
              <w:autoSpaceDE w:val="0"/>
              <w:autoSpaceDN w:val="0"/>
              <w:adjustRightInd w:val="0"/>
              <w:spacing w:line="240" w:lineRule="auto"/>
              <w:jc w:val="both"/>
              <w:textAlignment w:val="baseline"/>
              <w:rPr>
                <w:lang w:eastAsia="cs-CZ"/>
              </w:rPr>
            </w:pPr>
            <w:r>
              <w:rPr>
                <w:lang w:eastAsia="cs-CZ"/>
              </w:rPr>
              <w:t>green boundary</w:t>
            </w:r>
          </w:p>
        </w:tc>
        <w:tc>
          <w:tcPr>
            <w:tcW w:w="2693" w:type="dxa"/>
          </w:tcPr>
          <w:p w:rsidR="0019137B" w:rsidRPr="0019137B" w:rsidRDefault="0019137B" w:rsidP="0019137B">
            <w:pPr>
              <w:tabs>
                <w:tab w:val="left" w:pos="851"/>
              </w:tabs>
              <w:suppressAutoHyphens w:val="0"/>
              <w:overflowPunct w:val="0"/>
              <w:autoSpaceDE w:val="0"/>
              <w:autoSpaceDN w:val="0"/>
              <w:adjustRightInd w:val="0"/>
              <w:spacing w:line="240" w:lineRule="auto"/>
              <w:jc w:val="both"/>
              <w:textAlignment w:val="baseline"/>
              <w:rPr>
                <w:lang w:eastAsia="cs-CZ"/>
              </w:rPr>
            </w:pPr>
            <w:r w:rsidRPr="0019137B">
              <w:rPr>
                <w:lang w:eastAsia="cs-CZ"/>
              </w:rPr>
              <w:t>y = x - 0.040</w:t>
            </w:r>
          </w:p>
        </w:tc>
      </w:tr>
      <w:tr w:rsidR="0019137B" w:rsidRPr="0019137B" w:rsidTr="0019137B">
        <w:tc>
          <w:tcPr>
            <w:tcW w:w="1134" w:type="dxa"/>
          </w:tcPr>
          <w:p w:rsidR="0019137B" w:rsidRPr="0019137B" w:rsidRDefault="0019137B" w:rsidP="0019137B">
            <w:pPr>
              <w:tabs>
                <w:tab w:val="left" w:pos="851"/>
              </w:tabs>
              <w:suppressAutoHyphens w:val="0"/>
              <w:overflowPunct w:val="0"/>
              <w:autoSpaceDE w:val="0"/>
              <w:autoSpaceDN w:val="0"/>
              <w:adjustRightInd w:val="0"/>
              <w:spacing w:line="240" w:lineRule="auto"/>
              <w:jc w:val="both"/>
              <w:textAlignment w:val="baseline"/>
              <w:rPr>
                <w:lang w:eastAsia="cs-CZ"/>
              </w:rPr>
            </w:pPr>
            <w:r w:rsidRPr="0019137B">
              <w:rPr>
                <w:lang w:eastAsia="cs-CZ"/>
              </w:rPr>
              <w:t>Y</w:t>
            </w:r>
            <w:r w:rsidRPr="0019137B">
              <w:rPr>
                <w:vertAlign w:val="subscript"/>
                <w:lang w:eastAsia="cs-CZ"/>
              </w:rPr>
              <w:t>23</w:t>
            </w:r>
          </w:p>
        </w:tc>
        <w:tc>
          <w:tcPr>
            <w:tcW w:w="2268" w:type="dxa"/>
          </w:tcPr>
          <w:p w:rsidR="0019137B" w:rsidRPr="0019137B" w:rsidRDefault="0019137B" w:rsidP="0019137B">
            <w:pPr>
              <w:tabs>
                <w:tab w:val="left" w:pos="851"/>
              </w:tabs>
              <w:suppressAutoHyphens w:val="0"/>
              <w:overflowPunct w:val="0"/>
              <w:autoSpaceDE w:val="0"/>
              <w:autoSpaceDN w:val="0"/>
              <w:adjustRightInd w:val="0"/>
              <w:spacing w:line="240" w:lineRule="auto"/>
              <w:textAlignment w:val="baseline"/>
              <w:rPr>
                <w:lang w:eastAsia="cs-CZ"/>
              </w:rPr>
            </w:pPr>
            <w:r w:rsidRPr="0019137B">
              <w:rPr>
                <w:lang w:eastAsia="cs-CZ"/>
              </w:rPr>
              <w:t>the spectral locus</w:t>
            </w:r>
          </w:p>
        </w:tc>
        <w:tc>
          <w:tcPr>
            <w:tcW w:w="2693" w:type="dxa"/>
          </w:tcPr>
          <w:p w:rsidR="0019137B" w:rsidRPr="0019137B" w:rsidRDefault="0019137B" w:rsidP="0019137B">
            <w:pPr>
              <w:tabs>
                <w:tab w:val="left" w:pos="851"/>
              </w:tabs>
              <w:suppressAutoHyphens w:val="0"/>
              <w:overflowPunct w:val="0"/>
              <w:autoSpaceDE w:val="0"/>
              <w:autoSpaceDN w:val="0"/>
              <w:adjustRightInd w:val="0"/>
              <w:spacing w:line="240" w:lineRule="auto"/>
              <w:jc w:val="both"/>
              <w:textAlignment w:val="baseline"/>
              <w:rPr>
                <w:lang w:eastAsia="cs-CZ"/>
              </w:rPr>
            </w:pPr>
          </w:p>
        </w:tc>
      </w:tr>
      <w:tr w:rsidR="0019137B" w:rsidRPr="0019137B" w:rsidTr="0019137B">
        <w:tc>
          <w:tcPr>
            <w:tcW w:w="1134" w:type="dxa"/>
          </w:tcPr>
          <w:p w:rsidR="0019137B" w:rsidRPr="0019137B" w:rsidRDefault="0019137B" w:rsidP="0019137B">
            <w:pPr>
              <w:tabs>
                <w:tab w:val="left" w:pos="851"/>
              </w:tabs>
              <w:suppressAutoHyphens w:val="0"/>
              <w:overflowPunct w:val="0"/>
              <w:autoSpaceDE w:val="0"/>
              <w:autoSpaceDN w:val="0"/>
              <w:adjustRightInd w:val="0"/>
              <w:spacing w:line="240" w:lineRule="auto"/>
              <w:jc w:val="both"/>
              <w:textAlignment w:val="baseline"/>
              <w:rPr>
                <w:lang w:eastAsia="cs-CZ"/>
              </w:rPr>
            </w:pPr>
            <w:r w:rsidRPr="0019137B">
              <w:rPr>
                <w:lang w:eastAsia="cs-CZ"/>
              </w:rPr>
              <w:t>Y</w:t>
            </w:r>
            <w:r w:rsidRPr="0019137B">
              <w:rPr>
                <w:vertAlign w:val="subscript"/>
                <w:lang w:eastAsia="cs-CZ"/>
              </w:rPr>
              <w:t>34</w:t>
            </w:r>
          </w:p>
        </w:tc>
        <w:tc>
          <w:tcPr>
            <w:tcW w:w="2268" w:type="dxa"/>
          </w:tcPr>
          <w:p w:rsidR="0019137B" w:rsidRPr="0019137B" w:rsidRDefault="004C5076" w:rsidP="0019137B">
            <w:pPr>
              <w:tabs>
                <w:tab w:val="left" w:pos="851"/>
              </w:tabs>
              <w:suppressAutoHyphens w:val="0"/>
              <w:overflowPunct w:val="0"/>
              <w:autoSpaceDE w:val="0"/>
              <w:autoSpaceDN w:val="0"/>
              <w:adjustRightInd w:val="0"/>
              <w:spacing w:line="240" w:lineRule="auto"/>
              <w:jc w:val="both"/>
              <w:textAlignment w:val="baseline"/>
              <w:rPr>
                <w:lang w:eastAsia="cs-CZ"/>
              </w:rPr>
            </w:pPr>
            <w:r>
              <w:rPr>
                <w:lang w:eastAsia="cs-CZ"/>
              </w:rPr>
              <w:t>red boundary</w:t>
            </w:r>
          </w:p>
        </w:tc>
        <w:tc>
          <w:tcPr>
            <w:tcW w:w="2693" w:type="dxa"/>
          </w:tcPr>
          <w:p w:rsidR="0019137B" w:rsidRPr="0019137B" w:rsidRDefault="0019137B" w:rsidP="0019137B">
            <w:pPr>
              <w:tabs>
                <w:tab w:val="left" w:pos="851"/>
              </w:tabs>
              <w:suppressAutoHyphens w:val="0"/>
              <w:overflowPunct w:val="0"/>
              <w:autoSpaceDE w:val="0"/>
              <w:autoSpaceDN w:val="0"/>
              <w:adjustRightInd w:val="0"/>
              <w:spacing w:line="240" w:lineRule="auto"/>
              <w:jc w:val="both"/>
              <w:textAlignment w:val="baseline"/>
              <w:rPr>
                <w:lang w:eastAsia="cs-CZ"/>
              </w:rPr>
            </w:pPr>
            <w:r w:rsidRPr="0019137B">
              <w:rPr>
                <w:lang w:eastAsia="cs-CZ"/>
              </w:rPr>
              <w:t>y = 0.200 x + 0.268</w:t>
            </w:r>
          </w:p>
        </w:tc>
      </w:tr>
      <w:tr w:rsidR="0019137B" w:rsidRPr="0019137B" w:rsidTr="0019137B">
        <w:tc>
          <w:tcPr>
            <w:tcW w:w="1134" w:type="dxa"/>
          </w:tcPr>
          <w:p w:rsidR="0019137B" w:rsidRPr="0019137B" w:rsidRDefault="0019137B" w:rsidP="0019137B">
            <w:pPr>
              <w:tabs>
                <w:tab w:val="left" w:pos="851"/>
              </w:tabs>
              <w:suppressAutoHyphens w:val="0"/>
              <w:overflowPunct w:val="0"/>
              <w:autoSpaceDE w:val="0"/>
              <w:autoSpaceDN w:val="0"/>
              <w:adjustRightInd w:val="0"/>
              <w:spacing w:line="240" w:lineRule="auto"/>
              <w:jc w:val="both"/>
              <w:textAlignment w:val="baseline"/>
              <w:rPr>
                <w:lang w:eastAsia="cs-CZ"/>
              </w:rPr>
            </w:pPr>
            <w:r w:rsidRPr="0019137B">
              <w:rPr>
                <w:lang w:eastAsia="cs-CZ"/>
              </w:rPr>
              <w:t>Y</w:t>
            </w:r>
            <w:r w:rsidRPr="0019137B">
              <w:rPr>
                <w:vertAlign w:val="subscript"/>
                <w:lang w:eastAsia="cs-CZ"/>
              </w:rPr>
              <w:t>41</w:t>
            </w:r>
          </w:p>
        </w:tc>
        <w:tc>
          <w:tcPr>
            <w:tcW w:w="2268" w:type="dxa"/>
          </w:tcPr>
          <w:p w:rsidR="0019137B" w:rsidRPr="0019137B" w:rsidRDefault="004C5076" w:rsidP="0019137B">
            <w:pPr>
              <w:tabs>
                <w:tab w:val="left" w:pos="851"/>
              </w:tabs>
              <w:suppressAutoHyphens w:val="0"/>
              <w:overflowPunct w:val="0"/>
              <w:autoSpaceDE w:val="0"/>
              <w:autoSpaceDN w:val="0"/>
              <w:adjustRightInd w:val="0"/>
              <w:spacing w:line="240" w:lineRule="auto"/>
              <w:jc w:val="both"/>
              <w:textAlignment w:val="baseline"/>
              <w:rPr>
                <w:lang w:eastAsia="cs-CZ"/>
              </w:rPr>
            </w:pPr>
            <w:r>
              <w:rPr>
                <w:lang w:eastAsia="cs-CZ"/>
              </w:rPr>
              <w:t>white boundary</w:t>
            </w:r>
          </w:p>
        </w:tc>
        <w:tc>
          <w:tcPr>
            <w:tcW w:w="2693" w:type="dxa"/>
          </w:tcPr>
          <w:p w:rsidR="0019137B" w:rsidRPr="0019137B" w:rsidRDefault="0019137B" w:rsidP="0019137B">
            <w:pPr>
              <w:tabs>
                <w:tab w:val="left" w:pos="851"/>
              </w:tabs>
              <w:suppressAutoHyphens w:val="0"/>
              <w:overflowPunct w:val="0"/>
              <w:autoSpaceDE w:val="0"/>
              <w:autoSpaceDN w:val="0"/>
              <w:adjustRightInd w:val="0"/>
              <w:spacing w:line="240" w:lineRule="auto"/>
              <w:jc w:val="both"/>
              <w:textAlignment w:val="baseline"/>
              <w:rPr>
                <w:lang w:eastAsia="cs-CZ"/>
              </w:rPr>
            </w:pPr>
            <w:r w:rsidRPr="0019137B">
              <w:rPr>
                <w:lang w:eastAsia="cs-CZ"/>
              </w:rPr>
              <w:t>y = 0.970 - x</w:t>
            </w:r>
          </w:p>
        </w:tc>
      </w:tr>
    </w:tbl>
    <w:p w:rsidR="00172AFD" w:rsidRDefault="0019137B" w:rsidP="00913C8B">
      <w:pPr>
        <w:pStyle w:val="para"/>
        <w:keepNext/>
        <w:keepLines/>
        <w:spacing w:before="120"/>
        <w:ind w:firstLine="0"/>
      </w:pPr>
      <w:r w:rsidRPr="0019137B">
        <w:t>With intersection points:</w:t>
      </w:r>
    </w:p>
    <w:tbl>
      <w:tblPr>
        <w:tblW w:w="0" w:type="auto"/>
        <w:tblInd w:w="2376" w:type="dxa"/>
        <w:tblLook w:val="0000" w:firstRow="0" w:lastRow="0" w:firstColumn="0" w:lastColumn="0" w:noHBand="0" w:noVBand="0"/>
      </w:tblPr>
      <w:tblGrid>
        <w:gridCol w:w="1134"/>
        <w:gridCol w:w="2977"/>
        <w:gridCol w:w="2126"/>
      </w:tblGrid>
      <w:tr w:rsidR="0019137B" w:rsidRPr="0019137B" w:rsidTr="0019137B">
        <w:tc>
          <w:tcPr>
            <w:tcW w:w="1134" w:type="dxa"/>
          </w:tcPr>
          <w:p w:rsidR="0019137B" w:rsidRPr="0019137B" w:rsidRDefault="0019137B" w:rsidP="00913C8B">
            <w:pPr>
              <w:keepNext/>
              <w:keepLines/>
              <w:tabs>
                <w:tab w:val="left" w:pos="851"/>
              </w:tabs>
              <w:suppressAutoHyphens w:val="0"/>
              <w:overflowPunct w:val="0"/>
              <w:autoSpaceDE w:val="0"/>
              <w:autoSpaceDN w:val="0"/>
              <w:adjustRightInd w:val="0"/>
              <w:spacing w:line="240" w:lineRule="auto"/>
              <w:ind w:left="12"/>
              <w:textAlignment w:val="baseline"/>
              <w:rPr>
                <w:lang w:eastAsia="cs-CZ"/>
              </w:rPr>
            </w:pPr>
          </w:p>
        </w:tc>
        <w:tc>
          <w:tcPr>
            <w:tcW w:w="2977" w:type="dxa"/>
          </w:tcPr>
          <w:p w:rsidR="0019137B" w:rsidRPr="0019137B" w:rsidRDefault="0019137B" w:rsidP="00913C8B">
            <w:pPr>
              <w:keepNext/>
              <w:keepLines/>
              <w:tabs>
                <w:tab w:val="left" w:pos="851"/>
              </w:tabs>
              <w:suppressAutoHyphens w:val="0"/>
              <w:overflowPunct w:val="0"/>
              <w:autoSpaceDE w:val="0"/>
              <w:autoSpaceDN w:val="0"/>
              <w:adjustRightInd w:val="0"/>
              <w:spacing w:line="240" w:lineRule="auto"/>
              <w:ind w:left="194"/>
              <w:textAlignment w:val="baseline"/>
              <w:rPr>
                <w:lang w:eastAsia="cs-CZ"/>
              </w:rPr>
            </w:pPr>
            <w:r w:rsidRPr="0019137B">
              <w:rPr>
                <w:lang w:eastAsia="cs-CZ"/>
              </w:rPr>
              <w:t>x</w:t>
            </w:r>
          </w:p>
        </w:tc>
        <w:tc>
          <w:tcPr>
            <w:tcW w:w="2126" w:type="dxa"/>
          </w:tcPr>
          <w:p w:rsidR="0019137B" w:rsidRPr="0019137B" w:rsidRDefault="0019137B" w:rsidP="00913C8B">
            <w:pPr>
              <w:keepNext/>
              <w:keepLines/>
              <w:tabs>
                <w:tab w:val="left" w:pos="851"/>
              </w:tabs>
              <w:suppressAutoHyphens w:val="0"/>
              <w:overflowPunct w:val="0"/>
              <w:autoSpaceDE w:val="0"/>
              <w:autoSpaceDN w:val="0"/>
              <w:adjustRightInd w:val="0"/>
              <w:spacing w:line="240" w:lineRule="auto"/>
              <w:ind w:left="224"/>
              <w:textAlignment w:val="baseline"/>
              <w:rPr>
                <w:lang w:eastAsia="cs-CZ"/>
              </w:rPr>
            </w:pPr>
            <w:r w:rsidRPr="0019137B">
              <w:rPr>
                <w:lang w:eastAsia="cs-CZ"/>
              </w:rPr>
              <w:t>y</w:t>
            </w:r>
          </w:p>
        </w:tc>
      </w:tr>
      <w:tr w:rsidR="0019137B" w:rsidRPr="0019137B" w:rsidTr="0019137B">
        <w:tc>
          <w:tcPr>
            <w:tcW w:w="1134" w:type="dxa"/>
          </w:tcPr>
          <w:p w:rsidR="0019137B" w:rsidRPr="0019137B" w:rsidRDefault="0019137B" w:rsidP="00913C8B">
            <w:pPr>
              <w:keepNext/>
              <w:keepLines/>
              <w:tabs>
                <w:tab w:val="left" w:pos="851"/>
              </w:tabs>
              <w:suppressAutoHyphens w:val="0"/>
              <w:overflowPunct w:val="0"/>
              <w:autoSpaceDE w:val="0"/>
              <w:autoSpaceDN w:val="0"/>
              <w:adjustRightInd w:val="0"/>
              <w:spacing w:line="240" w:lineRule="auto"/>
              <w:ind w:left="12"/>
              <w:textAlignment w:val="baseline"/>
              <w:rPr>
                <w:lang w:eastAsia="cs-CZ"/>
              </w:rPr>
            </w:pPr>
            <w:r w:rsidRPr="0019137B">
              <w:rPr>
                <w:lang w:eastAsia="cs-CZ"/>
              </w:rPr>
              <w:t>Y</w:t>
            </w:r>
            <w:r w:rsidRPr="0019137B">
              <w:rPr>
                <w:vertAlign w:val="subscript"/>
                <w:lang w:eastAsia="cs-CZ"/>
              </w:rPr>
              <w:t>1</w:t>
            </w:r>
          </w:p>
        </w:tc>
        <w:tc>
          <w:tcPr>
            <w:tcW w:w="2977" w:type="dxa"/>
          </w:tcPr>
          <w:p w:rsidR="0019137B" w:rsidRPr="0019137B" w:rsidRDefault="0019137B" w:rsidP="00913C8B">
            <w:pPr>
              <w:keepNext/>
              <w:keepLines/>
              <w:tabs>
                <w:tab w:val="left" w:pos="851"/>
              </w:tabs>
              <w:suppressAutoHyphens w:val="0"/>
              <w:overflowPunct w:val="0"/>
              <w:autoSpaceDE w:val="0"/>
              <w:autoSpaceDN w:val="0"/>
              <w:adjustRightInd w:val="0"/>
              <w:spacing w:line="240" w:lineRule="auto"/>
              <w:textAlignment w:val="baseline"/>
              <w:rPr>
                <w:lang w:eastAsia="cs-CZ"/>
              </w:rPr>
            </w:pPr>
            <w:r w:rsidRPr="0019137B">
              <w:rPr>
                <w:lang w:eastAsia="cs-CZ"/>
              </w:rPr>
              <w:t>0.505</w:t>
            </w:r>
          </w:p>
        </w:tc>
        <w:tc>
          <w:tcPr>
            <w:tcW w:w="2126" w:type="dxa"/>
          </w:tcPr>
          <w:p w:rsidR="0019137B" w:rsidRPr="0019137B" w:rsidRDefault="0019137B" w:rsidP="00913C8B">
            <w:pPr>
              <w:keepNext/>
              <w:keepLines/>
              <w:tabs>
                <w:tab w:val="left" w:pos="851"/>
              </w:tabs>
              <w:suppressAutoHyphens w:val="0"/>
              <w:overflowPunct w:val="0"/>
              <w:autoSpaceDE w:val="0"/>
              <w:autoSpaceDN w:val="0"/>
              <w:adjustRightInd w:val="0"/>
              <w:spacing w:line="240" w:lineRule="auto"/>
              <w:textAlignment w:val="baseline"/>
              <w:rPr>
                <w:lang w:eastAsia="cs-CZ"/>
              </w:rPr>
            </w:pPr>
            <w:r w:rsidRPr="0019137B">
              <w:rPr>
                <w:lang w:eastAsia="cs-CZ"/>
              </w:rPr>
              <w:t>0.465</w:t>
            </w:r>
          </w:p>
        </w:tc>
      </w:tr>
      <w:tr w:rsidR="0019137B" w:rsidRPr="0019137B" w:rsidTr="0019137B">
        <w:tc>
          <w:tcPr>
            <w:tcW w:w="1134" w:type="dxa"/>
          </w:tcPr>
          <w:p w:rsidR="0019137B" w:rsidRPr="0019137B" w:rsidRDefault="0019137B" w:rsidP="00913C8B">
            <w:pPr>
              <w:keepNext/>
              <w:keepLines/>
              <w:tabs>
                <w:tab w:val="left" w:pos="851"/>
              </w:tabs>
              <w:suppressAutoHyphens w:val="0"/>
              <w:overflowPunct w:val="0"/>
              <w:autoSpaceDE w:val="0"/>
              <w:autoSpaceDN w:val="0"/>
              <w:adjustRightInd w:val="0"/>
              <w:spacing w:line="240" w:lineRule="auto"/>
              <w:ind w:left="12"/>
              <w:textAlignment w:val="baseline"/>
              <w:rPr>
                <w:lang w:eastAsia="cs-CZ"/>
              </w:rPr>
            </w:pPr>
            <w:r w:rsidRPr="0019137B">
              <w:rPr>
                <w:lang w:eastAsia="cs-CZ"/>
              </w:rPr>
              <w:t>Y</w:t>
            </w:r>
            <w:r w:rsidRPr="0019137B">
              <w:rPr>
                <w:vertAlign w:val="subscript"/>
                <w:lang w:eastAsia="cs-CZ"/>
              </w:rPr>
              <w:t>2</w:t>
            </w:r>
          </w:p>
        </w:tc>
        <w:tc>
          <w:tcPr>
            <w:tcW w:w="2977" w:type="dxa"/>
          </w:tcPr>
          <w:p w:rsidR="0019137B" w:rsidRPr="0019137B" w:rsidRDefault="0019137B" w:rsidP="00913C8B">
            <w:pPr>
              <w:keepNext/>
              <w:keepLines/>
              <w:tabs>
                <w:tab w:val="left" w:pos="851"/>
              </w:tabs>
              <w:suppressAutoHyphens w:val="0"/>
              <w:overflowPunct w:val="0"/>
              <w:autoSpaceDE w:val="0"/>
              <w:autoSpaceDN w:val="0"/>
              <w:adjustRightInd w:val="0"/>
              <w:spacing w:line="240" w:lineRule="auto"/>
              <w:textAlignment w:val="baseline"/>
              <w:rPr>
                <w:lang w:eastAsia="cs-CZ"/>
              </w:rPr>
            </w:pPr>
            <w:r w:rsidRPr="0019137B">
              <w:rPr>
                <w:lang w:eastAsia="cs-CZ"/>
              </w:rPr>
              <w:t>0.520</w:t>
            </w:r>
          </w:p>
        </w:tc>
        <w:tc>
          <w:tcPr>
            <w:tcW w:w="2126" w:type="dxa"/>
          </w:tcPr>
          <w:p w:rsidR="0019137B" w:rsidRPr="0019137B" w:rsidRDefault="0019137B" w:rsidP="00913C8B">
            <w:pPr>
              <w:keepNext/>
              <w:keepLines/>
              <w:tabs>
                <w:tab w:val="left" w:pos="851"/>
              </w:tabs>
              <w:suppressAutoHyphens w:val="0"/>
              <w:overflowPunct w:val="0"/>
              <w:autoSpaceDE w:val="0"/>
              <w:autoSpaceDN w:val="0"/>
              <w:adjustRightInd w:val="0"/>
              <w:spacing w:line="240" w:lineRule="auto"/>
              <w:textAlignment w:val="baseline"/>
              <w:rPr>
                <w:lang w:eastAsia="cs-CZ"/>
              </w:rPr>
            </w:pPr>
            <w:r w:rsidRPr="0019137B">
              <w:rPr>
                <w:lang w:eastAsia="cs-CZ"/>
              </w:rPr>
              <w:t>0.480</w:t>
            </w:r>
          </w:p>
        </w:tc>
      </w:tr>
      <w:tr w:rsidR="0019137B" w:rsidRPr="0019137B" w:rsidTr="0019137B">
        <w:tc>
          <w:tcPr>
            <w:tcW w:w="1134" w:type="dxa"/>
          </w:tcPr>
          <w:p w:rsidR="0019137B" w:rsidRPr="0019137B" w:rsidRDefault="0019137B" w:rsidP="00913C8B">
            <w:pPr>
              <w:keepNext/>
              <w:keepLines/>
              <w:tabs>
                <w:tab w:val="left" w:pos="851"/>
              </w:tabs>
              <w:suppressAutoHyphens w:val="0"/>
              <w:overflowPunct w:val="0"/>
              <w:autoSpaceDE w:val="0"/>
              <w:autoSpaceDN w:val="0"/>
              <w:adjustRightInd w:val="0"/>
              <w:spacing w:line="240" w:lineRule="auto"/>
              <w:ind w:left="12"/>
              <w:textAlignment w:val="baseline"/>
              <w:rPr>
                <w:lang w:eastAsia="cs-CZ"/>
              </w:rPr>
            </w:pPr>
            <w:r w:rsidRPr="0019137B">
              <w:rPr>
                <w:lang w:eastAsia="cs-CZ"/>
              </w:rPr>
              <w:t>Y</w:t>
            </w:r>
            <w:r w:rsidRPr="0019137B">
              <w:rPr>
                <w:vertAlign w:val="subscript"/>
                <w:lang w:eastAsia="cs-CZ"/>
              </w:rPr>
              <w:t>3</w:t>
            </w:r>
          </w:p>
        </w:tc>
        <w:tc>
          <w:tcPr>
            <w:tcW w:w="2977" w:type="dxa"/>
          </w:tcPr>
          <w:p w:rsidR="0019137B" w:rsidRPr="0019137B" w:rsidRDefault="0019137B" w:rsidP="00913C8B">
            <w:pPr>
              <w:keepNext/>
              <w:keepLines/>
              <w:tabs>
                <w:tab w:val="left" w:pos="851"/>
              </w:tabs>
              <w:suppressAutoHyphens w:val="0"/>
              <w:overflowPunct w:val="0"/>
              <w:autoSpaceDE w:val="0"/>
              <w:autoSpaceDN w:val="0"/>
              <w:adjustRightInd w:val="0"/>
              <w:spacing w:line="240" w:lineRule="auto"/>
              <w:textAlignment w:val="baseline"/>
              <w:rPr>
                <w:lang w:eastAsia="cs-CZ"/>
              </w:rPr>
            </w:pPr>
            <w:r w:rsidRPr="0019137B">
              <w:rPr>
                <w:lang w:eastAsia="cs-CZ"/>
              </w:rPr>
              <w:t>0.610</w:t>
            </w:r>
          </w:p>
        </w:tc>
        <w:tc>
          <w:tcPr>
            <w:tcW w:w="2126" w:type="dxa"/>
          </w:tcPr>
          <w:p w:rsidR="0019137B" w:rsidRPr="0019137B" w:rsidRDefault="0019137B" w:rsidP="00913C8B">
            <w:pPr>
              <w:keepNext/>
              <w:keepLines/>
              <w:tabs>
                <w:tab w:val="left" w:pos="851"/>
              </w:tabs>
              <w:suppressAutoHyphens w:val="0"/>
              <w:overflowPunct w:val="0"/>
              <w:autoSpaceDE w:val="0"/>
              <w:autoSpaceDN w:val="0"/>
              <w:adjustRightInd w:val="0"/>
              <w:spacing w:line="240" w:lineRule="auto"/>
              <w:textAlignment w:val="baseline"/>
              <w:rPr>
                <w:lang w:eastAsia="cs-CZ"/>
              </w:rPr>
            </w:pPr>
            <w:r w:rsidRPr="0019137B">
              <w:rPr>
                <w:lang w:eastAsia="cs-CZ"/>
              </w:rPr>
              <w:t>0.390</w:t>
            </w:r>
          </w:p>
        </w:tc>
      </w:tr>
      <w:tr w:rsidR="0019137B" w:rsidRPr="0019137B" w:rsidTr="0019137B">
        <w:tc>
          <w:tcPr>
            <w:tcW w:w="1134" w:type="dxa"/>
          </w:tcPr>
          <w:p w:rsidR="0019137B" w:rsidRPr="0019137B" w:rsidRDefault="0019137B" w:rsidP="0019137B">
            <w:pPr>
              <w:tabs>
                <w:tab w:val="left" w:pos="851"/>
              </w:tabs>
              <w:suppressAutoHyphens w:val="0"/>
              <w:overflowPunct w:val="0"/>
              <w:autoSpaceDE w:val="0"/>
              <w:autoSpaceDN w:val="0"/>
              <w:adjustRightInd w:val="0"/>
              <w:spacing w:line="240" w:lineRule="auto"/>
              <w:ind w:left="12"/>
              <w:textAlignment w:val="baseline"/>
              <w:rPr>
                <w:lang w:eastAsia="cs-CZ"/>
              </w:rPr>
            </w:pPr>
            <w:r w:rsidRPr="0019137B">
              <w:rPr>
                <w:lang w:eastAsia="cs-CZ"/>
              </w:rPr>
              <w:t>Y</w:t>
            </w:r>
            <w:r w:rsidRPr="0019137B">
              <w:rPr>
                <w:vertAlign w:val="subscript"/>
                <w:lang w:eastAsia="cs-CZ"/>
              </w:rPr>
              <w:t>4</w:t>
            </w:r>
          </w:p>
        </w:tc>
        <w:tc>
          <w:tcPr>
            <w:tcW w:w="2977" w:type="dxa"/>
          </w:tcPr>
          <w:p w:rsidR="0019137B" w:rsidRPr="0019137B" w:rsidRDefault="0019137B" w:rsidP="0019137B">
            <w:pPr>
              <w:tabs>
                <w:tab w:val="left" w:pos="851"/>
              </w:tabs>
              <w:suppressAutoHyphens w:val="0"/>
              <w:overflowPunct w:val="0"/>
              <w:autoSpaceDE w:val="0"/>
              <w:autoSpaceDN w:val="0"/>
              <w:adjustRightInd w:val="0"/>
              <w:spacing w:line="240" w:lineRule="auto"/>
              <w:textAlignment w:val="baseline"/>
              <w:rPr>
                <w:lang w:eastAsia="cs-CZ"/>
              </w:rPr>
            </w:pPr>
            <w:r w:rsidRPr="0019137B">
              <w:rPr>
                <w:lang w:eastAsia="cs-CZ"/>
              </w:rPr>
              <w:t>0.585</w:t>
            </w:r>
          </w:p>
        </w:tc>
        <w:tc>
          <w:tcPr>
            <w:tcW w:w="2126" w:type="dxa"/>
          </w:tcPr>
          <w:p w:rsidR="0019137B" w:rsidRPr="0019137B" w:rsidRDefault="0019137B" w:rsidP="0019137B">
            <w:pPr>
              <w:tabs>
                <w:tab w:val="left" w:pos="851"/>
              </w:tabs>
              <w:suppressAutoHyphens w:val="0"/>
              <w:overflowPunct w:val="0"/>
              <w:autoSpaceDE w:val="0"/>
              <w:autoSpaceDN w:val="0"/>
              <w:adjustRightInd w:val="0"/>
              <w:spacing w:line="240" w:lineRule="auto"/>
              <w:textAlignment w:val="baseline"/>
              <w:rPr>
                <w:lang w:eastAsia="cs-CZ"/>
              </w:rPr>
            </w:pPr>
            <w:r w:rsidRPr="0019137B">
              <w:rPr>
                <w:lang w:eastAsia="cs-CZ"/>
              </w:rPr>
              <w:t>0.385</w:t>
            </w:r>
          </w:p>
        </w:tc>
      </w:tr>
    </w:tbl>
    <w:p w:rsidR="0019137B" w:rsidRPr="0019137B" w:rsidRDefault="0019137B" w:rsidP="0019137B">
      <w:pPr>
        <w:pStyle w:val="para"/>
        <w:spacing w:before="120"/>
      </w:pPr>
      <w:r w:rsidRPr="0019137B">
        <w:t>2.30.3.</w:t>
      </w:r>
      <w:r w:rsidRPr="0019137B">
        <w:tab/>
      </w:r>
      <w:r w:rsidR="00055DFB">
        <w:t>"</w:t>
      </w:r>
      <w:r w:rsidRPr="0019137B">
        <w:rPr>
          <w:i/>
        </w:rPr>
        <w:t>Amber</w:t>
      </w:r>
      <w:r w:rsidR="00055DFB">
        <w:t>"</w:t>
      </w:r>
      <w:r w:rsidRPr="0019137B">
        <w:t xml:space="preserve"> means the</w:t>
      </w:r>
      <w:r w:rsidR="00DF68DA">
        <w:t xml:space="preserve"> chromaticity coordinates (x,y)</w:t>
      </w:r>
      <w:r w:rsidR="00DF68DA" w:rsidRPr="00DF68DA">
        <w:rPr>
          <w:vertAlign w:val="superscript"/>
        </w:rPr>
        <w:t>4</w:t>
      </w:r>
      <w:r w:rsidR="00DF68DA">
        <w:rPr>
          <w:vertAlign w:val="superscript"/>
        </w:rPr>
        <w:t xml:space="preserve"> </w:t>
      </w:r>
      <w:r w:rsidRPr="0019137B">
        <w:t>of the light reflected that lie inside the chromaticity areas defined by the boundaries:</w:t>
      </w:r>
    </w:p>
    <w:tbl>
      <w:tblPr>
        <w:tblW w:w="0" w:type="auto"/>
        <w:tblInd w:w="2376" w:type="dxa"/>
        <w:tblLook w:val="01E0" w:firstRow="1" w:lastRow="1" w:firstColumn="1" w:lastColumn="1" w:noHBand="0" w:noVBand="0"/>
      </w:tblPr>
      <w:tblGrid>
        <w:gridCol w:w="1134"/>
        <w:gridCol w:w="2977"/>
        <w:gridCol w:w="2126"/>
      </w:tblGrid>
      <w:tr w:rsidR="0019137B" w:rsidRPr="0019137B" w:rsidTr="0019137B">
        <w:tc>
          <w:tcPr>
            <w:tcW w:w="1134" w:type="dxa"/>
            <w:shd w:val="clear" w:color="auto" w:fill="auto"/>
          </w:tcPr>
          <w:p w:rsidR="0019137B" w:rsidRPr="0019137B" w:rsidRDefault="0019137B" w:rsidP="0019137B">
            <w:pPr>
              <w:widowControl w:val="0"/>
              <w:suppressAutoHyphens w:val="0"/>
              <w:overflowPunct w:val="0"/>
              <w:autoSpaceDE w:val="0"/>
              <w:autoSpaceDN w:val="0"/>
              <w:adjustRightInd w:val="0"/>
              <w:spacing w:line="240" w:lineRule="auto"/>
              <w:jc w:val="both"/>
              <w:textAlignment w:val="baseline"/>
              <w:rPr>
                <w:lang w:eastAsia="cs-CZ"/>
              </w:rPr>
            </w:pPr>
            <w:r w:rsidRPr="0019137B">
              <w:rPr>
                <w:lang w:eastAsia="cs-CZ"/>
              </w:rPr>
              <w:t>A</w:t>
            </w:r>
            <w:r w:rsidRPr="0019137B">
              <w:rPr>
                <w:vertAlign w:val="subscript"/>
                <w:lang w:eastAsia="cs-CZ"/>
              </w:rPr>
              <w:t>12</w:t>
            </w:r>
          </w:p>
        </w:tc>
        <w:tc>
          <w:tcPr>
            <w:tcW w:w="2977" w:type="dxa"/>
            <w:shd w:val="clear" w:color="auto" w:fill="auto"/>
          </w:tcPr>
          <w:p w:rsidR="0019137B" w:rsidRPr="0019137B" w:rsidRDefault="00EC3AD6" w:rsidP="0019137B">
            <w:pPr>
              <w:widowControl w:val="0"/>
              <w:suppressAutoHyphens w:val="0"/>
              <w:spacing w:line="240" w:lineRule="auto"/>
              <w:jc w:val="both"/>
              <w:rPr>
                <w:rFonts w:cs="Arial"/>
              </w:rPr>
            </w:pPr>
            <w:r>
              <w:rPr>
                <w:lang w:eastAsia="cs-CZ"/>
              </w:rPr>
              <w:t>green boundary</w:t>
            </w:r>
          </w:p>
        </w:tc>
        <w:tc>
          <w:tcPr>
            <w:tcW w:w="2126" w:type="dxa"/>
            <w:shd w:val="clear" w:color="auto" w:fill="auto"/>
          </w:tcPr>
          <w:p w:rsidR="0019137B" w:rsidRPr="0019137B" w:rsidRDefault="0019137B" w:rsidP="0019137B">
            <w:pPr>
              <w:widowControl w:val="0"/>
              <w:suppressAutoHyphens w:val="0"/>
              <w:spacing w:line="240" w:lineRule="auto"/>
              <w:jc w:val="both"/>
              <w:rPr>
                <w:rFonts w:cs="Arial"/>
              </w:rPr>
            </w:pPr>
            <w:r w:rsidRPr="0019137B">
              <w:rPr>
                <w:lang w:eastAsia="cs-CZ"/>
              </w:rPr>
              <w:t>y = 1.417 x - 0.347</w:t>
            </w:r>
          </w:p>
        </w:tc>
      </w:tr>
      <w:tr w:rsidR="0019137B" w:rsidRPr="0019137B" w:rsidTr="0019137B">
        <w:tc>
          <w:tcPr>
            <w:tcW w:w="1134" w:type="dxa"/>
            <w:shd w:val="clear" w:color="auto" w:fill="auto"/>
          </w:tcPr>
          <w:p w:rsidR="0019137B" w:rsidRPr="0019137B" w:rsidRDefault="0019137B" w:rsidP="0019137B">
            <w:pPr>
              <w:widowControl w:val="0"/>
              <w:suppressAutoHyphens w:val="0"/>
              <w:spacing w:line="240" w:lineRule="auto"/>
              <w:jc w:val="both"/>
              <w:rPr>
                <w:rFonts w:cs="Arial"/>
              </w:rPr>
            </w:pPr>
            <w:r w:rsidRPr="0019137B">
              <w:rPr>
                <w:lang w:eastAsia="cs-CZ"/>
              </w:rPr>
              <w:t>A</w:t>
            </w:r>
            <w:r w:rsidRPr="0019137B">
              <w:rPr>
                <w:vertAlign w:val="subscript"/>
                <w:lang w:eastAsia="cs-CZ"/>
              </w:rPr>
              <w:t>23</w:t>
            </w:r>
          </w:p>
        </w:tc>
        <w:tc>
          <w:tcPr>
            <w:tcW w:w="2977" w:type="dxa"/>
            <w:shd w:val="clear" w:color="auto" w:fill="auto"/>
          </w:tcPr>
          <w:p w:rsidR="0019137B" w:rsidRPr="0019137B" w:rsidRDefault="0019137B" w:rsidP="0019137B">
            <w:pPr>
              <w:widowControl w:val="0"/>
              <w:suppressAutoHyphens w:val="0"/>
              <w:spacing w:line="240" w:lineRule="auto"/>
              <w:jc w:val="both"/>
              <w:rPr>
                <w:rFonts w:cs="Arial"/>
              </w:rPr>
            </w:pPr>
            <w:r w:rsidRPr="0019137B">
              <w:rPr>
                <w:lang w:eastAsia="cs-CZ"/>
              </w:rPr>
              <w:t>the spectral locus</w:t>
            </w:r>
          </w:p>
        </w:tc>
        <w:tc>
          <w:tcPr>
            <w:tcW w:w="2126" w:type="dxa"/>
            <w:shd w:val="clear" w:color="auto" w:fill="auto"/>
          </w:tcPr>
          <w:p w:rsidR="0019137B" w:rsidRPr="0019137B" w:rsidRDefault="0019137B" w:rsidP="0019137B">
            <w:pPr>
              <w:widowControl w:val="0"/>
              <w:suppressAutoHyphens w:val="0"/>
              <w:spacing w:line="240" w:lineRule="auto"/>
              <w:jc w:val="both"/>
              <w:rPr>
                <w:rFonts w:cs="Arial"/>
              </w:rPr>
            </w:pPr>
          </w:p>
        </w:tc>
      </w:tr>
      <w:tr w:rsidR="0019137B" w:rsidRPr="0019137B" w:rsidTr="0019137B">
        <w:tc>
          <w:tcPr>
            <w:tcW w:w="1134" w:type="dxa"/>
            <w:shd w:val="clear" w:color="auto" w:fill="auto"/>
          </w:tcPr>
          <w:p w:rsidR="0019137B" w:rsidRPr="0019137B" w:rsidRDefault="0019137B" w:rsidP="0019137B">
            <w:pPr>
              <w:widowControl w:val="0"/>
              <w:suppressAutoHyphens w:val="0"/>
              <w:spacing w:line="240" w:lineRule="auto"/>
              <w:jc w:val="both"/>
              <w:rPr>
                <w:lang w:eastAsia="cs-CZ"/>
              </w:rPr>
            </w:pPr>
            <w:r w:rsidRPr="0019137B">
              <w:rPr>
                <w:lang w:eastAsia="cs-CZ"/>
              </w:rPr>
              <w:t>A</w:t>
            </w:r>
            <w:r w:rsidRPr="0019137B">
              <w:rPr>
                <w:vertAlign w:val="subscript"/>
                <w:lang w:eastAsia="cs-CZ"/>
              </w:rPr>
              <w:t>34</w:t>
            </w:r>
          </w:p>
        </w:tc>
        <w:tc>
          <w:tcPr>
            <w:tcW w:w="2977" w:type="dxa"/>
            <w:shd w:val="clear" w:color="auto" w:fill="auto"/>
          </w:tcPr>
          <w:p w:rsidR="0019137B" w:rsidRPr="0019137B" w:rsidRDefault="00EC3AD6" w:rsidP="0019137B">
            <w:pPr>
              <w:widowControl w:val="0"/>
              <w:suppressAutoHyphens w:val="0"/>
              <w:spacing w:line="240" w:lineRule="auto"/>
              <w:jc w:val="both"/>
              <w:rPr>
                <w:lang w:eastAsia="cs-CZ"/>
              </w:rPr>
            </w:pPr>
            <w:r>
              <w:rPr>
                <w:lang w:eastAsia="cs-CZ"/>
              </w:rPr>
              <w:t>red boundary</w:t>
            </w:r>
          </w:p>
        </w:tc>
        <w:tc>
          <w:tcPr>
            <w:tcW w:w="2126" w:type="dxa"/>
            <w:shd w:val="clear" w:color="auto" w:fill="auto"/>
          </w:tcPr>
          <w:p w:rsidR="0019137B" w:rsidRPr="0019137B" w:rsidRDefault="0019137B" w:rsidP="0019137B">
            <w:pPr>
              <w:widowControl w:val="0"/>
              <w:suppressAutoHyphens w:val="0"/>
              <w:spacing w:line="240" w:lineRule="auto"/>
              <w:jc w:val="both"/>
              <w:rPr>
                <w:rFonts w:cs="Arial"/>
              </w:rPr>
            </w:pPr>
            <w:r w:rsidRPr="0019137B">
              <w:rPr>
                <w:lang w:eastAsia="cs-CZ"/>
              </w:rPr>
              <w:t>y = 0.390</w:t>
            </w:r>
          </w:p>
        </w:tc>
      </w:tr>
      <w:tr w:rsidR="0019137B" w:rsidRPr="0019137B" w:rsidTr="0019137B">
        <w:tc>
          <w:tcPr>
            <w:tcW w:w="1134" w:type="dxa"/>
            <w:shd w:val="clear" w:color="auto" w:fill="auto"/>
          </w:tcPr>
          <w:p w:rsidR="0019137B" w:rsidRPr="0019137B" w:rsidRDefault="0019137B" w:rsidP="0019137B">
            <w:pPr>
              <w:widowControl w:val="0"/>
              <w:suppressAutoHyphens w:val="0"/>
              <w:spacing w:line="240" w:lineRule="auto"/>
              <w:jc w:val="both"/>
              <w:rPr>
                <w:lang w:eastAsia="cs-CZ"/>
              </w:rPr>
            </w:pPr>
            <w:r w:rsidRPr="0019137B">
              <w:rPr>
                <w:lang w:eastAsia="cs-CZ"/>
              </w:rPr>
              <w:t>A</w:t>
            </w:r>
            <w:r w:rsidRPr="0019137B">
              <w:rPr>
                <w:vertAlign w:val="subscript"/>
                <w:lang w:eastAsia="cs-CZ"/>
              </w:rPr>
              <w:t>41</w:t>
            </w:r>
          </w:p>
        </w:tc>
        <w:tc>
          <w:tcPr>
            <w:tcW w:w="2977" w:type="dxa"/>
            <w:shd w:val="clear" w:color="auto" w:fill="auto"/>
          </w:tcPr>
          <w:p w:rsidR="0019137B" w:rsidRPr="0019137B" w:rsidRDefault="00EC3AD6" w:rsidP="0019137B">
            <w:pPr>
              <w:widowControl w:val="0"/>
              <w:suppressAutoHyphens w:val="0"/>
              <w:spacing w:line="240" w:lineRule="auto"/>
              <w:jc w:val="both"/>
              <w:rPr>
                <w:lang w:eastAsia="cs-CZ"/>
              </w:rPr>
            </w:pPr>
            <w:r>
              <w:rPr>
                <w:lang w:eastAsia="cs-CZ"/>
              </w:rPr>
              <w:t>white boundary</w:t>
            </w:r>
          </w:p>
        </w:tc>
        <w:tc>
          <w:tcPr>
            <w:tcW w:w="2126" w:type="dxa"/>
            <w:shd w:val="clear" w:color="auto" w:fill="auto"/>
          </w:tcPr>
          <w:p w:rsidR="0019137B" w:rsidRPr="0019137B" w:rsidRDefault="0019137B" w:rsidP="0019137B">
            <w:pPr>
              <w:widowControl w:val="0"/>
              <w:suppressAutoHyphens w:val="0"/>
              <w:spacing w:line="240" w:lineRule="auto"/>
              <w:jc w:val="both"/>
              <w:rPr>
                <w:lang w:eastAsia="cs-CZ"/>
              </w:rPr>
            </w:pPr>
            <w:r w:rsidRPr="0019137B">
              <w:rPr>
                <w:lang w:eastAsia="cs-CZ"/>
              </w:rPr>
              <w:t>y = 0.790 - 0.670 x</w:t>
            </w:r>
          </w:p>
        </w:tc>
      </w:tr>
    </w:tbl>
    <w:p w:rsidR="00172AFD" w:rsidRDefault="0019137B" w:rsidP="0019137B">
      <w:pPr>
        <w:pStyle w:val="para"/>
        <w:spacing w:before="120"/>
        <w:ind w:firstLine="0"/>
      </w:pPr>
      <w:r w:rsidRPr="0019137B">
        <w:t>With intersection points:</w:t>
      </w:r>
    </w:p>
    <w:tbl>
      <w:tblPr>
        <w:tblW w:w="0" w:type="auto"/>
        <w:tblInd w:w="2376" w:type="dxa"/>
        <w:tblLook w:val="0000" w:firstRow="0" w:lastRow="0" w:firstColumn="0" w:lastColumn="0" w:noHBand="0" w:noVBand="0"/>
      </w:tblPr>
      <w:tblGrid>
        <w:gridCol w:w="1134"/>
        <w:gridCol w:w="2977"/>
        <w:gridCol w:w="2126"/>
      </w:tblGrid>
      <w:tr w:rsidR="00992D6C" w:rsidRPr="00992D6C" w:rsidTr="00992D6C">
        <w:tc>
          <w:tcPr>
            <w:tcW w:w="1134" w:type="dxa"/>
          </w:tcPr>
          <w:p w:rsidR="00992D6C" w:rsidRPr="00992D6C" w:rsidRDefault="00992D6C" w:rsidP="00992D6C">
            <w:pPr>
              <w:keepNext/>
              <w:widowControl w:val="0"/>
              <w:tabs>
                <w:tab w:val="left" w:pos="851"/>
              </w:tabs>
              <w:suppressAutoHyphens w:val="0"/>
              <w:overflowPunct w:val="0"/>
              <w:autoSpaceDE w:val="0"/>
              <w:autoSpaceDN w:val="0"/>
              <w:adjustRightInd w:val="0"/>
              <w:spacing w:line="240" w:lineRule="auto"/>
              <w:textAlignment w:val="baseline"/>
              <w:rPr>
                <w:lang w:eastAsia="cs-CZ"/>
              </w:rPr>
            </w:pPr>
          </w:p>
        </w:tc>
        <w:tc>
          <w:tcPr>
            <w:tcW w:w="2977" w:type="dxa"/>
          </w:tcPr>
          <w:p w:rsidR="00992D6C" w:rsidRPr="00992D6C" w:rsidRDefault="00992D6C" w:rsidP="00992D6C">
            <w:pPr>
              <w:keepNext/>
              <w:widowControl w:val="0"/>
              <w:tabs>
                <w:tab w:val="left" w:pos="851"/>
              </w:tabs>
              <w:suppressAutoHyphens w:val="0"/>
              <w:overflowPunct w:val="0"/>
              <w:autoSpaceDE w:val="0"/>
              <w:autoSpaceDN w:val="0"/>
              <w:adjustRightInd w:val="0"/>
              <w:spacing w:line="240" w:lineRule="auto"/>
              <w:ind w:left="260"/>
              <w:textAlignment w:val="baseline"/>
              <w:rPr>
                <w:lang w:eastAsia="cs-CZ"/>
              </w:rPr>
            </w:pPr>
            <w:r w:rsidRPr="00992D6C">
              <w:rPr>
                <w:lang w:eastAsia="cs-CZ"/>
              </w:rPr>
              <w:t>x</w:t>
            </w:r>
          </w:p>
        </w:tc>
        <w:tc>
          <w:tcPr>
            <w:tcW w:w="2126" w:type="dxa"/>
          </w:tcPr>
          <w:p w:rsidR="00992D6C" w:rsidRPr="00992D6C" w:rsidRDefault="00992D6C" w:rsidP="00992D6C">
            <w:pPr>
              <w:keepNext/>
              <w:widowControl w:val="0"/>
              <w:tabs>
                <w:tab w:val="left" w:pos="851"/>
              </w:tabs>
              <w:suppressAutoHyphens w:val="0"/>
              <w:overflowPunct w:val="0"/>
              <w:autoSpaceDE w:val="0"/>
              <w:autoSpaceDN w:val="0"/>
              <w:adjustRightInd w:val="0"/>
              <w:spacing w:line="240" w:lineRule="auto"/>
              <w:ind w:left="224"/>
              <w:textAlignment w:val="baseline"/>
              <w:rPr>
                <w:lang w:eastAsia="cs-CZ"/>
              </w:rPr>
            </w:pPr>
            <w:r w:rsidRPr="00992D6C">
              <w:rPr>
                <w:lang w:eastAsia="cs-CZ"/>
              </w:rPr>
              <w:t>y</w:t>
            </w:r>
          </w:p>
        </w:tc>
      </w:tr>
      <w:tr w:rsidR="00992D6C" w:rsidRPr="00992D6C" w:rsidTr="00992D6C">
        <w:tc>
          <w:tcPr>
            <w:tcW w:w="1134" w:type="dxa"/>
          </w:tcPr>
          <w:p w:rsidR="00992D6C" w:rsidRPr="00992D6C" w:rsidRDefault="00992D6C" w:rsidP="00992D6C">
            <w:pPr>
              <w:keepNext/>
              <w:widowControl w:val="0"/>
              <w:tabs>
                <w:tab w:val="left" w:pos="851"/>
              </w:tabs>
              <w:suppressAutoHyphens w:val="0"/>
              <w:overflowPunct w:val="0"/>
              <w:autoSpaceDE w:val="0"/>
              <w:autoSpaceDN w:val="0"/>
              <w:adjustRightInd w:val="0"/>
              <w:spacing w:line="240" w:lineRule="auto"/>
              <w:textAlignment w:val="baseline"/>
              <w:rPr>
                <w:lang w:eastAsia="cs-CZ"/>
              </w:rPr>
            </w:pPr>
            <w:r w:rsidRPr="00992D6C">
              <w:rPr>
                <w:lang w:eastAsia="cs-CZ"/>
              </w:rPr>
              <w:t>A</w:t>
            </w:r>
            <w:r w:rsidRPr="00992D6C">
              <w:rPr>
                <w:vertAlign w:val="subscript"/>
                <w:lang w:eastAsia="cs-CZ"/>
              </w:rPr>
              <w:t>1</w:t>
            </w:r>
          </w:p>
        </w:tc>
        <w:tc>
          <w:tcPr>
            <w:tcW w:w="2977" w:type="dxa"/>
          </w:tcPr>
          <w:p w:rsidR="00992D6C" w:rsidRPr="00992D6C" w:rsidRDefault="00992D6C" w:rsidP="00992D6C">
            <w:pPr>
              <w:keepNext/>
              <w:widowControl w:val="0"/>
              <w:tabs>
                <w:tab w:val="left" w:pos="851"/>
              </w:tabs>
              <w:suppressAutoHyphens w:val="0"/>
              <w:overflowPunct w:val="0"/>
              <w:autoSpaceDE w:val="0"/>
              <w:autoSpaceDN w:val="0"/>
              <w:adjustRightInd w:val="0"/>
              <w:spacing w:line="240" w:lineRule="auto"/>
              <w:textAlignment w:val="baseline"/>
              <w:rPr>
                <w:lang w:eastAsia="cs-CZ"/>
              </w:rPr>
            </w:pPr>
            <w:r w:rsidRPr="00992D6C">
              <w:rPr>
                <w:lang w:eastAsia="cs-CZ"/>
              </w:rPr>
              <w:t>0.545</w:t>
            </w:r>
          </w:p>
        </w:tc>
        <w:tc>
          <w:tcPr>
            <w:tcW w:w="2126" w:type="dxa"/>
          </w:tcPr>
          <w:p w:rsidR="00992D6C" w:rsidRPr="00992D6C" w:rsidRDefault="00992D6C" w:rsidP="00992D6C">
            <w:pPr>
              <w:keepNext/>
              <w:widowControl w:val="0"/>
              <w:tabs>
                <w:tab w:val="left" w:pos="851"/>
              </w:tabs>
              <w:suppressAutoHyphens w:val="0"/>
              <w:overflowPunct w:val="0"/>
              <w:autoSpaceDE w:val="0"/>
              <w:autoSpaceDN w:val="0"/>
              <w:adjustRightInd w:val="0"/>
              <w:spacing w:line="240" w:lineRule="auto"/>
              <w:textAlignment w:val="baseline"/>
              <w:rPr>
                <w:lang w:eastAsia="cs-CZ"/>
              </w:rPr>
            </w:pPr>
            <w:r w:rsidRPr="00992D6C">
              <w:rPr>
                <w:lang w:eastAsia="cs-CZ"/>
              </w:rPr>
              <w:t>0.425</w:t>
            </w:r>
          </w:p>
        </w:tc>
      </w:tr>
      <w:tr w:rsidR="00992D6C" w:rsidRPr="00992D6C" w:rsidTr="00992D6C">
        <w:tc>
          <w:tcPr>
            <w:tcW w:w="1134" w:type="dxa"/>
          </w:tcPr>
          <w:p w:rsidR="00992D6C" w:rsidRPr="00992D6C" w:rsidRDefault="00992D6C" w:rsidP="00992D6C">
            <w:pPr>
              <w:keepNext/>
              <w:widowControl w:val="0"/>
              <w:tabs>
                <w:tab w:val="left" w:pos="851"/>
              </w:tabs>
              <w:suppressAutoHyphens w:val="0"/>
              <w:overflowPunct w:val="0"/>
              <w:autoSpaceDE w:val="0"/>
              <w:autoSpaceDN w:val="0"/>
              <w:adjustRightInd w:val="0"/>
              <w:spacing w:line="240" w:lineRule="auto"/>
              <w:textAlignment w:val="baseline"/>
              <w:rPr>
                <w:lang w:eastAsia="cs-CZ"/>
              </w:rPr>
            </w:pPr>
            <w:r w:rsidRPr="00992D6C">
              <w:rPr>
                <w:lang w:eastAsia="cs-CZ"/>
              </w:rPr>
              <w:t>A</w:t>
            </w:r>
            <w:r w:rsidRPr="00992D6C">
              <w:rPr>
                <w:vertAlign w:val="subscript"/>
                <w:lang w:eastAsia="cs-CZ"/>
              </w:rPr>
              <w:t>2</w:t>
            </w:r>
          </w:p>
        </w:tc>
        <w:tc>
          <w:tcPr>
            <w:tcW w:w="2977" w:type="dxa"/>
          </w:tcPr>
          <w:p w:rsidR="00992D6C" w:rsidRPr="00992D6C" w:rsidRDefault="00992D6C" w:rsidP="00992D6C">
            <w:pPr>
              <w:keepNext/>
              <w:widowControl w:val="0"/>
              <w:tabs>
                <w:tab w:val="left" w:pos="851"/>
              </w:tabs>
              <w:suppressAutoHyphens w:val="0"/>
              <w:overflowPunct w:val="0"/>
              <w:autoSpaceDE w:val="0"/>
              <w:autoSpaceDN w:val="0"/>
              <w:adjustRightInd w:val="0"/>
              <w:spacing w:line="240" w:lineRule="auto"/>
              <w:textAlignment w:val="baseline"/>
              <w:rPr>
                <w:lang w:eastAsia="cs-CZ"/>
              </w:rPr>
            </w:pPr>
            <w:r w:rsidRPr="00992D6C">
              <w:rPr>
                <w:lang w:eastAsia="cs-CZ"/>
              </w:rPr>
              <w:t>0.557</w:t>
            </w:r>
          </w:p>
        </w:tc>
        <w:tc>
          <w:tcPr>
            <w:tcW w:w="2126" w:type="dxa"/>
          </w:tcPr>
          <w:p w:rsidR="00992D6C" w:rsidRPr="00992D6C" w:rsidRDefault="00992D6C" w:rsidP="00992D6C">
            <w:pPr>
              <w:keepNext/>
              <w:widowControl w:val="0"/>
              <w:tabs>
                <w:tab w:val="left" w:pos="851"/>
              </w:tabs>
              <w:suppressAutoHyphens w:val="0"/>
              <w:overflowPunct w:val="0"/>
              <w:autoSpaceDE w:val="0"/>
              <w:autoSpaceDN w:val="0"/>
              <w:adjustRightInd w:val="0"/>
              <w:spacing w:line="240" w:lineRule="auto"/>
              <w:textAlignment w:val="baseline"/>
              <w:rPr>
                <w:lang w:eastAsia="cs-CZ"/>
              </w:rPr>
            </w:pPr>
            <w:r w:rsidRPr="00992D6C">
              <w:rPr>
                <w:lang w:eastAsia="cs-CZ"/>
              </w:rPr>
              <w:t>0.442</w:t>
            </w:r>
          </w:p>
        </w:tc>
      </w:tr>
      <w:tr w:rsidR="00992D6C" w:rsidRPr="00992D6C" w:rsidTr="00992D6C">
        <w:tc>
          <w:tcPr>
            <w:tcW w:w="1134" w:type="dxa"/>
          </w:tcPr>
          <w:p w:rsidR="00992D6C" w:rsidRPr="00992D6C" w:rsidRDefault="00992D6C" w:rsidP="00992D6C">
            <w:pPr>
              <w:keepNext/>
              <w:widowControl w:val="0"/>
              <w:tabs>
                <w:tab w:val="left" w:pos="851"/>
              </w:tabs>
              <w:suppressAutoHyphens w:val="0"/>
              <w:overflowPunct w:val="0"/>
              <w:autoSpaceDE w:val="0"/>
              <w:autoSpaceDN w:val="0"/>
              <w:adjustRightInd w:val="0"/>
              <w:spacing w:line="240" w:lineRule="auto"/>
              <w:textAlignment w:val="baseline"/>
              <w:rPr>
                <w:lang w:eastAsia="cs-CZ"/>
              </w:rPr>
            </w:pPr>
            <w:r w:rsidRPr="00992D6C">
              <w:rPr>
                <w:lang w:eastAsia="cs-CZ"/>
              </w:rPr>
              <w:t>A</w:t>
            </w:r>
            <w:r w:rsidRPr="00992D6C">
              <w:rPr>
                <w:vertAlign w:val="subscript"/>
                <w:lang w:eastAsia="cs-CZ"/>
              </w:rPr>
              <w:t>3</w:t>
            </w:r>
          </w:p>
        </w:tc>
        <w:tc>
          <w:tcPr>
            <w:tcW w:w="2977" w:type="dxa"/>
          </w:tcPr>
          <w:p w:rsidR="00992D6C" w:rsidRPr="00992D6C" w:rsidRDefault="00992D6C" w:rsidP="00992D6C">
            <w:pPr>
              <w:keepNext/>
              <w:widowControl w:val="0"/>
              <w:tabs>
                <w:tab w:val="left" w:pos="851"/>
              </w:tabs>
              <w:suppressAutoHyphens w:val="0"/>
              <w:overflowPunct w:val="0"/>
              <w:autoSpaceDE w:val="0"/>
              <w:autoSpaceDN w:val="0"/>
              <w:adjustRightInd w:val="0"/>
              <w:spacing w:line="240" w:lineRule="auto"/>
              <w:textAlignment w:val="baseline"/>
              <w:rPr>
                <w:lang w:eastAsia="cs-CZ"/>
              </w:rPr>
            </w:pPr>
            <w:r w:rsidRPr="00992D6C">
              <w:rPr>
                <w:lang w:eastAsia="cs-CZ"/>
              </w:rPr>
              <w:t>0.609</w:t>
            </w:r>
          </w:p>
        </w:tc>
        <w:tc>
          <w:tcPr>
            <w:tcW w:w="2126" w:type="dxa"/>
          </w:tcPr>
          <w:p w:rsidR="00992D6C" w:rsidRPr="00992D6C" w:rsidRDefault="00992D6C" w:rsidP="00992D6C">
            <w:pPr>
              <w:keepNext/>
              <w:widowControl w:val="0"/>
              <w:tabs>
                <w:tab w:val="left" w:pos="851"/>
              </w:tabs>
              <w:suppressAutoHyphens w:val="0"/>
              <w:overflowPunct w:val="0"/>
              <w:autoSpaceDE w:val="0"/>
              <w:autoSpaceDN w:val="0"/>
              <w:adjustRightInd w:val="0"/>
              <w:spacing w:line="240" w:lineRule="auto"/>
              <w:textAlignment w:val="baseline"/>
              <w:rPr>
                <w:lang w:eastAsia="cs-CZ"/>
              </w:rPr>
            </w:pPr>
            <w:r w:rsidRPr="00992D6C">
              <w:rPr>
                <w:lang w:eastAsia="cs-CZ"/>
              </w:rPr>
              <w:t>0.390</w:t>
            </w:r>
          </w:p>
        </w:tc>
      </w:tr>
      <w:tr w:rsidR="00992D6C" w:rsidRPr="00992D6C" w:rsidTr="00992D6C">
        <w:tc>
          <w:tcPr>
            <w:tcW w:w="1134" w:type="dxa"/>
          </w:tcPr>
          <w:p w:rsidR="00992D6C" w:rsidRPr="00992D6C" w:rsidRDefault="00992D6C" w:rsidP="00992D6C">
            <w:pPr>
              <w:keepNext/>
              <w:widowControl w:val="0"/>
              <w:tabs>
                <w:tab w:val="left" w:pos="851"/>
              </w:tabs>
              <w:suppressAutoHyphens w:val="0"/>
              <w:overflowPunct w:val="0"/>
              <w:autoSpaceDE w:val="0"/>
              <w:autoSpaceDN w:val="0"/>
              <w:adjustRightInd w:val="0"/>
              <w:spacing w:line="240" w:lineRule="auto"/>
              <w:textAlignment w:val="baseline"/>
              <w:rPr>
                <w:lang w:eastAsia="cs-CZ"/>
              </w:rPr>
            </w:pPr>
            <w:r w:rsidRPr="00992D6C">
              <w:rPr>
                <w:lang w:eastAsia="cs-CZ"/>
              </w:rPr>
              <w:t>A</w:t>
            </w:r>
            <w:r w:rsidRPr="00992D6C">
              <w:rPr>
                <w:vertAlign w:val="subscript"/>
                <w:lang w:eastAsia="cs-CZ"/>
              </w:rPr>
              <w:t>4</w:t>
            </w:r>
          </w:p>
        </w:tc>
        <w:tc>
          <w:tcPr>
            <w:tcW w:w="2977" w:type="dxa"/>
          </w:tcPr>
          <w:p w:rsidR="00992D6C" w:rsidRPr="00992D6C" w:rsidRDefault="00992D6C" w:rsidP="00992D6C">
            <w:pPr>
              <w:keepNext/>
              <w:widowControl w:val="0"/>
              <w:tabs>
                <w:tab w:val="left" w:pos="851"/>
              </w:tabs>
              <w:suppressAutoHyphens w:val="0"/>
              <w:overflowPunct w:val="0"/>
              <w:autoSpaceDE w:val="0"/>
              <w:autoSpaceDN w:val="0"/>
              <w:adjustRightInd w:val="0"/>
              <w:spacing w:line="240" w:lineRule="auto"/>
              <w:textAlignment w:val="baseline"/>
              <w:rPr>
                <w:lang w:eastAsia="cs-CZ"/>
              </w:rPr>
            </w:pPr>
            <w:r w:rsidRPr="00992D6C">
              <w:rPr>
                <w:lang w:eastAsia="cs-CZ"/>
              </w:rPr>
              <w:t>0.597</w:t>
            </w:r>
          </w:p>
        </w:tc>
        <w:tc>
          <w:tcPr>
            <w:tcW w:w="2126" w:type="dxa"/>
          </w:tcPr>
          <w:p w:rsidR="00992D6C" w:rsidRPr="00992D6C" w:rsidRDefault="00992D6C" w:rsidP="00992D6C">
            <w:pPr>
              <w:keepNext/>
              <w:widowControl w:val="0"/>
              <w:tabs>
                <w:tab w:val="left" w:pos="851"/>
              </w:tabs>
              <w:suppressAutoHyphens w:val="0"/>
              <w:overflowPunct w:val="0"/>
              <w:autoSpaceDE w:val="0"/>
              <w:autoSpaceDN w:val="0"/>
              <w:adjustRightInd w:val="0"/>
              <w:spacing w:line="240" w:lineRule="auto"/>
              <w:textAlignment w:val="baseline"/>
              <w:rPr>
                <w:lang w:eastAsia="cs-CZ"/>
              </w:rPr>
            </w:pPr>
            <w:r w:rsidRPr="00992D6C">
              <w:rPr>
                <w:lang w:eastAsia="cs-CZ"/>
              </w:rPr>
              <w:t>0.390</w:t>
            </w:r>
          </w:p>
        </w:tc>
      </w:tr>
    </w:tbl>
    <w:p w:rsidR="00E70B8E" w:rsidRPr="00E70B8E" w:rsidRDefault="00E70B8E" w:rsidP="00E70B8E">
      <w:pPr>
        <w:pStyle w:val="para"/>
        <w:spacing w:before="120"/>
      </w:pPr>
      <w:r w:rsidRPr="00E70B8E">
        <w:t>2.30.4.</w:t>
      </w:r>
      <w:r w:rsidRPr="00E70B8E">
        <w:tab/>
      </w:r>
      <w:r w:rsidR="00055DFB">
        <w:t>"</w:t>
      </w:r>
      <w:r w:rsidRPr="00E70B8E">
        <w:rPr>
          <w:i/>
        </w:rPr>
        <w:t>Red</w:t>
      </w:r>
      <w:r w:rsidR="00055DFB">
        <w:t>"</w:t>
      </w:r>
      <w:r w:rsidRPr="00E70B8E">
        <w:t xml:space="preserve"> means the</w:t>
      </w:r>
      <w:r w:rsidR="00DF68DA">
        <w:t xml:space="preserve"> chromaticity coordinates (x,y)</w:t>
      </w:r>
      <w:r w:rsidR="00DF68DA" w:rsidRPr="00DF68DA">
        <w:rPr>
          <w:vertAlign w:val="superscript"/>
        </w:rPr>
        <w:t>4</w:t>
      </w:r>
      <w:r w:rsidRPr="00E70B8E">
        <w:t xml:space="preserve"> of the light reflected that lie inside the chromaticity areas defined by the boundaries:</w:t>
      </w:r>
    </w:p>
    <w:tbl>
      <w:tblPr>
        <w:tblW w:w="0" w:type="auto"/>
        <w:tblInd w:w="2376" w:type="dxa"/>
        <w:tblLook w:val="0000" w:firstRow="0" w:lastRow="0" w:firstColumn="0" w:lastColumn="0" w:noHBand="0" w:noVBand="0"/>
      </w:tblPr>
      <w:tblGrid>
        <w:gridCol w:w="1134"/>
        <w:gridCol w:w="2977"/>
        <w:gridCol w:w="2126"/>
      </w:tblGrid>
      <w:tr w:rsidR="00E70B8E" w:rsidRPr="00E70B8E" w:rsidTr="00E70B8E">
        <w:tc>
          <w:tcPr>
            <w:tcW w:w="1134" w:type="dxa"/>
          </w:tcPr>
          <w:p w:rsidR="00E70B8E" w:rsidRPr="00E70B8E" w:rsidRDefault="00E70B8E" w:rsidP="00E70B8E">
            <w:pPr>
              <w:tabs>
                <w:tab w:val="left" w:pos="851"/>
              </w:tabs>
              <w:suppressAutoHyphens w:val="0"/>
              <w:overflowPunct w:val="0"/>
              <w:autoSpaceDE w:val="0"/>
              <w:autoSpaceDN w:val="0"/>
              <w:adjustRightInd w:val="0"/>
              <w:spacing w:line="240" w:lineRule="auto"/>
              <w:jc w:val="both"/>
              <w:textAlignment w:val="baseline"/>
              <w:rPr>
                <w:lang w:eastAsia="cs-CZ"/>
              </w:rPr>
            </w:pPr>
            <w:r w:rsidRPr="00E70B8E">
              <w:rPr>
                <w:lang w:eastAsia="cs-CZ"/>
              </w:rPr>
              <w:t>R</w:t>
            </w:r>
            <w:r w:rsidRPr="00E70B8E">
              <w:rPr>
                <w:vertAlign w:val="subscript"/>
                <w:lang w:eastAsia="cs-CZ"/>
              </w:rPr>
              <w:t>12</w:t>
            </w:r>
          </w:p>
        </w:tc>
        <w:tc>
          <w:tcPr>
            <w:tcW w:w="2977" w:type="dxa"/>
          </w:tcPr>
          <w:p w:rsidR="00E70B8E" w:rsidRPr="00E70B8E" w:rsidRDefault="00EC3AD6" w:rsidP="00E70B8E">
            <w:pPr>
              <w:tabs>
                <w:tab w:val="left" w:pos="851"/>
              </w:tabs>
              <w:suppressAutoHyphens w:val="0"/>
              <w:overflowPunct w:val="0"/>
              <w:autoSpaceDE w:val="0"/>
              <w:autoSpaceDN w:val="0"/>
              <w:adjustRightInd w:val="0"/>
              <w:spacing w:line="240" w:lineRule="auto"/>
              <w:jc w:val="both"/>
              <w:textAlignment w:val="baseline"/>
              <w:rPr>
                <w:lang w:eastAsia="cs-CZ"/>
              </w:rPr>
            </w:pPr>
            <w:r>
              <w:rPr>
                <w:lang w:eastAsia="cs-CZ"/>
              </w:rPr>
              <w:t>yellow boundary</w:t>
            </w:r>
          </w:p>
        </w:tc>
        <w:tc>
          <w:tcPr>
            <w:tcW w:w="2126" w:type="dxa"/>
          </w:tcPr>
          <w:p w:rsidR="00E70B8E" w:rsidRPr="00E70B8E" w:rsidRDefault="00E70B8E" w:rsidP="00E70B8E">
            <w:pPr>
              <w:tabs>
                <w:tab w:val="left" w:pos="851"/>
              </w:tabs>
              <w:suppressAutoHyphens w:val="0"/>
              <w:overflowPunct w:val="0"/>
              <w:autoSpaceDE w:val="0"/>
              <w:autoSpaceDN w:val="0"/>
              <w:adjustRightInd w:val="0"/>
              <w:spacing w:line="240" w:lineRule="auto"/>
              <w:jc w:val="both"/>
              <w:textAlignment w:val="baseline"/>
              <w:rPr>
                <w:lang w:eastAsia="cs-CZ"/>
              </w:rPr>
            </w:pPr>
            <w:r w:rsidRPr="00E70B8E">
              <w:rPr>
                <w:lang w:eastAsia="cs-CZ"/>
              </w:rPr>
              <w:t>y = 0.335</w:t>
            </w:r>
          </w:p>
        </w:tc>
      </w:tr>
      <w:tr w:rsidR="00E70B8E" w:rsidRPr="00E70B8E" w:rsidTr="00E70B8E">
        <w:tc>
          <w:tcPr>
            <w:tcW w:w="1134" w:type="dxa"/>
          </w:tcPr>
          <w:p w:rsidR="00E70B8E" w:rsidRPr="00E70B8E" w:rsidRDefault="00E70B8E" w:rsidP="00E70B8E">
            <w:pPr>
              <w:tabs>
                <w:tab w:val="left" w:pos="851"/>
              </w:tabs>
              <w:suppressAutoHyphens w:val="0"/>
              <w:overflowPunct w:val="0"/>
              <w:autoSpaceDE w:val="0"/>
              <w:autoSpaceDN w:val="0"/>
              <w:adjustRightInd w:val="0"/>
              <w:spacing w:line="240" w:lineRule="auto"/>
              <w:jc w:val="both"/>
              <w:textAlignment w:val="baseline"/>
              <w:rPr>
                <w:lang w:eastAsia="cs-CZ"/>
              </w:rPr>
            </w:pPr>
            <w:r w:rsidRPr="00E70B8E">
              <w:rPr>
                <w:lang w:eastAsia="cs-CZ"/>
              </w:rPr>
              <w:t>R</w:t>
            </w:r>
            <w:r w:rsidRPr="00E70B8E">
              <w:rPr>
                <w:vertAlign w:val="subscript"/>
                <w:lang w:eastAsia="cs-CZ"/>
              </w:rPr>
              <w:t>23</w:t>
            </w:r>
          </w:p>
        </w:tc>
        <w:tc>
          <w:tcPr>
            <w:tcW w:w="2977" w:type="dxa"/>
          </w:tcPr>
          <w:p w:rsidR="00E70B8E" w:rsidRPr="00E70B8E" w:rsidRDefault="00E70B8E" w:rsidP="00E70B8E">
            <w:pPr>
              <w:tabs>
                <w:tab w:val="left" w:pos="851"/>
              </w:tabs>
              <w:suppressAutoHyphens w:val="0"/>
              <w:overflowPunct w:val="0"/>
              <w:autoSpaceDE w:val="0"/>
              <w:autoSpaceDN w:val="0"/>
              <w:adjustRightInd w:val="0"/>
              <w:spacing w:line="240" w:lineRule="auto"/>
              <w:jc w:val="both"/>
              <w:textAlignment w:val="baseline"/>
              <w:rPr>
                <w:lang w:eastAsia="cs-CZ"/>
              </w:rPr>
            </w:pPr>
            <w:r w:rsidRPr="00E70B8E">
              <w:rPr>
                <w:lang w:eastAsia="cs-CZ"/>
              </w:rPr>
              <w:t>the spectral locus</w:t>
            </w:r>
          </w:p>
        </w:tc>
        <w:tc>
          <w:tcPr>
            <w:tcW w:w="2126" w:type="dxa"/>
          </w:tcPr>
          <w:p w:rsidR="00E70B8E" w:rsidRPr="00E70B8E" w:rsidRDefault="00E70B8E" w:rsidP="00E70B8E">
            <w:pPr>
              <w:tabs>
                <w:tab w:val="left" w:pos="851"/>
              </w:tabs>
              <w:suppressAutoHyphens w:val="0"/>
              <w:overflowPunct w:val="0"/>
              <w:autoSpaceDE w:val="0"/>
              <w:autoSpaceDN w:val="0"/>
              <w:adjustRightInd w:val="0"/>
              <w:spacing w:line="240" w:lineRule="auto"/>
              <w:jc w:val="both"/>
              <w:textAlignment w:val="baseline"/>
              <w:rPr>
                <w:lang w:eastAsia="cs-CZ"/>
              </w:rPr>
            </w:pPr>
          </w:p>
        </w:tc>
      </w:tr>
      <w:tr w:rsidR="00E70B8E" w:rsidRPr="00E70B8E" w:rsidTr="00E70B8E">
        <w:tc>
          <w:tcPr>
            <w:tcW w:w="1134" w:type="dxa"/>
          </w:tcPr>
          <w:p w:rsidR="00E70B8E" w:rsidRPr="00E70B8E" w:rsidRDefault="00E70B8E" w:rsidP="00E70B8E">
            <w:pPr>
              <w:tabs>
                <w:tab w:val="left" w:pos="851"/>
              </w:tabs>
              <w:suppressAutoHyphens w:val="0"/>
              <w:overflowPunct w:val="0"/>
              <w:autoSpaceDE w:val="0"/>
              <w:autoSpaceDN w:val="0"/>
              <w:adjustRightInd w:val="0"/>
              <w:spacing w:line="240" w:lineRule="auto"/>
              <w:jc w:val="both"/>
              <w:textAlignment w:val="baseline"/>
              <w:rPr>
                <w:lang w:eastAsia="cs-CZ"/>
              </w:rPr>
            </w:pPr>
            <w:r w:rsidRPr="00E70B8E">
              <w:rPr>
                <w:lang w:eastAsia="cs-CZ"/>
              </w:rPr>
              <w:t>R</w:t>
            </w:r>
            <w:r w:rsidRPr="00E70B8E">
              <w:rPr>
                <w:vertAlign w:val="subscript"/>
                <w:lang w:eastAsia="cs-CZ"/>
              </w:rPr>
              <w:t>34</w:t>
            </w:r>
          </w:p>
        </w:tc>
        <w:tc>
          <w:tcPr>
            <w:tcW w:w="2977" w:type="dxa"/>
          </w:tcPr>
          <w:p w:rsidR="00E70B8E" w:rsidRPr="00E70B8E" w:rsidRDefault="00E70B8E" w:rsidP="00E70B8E">
            <w:pPr>
              <w:tabs>
                <w:tab w:val="left" w:pos="851"/>
              </w:tabs>
              <w:suppressAutoHyphens w:val="0"/>
              <w:overflowPunct w:val="0"/>
              <w:autoSpaceDE w:val="0"/>
              <w:autoSpaceDN w:val="0"/>
              <w:adjustRightInd w:val="0"/>
              <w:spacing w:line="240" w:lineRule="auto"/>
              <w:jc w:val="both"/>
              <w:textAlignment w:val="baseline"/>
              <w:rPr>
                <w:lang w:eastAsia="cs-CZ"/>
              </w:rPr>
            </w:pPr>
            <w:r w:rsidRPr="00E70B8E">
              <w:rPr>
                <w:lang w:eastAsia="cs-CZ"/>
              </w:rPr>
              <w:t xml:space="preserve">the purple line </w:t>
            </w:r>
          </w:p>
        </w:tc>
        <w:tc>
          <w:tcPr>
            <w:tcW w:w="2126" w:type="dxa"/>
          </w:tcPr>
          <w:p w:rsidR="00E70B8E" w:rsidRPr="00E70B8E" w:rsidRDefault="00E70B8E" w:rsidP="00E70B8E">
            <w:pPr>
              <w:tabs>
                <w:tab w:val="left" w:pos="851"/>
              </w:tabs>
              <w:suppressAutoHyphens w:val="0"/>
              <w:overflowPunct w:val="0"/>
              <w:autoSpaceDE w:val="0"/>
              <w:autoSpaceDN w:val="0"/>
              <w:adjustRightInd w:val="0"/>
              <w:spacing w:line="240" w:lineRule="auto"/>
              <w:jc w:val="both"/>
              <w:textAlignment w:val="baseline"/>
              <w:rPr>
                <w:lang w:eastAsia="cs-CZ"/>
              </w:rPr>
            </w:pPr>
          </w:p>
        </w:tc>
      </w:tr>
      <w:tr w:rsidR="00E70B8E" w:rsidRPr="00E70B8E" w:rsidTr="00E70B8E">
        <w:tc>
          <w:tcPr>
            <w:tcW w:w="1134" w:type="dxa"/>
          </w:tcPr>
          <w:p w:rsidR="00E70B8E" w:rsidRPr="00E70B8E" w:rsidRDefault="00E70B8E" w:rsidP="00E70B8E">
            <w:pPr>
              <w:tabs>
                <w:tab w:val="left" w:pos="851"/>
              </w:tabs>
              <w:suppressAutoHyphens w:val="0"/>
              <w:overflowPunct w:val="0"/>
              <w:autoSpaceDE w:val="0"/>
              <w:autoSpaceDN w:val="0"/>
              <w:adjustRightInd w:val="0"/>
              <w:spacing w:line="240" w:lineRule="auto"/>
              <w:jc w:val="both"/>
              <w:textAlignment w:val="baseline"/>
              <w:rPr>
                <w:lang w:eastAsia="cs-CZ"/>
              </w:rPr>
            </w:pPr>
            <w:r w:rsidRPr="00E70B8E">
              <w:rPr>
                <w:lang w:eastAsia="cs-CZ"/>
              </w:rPr>
              <w:t>R</w:t>
            </w:r>
            <w:r w:rsidRPr="00E70B8E">
              <w:rPr>
                <w:vertAlign w:val="subscript"/>
                <w:lang w:eastAsia="cs-CZ"/>
              </w:rPr>
              <w:t>41</w:t>
            </w:r>
          </w:p>
        </w:tc>
        <w:tc>
          <w:tcPr>
            <w:tcW w:w="2977" w:type="dxa"/>
          </w:tcPr>
          <w:p w:rsidR="00E70B8E" w:rsidRPr="00E70B8E" w:rsidRDefault="00EC3AD6" w:rsidP="00E70B8E">
            <w:pPr>
              <w:tabs>
                <w:tab w:val="left" w:pos="851"/>
              </w:tabs>
              <w:suppressAutoHyphens w:val="0"/>
              <w:overflowPunct w:val="0"/>
              <w:autoSpaceDE w:val="0"/>
              <w:autoSpaceDN w:val="0"/>
              <w:adjustRightInd w:val="0"/>
              <w:spacing w:line="240" w:lineRule="auto"/>
              <w:jc w:val="both"/>
              <w:textAlignment w:val="baseline"/>
              <w:rPr>
                <w:lang w:eastAsia="cs-CZ"/>
              </w:rPr>
            </w:pPr>
            <w:r>
              <w:rPr>
                <w:lang w:eastAsia="cs-CZ"/>
              </w:rPr>
              <w:t>purple boundary</w:t>
            </w:r>
          </w:p>
        </w:tc>
        <w:tc>
          <w:tcPr>
            <w:tcW w:w="2126" w:type="dxa"/>
          </w:tcPr>
          <w:p w:rsidR="00E70B8E" w:rsidRPr="00E70B8E" w:rsidRDefault="00E70B8E" w:rsidP="00E70B8E">
            <w:pPr>
              <w:tabs>
                <w:tab w:val="left" w:pos="851"/>
              </w:tabs>
              <w:suppressAutoHyphens w:val="0"/>
              <w:overflowPunct w:val="0"/>
              <w:autoSpaceDE w:val="0"/>
              <w:autoSpaceDN w:val="0"/>
              <w:adjustRightInd w:val="0"/>
              <w:spacing w:line="240" w:lineRule="auto"/>
              <w:textAlignment w:val="baseline"/>
              <w:rPr>
                <w:lang w:eastAsia="cs-CZ"/>
              </w:rPr>
            </w:pPr>
            <w:r w:rsidRPr="00E70B8E">
              <w:rPr>
                <w:rFonts w:cs="Arial"/>
              </w:rPr>
              <w:t>y = 0.978 - x</w:t>
            </w:r>
          </w:p>
        </w:tc>
      </w:tr>
    </w:tbl>
    <w:p w:rsidR="0019137B" w:rsidRDefault="00E70B8E" w:rsidP="00E70B8E">
      <w:pPr>
        <w:pStyle w:val="para"/>
        <w:spacing w:before="120"/>
        <w:ind w:firstLine="0"/>
      </w:pPr>
      <w:r w:rsidRPr="00E70B8E">
        <w:t>With intersection points:</w:t>
      </w:r>
    </w:p>
    <w:tbl>
      <w:tblPr>
        <w:tblW w:w="0" w:type="auto"/>
        <w:tblInd w:w="2376" w:type="dxa"/>
        <w:tblLayout w:type="fixed"/>
        <w:tblLook w:val="0000" w:firstRow="0" w:lastRow="0" w:firstColumn="0" w:lastColumn="0" w:noHBand="0" w:noVBand="0"/>
      </w:tblPr>
      <w:tblGrid>
        <w:gridCol w:w="1134"/>
        <w:gridCol w:w="2977"/>
        <w:gridCol w:w="2126"/>
      </w:tblGrid>
      <w:tr w:rsidR="00E70B8E" w:rsidRPr="00E70B8E" w:rsidTr="00E70B8E">
        <w:tc>
          <w:tcPr>
            <w:tcW w:w="1134" w:type="dxa"/>
          </w:tcPr>
          <w:p w:rsidR="00E70B8E" w:rsidRPr="00E70B8E" w:rsidRDefault="00E70B8E" w:rsidP="00E70B8E">
            <w:pPr>
              <w:widowControl w:val="0"/>
              <w:tabs>
                <w:tab w:val="left" w:pos="851"/>
              </w:tabs>
              <w:suppressAutoHyphens w:val="0"/>
              <w:overflowPunct w:val="0"/>
              <w:autoSpaceDE w:val="0"/>
              <w:autoSpaceDN w:val="0"/>
              <w:adjustRightInd w:val="0"/>
              <w:spacing w:line="240" w:lineRule="auto"/>
              <w:jc w:val="center"/>
              <w:textAlignment w:val="baseline"/>
              <w:rPr>
                <w:lang w:eastAsia="cs-CZ"/>
              </w:rPr>
            </w:pPr>
          </w:p>
        </w:tc>
        <w:tc>
          <w:tcPr>
            <w:tcW w:w="2977" w:type="dxa"/>
          </w:tcPr>
          <w:p w:rsidR="00E70B8E" w:rsidRPr="00E70B8E" w:rsidRDefault="00E70B8E" w:rsidP="00E70B8E">
            <w:pPr>
              <w:widowControl w:val="0"/>
              <w:tabs>
                <w:tab w:val="left" w:pos="851"/>
              </w:tabs>
              <w:suppressAutoHyphens w:val="0"/>
              <w:overflowPunct w:val="0"/>
              <w:autoSpaceDE w:val="0"/>
              <w:autoSpaceDN w:val="0"/>
              <w:adjustRightInd w:val="0"/>
              <w:spacing w:line="240" w:lineRule="auto"/>
              <w:ind w:left="266"/>
              <w:textAlignment w:val="baseline"/>
              <w:rPr>
                <w:lang w:eastAsia="cs-CZ"/>
              </w:rPr>
            </w:pPr>
            <w:r w:rsidRPr="00E70B8E">
              <w:rPr>
                <w:lang w:eastAsia="cs-CZ"/>
              </w:rPr>
              <w:t>x</w:t>
            </w:r>
          </w:p>
        </w:tc>
        <w:tc>
          <w:tcPr>
            <w:tcW w:w="2126" w:type="dxa"/>
          </w:tcPr>
          <w:p w:rsidR="00E70B8E" w:rsidRPr="00E70B8E" w:rsidRDefault="00E70B8E" w:rsidP="00E70B8E">
            <w:pPr>
              <w:widowControl w:val="0"/>
              <w:tabs>
                <w:tab w:val="left" w:pos="851"/>
              </w:tabs>
              <w:suppressAutoHyphens w:val="0"/>
              <w:overflowPunct w:val="0"/>
              <w:autoSpaceDE w:val="0"/>
              <w:autoSpaceDN w:val="0"/>
              <w:adjustRightInd w:val="0"/>
              <w:spacing w:line="240" w:lineRule="auto"/>
              <w:ind w:left="228"/>
              <w:textAlignment w:val="baseline"/>
              <w:rPr>
                <w:lang w:eastAsia="cs-CZ"/>
              </w:rPr>
            </w:pPr>
            <w:r w:rsidRPr="00E70B8E">
              <w:rPr>
                <w:lang w:eastAsia="cs-CZ"/>
              </w:rPr>
              <w:t>y</w:t>
            </w:r>
          </w:p>
        </w:tc>
      </w:tr>
      <w:tr w:rsidR="00E70B8E" w:rsidRPr="00E70B8E" w:rsidTr="00E70B8E">
        <w:tc>
          <w:tcPr>
            <w:tcW w:w="1134" w:type="dxa"/>
          </w:tcPr>
          <w:p w:rsidR="00E70B8E" w:rsidRPr="00E70B8E" w:rsidRDefault="00E70B8E" w:rsidP="00E70B8E">
            <w:pPr>
              <w:widowControl w:val="0"/>
              <w:tabs>
                <w:tab w:val="left" w:pos="851"/>
              </w:tabs>
              <w:suppressAutoHyphens w:val="0"/>
              <w:overflowPunct w:val="0"/>
              <w:autoSpaceDE w:val="0"/>
              <w:autoSpaceDN w:val="0"/>
              <w:adjustRightInd w:val="0"/>
              <w:spacing w:line="240" w:lineRule="auto"/>
              <w:textAlignment w:val="baseline"/>
              <w:rPr>
                <w:lang w:eastAsia="cs-CZ"/>
              </w:rPr>
            </w:pPr>
            <w:r w:rsidRPr="00E70B8E">
              <w:rPr>
                <w:lang w:eastAsia="cs-CZ"/>
              </w:rPr>
              <w:t>R</w:t>
            </w:r>
            <w:r w:rsidRPr="00E70B8E">
              <w:rPr>
                <w:vertAlign w:val="subscript"/>
                <w:lang w:eastAsia="cs-CZ"/>
              </w:rPr>
              <w:t>1</w:t>
            </w:r>
          </w:p>
        </w:tc>
        <w:tc>
          <w:tcPr>
            <w:tcW w:w="2977" w:type="dxa"/>
          </w:tcPr>
          <w:p w:rsidR="00E70B8E" w:rsidRPr="00E70B8E" w:rsidRDefault="00E70B8E" w:rsidP="00E70B8E">
            <w:pPr>
              <w:widowControl w:val="0"/>
              <w:tabs>
                <w:tab w:val="left" w:pos="851"/>
              </w:tabs>
              <w:suppressAutoHyphens w:val="0"/>
              <w:overflowPunct w:val="0"/>
              <w:autoSpaceDE w:val="0"/>
              <w:autoSpaceDN w:val="0"/>
              <w:adjustRightInd w:val="0"/>
              <w:spacing w:line="240" w:lineRule="auto"/>
              <w:textAlignment w:val="baseline"/>
              <w:rPr>
                <w:lang w:eastAsia="cs-CZ"/>
              </w:rPr>
            </w:pPr>
            <w:r w:rsidRPr="00E70B8E">
              <w:rPr>
                <w:lang w:eastAsia="cs-CZ"/>
              </w:rPr>
              <w:t>0.643</w:t>
            </w:r>
          </w:p>
        </w:tc>
        <w:tc>
          <w:tcPr>
            <w:tcW w:w="2126" w:type="dxa"/>
          </w:tcPr>
          <w:p w:rsidR="00E70B8E" w:rsidRPr="00E70B8E" w:rsidRDefault="00E70B8E" w:rsidP="00E70B8E">
            <w:pPr>
              <w:widowControl w:val="0"/>
              <w:tabs>
                <w:tab w:val="left" w:pos="851"/>
              </w:tabs>
              <w:suppressAutoHyphens w:val="0"/>
              <w:overflowPunct w:val="0"/>
              <w:autoSpaceDE w:val="0"/>
              <w:autoSpaceDN w:val="0"/>
              <w:adjustRightInd w:val="0"/>
              <w:spacing w:line="240" w:lineRule="auto"/>
              <w:textAlignment w:val="baseline"/>
              <w:rPr>
                <w:lang w:eastAsia="cs-CZ"/>
              </w:rPr>
            </w:pPr>
            <w:r w:rsidRPr="00E70B8E">
              <w:rPr>
                <w:lang w:eastAsia="cs-CZ"/>
              </w:rPr>
              <w:t>0.335</w:t>
            </w:r>
          </w:p>
        </w:tc>
      </w:tr>
      <w:tr w:rsidR="00E70B8E" w:rsidRPr="00E70B8E" w:rsidTr="00E70B8E">
        <w:tc>
          <w:tcPr>
            <w:tcW w:w="1134" w:type="dxa"/>
          </w:tcPr>
          <w:p w:rsidR="00E70B8E" w:rsidRPr="00E70B8E" w:rsidRDefault="00E70B8E" w:rsidP="00E70B8E">
            <w:pPr>
              <w:widowControl w:val="0"/>
              <w:tabs>
                <w:tab w:val="left" w:pos="851"/>
              </w:tabs>
              <w:suppressAutoHyphens w:val="0"/>
              <w:overflowPunct w:val="0"/>
              <w:autoSpaceDE w:val="0"/>
              <w:autoSpaceDN w:val="0"/>
              <w:adjustRightInd w:val="0"/>
              <w:spacing w:line="240" w:lineRule="auto"/>
              <w:textAlignment w:val="baseline"/>
              <w:rPr>
                <w:lang w:eastAsia="cs-CZ"/>
              </w:rPr>
            </w:pPr>
            <w:r w:rsidRPr="00E70B8E">
              <w:rPr>
                <w:lang w:eastAsia="cs-CZ"/>
              </w:rPr>
              <w:t>R</w:t>
            </w:r>
            <w:r w:rsidRPr="00E70B8E">
              <w:rPr>
                <w:vertAlign w:val="subscript"/>
                <w:lang w:eastAsia="cs-CZ"/>
              </w:rPr>
              <w:t>2</w:t>
            </w:r>
          </w:p>
        </w:tc>
        <w:tc>
          <w:tcPr>
            <w:tcW w:w="2977" w:type="dxa"/>
          </w:tcPr>
          <w:p w:rsidR="00E70B8E" w:rsidRPr="00E70B8E" w:rsidRDefault="00E70B8E" w:rsidP="00E70B8E">
            <w:pPr>
              <w:widowControl w:val="0"/>
              <w:tabs>
                <w:tab w:val="left" w:pos="851"/>
              </w:tabs>
              <w:suppressAutoHyphens w:val="0"/>
              <w:overflowPunct w:val="0"/>
              <w:autoSpaceDE w:val="0"/>
              <w:autoSpaceDN w:val="0"/>
              <w:adjustRightInd w:val="0"/>
              <w:spacing w:line="240" w:lineRule="auto"/>
              <w:textAlignment w:val="baseline"/>
              <w:rPr>
                <w:lang w:eastAsia="cs-CZ"/>
              </w:rPr>
            </w:pPr>
            <w:r w:rsidRPr="00E70B8E">
              <w:rPr>
                <w:lang w:eastAsia="cs-CZ"/>
              </w:rPr>
              <w:t>0.665</w:t>
            </w:r>
          </w:p>
        </w:tc>
        <w:tc>
          <w:tcPr>
            <w:tcW w:w="2126" w:type="dxa"/>
          </w:tcPr>
          <w:p w:rsidR="00E70B8E" w:rsidRPr="00E70B8E" w:rsidRDefault="00E70B8E" w:rsidP="00E70B8E">
            <w:pPr>
              <w:widowControl w:val="0"/>
              <w:tabs>
                <w:tab w:val="left" w:pos="851"/>
              </w:tabs>
              <w:suppressAutoHyphens w:val="0"/>
              <w:overflowPunct w:val="0"/>
              <w:autoSpaceDE w:val="0"/>
              <w:autoSpaceDN w:val="0"/>
              <w:adjustRightInd w:val="0"/>
              <w:spacing w:line="240" w:lineRule="auto"/>
              <w:textAlignment w:val="baseline"/>
              <w:rPr>
                <w:lang w:eastAsia="cs-CZ"/>
              </w:rPr>
            </w:pPr>
            <w:r w:rsidRPr="00E70B8E">
              <w:rPr>
                <w:lang w:eastAsia="cs-CZ"/>
              </w:rPr>
              <w:t>0.335</w:t>
            </w:r>
          </w:p>
        </w:tc>
      </w:tr>
      <w:tr w:rsidR="00E70B8E" w:rsidRPr="00E70B8E" w:rsidTr="00E70B8E">
        <w:tc>
          <w:tcPr>
            <w:tcW w:w="1134" w:type="dxa"/>
          </w:tcPr>
          <w:p w:rsidR="00E70B8E" w:rsidRPr="00E70B8E" w:rsidRDefault="00E70B8E" w:rsidP="00E70B8E">
            <w:pPr>
              <w:widowControl w:val="0"/>
              <w:tabs>
                <w:tab w:val="left" w:pos="851"/>
              </w:tabs>
              <w:suppressAutoHyphens w:val="0"/>
              <w:overflowPunct w:val="0"/>
              <w:autoSpaceDE w:val="0"/>
              <w:autoSpaceDN w:val="0"/>
              <w:adjustRightInd w:val="0"/>
              <w:spacing w:line="240" w:lineRule="auto"/>
              <w:textAlignment w:val="baseline"/>
              <w:rPr>
                <w:lang w:eastAsia="cs-CZ"/>
              </w:rPr>
            </w:pPr>
            <w:r w:rsidRPr="00E70B8E">
              <w:rPr>
                <w:lang w:eastAsia="cs-CZ"/>
              </w:rPr>
              <w:t>R</w:t>
            </w:r>
            <w:r w:rsidRPr="00E70B8E">
              <w:rPr>
                <w:vertAlign w:val="subscript"/>
                <w:lang w:eastAsia="cs-CZ"/>
              </w:rPr>
              <w:t>3</w:t>
            </w:r>
          </w:p>
        </w:tc>
        <w:tc>
          <w:tcPr>
            <w:tcW w:w="2977" w:type="dxa"/>
          </w:tcPr>
          <w:p w:rsidR="00E70B8E" w:rsidRPr="00E70B8E" w:rsidRDefault="00E70B8E" w:rsidP="00E70B8E">
            <w:pPr>
              <w:widowControl w:val="0"/>
              <w:tabs>
                <w:tab w:val="left" w:pos="851"/>
              </w:tabs>
              <w:suppressAutoHyphens w:val="0"/>
              <w:overflowPunct w:val="0"/>
              <w:autoSpaceDE w:val="0"/>
              <w:autoSpaceDN w:val="0"/>
              <w:adjustRightInd w:val="0"/>
              <w:spacing w:line="240" w:lineRule="auto"/>
              <w:textAlignment w:val="baseline"/>
              <w:rPr>
                <w:lang w:eastAsia="cs-CZ"/>
              </w:rPr>
            </w:pPr>
            <w:r w:rsidRPr="00E70B8E">
              <w:rPr>
                <w:lang w:eastAsia="cs-CZ"/>
              </w:rPr>
              <w:t>0.735</w:t>
            </w:r>
          </w:p>
        </w:tc>
        <w:tc>
          <w:tcPr>
            <w:tcW w:w="2126" w:type="dxa"/>
          </w:tcPr>
          <w:p w:rsidR="00E70B8E" w:rsidRPr="00E70B8E" w:rsidRDefault="00E70B8E" w:rsidP="00E70B8E">
            <w:pPr>
              <w:widowControl w:val="0"/>
              <w:tabs>
                <w:tab w:val="left" w:pos="851"/>
              </w:tabs>
              <w:suppressAutoHyphens w:val="0"/>
              <w:overflowPunct w:val="0"/>
              <w:autoSpaceDE w:val="0"/>
              <w:autoSpaceDN w:val="0"/>
              <w:adjustRightInd w:val="0"/>
              <w:spacing w:line="240" w:lineRule="auto"/>
              <w:textAlignment w:val="baseline"/>
              <w:rPr>
                <w:lang w:eastAsia="cs-CZ"/>
              </w:rPr>
            </w:pPr>
            <w:r w:rsidRPr="00E70B8E">
              <w:rPr>
                <w:lang w:eastAsia="cs-CZ"/>
              </w:rPr>
              <w:t>0.265</w:t>
            </w:r>
          </w:p>
        </w:tc>
      </w:tr>
      <w:tr w:rsidR="00E70B8E" w:rsidRPr="00E70B8E" w:rsidTr="00E70B8E">
        <w:tc>
          <w:tcPr>
            <w:tcW w:w="1134" w:type="dxa"/>
          </w:tcPr>
          <w:p w:rsidR="00E70B8E" w:rsidRPr="00E70B8E" w:rsidRDefault="00E70B8E" w:rsidP="00E70B8E">
            <w:pPr>
              <w:widowControl w:val="0"/>
              <w:tabs>
                <w:tab w:val="left" w:pos="851"/>
              </w:tabs>
              <w:suppressAutoHyphens w:val="0"/>
              <w:overflowPunct w:val="0"/>
              <w:autoSpaceDE w:val="0"/>
              <w:autoSpaceDN w:val="0"/>
              <w:adjustRightInd w:val="0"/>
              <w:spacing w:line="240" w:lineRule="auto"/>
              <w:textAlignment w:val="baseline"/>
              <w:rPr>
                <w:lang w:eastAsia="cs-CZ"/>
              </w:rPr>
            </w:pPr>
            <w:r w:rsidRPr="00E70B8E">
              <w:rPr>
                <w:lang w:eastAsia="cs-CZ"/>
              </w:rPr>
              <w:t>R</w:t>
            </w:r>
            <w:r w:rsidRPr="00E70B8E">
              <w:rPr>
                <w:vertAlign w:val="subscript"/>
                <w:lang w:eastAsia="cs-CZ"/>
              </w:rPr>
              <w:t>4</w:t>
            </w:r>
          </w:p>
        </w:tc>
        <w:tc>
          <w:tcPr>
            <w:tcW w:w="2977" w:type="dxa"/>
          </w:tcPr>
          <w:p w:rsidR="00E70B8E" w:rsidRPr="00E70B8E" w:rsidRDefault="00E70B8E" w:rsidP="00E70B8E">
            <w:pPr>
              <w:widowControl w:val="0"/>
              <w:tabs>
                <w:tab w:val="left" w:pos="851"/>
              </w:tabs>
              <w:suppressAutoHyphens w:val="0"/>
              <w:overflowPunct w:val="0"/>
              <w:autoSpaceDE w:val="0"/>
              <w:autoSpaceDN w:val="0"/>
              <w:adjustRightInd w:val="0"/>
              <w:spacing w:line="240" w:lineRule="auto"/>
              <w:textAlignment w:val="baseline"/>
              <w:rPr>
                <w:lang w:eastAsia="cs-CZ"/>
              </w:rPr>
            </w:pPr>
            <w:r w:rsidRPr="00E70B8E">
              <w:rPr>
                <w:lang w:eastAsia="cs-CZ"/>
              </w:rPr>
              <w:t>0.720</w:t>
            </w:r>
          </w:p>
        </w:tc>
        <w:tc>
          <w:tcPr>
            <w:tcW w:w="2126" w:type="dxa"/>
          </w:tcPr>
          <w:p w:rsidR="00E70B8E" w:rsidRPr="00E70B8E" w:rsidRDefault="00E70B8E" w:rsidP="00E70B8E">
            <w:pPr>
              <w:widowControl w:val="0"/>
              <w:tabs>
                <w:tab w:val="left" w:pos="851"/>
              </w:tabs>
              <w:suppressAutoHyphens w:val="0"/>
              <w:overflowPunct w:val="0"/>
              <w:autoSpaceDE w:val="0"/>
              <w:autoSpaceDN w:val="0"/>
              <w:adjustRightInd w:val="0"/>
              <w:spacing w:line="240" w:lineRule="auto"/>
              <w:textAlignment w:val="baseline"/>
              <w:rPr>
                <w:lang w:eastAsia="cs-CZ"/>
              </w:rPr>
            </w:pPr>
            <w:r w:rsidRPr="00E70B8E">
              <w:rPr>
                <w:lang w:eastAsia="cs-CZ"/>
              </w:rPr>
              <w:t>0.258</w:t>
            </w:r>
          </w:p>
        </w:tc>
      </w:tr>
    </w:tbl>
    <w:p w:rsidR="002B4A62" w:rsidRPr="002B4A62" w:rsidRDefault="002B4A62" w:rsidP="002B4A62">
      <w:pPr>
        <w:pStyle w:val="para"/>
        <w:spacing w:before="120"/>
      </w:pPr>
      <w:r w:rsidRPr="002B4A62">
        <w:t>2.31.</w:t>
      </w:r>
      <w:r w:rsidRPr="002B4A62">
        <w:tab/>
      </w:r>
      <w:r w:rsidRPr="0067557E">
        <w:t>Day-time Colour of the light reflected from a device</w:t>
      </w:r>
      <w:r w:rsidRPr="002B4A62">
        <w:t xml:space="preserve"> </w:t>
      </w:r>
    </w:p>
    <w:p w:rsidR="002B4A62" w:rsidRPr="002B4A62" w:rsidRDefault="002B4A62" w:rsidP="002B4A62">
      <w:pPr>
        <w:pStyle w:val="para"/>
      </w:pPr>
      <w:r w:rsidRPr="002B4A62">
        <w:t>2.31.1.</w:t>
      </w:r>
      <w:r w:rsidRPr="002B4A62">
        <w:tab/>
      </w:r>
      <w:r w:rsidR="00055DFB">
        <w:t>"</w:t>
      </w:r>
      <w:r w:rsidRPr="002B4A62">
        <w:rPr>
          <w:i/>
        </w:rPr>
        <w:t>White</w:t>
      </w:r>
      <w:r w:rsidR="00055DFB">
        <w:t>"</w:t>
      </w:r>
      <w:r w:rsidRPr="002B4A62">
        <w:t xml:space="preserve"> means the chromaticity </w:t>
      </w:r>
      <w:r w:rsidR="00DF68DA">
        <w:t>coordinates (x,y)</w:t>
      </w:r>
      <w:r w:rsidR="00DF68DA" w:rsidRPr="00DF68DA">
        <w:rPr>
          <w:vertAlign w:val="superscript"/>
        </w:rPr>
        <w:t>4</w:t>
      </w:r>
      <w:r w:rsidRPr="002B4A62">
        <w:t xml:space="preserve"> of the light reflected that lie inside the chromaticity areas defined by the boundaries:</w:t>
      </w:r>
    </w:p>
    <w:tbl>
      <w:tblPr>
        <w:tblW w:w="6237" w:type="dxa"/>
        <w:tblInd w:w="2338" w:type="dxa"/>
        <w:tblCellMar>
          <w:left w:w="70" w:type="dxa"/>
          <w:right w:w="70" w:type="dxa"/>
        </w:tblCellMar>
        <w:tblLook w:val="0000" w:firstRow="0" w:lastRow="0" w:firstColumn="0" w:lastColumn="0" w:noHBand="0" w:noVBand="0"/>
      </w:tblPr>
      <w:tblGrid>
        <w:gridCol w:w="1134"/>
        <w:gridCol w:w="2977"/>
        <w:gridCol w:w="2126"/>
      </w:tblGrid>
      <w:tr w:rsidR="0079101D" w:rsidRPr="0079101D" w:rsidTr="0079101D">
        <w:trPr>
          <w:trHeight w:val="255"/>
        </w:trPr>
        <w:tc>
          <w:tcPr>
            <w:tcW w:w="1134" w:type="dxa"/>
            <w:noWrap/>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W</w:t>
            </w:r>
            <w:r w:rsidRPr="0079101D">
              <w:rPr>
                <w:vertAlign w:val="subscript"/>
                <w:lang w:eastAsia="cs-CZ"/>
              </w:rPr>
              <w:t>12</w:t>
            </w:r>
          </w:p>
        </w:tc>
        <w:tc>
          <w:tcPr>
            <w:tcW w:w="2977"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violet boundary</w:t>
            </w:r>
          </w:p>
        </w:tc>
        <w:tc>
          <w:tcPr>
            <w:tcW w:w="2126" w:type="dxa"/>
            <w:noWrap/>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rFonts w:cs="Arial"/>
              </w:rPr>
              <w:t>y = x - 0.030</w:t>
            </w:r>
          </w:p>
        </w:tc>
      </w:tr>
      <w:tr w:rsidR="0079101D" w:rsidRPr="0079101D" w:rsidTr="0079101D">
        <w:trPr>
          <w:trHeight w:val="255"/>
        </w:trPr>
        <w:tc>
          <w:tcPr>
            <w:tcW w:w="1134" w:type="dxa"/>
            <w:noWrap/>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W</w:t>
            </w:r>
            <w:r w:rsidRPr="0079101D">
              <w:rPr>
                <w:vertAlign w:val="subscript"/>
                <w:lang w:eastAsia="cs-CZ"/>
              </w:rPr>
              <w:t>23</w:t>
            </w:r>
          </w:p>
        </w:tc>
        <w:tc>
          <w:tcPr>
            <w:tcW w:w="2977"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yellow boundary</w:t>
            </w:r>
          </w:p>
        </w:tc>
        <w:tc>
          <w:tcPr>
            <w:tcW w:w="2126" w:type="dxa"/>
            <w:noWrap/>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 = 0.740 – x</w:t>
            </w:r>
          </w:p>
        </w:tc>
      </w:tr>
      <w:tr w:rsidR="0079101D" w:rsidRPr="0079101D" w:rsidTr="0079101D">
        <w:trPr>
          <w:trHeight w:val="255"/>
        </w:trPr>
        <w:tc>
          <w:tcPr>
            <w:tcW w:w="1134" w:type="dxa"/>
            <w:noWrap/>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W</w:t>
            </w:r>
            <w:r w:rsidRPr="0079101D">
              <w:rPr>
                <w:vertAlign w:val="subscript"/>
                <w:lang w:eastAsia="cs-CZ"/>
              </w:rPr>
              <w:t>34</w:t>
            </w:r>
          </w:p>
        </w:tc>
        <w:tc>
          <w:tcPr>
            <w:tcW w:w="2977"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green boundary</w:t>
            </w:r>
          </w:p>
        </w:tc>
        <w:tc>
          <w:tcPr>
            <w:tcW w:w="2126" w:type="dxa"/>
            <w:noWrap/>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 = x + 0,050</w:t>
            </w:r>
          </w:p>
        </w:tc>
      </w:tr>
      <w:tr w:rsidR="0079101D" w:rsidRPr="0079101D" w:rsidTr="0079101D">
        <w:trPr>
          <w:trHeight w:val="255"/>
        </w:trPr>
        <w:tc>
          <w:tcPr>
            <w:tcW w:w="1134" w:type="dxa"/>
            <w:noWrap/>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W</w:t>
            </w:r>
            <w:r w:rsidRPr="0079101D">
              <w:rPr>
                <w:vertAlign w:val="subscript"/>
                <w:lang w:eastAsia="cs-CZ"/>
              </w:rPr>
              <w:t>41</w:t>
            </w:r>
          </w:p>
        </w:tc>
        <w:tc>
          <w:tcPr>
            <w:tcW w:w="2977"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blue boundary</w:t>
            </w:r>
          </w:p>
        </w:tc>
        <w:tc>
          <w:tcPr>
            <w:tcW w:w="2126" w:type="dxa"/>
            <w:noWrap/>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 = 0.570 – x</w:t>
            </w:r>
          </w:p>
        </w:tc>
      </w:tr>
    </w:tbl>
    <w:p w:rsidR="0019137B" w:rsidRDefault="0079101D" w:rsidP="00C5120F">
      <w:pPr>
        <w:pStyle w:val="para"/>
        <w:keepNext/>
        <w:keepLines/>
        <w:spacing w:before="120"/>
        <w:ind w:firstLine="0"/>
      </w:pPr>
      <w:r w:rsidRPr="0079101D">
        <w:t>With intersection points:</w:t>
      </w:r>
    </w:p>
    <w:tbl>
      <w:tblPr>
        <w:tblW w:w="0" w:type="auto"/>
        <w:tblInd w:w="2376" w:type="dxa"/>
        <w:tblLook w:val="0000" w:firstRow="0" w:lastRow="0" w:firstColumn="0" w:lastColumn="0" w:noHBand="0" w:noVBand="0"/>
      </w:tblPr>
      <w:tblGrid>
        <w:gridCol w:w="1134"/>
        <w:gridCol w:w="2268"/>
        <w:gridCol w:w="2693"/>
      </w:tblGrid>
      <w:tr w:rsidR="0079101D" w:rsidRPr="0079101D" w:rsidTr="0079101D">
        <w:tc>
          <w:tcPr>
            <w:tcW w:w="1134" w:type="dxa"/>
          </w:tcPr>
          <w:p w:rsidR="0079101D" w:rsidRPr="0079101D" w:rsidRDefault="0079101D" w:rsidP="00C5120F">
            <w:pPr>
              <w:keepNext/>
              <w:keepLines/>
              <w:tabs>
                <w:tab w:val="left" w:pos="851"/>
              </w:tabs>
              <w:suppressAutoHyphens w:val="0"/>
              <w:overflowPunct w:val="0"/>
              <w:autoSpaceDE w:val="0"/>
              <w:autoSpaceDN w:val="0"/>
              <w:adjustRightInd w:val="0"/>
              <w:spacing w:line="240" w:lineRule="auto"/>
              <w:textAlignment w:val="baseline"/>
              <w:rPr>
                <w:lang w:eastAsia="cs-CZ"/>
              </w:rPr>
            </w:pPr>
          </w:p>
        </w:tc>
        <w:tc>
          <w:tcPr>
            <w:tcW w:w="2268" w:type="dxa"/>
          </w:tcPr>
          <w:p w:rsidR="0079101D" w:rsidRPr="0079101D" w:rsidRDefault="0079101D" w:rsidP="00C5120F">
            <w:pPr>
              <w:keepNext/>
              <w:keepLines/>
              <w:tabs>
                <w:tab w:val="left" w:pos="851"/>
              </w:tabs>
              <w:suppressAutoHyphens w:val="0"/>
              <w:overflowPunct w:val="0"/>
              <w:autoSpaceDE w:val="0"/>
              <w:autoSpaceDN w:val="0"/>
              <w:adjustRightInd w:val="0"/>
              <w:spacing w:line="240" w:lineRule="auto"/>
              <w:ind w:left="260"/>
              <w:textAlignment w:val="baseline"/>
              <w:rPr>
                <w:lang w:eastAsia="cs-CZ"/>
              </w:rPr>
            </w:pPr>
            <w:r w:rsidRPr="0079101D">
              <w:rPr>
                <w:lang w:eastAsia="cs-CZ"/>
              </w:rPr>
              <w:t>x</w:t>
            </w:r>
          </w:p>
        </w:tc>
        <w:tc>
          <w:tcPr>
            <w:tcW w:w="2693" w:type="dxa"/>
          </w:tcPr>
          <w:p w:rsidR="0079101D" w:rsidRPr="0079101D" w:rsidRDefault="0079101D" w:rsidP="00C5120F">
            <w:pPr>
              <w:keepNext/>
              <w:keepLines/>
              <w:tabs>
                <w:tab w:val="left" w:pos="851"/>
              </w:tabs>
              <w:suppressAutoHyphens w:val="0"/>
              <w:overflowPunct w:val="0"/>
              <w:autoSpaceDE w:val="0"/>
              <w:autoSpaceDN w:val="0"/>
              <w:adjustRightInd w:val="0"/>
              <w:spacing w:line="240" w:lineRule="auto"/>
              <w:ind w:left="260"/>
              <w:textAlignment w:val="baseline"/>
              <w:rPr>
                <w:lang w:eastAsia="cs-CZ"/>
              </w:rPr>
            </w:pPr>
            <w:r w:rsidRPr="0079101D">
              <w:rPr>
                <w:lang w:eastAsia="cs-CZ"/>
              </w:rPr>
              <w:t>y</w:t>
            </w:r>
          </w:p>
        </w:tc>
      </w:tr>
      <w:tr w:rsidR="0079101D" w:rsidRPr="0079101D" w:rsidTr="0079101D">
        <w:tc>
          <w:tcPr>
            <w:tcW w:w="1134" w:type="dxa"/>
            <w:vAlign w:val="center"/>
          </w:tcPr>
          <w:p w:rsidR="0079101D" w:rsidRPr="0079101D" w:rsidRDefault="0079101D" w:rsidP="00C5120F">
            <w:pPr>
              <w:keepNext/>
              <w:keepLines/>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W</w:t>
            </w:r>
            <w:r w:rsidRPr="0079101D">
              <w:rPr>
                <w:vertAlign w:val="subscript"/>
                <w:lang w:eastAsia="cs-CZ"/>
              </w:rPr>
              <w:t>1</w:t>
            </w:r>
          </w:p>
        </w:tc>
        <w:tc>
          <w:tcPr>
            <w:tcW w:w="2268" w:type="dxa"/>
            <w:vAlign w:val="center"/>
          </w:tcPr>
          <w:p w:rsidR="0079101D" w:rsidRPr="0079101D" w:rsidRDefault="0079101D" w:rsidP="00C5120F">
            <w:pPr>
              <w:keepNext/>
              <w:keepLines/>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0.300</w:t>
            </w:r>
          </w:p>
        </w:tc>
        <w:tc>
          <w:tcPr>
            <w:tcW w:w="2693" w:type="dxa"/>
            <w:vAlign w:val="center"/>
          </w:tcPr>
          <w:p w:rsidR="0079101D" w:rsidRPr="0079101D" w:rsidRDefault="0079101D" w:rsidP="00C5120F">
            <w:pPr>
              <w:keepNext/>
              <w:keepLines/>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0.270</w:t>
            </w:r>
          </w:p>
        </w:tc>
      </w:tr>
      <w:tr w:rsidR="0079101D" w:rsidRPr="0079101D" w:rsidTr="0079101D">
        <w:tc>
          <w:tcPr>
            <w:tcW w:w="1134" w:type="dxa"/>
            <w:vAlign w:val="center"/>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W</w:t>
            </w:r>
            <w:r w:rsidRPr="0079101D">
              <w:rPr>
                <w:vertAlign w:val="subscript"/>
                <w:lang w:eastAsia="cs-CZ"/>
              </w:rPr>
              <w:t>2</w:t>
            </w:r>
          </w:p>
        </w:tc>
        <w:tc>
          <w:tcPr>
            <w:tcW w:w="2268" w:type="dxa"/>
            <w:vAlign w:val="center"/>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0.385</w:t>
            </w:r>
          </w:p>
        </w:tc>
        <w:tc>
          <w:tcPr>
            <w:tcW w:w="2693" w:type="dxa"/>
            <w:vAlign w:val="center"/>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0.355</w:t>
            </w:r>
          </w:p>
        </w:tc>
      </w:tr>
      <w:tr w:rsidR="0079101D" w:rsidRPr="0079101D" w:rsidTr="0079101D">
        <w:tc>
          <w:tcPr>
            <w:tcW w:w="1134" w:type="dxa"/>
            <w:vAlign w:val="center"/>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W</w:t>
            </w:r>
            <w:r w:rsidRPr="0079101D">
              <w:rPr>
                <w:vertAlign w:val="subscript"/>
                <w:lang w:eastAsia="cs-CZ"/>
              </w:rPr>
              <w:t>3</w:t>
            </w:r>
          </w:p>
        </w:tc>
        <w:tc>
          <w:tcPr>
            <w:tcW w:w="2268" w:type="dxa"/>
            <w:vAlign w:val="center"/>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0.345</w:t>
            </w:r>
          </w:p>
        </w:tc>
        <w:tc>
          <w:tcPr>
            <w:tcW w:w="2693" w:type="dxa"/>
            <w:vAlign w:val="center"/>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0.395</w:t>
            </w:r>
          </w:p>
        </w:tc>
      </w:tr>
      <w:tr w:rsidR="0079101D" w:rsidRPr="0079101D" w:rsidTr="0079101D">
        <w:tc>
          <w:tcPr>
            <w:tcW w:w="1134" w:type="dxa"/>
            <w:vAlign w:val="center"/>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W</w:t>
            </w:r>
            <w:r w:rsidRPr="0079101D">
              <w:rPr>
                <w:vertAlign w:val="subscript"/>
                <w:lang w:eastAsia="cs-CZ"/>
              </w:rPr>
              <w:t>4</w:t>
            </w:r>
          </w:p>
        </w:tc>
        <w:tc>
          <w:tcPr>
            <w:tcW w:w="2268" w:type="dxa"/>
            <w:vAlign w:val="center"/>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0.260</w:t>
            </w:r>
          </w:p>
        </w:tc>
        <w:tc>
          <w:tcPr>
            <w:tcW w:w="2693" w:type="dxa"/>
            <w:vAlign w:val="center"/>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0.310</w:t>
            </w:r>
            <w:r w:rsidR="00055DFB">
              <w:rPr>
                <w:rFonts w:cs="Arial"/>
              </w:rPr>
              <w:t>"</w:t>
            </w:r>
          </w:p>
        </w:tc>
      </w:tr>
    </w:tbl>
    <w:p w:rsidR="0079101D" w:rsidRPr="0079101D" w:rsidRDefault="0079101D" w:rsidP="00FD0C58">
      <w:pPr>
        <w:pStyle w:val="para"/>
        <w:spacing w:before="120"/>
      </w:pPr>
      <w:r w:rsidRPr="0079101D">
        <w:t>2.31.2.</w:t>
      </w:r>
      <w:r w:rsidRPr="0079101D">
        <w:tab/>
      </w:r>
      <w:r w:rsidR="00055DFB">
        <w:t>"</w:t>
      </w:r>
      <w:r w:rsidRPr="0079101D">
        <w:rPr>
          <w:i/>
        </w:rPr>
        <w:t>Yellow</w:t>
      </w:r>
      <w:r w:rsidR="00055DFB">
        <w:t>"</w:t>
      </w:r>
      <w:r w:rsidRPr="0079101D">
        <w:t xml:space="preserve"> means the</w:t>
      </w:r>
      <w:r w:rsidR="00DF68DA">
        <w:t xml:space="preserve"> chromaticity coordinates (x,y)</w:t>
      </w:r>
      <w:r w:rsidR="00DF68DA" w:rsidRPr="00DF68DA">
        <w:rPr>
          <w:vertAlign w:val="superscript"/>
        </w:rPr>
        <w:t>4</w:t>
      </w:r>
      <w:r w:rsidRPr="0079101D">
        <w:t xml:space="preserve"> of the light reflected that lie inside the chromaticity areas defined by the boundaries:</w:t>
      </w:r>
    </w:p>
    <w:tbl>
      <w:tblPr>
        <w:tblW w:w="6095" w:type="dxa"/>
        <w:tblInd w:w="2338" w:type="dxa"/>
        <w:tblCellMar>
          <w:left w:w="70" w:type="dxa"/>
          <w:right w:w="70" w:type="dxa"/>
        </w:tblCellMar>
        <w:tblLook w:val="0000" w:firstRow="0" w:lastRow="0" w:firstColumn="0" w:lastColumn="0" w:noHBand="0" w:noVBand="0"/>
      </w:tblPr>
      <w:tblGrid>
        <w:gridCol w:w="1134"/>
        <w:gridCol w:w="2268"/>
        <w:gridCol w:w="2693"/>
      </w:tblGrid>
      <w:tr w:rsidR="0079101D" w:rsidRPr="0079101D" w:rsidTr="0079101D">
        <w:trPr>
          <w:trHeight w:val="255"/>
        </w:trPr>
        <w:tc>
          <w:tcPr>
            <w:tcW w:w="1134" w:type="dxa"/>
            <w:noWrap/>
            <w:vAlign w:val="bottom"/>
          </w:tcPr>
          <w:p w:rsidR="0079101D" w:rsidRPr="0079101D" w:rsidRDefault="0079101D" w:rsidP="00FD0C58">
            <w:pPr>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w:t>
            </w:r>
            <w:r w:rsidRPr="0079101D">
              <w:rPr>
                <w:vertAlign w:val="subscript"/>
                <w:lang w:eastAsia="cs-CZ"/>
              </w:rPr>
              <w:t>12</w:t>
            </w:r>
          </w:p>
        </w:tc>
        <w:tc>
          <w:tcPr>
            <w:tcW w:w="2268" w:type="dxa"/>
          </w:tcPr>
          <w:p w:rsidR="0079101D" w:rsidRPr="0079101D" w:rsidRDefault="0079101D" w:rsidP="00FD0C58">
            <w:pPr>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red boundary</w:t>
            </w:r>
          </w:p>
        </w:tc>
        <w:tc>
          <w:tcPr>
            <w:tcW w:w="2693" w:type="dxa"/>
            <w:noWrap/>
            <w:vAlign w:val="center"/>
          </w:tcPr>
          <w:p w:rsidR="0079101D" w:rsidRPr="0079101D" w:rsidRDefault="0079101D" w:rsidP="00FD0C58">
            <w:pPr>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 xml:space="preserve">y = 0.534 x + 0.163 </w:t>
            </w:r>
          </w:p>
        </w:tc>
      </w:tr>
      <w:tr w:rsidR="0079101D" w:rsidRPr="0079101D" w:rsidTr="0079101D">
        <w:trPr>
          <w:trHeight w:val="255"/>
        </w:trPr>
        <w:tc>
          <w:tcPr>
            <w:tcW w:w="1134" w:type="dxa"/>
            <w:noWrap/>
            <w:vAlign w:val="center"/>
          </w:tcPr>
          <w:p w:rsidR="0079101D" w:rsidRPr="0079101D" w:rsidRDefault="0079101D" w:rsidP="00FD0C58">
            <w:pPr>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w:t>
            </w:r>
            <w:r w:rsidRPr="0079101D">
              <w:rPr>
                <w:vertAlign w:val="subscript"/>
                <w:lang w:eastAsia="cs-CZ"/>
              </w:rPr>
              <w:t>23</w:t>
            </w:r>
          </w:p>
        </w:tc>
        <w:tc>
          <w:tcPr>
            <w:tcW w:w="2268" w:type="dxa"/>
            <w:vAlign w:val="center"/>
          </w:tcPr>
          <w:p w:rsidR="0079101D" w:rsidRPr="0079101D" w:rsidRDefault="0079101D" w:rsidP="00FD0C58">
            <w:pPr>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white boundary</w:t>
            </w:r>
          </w:p>
        </w:tc>
        <w:tc>
          <w:tcPr>
            <w:tcW w:w="2693" w:type="dxa"/>
            <w:noWrap/>
            <w:vAlign w:val="center"/>
          </w:tcPr>
          <w:p w:rsidR="0079101D" w:rsidRPr="0079101D" w:rsidRDefault="0079101D" w:rsidP="00FD0C58">
            <w:pPr>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 = 0.910 - x</w:t>
            </w:r>
          </w:p>
        </w:tc>
      </w:tr>
      <w:tr w:rsidR="0079101D" w:rsidRPr="0079101D" w:rsidTr="0079101D">
        <w:trPr>
          <w:trHeight w:val="255"/>
        </w:trPr>
        <w:tc>
          <w:tcPr>
            <w:tcW w:w="1134" w:type="dxa"/>
            <w:noWrap/>
            <w:vAlign w:val="center"/>
          </w:tcPr>
          <w:p w:rsidR="0079101D" w:rsidRPr="0079101D" w:rsidRDefault="0079101D" w:rsidP="00FD0C58">
            <w:pPr>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w:t>
            </w:r>
            <w:r w:rsidRPr="0079101D">
              <w:rPr>
                <w:vertAlign w:val="subscript"/>
                <w:lang w:eastAsia="cs-CZ"/>
              </w:rPr>
              <w:t>34</w:t>
            </w:r>
          </w:p>
        </w:tc>
        <w:tc>
          <w:tcPr>
            <w:tcW w:w="2268" w:type="dxa"/>
            <w:vAlign w:val="center"/>
          </w:tcPr>
          <w:p w:rsidR="0079101D" w:rsidRPr="0079101D" w:rsidRDefault="0079101D" w:rsidP="00FD0C58">
            <w:pPr>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green boundary</w:t>
            </w:r>
          </w:p>
        </w:tc>
        <w:tc>
          <w:tcPr>
            <w:tcW w:w="2693" w:type="dxa"/>
            <w:noWrap/>
            <w:vAlign w:val="center"/>
          </w:tcPr>
          <w:p w:rsidR="0079101D" w:rsidRPr="0079101D" w:rsidRDefault="0079101D" w:rsidP="00FD0C58">
            <w:pPr>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 =1.342 x - 0.090</w:t>
            </w:r>
          </w:p>
        </w:tc>
      </w:tr>
      <w:tr w:rsidR="0079101D" w:rsidRPr="0079101D" w:rsidTr="0079101D">
        <w:trPr>
          <w:trHeight w:val="255"/>
        </w:trPr>
        <w:tc>
          <w:tcPr>
            <w:tcW w:w="1134" w:type="dxa"/>
            <w:noWrap/>
            <w:vAlign w:val="center"/>
          </w:tcPr>
          <w:p w:rsidR="0079101D" w:rsidRPr="0079101D" w:rsidRDefault="0079101D" w:rsidP="00FD0C58">
            <w:pPr>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w:t>
            </w:r>
            <w:r w:rsidRPr="0079101D">
              <w:rPr>
                <w:vertAlign w:val="subscript"/>
                <w:lang w:eastAsia="cs-CZ"/>
              </w:rPr>
              <w:t>41</w:t>
            </w:r>
          </w:p>
        </w:tc>
        <w:tc>
          <w:tcPr>
            <w:tcW w:w="2268" w:type="dxa"/>
            <w:vAlign w:val="center"/>
          </w:tcPr>
          <w:p w:rsidR="0079101D" w:rsidRPr="0079101D" w:rsidRDefault="0079101D" w:rsidP="00FD0C58">
            <w:pPr>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the spectral locus</w:t>
            </w:r>
          </w:p>
        </w:tc>
        <w:tc>
          <w:tcPr>
            <w:tcW w:w="2693" w:type="dxa"/>
            <w:noWrap/>
            <w:vAlign w:val="center"/>
          </w:tcPr>
          <w:p w:rsidR="0079101D" w:rsidRPr="0079101D" w:rsidRDefault="0079101D" w:rsidP="00FD0C58">
            <w:pPr>
              <w:keepLines/>
              <w:tabs>
                <w:tab w:val="left" w:pos="851"/>
              </w:tabs>
              <w:suppressAutoHyphens w:val="0"/>
              <w:overflowPunct w:val="0"/>
              <w:autoSpaceDE w:val="0"/>
              <w:autoSpaceDN w:val="0"/>
              <w:adjustRightInd w:val="0"/>
              <w:spacing w:line="240" w:lineRule="auto"/>
              <w:jc w:val="both"/>
              <w:textAlignment w:val="baseline"/>
              <w:rPr>
                <w:lang w:eastAsia="cs-CZ"/>
              </w:rPr>
            </w:pPr>
          </w:p>
        </w:tc>
      </w:tr>
    </w:tbl>
    <w:p w:rsidR="0019137B" w:rsidRDefault="0079101D" w:rsidP="00FD0C58">
      <w:pPr>
        <w:pStyle w:val="para"/>
        <w:keepNext/>
        <w:keepLines/>
        <w:spacing w:before="120"/>
        <w:ind w:firstLine="0"/>
      </w:pPr>
      <w:r w:rsidRPr="0079101D">
        <w:t>With intersection points:</w:t>
      </w:r>
    </w:p>
    <w:tbl>
      <w:tblPr>
        <w:tblW w:w="0" w:type="auto"/>
        <w:tblInd w:w="2376" w:type="dxa"/>
        <w:tblLook w:val="0000" w:firstRow="0" w:lastRow="0" w:firstColumn="0" w:lastColumn="0" w:noHBand="0" w:noVBand="0"/>
      </w:tblPr>
      <w:tblGrid>
        <w:gridCol w:w="1134"/>
        <w:gridCol w:w="2268"/>
        <w:gridCol w:w="2693"/>
      </w:tblGrid>
      <w:tr w:rsidR="0079101D" w:rsidRPr="0079101D" w:rsidTr="0079101D">
        <w:tc>
          <w:tcPr>
            <w:tcW w:w="1134" w:type="dxa"/>
          </w:tcPr>
          <w:p w:rsidR="0079101D" w:rsidRPr="0079101D" w:rsidRDefault="0079101D" w:rsidP="00FD0C58">
            <w:pPr>
              <w:keepNext/>
              <w:keepLines/>
              <w:tabs>
                <w:tab w:val="left" w:pos="851"/>
              </w:tabs>
              <w:suppressAutoHyphens w:val="0"/>
              <w:overflowPunct w:val="0"/>
              <w:autoSpaceDE w:val="0"/>
              <w:autoSpaceDN w:val="0"/>
              <w:adjustRightInd w:val="0"/>
              <w:spacing w:line="240" w:lineRule="auto"/>
              <w:textAlignment w:val="baseline"/>
              <w:rPr>
                <w:lang w:eastAsia="cs-CZ"/>
              </w:rPr>
            </w:pPr>
          </w:p>
        </w:tc>
        <w:tc>
          <w:tcPr>
            <w:tcW w:w="2268" w:type="dxa"/>
          </w:tcPr>
          <w:p w:rsidR="0079101D" w:rsidRPr="0079101D" w:rsidRDefault="0079101D" w:rsidP="00FD0C58">
            <w:pPr>
              <w:keepNext/>
              <w:keepLines/>
              <w:tabs>
                <w:tab w:val="left" w:pos="851"/>
              </w:tabs>
              <w:suppressAutoHyphens w:val="0"/>
              <w:overflowPunct w:val="0"/>
              <w:autoSpaceDE w:val="0"/>
              <w:autoSpaceDN w:val="0"/>
              <w:adjustRightInd w:val="0"/>
              <w:spacing w:line="240" w:lineRule="auto"/>
              <w:ind w:left="260"/>
              <w:textAlignment w:val="baseline"/>
              <w:rPr>
                <w:lang w:eastAsia="cs-CZ"/>
              </w:rPr>
            </w:pPr>
            <w:r w:rsidRPr="0079101D">
              <w:rPr>
                <w:lang w:eastAsia="cs-CZ"/>
              </w:rPr>
              <w:t>x</w:t>
            </w:r>
          </w:p>
        </w:tc>
        <w:tc>
          <w:tcPr>
            <w:tcW w:w="2693" w:type="dxa"/>
          </w:tcPr>
          <w:p w:rsidR="0079101D" w:rsidRPr="0079101D" w:rsidRDefault="0079101D" w:rsidP="00FD0C58">
            <w:pPr>
              <w:keepNext/>
              <w:keepLines/>
              <w:tabs>
                <w:tab w:val="left" w:pos="851"/>
              </w:tabs>
              <w:suppressAutoHyphens w:val="0"/>
              <w:overflowPunct w:val="0"/>
              <w:autoSpaceDE w:val="0"/>
              <w:autoSpaceDN w:val="0"/>
              <w:adjustRightInd w:val="0"/>
              <w:spacing w:line="240" w:lineRule="auto"/>
              <w:ind w:left="305"/>
              <w:textAlignment w:val="baseline"/>
              <w:rPr>
                <w:lang w:eastAsia="cs-CZ"/>
              </w:rPr>
            </w:pPr>
            <w:r w:rsidRPr="0079101D">
              <w:rPr>
                <w:lang w:eastAsia="cs-CZ"/>
              </w:rPr>
              <w:t>y</w:t>
            </w:r>
          </w:p>
        </w:tc>
      </w:tr>
      <w:tr w:rsidR="0079101D" w:rsidRPr="0079101D" w:rsidTr="0079101D">
        <w:tc>
          <w:tcPr>
            <w:tcW w:w="1134" w:type="dxa"/>
          </w:tcPr>
          <w:p w:rsidR="0079101D" w:rsidRPr="0079101D" w:rsidRDefault="0079101D" w:rsidP="00FD0C58">
            <w:pPr>
              <w:keepNext/>
              <w:keepLines/>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Y</w:t>
            </w:r>
            <w:r w:rsidRPr="0079101D">
              <w:rPr>
                <w:vertAlign w:val="subscript"/>
                <w:lang w:eastAsia="cs-CZ"/>
              </w:rPr>
              <w:t>1</w:t>
            </w:r>
          </w:p>
        </w:tc>
        <w:tc>
          <w:tcPr>
            <w:tcW w:w="2268" w:type="dxa"/>
            <w:vAlign w:val="center"/>
          </w:tcPr>
          <w:p w:rsidR="0079101D" w:rsidRPr="0079101D" w:rsidRDefault="0079101D" w:rsidP="00FD0C58">
            <w:pPr>
              <w:keepNext/>
              <w:keepLines/>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0.545</w:t>
            </w:r>
          </w:p>
        </w:tc>
        <w:tc>
          <w:tcPr>
            <w:tcW w:w="2693" w:type="dxa"/>
            <w:vAlign w:val="center"/>
          </w:tcPr>
          <w:p w:rsidR="0079101D" w:rsidRPr="0079101D" w:rsidRDefault="0079101D" w:rsidP="00FD0C58">
            <w:pPr>
              <w:keepNext/>
              <w:keepLines/>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0.454</w:t>
            </w:r>
          </w:p>
        </w:tc>
      </w:tr>
      <w:tr w:rsidR="0079101D" w:rsidRPr="0079101D" w:rsidTr="0079101D">
        <w:tc>
          <w:tcPr>
            <w:tcW w:w="1134" w:type="dxa"/>
          </w:tcPr>
          <w:p w:rsidR="0079101D" w:rsidRPr="0079101D" w:rsidRDefault="0079101D" w:rsidP="0079101D">
            <w:pPr>
              <w:widowControl w:val="0"/>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Y</w:t>
            </w:r>
            <w:r w:rsidRPr="0079101D">
              <w:rPr>
                <w:vertAlign w:val="subscript"/>
                <w:lang w:eastAsia="cs-CZ"/>
              </w:rPr>
              <w:t>2</w:t>
            </w:r>
          </w:p>
        </w:tc>
        <w:tc>
          <w:tcPr>
            <w:tcW w:w="2268" w:type="dxa"/>
            <w:vAlign w:val="center"/>
          </w:tcPr>
          <w:p w:rsidR="0079101D" w:rsidRPr="0079101D" w:rsidRDefault="0079101D" w:rsidP="0079101D">
            <w:pPr>
              <w:widowControl w:val="0"/>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0.487</w:t>
            </w:r>
          </w:p>
        </w:tc>
        <w:tc>
          <w:tcPr>
            <w:tcW w:w="2693" w:type="dxa"/>
            <w:vAlign w:val="center"/>
          </w:tcPr>
          <w:p w:rsidR="0079101D" w:rsidRPr="0079101D" w:rsidRDefault="0079101D" w:rsidP="0079101D">
            <w:pPr>
              <w:widowControl w:val="0"/>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0.423</w:t>
            </w:r>
          </w:p>
        </w:tc>
      </w:tr>
      <w:tr w:rsidR="0079101D" w:rsidRPr="0079101D" w:rsidTr="0079101D">
        <w:tc>
          <w:tcPr>
            <w:tcW w:w="1134" w:type="dxa"/>
          </w:tcPr>
          <w:p w:rsidR="0079101D" w:rsidRPr="0079101D" w:rsidRDefault="0079101D" w:rsidP="0079101D">
            <w:pPr>
              <w:widowControl w:val="0"/>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Y</w:t>
            </w:r>
            <w:r w:rsidRPr="0079101D">
              <w:rPr>
                <w:vertAlign w:val="subscript"/>
                <w:lang w:eastAsia="cs-CZ"/>
              </w:rPr>
              <w:t>3</w:t>
            </w:r>
          </w:p>
        </w:tc>
        <w:tc>
          <w:tcPr>
            <w:tcW w:w="2268" w:type="dxa"/>
            <w:vAlign w:val="center"/>
          </w:tcPr>
          <w:p w:rsidR="0079101D" w:rsidRPr="0079101D" w:rsidRDefault="0079101D" w:rsidP="0079101D">
            <w:pPr>
              <w:widowControl w:val="0"/>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0.427</w:t>
            </w:r>
          </w:p>
        </w:tc>
        <w:tc>
          <w:tcPr>
            <w:tcW w:w="2693" w:type="dxa"/>
            <w:vAlign w:val="center"/>
          </w:tcPr>
          <w:p w:rsidR="0079101D" w:rsidRPr="0079101D" w:rsidRDefault="0079101D" w:rsidP="0079101D">
            <w:pPr>
              <w:widowControl w:val="0"/>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0.483</w:t>
            </w:r>
          </w:p>
        </w:tc>
      </w:tr>
      <w:tr w:rsidR="0079101D" w:rsidRPr="0079101D" w:rsidTr="0079101D">
        <w:tc>
          <w:tcPr>
            <w:tcW w:w="1134" w:type="dxa"/>
          </w:tcPr>
          <w:p w:rsidR="0079101D" w:rsidRPr="0079101D" w:rsidRDefault="0079101D" w:rsidP="0079101D">
            <w:pPr>
              <w:widowControl w:val="0"/>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Y</w:t>
            </w:r>
            <w:r w:rsidRPr="0079101D">
              <w:rPr>
                <w:vertAlign w:val="subscript"/>
                <w:lang w:eastAsia="cs-CZ"/>
              </w:rPr>
              <w:t>4</w:t>
            </w:r>
          </w:p>
        </w:tc>
        <w:tc>
          <w:tcPr>
            <w:tcW w:w="2268" w:type="dxa"/>
            <w:vAlign w:val="center"/>
          </w:tcPr>
          <w:p w:rsidR="0079101D" w:rsidRPr="0079101D" w:rsidRDefault="0079101D" w:rsidP="0079101D">
            <w:pPr>
              <w:widowControl w:val="0"/>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0.465</w:t>
            </w:r>
          </w:p>
        </w:tc>
        <w:tc>
          <w:tcPr>
            <w:tcW w:w="2693" w:type="dxa"/>
            <w:vAlign w:val="center"/>
          </w:tcPr>
          <w:p w:rsidR="0079101D" w:rsidRPr="0079101D" w:rsidRDefault="0079101D" w:rsidP="0079101D">
            <w:pPr>
              <w:widowControl w:val="0"/>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0.534</w:t>
            </w:r>
          </w:p>
        </w:tc>
      </w:tr>
    </w:tbl>
    <w:p w:rsidR="0079101D" w:rsidRPr="0079101D" w:rsidRDefault="0079101D" w:rsidP="00176344">
      <w:pPr>
        <w:pStyle w:val="para"/>
        <w:keepNext/>
        <w:keepLines/>
        <w:spacing w:before="120"/>
      </w:pPr>
      <w:r w:rsidRPr="0079101D">
        <w:t>2.31.3.</w:t>
      </w:r>
      <w:r w:rsidRPr="0079101D">
        <w:tab/>
      </w:r>
      <w:r w:rsidR="00055DFB">
        <w:t>"</w:t>
      </w:r>
      <w:r w:rsidRPr="0079101D">
        <w:rPr>
          <w:i/>
        </w:rPr>
        <w:t>Red</w:t>
      </w:r>
      <w:r w:rsidR="00055DFB">
        <w:t>"</w:t>
      </w:r>
      <w:r w:rsidRPr="0079101D">
        <w:t xml:space="preserve"> means the </w:t>
      </w:r>
      <w:r w:rsidR="00DF68DA">
        <w:t>chromaticity coordinates (x,y)</w:t>
      </w:r>
      <w:r w:rsidR="00DF68DA" w:rsidRPr="00DF68DA">
        <w:rPr>
          <w:vertAlign w:val="superscript"/>
        </w:rPr>
        <w:t>4</w:t>
      </w:r>
      <w:r w:rsidRPr="0079101D">
        <w:t xml:space="preserve"> of the light reflected that lie inside the chromaticity areas defined by the boundaries:</w:t>
      </w:r>
    </w:p>
    <w:tbl>
      <w:tblPr>
        <w:tblW w:w="6095" w:type="dxa"/>
        <w:tblInd w:w="2338" w:type="dxa"/>
        <w:tblCellMar>
          <w:left w:w="70" w:type="dxa"/>
          <w:right w:w="70" w:type="dxa"/>
        </w:tblCellMar>
        <w:tblLook w:val="0000" w:firstRow="0" w:lastRow="0" w:firstColumn="0" w:lastColumn="0" w:noHBand="0" w:noVBand="0"/>
      </w:tblPr>
      <w:tblGrid>
        <w:gridCol w:w="1134"/>
        <w:gridCol w:w="2268"/>
        <w:gridCol w:w="2693"/>
      </w:tblGrid>
      <w:tr w:rsidR="0079101D" w:rsidRPr="0079101D" w:rsidTr="0079101D">
        <w:trPr>
          <w:trHeight w:val="255"/>
        </w:trPr>
        <w:tc>
          <w:tcPr>
            <w:tcW w:w="1134" w:type="dxa"/>
            <w:noWrap/>
            <w:vAlign w:val="bottom"/>
          </w:tcPr>
          <w:p w:rsidR="0079101D" w:rsidRPr="0079101D" w:rsidRDefault="0079101D" w:rsidP="00176344">
            <w:pPr>
              <w:keepNext/>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R</w:t>
            </w:r>
            <w:r w:rsidRPr="0079101D">
              <w:rPr>
                <w:vertAlign w:val="subscript"/>
                <w:lang w:eastAsia="cs-CZ"/>
              </w:rPr>
              <w:t>12</w:t>
            </w:r>
          </w:p>
        </w:tc>
        <w:tc>
          <w:tcPr>
            <w:tcW w:w="2268" w:type="dxa"/>
          </w:tcPr>
          <w:p w:rsidR="0079101D" w:rsidRPr="0079101D" w:rsidRDefault="0079101D" w:rsidP="00176344">
            <w:pPr>
              <w:keepNext/>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red boundary</w:t>
            </w:r>
          </w:p>
        </w:tc>
        <w:tc>
          <w:tcPr>
            <w:tcW w:w="2693" w:type="dxa"/>
            <w:noWrap/>
            <w:vAlign w:val="center"/>
          </w:tcPr>
          <w:p w:rsidR="0079101D" w:rsidRPr="0079101D" w:rsidRDefault="0079101D" w:rsidP="00176344">
            <w:pPr>
              <w:keepNext/>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 = 0.346 – 0.053 x</w:t>
            </w:r>
          </w:p>
        </w:tc>
      </w:tr>
      <w:tr w:rsidR="0079101D" w:rsidRPr="0079101D" w:rsidTr="0079101D">
        <w:trPr>
          <w:trHeight w:val="255"/>
        </w:trPr>
        <w:tc>
          <w:tcPr>
            <w:tcW w:w="1134" w:type="dxa"/>
            <w:noWrap/>
            <w:vAlign w:val="bottom"/>
          </w:tcPr>
          <w:p w:rsidR="0079101D" w:rsidRPr="0079101D" w:rsidRDefault="0079101D" w:rsidP="00176344">
            <w:pPr>
              <w:keepNext/>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R</w:t>
            </w:r>
            <w:r w:rsidRPr="0079101D">
              <w:rPr>
                <w:vertAlign w:val="subscript"/>
                <w:lang w:eastAsia="cs-CZ"/>
              </w:rPr>
              <w:t>23</w:t>
            </w:r>
          </w:p>
        </w:tc>
        <w:tc>
          <w:tcPr>
            <w:tcW w:w="2268" w:type="dxa"/>
          </w:tcPr>
          <w:p w:rsidR="0079101D" w:rsidRPr="0079101D" w:rsidRDefault="0079101D" w:rsidP="00176344">
            <w:pPr>
              <w:keepNext/>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purple boundary</w:t>
            </w:r>
          </w:p>
        </w:tc>
        <w:tc>
          <w:tcPr>
            <w:tcW w:w="2693" w:type="dxa"/>
            <w:noWrap/>
            <w:vAlign w:val="center"/>
          </w:tcPr>
          <w:p w:rsidR="0079101D" w:rsidRPr="0079101D" w:rsidRDefault="0079101D" w:rsidP="00176344">
            <w:pPr>
              <w:keepNext/>
              <w:keepLines/>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 = 0.910 – x</w:t>
            </w:r>
          </w:p>
        </w:tc>
      </w:tr>
      <w:tr w:rsidR="0079101D" w:rsidRPr="0079101D" w:rsidTr="0079101D">
        <w:trPr>
          <w:trHeight w:val="255"/>
        </w:trPr>
        <w:tc>
          <w:tcPr>
            <w:tcW w:w="1134" w:type="dxa"/>
            <w:noWrap/>
            <w:vAlign w:val="bottom"/>
          </w:tcPr>
          <w:p w:rsidR="0079101D" w:rsidRPr="0079101D" w:rsidRDefault="0079101D" w:rsidP="0079101D">
            <w:pPr>
              <w:keepNext/>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R</w:t>
            </w:r>
            <w:r w:rsidRPr="0079101D">
              <w:rPr>
                <w:vertAlign w:val="subscript"/>
                <w:lang w:eastAsia="cs-CZ"/>
              </w:rPr>
              <w:t>34</w:t>
            </w:r>
          </w:p>
        </w:tc>
        <w:tc>
          <w:tcPr>
            <w:tcW w:w="2268" w:type="dxa"/>
          </w:tcPr>
          <w:p w:rsidR="0079101D" w:rsidRPr="0079101D" w:rsidRDefault="0079101D" w:rsidP="0079101D">
            <w:pPr>
              <w:keepNext/>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yellow boundary</w:t>
            </w:r>
          </w:p>
        </w:tc>
        <w:tc>
          <w:tcPr>
            <w:tcW w:w="2693" w:type="dxa"/>
            <w:noWrap/>
            <w:vAlign w:val="center"/>
          </w:tcPr>
          <w:p w:rsidR="0079101D" w:rsidRPr="0079101D" w:rsidRDefault="0079101D" w:rsidP="0079101D">
            <w:pPr>
              <w:keepNext/>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 = 0.350</w:t>
            </w:r>
          </w:p>
        </w:tc>
      </w:tr>
      <w:tr w:rsidR="0079101D" w:rsidRPr="0079101D" w:rsidTr="0079101D">
        <w:trPr>
          <w:trHeight w:val="255"/>
        </w:trPr>
        <w:tc>
          <w:tcPr>
            <w:tcW w:w="1134" w:type="dxa"/>
            <w:noWrap/>
            <w:vAlign w:val="bottom"/>
          </w:tcPr>
          <w:p w:rsidR="0079101D" w:rsidRPr="0079101D" w:rsidRDefault="0079101D" w:rsidP="0079101D">
            <w:pPr>
              <w:keepNext/>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R</w:t>
            </w:r>
            <w:r w:rsidRPr="0079101D">
              <w:rPr>
                <w:vertAlign w:val="subscript"/>
                <w:lang w:eastAsia="cs-CZ"/>
              </w:rPr>
              <w:t>41</w:t>
            </w:r>
          </w:p>
        </w:tc>
        <w:tc>
          <w:tcPr>
            <w:tcW w:w="2268" w:type="dxa"/>
          </w:tcPr>
          <w:p w:rsidR="0079101D" w:rsidRPr="0079101D" w:rsidRDefault="0079101D" w:rsidP="0079101D">
            <w:pPr>
              <w:keepNext/>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the spectral locus</w:t>
            </w:r>
          </w:p>
        </w:tc>
        <w:tc>
          <w:tcPr>
            <w:tcW w:w="2693" w:type="dxa"/>
            <w:noWrap/>
            <w:vAlign w:val="center"/>
          </w:tcPr>
          <w:p w:rsidR="0079101D" w:rsidRPr="0079101D" w:rsidRDefault="0079101D" w:rsidP="0079101D">
            <w:pPr>
              <w:keepNext/>
              <w:tabs>
                <w:tab w:val="left" w:pos="851"/>
              </w:tabs>
              <w:suppressAutoHyphens w:val="0"/>
              <w:overflowPunct w:val="0"/>
              <w:autoSpaceDE w:val="0"/>
              <w:autoSpaceDN w:val="0"/>
              <w:adjustRightInd w:val="0"/>
              <w:spacing w:line="240" w:lineRule="auto"/>
              <w:jc w:val="both"/>
              <w:textAlignment w:val="baseline"/>
              <w:rPr>
                <w:lang w:eastAsia="cs-CZ"/>
              </w:rPr>
            </w:pPr>
          </w:p>
        </w:tc>
      </w:tr>
    </w:tbl>
    <w:p w:rsidR="00A73C71" w:rsidRDefault="0079101D" w:rsidP="0079101D">
      <w:pPr>
        <w:pStyle w:val="para"/>
        <w:spacing w:before="120"/>
        <w:ind w:firstLine="0"/>
      </w:pPr>
      <w:r w:rsidRPr="0079101D">
        <w:t>With intersection points:</w:t>
      </w:r>
    </w:p>
    <w:tbl>
      <w:tblPr>
        <w:tblW w:w="0" w:type="auto"/>
        <w:tblInd w:w="2376" w:type="dxa"/>
        <w:tblLook w:val="0000" w:firstRow="0" w:lastRow="0" w:firstColumn="0" w:lastColumn="0" w:noHBand="0" w:noVBand="0"/>
      </w:tblPr>
      <w:tblGrid>
        <w:gridCol w:w="1134"/>
        <w:gridCol w:w="2268"/>
        <w:gridCol w:w="2693"/>
      </w:tblGrid>
      <w:tr w:rsidR="0079101D" w:rsidRPr="0079101D" w:rsidTr="0079101D">
        <w:tc>
          <w:tcPr>
            <w:tcW w:w="1134" w:type="dxa"/>
          </w:tcPr>
          <w:p w:rsidR="0079101D" w:rsidRPr="0079101D" w:rsidRDefault="0079101D" w:rsidP="0079101D">
            <w:pPr>
              <w:tabs>
                <w:tab w:val="left" w:pos="851"/>
              </w:tabs>
              <w:suppressAutoHyphens w:val="0"/>
              <w:overflowPunct w:val="0"/>
              <w:autoSpaceDE w:val="0"/>
              <w:autoSpaceDN w:val="0"/>
              <w:adjustRightInd w:val="0"/>
              <w:spacing w:line="240" w:lineRule="auto"/>
              <w:ind w:left="-466"/>
              <w:textAlignment w:val="baseline"/>
              <w:rPr>
                <w:lang w:eastAsia="cs-CZ"/>
              </w:rPr>
            </w:pPr>
          </w:p>
        </w:tc>
        <w:tc>
          <w:tcPr>
            <w:tcW w:w="2268" w:type="dxa"/>
          </w:tcPr>
          <w:p w:rsidR="0079101D" w:rsidRPr="0079101D" w:rsidRDefault="0079101D" w:rsidP="0079101D">
            <w:pPr>
              <w:tabs>
                <w:tab w:val="left" w:pos="851"/>
              </w:tabs>
              <w:suppressAutoHyphens w:val="0"/>
              <w:overflowPunct w:val="0"/>
              <w:autoSpaceDE w:val="0"/>
              <w:autoSpaceDN w:val="0"/>
              <w:adjustRightInd w:val="0"/>
              <w:spacing w:line="240" w:lineRule="auto"/>
              <w:ind w:left="260"/>
              <w:textAlignment w:val="baseline"/>
              <w:rPr>
                <w:lang w:eastAsia="cs-CZ"/>
              </w:rPr>
            </w:pPr>
            <w:r w:rsidRPr="0079101D">
              <w:rPr>
                <w:lang w:eastAsia="cs-CZ"/>
              </w:rPr>
              <w:t>x</w:t>
            </w:r>
          </w:p>
        </w:tc>
        <w:tc>
          <w:tcPr>
            <w:tcW w:w="2693" w:type="dxa"/>
          </w:tcPr>
          <w:p w:rsidR="0079101D" w:rsidRPr="0079101D" w:rsidRDefault="0079101D" w:rsidP="0079101D">
            <w:pPr>
              <w:tabs>
                <w:tab w:val="left" w:pos="851"/>
              </w:tabs>
              <w:suppressAutoHyphens w:val="0"/>
              <w:overflowPunct w:val="0"/>
              <w:autoSpaceDE w:val="0"/>
              <w:autoSpaceDN w:val="0"/>
              <w:adjustRightInd w:val="0"/>
              <w:spacing w:line="240" w:lineRule="auto"/>
              <w:ind w:left="256"/>
              <w:textAlignment w:val="baseline"/>
              <w:rPr>
                <w:lang w:eastAsia="cs-CZ"/>
              </w:rPr>
            </w:pPr>
            <w:r w:rsidRPr="0079101D">
              <w:rPr>
                <w:lang w:eastAsia="cs-CZ"/>
              </w:rPr>
              <w:t>y</w:t>
            </w:r>
          </w:p>
        </w:tc>
      </w:tr>
      <w:tr w:rsidR="0079101D" w:rsidRPr="0079101D" w:rsidTr="0079101D">
        <w:tc>
          <w:tcPr>
            <w:tcW w:w="1134" w:type="dxa"/>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R</w:t>
            </w:r>
            <w:r w:rsidRPr="0079101D">
              <w:rPr>
                <w:vertAlign w:val="subscript"/>
                <w:lang w:eastAsia="cs-CZ"/>
              </w:rPr>
              <w:t>1</w:t>
            </w:r>
          </w:p>
        </w:tc>
        <w:tc>
          <w:tcPr>
            <w:tcW w:w="2268"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0.690</w:t>
            </w:r>
          </w:p>
        </w:tc>
        <w:tc>
          <w:tcPr>
            <w:tcW w:w="2693"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0.310</w:t>
            </w:r>
          </w:p>
        </w:tc>
      </w:tr>
      <w:tr w:rsidR="0079101D" w:rsidRPr="0079101D" w:rsidTr="0079101D">
        <w:tc>
          <w:tcPr>
            <w:tcW w:w="1134" w:type="dxa"/>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R</w:t>
            </w:r>
            <w:r w:rsidRPr="0079101D">
              <w:rPr>
                <w:vertAlign w:val="subscript"/>
                <w:lang w:eastAsia="cs-CZ"/>
              </w:rPr>
              <w:t>2</w:t>
            </w:r>
          </w:p>
        </w:tc>
        <w:tc>
          <w:tcPr>
            <w:tcW w:w="2268"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0.595</w:t>
            </w:r>
          </w:p>
        </w:tc>
        <w:tc>
          <w:tcPr>
            <w:tcW w:w="2693"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0.315</w:t>
            </w:r>
          </w:p>
        </w:tc>
      </w:tr>
      <w:tr w:rsidR="0079101D" w:rsidRPr="0079101D" w:rsidTr="0079101D">
        <w:tc>
          <w:tcPr>
            <w:tcW w:w="1134" w:type="dxa"/>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R</w:t>
            </w:r>
            <w:r w:rsidRPr="0079101D">
              <w:rPr>
                <w:vertAlign w:val="subscript"/>
                <w:lang w:eastAsia="cs-CZ"/>
              </w:rPr>
              <w:t>3</w:t>
            </w:r>
          </w:p>
        </w:tc>
        <w:tc>
          <w:tcPr>
            <w:tcW w:w="2268"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0.560</w:t>
            </w:r>
          </w:p>
        </w:tc>
        <w:tc>
          <w:tcPr>
            <w:tcW w:w="2693"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0.350</w:t>
            </w:r>
          </w:p>
        </w:tc>
      </w:tr>
      <w:tr w:rsidR="0079101D" w:rsidRPr="0079101D" w:rsidTr="0079101D">
        <w:tc>
          <w:tcPr>
            <w:tcW w:w="1134" w:type="dxa"/>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R</w:t>
            </w:r>
            <w:r w:rsidRPr="0079101D">
              <w:rPr>
                <w:vertAlign w:val="subscript"/>
                <w:lang w:eastAsia="cs-CZ"/>
              </w:rPr>
              <w:t>4</w:t>
            </w:r>
          </w:p>
        </w:tc>
        <w:tc>
          <w:tcPr>
            <w:tcW w:w="2268"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0.650</w:t>
            </w:r>
          </w:p>
        </w:tc>
        <w:tc>
          <w:tcPr>
            <w:tcW w:w="2693"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0.350</w:t>
            </w:r>
            <w:r w:rsidR="00055DFB">
              <w:rPr>
                <w:rFonts w:cs="Arial"/>
              </w:rPr>
              <w:t>"</w:t>
            </w:r>
          </w:p>
        </w:tc>
      </w:tr>
    </w:tbl>
    <w:p w:rsidR="0079101D" w:rsidRPr="0079101D" w:rsidRDefault="0079101D" w:rsidP="0079101D">
      <w:pPr>
        <w:pStyle w:val="para"/>
        <w:spacing w:before="120"/>
      </w:pPr>
      <w:r w:rsidRPr="0079101D">
        <w:t>2.32.</w:t>
      </w:r>
      <w:r w:rsidRPr="0079101D">
        <w:tab/>
      </w:r>
      <w:r w:rsidRPr="0067557E">
        <w:t>Day-time Colour of the fluorescent a device</w:t>
      </w:r>
      <w:r w:rsidRPr="0079101D">
        <w:t xml:space="preserve"> </w:t>
      </w:r>
    </w:p>
    <w:p w:rsidR="0079101D" w:rsidRPr="0079101D" w:rsidRDefault="0079101D" w:rsidP="0079101D">
      <w:pPr>
        <w:pStyle w:val="para"/>
      </w:pPr>
      <w:r w:rsidRPr="0079101D">
        <w:t>2.32.1.</w:t>
      </w:r>
      <w:r w:rsidRPr="0079101D">
        <w:tab/>
      </w:r>
      <w:r w:rsidR="00055DFB">
        <w:t>"</w:t>
      </w:r>
      <w:r w:rsidRPr="0079101D">
        <w:rPr>
          <w:i/>
        </w:rPr>
        <w:t>Red</w:t>
      </w:r>
      <w:r w:rsidR="00055DFB">
        <w:t>"</w:t>
      </w:r>
      <w:r w:rsidRPr="0079101D">
        <w:t xml:space="preserve"> means the</w:t>
      </w:r>
      <w:r w:rsidR="00DF68DA">
        <w:t xml:space="preserve"> chromaticity coordinates (x,y)</w:t>
      </w:r>
      <w:r w:rsidR="00DF68DA" w:rsidRPr="00DF68DA">
        <w:rPr>
          <w:vertAlign w:val="superscript"/>
        </w:rPr>
        <w:t>4</w:t>
      </w:r>
      <w:r w:rsidRPr="0079101D">
        <w:t xml:space="preserve"> of the light reflected that lie inside the chromaticity areas defined by the boundaries:</w:t>
      </w:r>
    </w:p>
    <w:tbl>
      <w:tblPr>
        <w:tblW w:w="6095" w:type="dxa"/>
        <w:tblInd w:w="2338" w:type="dxa"/>
        <w:tblCellMar>
          <w:left w:w="70" w:type="dxa"/>
          <w:right w:w="70" w:type="dxa"/>
        </w:tblCellMar>
        <w:tblLook w:val="0000" w:firstRow="0" w:lastRow="0" w:firstColumn="0" w:lastColumn="0" w:noHBand="0" w:noVBand="0"/>
      </w:tblPr>
      <w:tblGrid>
        <w:gridCol w:w="1134"/>
        <w:gridCol w:w="2268"/>
        <w:gridCol w:w="2693"/>
      </w:tblGrid>
      <w:tr w:rsidR="0079101D" w:rsidRPr="0079101D" w:rsidTr="0079101D">
        <w:trPr>
          <w:trHeight w:val="255"/>
        </w:trPr>
        <w:tc>
          <w:tcPr>
            <w:tcW w:w="1134" w:type="dxa"/>
            <w:noWrap/>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FR</w:t>
            </w:r>
            <w:r w:rsidRPr="0079101D">
              <w:rPr>
                <w:vertAlign w:val="subscript"/>
                <w:lang w:eastAsia="cs-CZ"/>
              </w:rPr>
              <w:t>12</w:t>
            </w:r>
          </w:p>
        </w:tc>
        <w:tc>
          <w:tcPr>
            <w:tcW w:w="2268" w:type="dxa"/>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red boundary</w:t>
            </w:r>
          </w:p>
        </w:tc>
        <w:tc>
          <w:tcPr>
            <w:tcW w:w="2693" w:type="dxa"/>
            <w:noWrap/>
            <w:vAlign w:val="center"/>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 = 0.346 – 0.053 x</w:t>
            </w:r>
          </w:p>
        </w:tc>
      </w:tr>
      <w:tr w:rsidR="0079101D" w:rsidRPr="0079101D" w:rsidTr="0079101D">
        <w:trPr>
          <w:trHeight w:val="255"/>
        </w:trPr>
        <w:tc>
          <w:tcPr>
            <w:tcW w:w="1134" w:type="dxa"/>
            <w:noWrap/>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FR</w:t>
            </w:r>
            <w:r w:rsidRPr="0079101D">
              <w:rPr>
                <w:vertAlign w:val="subscript"/>
                <w:lang w:eastAsia="cs-CZ"/>
              </w:rPr>
              <w:t>23</w:t>
            </w:r>
          </w:p>
        </w:tc>
        <w:tc>
          <w:tcPr>
            <w:tcW w:w="2268" w:type="dxa"/>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purple boundary</w:t>
            </w:r>
          </w:p>
        </w:tc>
        <w:tc>
          <w:tcPr>
            <w:tcW w:w="2693" w:type="dxa"/>
            <w:noWrap/>
            <w:vAlign w:val="center"/>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 = 0.910 – x</w:t>
            </w:r>
          </w:p>
        </w:tc>
      </w:tr>
      <w:tr w:rsidR="0079101D" w:rsidRPr="0079101D" w:rsidTr="0079101D">
        <w:trPr>
          <w:trHeight w:val="255"/>
        </w:trPr>
        <w:tc>
          <w:tcPr>
            <w:tcW w:w="1134" w:type="dxa"/>
            <w:noWrap/>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FR</w:t>
            </w:r>
            <w:r w:rsidRPr="0079101D">
              <w:rPr>
                <w:vertAlign w:val="subscript"/>
                <w:lang w:eastAsia="cs-CZ"/>
              </w:rPr>
              <w:t>34</w:t>
            </w:r>
          </w:p>
        </w:tc>
        <w:tc>
          <w:tcPr>
            <w:tcW w:w="2268" w:type="dxa"/>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yellow boundary</w:t>
            </w:r>
          </w:p>
        </w:tc>
        <w:tc>
          <w:tcPr>
            <w:tcW w:w="2693" w:type="dxa"/>
            <w:noWrap/>
            <w:vAlign w:val="center"/>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y = 0.315 + 0.047 x</w:t>
            </w:r>
          </w:p>
        </w:tc>
      </w:tr>
      <w:tr w:rsidR="0079101D" w:rsidRPr="0079101D" w:rsidTr="0079101D">
        <w:trPr>
          <w:trHeight w:val="255"/>
        </w:trPr>
        <w:tc>
          <w:tcPr>
            <w:tcW w:w="1134" w:type="dxa"/>
            <w:noWrap/>
            <w:vAlign w:val="bottom"/>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FR</w:t>
            </w:r>
            <w:r w:rsidRPr="0079101D">
              <w:rPr>
                <w:vertAlign w:val="subscript"/>
                <w:lang w:eastAsia="cs-CZ"/>
              </w:rPr>
              <w:t>41</w:t>
            </w:r>
          </w:p>
        </w:tc>
        <w:tc>
          <w:tcPr>
            <w:tcW w:w="2268" w:type="dxa"/>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r w:rsidRPr="0079101D">
              <w:rPr>
                <w:lang w:eastAsia="cs-CZ"/>
              </w:rPr>
              <w:t>the spectral locus</w:t>
            </w:r>
          </w:p>
        </w:tc>
        <w:tc>
          <w:tcPr>
            <w:tcW w:w="2693" w:type="dxa"/>
            <w:noWrap/>
            <w:vAlign w:val="center"/>
          </w:tcPr>
          <w:p w:rsidR="0079101D" w:rsidRPr="0079101D" w:rsidRDefault="0079101D" w:rsidP="0079101D">
            <w:pPr>
              <w:tabs>
                <w:tab w:val="left" w:pos="851"/>
              </w:tabs>
              <w:suppressAutoHyphens w:val="0"/>
              <w:overflowPunct w:val="0"/>
              <w:autoSpaceDE w:val="0"/>
              <w:autoSpaceDN w:val="0"/>
              <w:adjustRightInd w:val="0"/>
              <w:spacing w:line="240" w:lineRule="auto"/>
              <w:jc w:val="both"/>
              <w:textAlignment w:val="baseline"/>
              <w:rPr>
                <w:lang w:eastAsia="cs-CZ"/>
              </w:rPr>
            </w:pPr>
          </w:p>
        </w:tc>
      </w:tr>
    </w:tbl>
    <w:p w:rsidR="0079101D" w:rsidRDefault="0079101D" w:rsidP="0079101D">
      <w:pPr>
        <w:pStyle w:val="para"/>
        <w:keepNext/>
        <w:keepLines/>
        <w:spacing w:before="120"/>
        <w:ind w:firstLine="0"/>
      </w:pPr>
      <w:r w:rsidRPr="0079101D">
        <w:t>With intersection points:</w:t>
      </w:r>
    </w:p>
    <w:tbl>
      <w:tblPr>
        <w:tblW w:w="0" w:type="auto"/>
        <w:tblInd w:w="2376" w:type="dxa"/>
        <w:tblLayout w:type="fixed"/>
        <w:tblLook w:val="0000" w:firstRow="0" w:lastRow="0" w:firstColumn="0" w:lastColumn="0" w:noHBand="0" w:noVBand="0"/>
      </w:tblPr>
      <w:tblGrid>
        <w:gridCol w:w="1134"/>
        <w:gridCol w:w="2977"/>
        <w:gridCol w:w="2126"/>
      </w:tblGrid>
      <w:tr w:rsidR="0079101D" w:rsidRPr="0079101D" w:rsidTr="0079101D">
        <w:tc>
          <w:tcPr>
            <w:tcW w:w="1134" w:type="dxa"/>
          </w:tcPr>
          <w:p w:rsidR="0079101D" w:rsidRPr="0079101D" w:rsidRDefault="0079101D" w:rsidP="0079101D">
            <w:pPr>
              <w:keepNext/>
              <w:keepLines/>
              <w:tabs>
                <w:tab w:val="left" w:pos="851"/>
              </w:tabs>
              <w:suppressAutoHyphens w:val="0"/>
              <w:overflowPunct w:val="0"/>
              <w:autoSpaceDE w:val="0"/>
              <w:autoSpaceDN w:val="0"/>
              <w:adjustRightInd w:val="0"/>
              <w:spacing w:line="240" w:lineRule="auto"/>
              <w:jc w:val="center"/>
              <w:textAlignment w:val="baseline"/>
              <w:rPr>
                <w:lang w:eastAsia="cs-CZ"/>
              </w:rPr>
            </w:pPr>
          </w:p>
        </w:tc>
        <w:tc>
          <w:tcPr>
            <w:tcW w:w="2977" w:type="dxa"/>
          </w:tcPr>
          <w:p w:rsidR="0079101D" w:rsidRPr="0079101D" w:rsidRDefault="0079101D" w:rsidP="0079101D">
            <w:pPr>
              <w:keepNext/>
              <w:keepLines/>
              <w:tabs>
                <w:tab w:val="left" w:pos="851"/>
              </w:tabs>
              <w:suppressAutoHyphens w:val="0"/>
              <w:overflowPunct w:val="0"/>
              <w:autoSpaceDE w:val="0"/>
              <w:autoSpaceDN w:val="0"/>
              <w:adjustRightInd w:val="0"/>
              <w:spacing w:line="240" w:lineRule="auto"/>
              <w:ind w:left="260"/>
              <w:textAlignment w:val="baseline"/>
              <w:rPr>
                <w:lang w:eastAsia="cs-CZ"/>
              </w:rPr>
            </w:pPr>
            <w:r w:rsidRPr="0079101D">
              <w:rPr>
                <w:lang w:eastAsia="cs-CZ"/>
              </w:rPr>
              <w:t>x</w:t>
            </w:r>
          </w:p>
        </w:tc>
        <w:tc>
          <w:tcPr>
            <w:tcW w:w="2126" w:type="dxa"/>
          </w:tcPr>
          <w:p w:rsidR="0079101D" w:rsidRPr="0079101D" w:rsidRDefault="0079101D" w:rsidP="0079101D">
            <w:pPr>
              <w:keepNext/>
              <w:keepLines/>
              <w:tabs>
                <w:tab w:val="left" w:pos="851"/>
              </w:tabs>
              <w:suppressAutoHyphens w:val="0"/>
              <w:overflowPunct w:val="0"/>
              <w:autoSpaceDE w:val="0"/>
              <w:autoSpaceDN w:val="0"/>
              <w:adjustRightInd w:val="0"/>
              <w:spacing w:line="240" w:lineRule="auto"/>
              <w:ind w:left="260"/>
              <w:textAlignment w:val="baseline"/>
              <w:rPr>
                <w:lang w:eastAsia="cs-CZ"/>
              </w:rPr>
            </w:pPr>
            <w:r w:rsidRPr="0079101D">
              <w:rPr>
                <w:lang w:eastAsia="cs-CZ"/>
              </w:rPr>
              <w:t>y</w:t>
            </w:r>
          </w:p>
        </w:tc>
      </w:tr>
      <w:tr w:rsidR="0079101D" w:rsidRPr="0079101D" w:rsidTr="0079101D">
        <w:tc>
          <w:tcPr>
            <w:tcW w:w="1134" w:type="dxa"/>
          </w:tcPr>
          <w:p w:rsidR="0079101D" w:rsidRPr="0079101D" w:rsidRDefault="0079101D" w:rsidP="0079101D">
            <w:pPr>
              <w:keepNext/>
              <w:keepLines/>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FR</w:t>
            </w:r>
            <w:r w:rsidRPr="0079101D">
              <w:rPr>
                <w:vertAlign w:val="subscript"/>
                <w:lang w:eastAsia="cs-CZ"/>
              </w:rPr>
              <w:t>1</w:t>
            </w:r>
          </w:p>
        </w:tc>
        <w:tc>
          <w:tcPr>
            <w:tcW w:w="2977" w:type="dxa"/>
            <w:vAlign w:val="bottom"/>
          </w:tcPr>
          <w:p w:rsidR="0079101D" w:rsidRPr="0079101D" w:rsidRDefault="0079101D" w:rsidP="0079101D">
            <w:pPr>
              <w:keepNext/>
              <w:keepLines/>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0,690</w:t>
            </w:r>
          </w:p>
        </w:tc>
        <w:tc>
          <w:tcPr>
            <w:tcW w:w="2126" w:type="dxa"/>
            <w:vAlign w:val="bottom"/>
          </w:tcPr>
          <w:p w:rsidR="0079101D" w:rsidRPr="0079101D" w:rsidRDefault="0079101D" w:rsidP="0079101D">
            <w:pPr>
              <w:keepNext/>
              <w:keepLines/>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0,310</w:t>
            </w:r>
          </w:p>
        </w:tc>
      </w:tr>
      <w:tr w:rsidR="0079101D" w:rsidRPr="0079101D" w:rsidTr="0079101D">
        <w:tc>
          <w:tcPr>
            <w:tcW w:w="1134" w:type="dxa"/>
          </w:tcPr>
          <w:p w:rsidR="0079101D" w:rsidRPr="0079101D" w:rsidRDefault="0079101D" w:rsidP="0079101D">
            <w:pPr>
              <w:keepNext/>
              <w:keepLines/>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FR</w:t>
            </w:r>
            <w:r w:rsidRPr="0079101D">
              <w:rPr>
                <w:vertAlign w:val="subscript"/>
                <w:lang w:eastAsia="cs-CZ"/>
              </w:rPr>
              <w:t>2</w:t>
            </w:r>
          </w:p>
        </w:tc>
        <w:tc>
          <w:tcPr>
            <w:tcW w:w="2977" w:type="dxa"/>
            <w:vAlign w:val="bottom"/>
          </w:tcPr>
          <w:p w:rsidR="0079101D" w:rsidRPr="0079101D" w:rsidRDefault="0079101D" w:rsidP="0079101D">
            <w:pPr>
              <w:keepNext/>
              <w:keepLines/>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0,595</w:t>
            </w:r>
          </w:p>
        </w:tc>
        <w:tc>
          <w:tcPr>
            <w:tcW w:w="2126" w:type="dxa"/>
            <w:vAlign w:val="bottom"/>
          </w:tcPr>
          <w:p w:rsidR="0079101D" w:rsidRPr="0079101D" w:rsidRDefault="0079101D" w:rsidP="0079101D">
            <w:pPr>
              <w:keepNext/>
              <w:keepLines/>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0,315</w:t>
            </w:r>
          </w:p>
        </w:tc>
      </w:tr>
      <w:tr w:rsidR="0079101D" w:rsidRPr="0079101D" w:rsidTr="0079101D">
        <w:tc>
          <w:tcPr>
            <w:tcW w:w="1134" w:type="dxa"/>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FR</w:t>
            </w:r>
            <w:r w:rsidRPr="0079101D">
              <w:rPr>
                <w:vertAlign w:val="subscript"/>
                <w:lang w:eastAsia="cs-CZ"/>
              </w:rPr>
              <w:t>3</w:t>
            </w:r>
          </w:p>
        </w:tc>
        <w:tc>
          <w:tcPr>
            <w:tcW w:w="2977"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0,569</w:t>
            </w:r>
          </w:p>
        </w:tc>
        <w:tc>
          <w:tcPr>
            <w:tcW w:w="2126"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0,341</w:t>
            </w:r>
          </w:p>
        </w:tc>
      </w:tr>
      <w:tr w:rsidR="0079101D" w:rsidRPr="0079101D" w:rsidTr="0079101D">
        <w:tc>
          <w:tcPr>
            <w:tcW w:w="1134" w:type="dxa"/>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FR</w:t>
            </w:r>
            <w:r w:rsidRPr="0079101D">
              <w:rPr>
                <w:vertAlign w:val="subscript"/>
                <w:lang w:eastAsia="cs-CZ"/>
              </w:rPr>
              <w:t>4</w:t>
            </w:r>
          </w:p>
        </w:tc>
        <w:tc>
          <w:tcPr>
            <w:tcW w:w="2977"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0,655</w:t>
            </w:r>
          </w:p>
        </w:tc>
        <w:tc>
          <w:tcPr>
            <w:tcW w:w="2126" w:type="dxa"/>
            <w:vAlign w:val="bottom"/>
          </w:tcPr>
          <w:p w:rsidR="0079101D" w:rsidRPr="0079101D" w:rsidRDefault="0079101D" w:rsidP="0079101D">
            <w:pPr>
              <w:tabs>
                <w:tab w:val="left" w:pos="851"/>
              </w:tabs>
              <w:suppressAutoHyphens w:val="0"/>
              <w:overflowPunct w:val="0"/>
              <w:autoSpaceDE w:val="0"/>
              <w:autoSpaceDN w:val="0"/>
              <w:adjustRightInd w:val="0"/>
              <w:spacing w:line="240" w:lineRule="auto"/>
              <w:textAlignment w:val="baseline"/>
              <w:rPr>
                <w:lang w:eastAsia="cs-CZ"/>
              </w:rPr>
            </w:pPr>
            <w:r w:rsidRPr="0079101D">
              <w:rPr>
                <w:lang w:eastAsia="cs-CZ"/>
              </w:rPr>
              <w:t>0,345</w:t>
            </w:r>
          </w:p>
        </w:tc>
      </w:tr>
    </w:tbl>
    <w:p w:rsidR="00F230F0" w:rsidRDefault="008F256E" w:rsidP="008F256E">
      <w:pPr>
        <w:pStyle w:val="para"/>
        <w:spacing w:before="120"/>
      </w:pPr>
      <w:r>
        <w:t>2.33.</w:t>
      </w:r>
      <w:r w:rsidR="0067557E">
        <w:tab/>
      </w:r>
      <w:r w:rsidRPr="0046793E">
        <w:tab/>
      </w:r>
      <w:r w:rsidR="00055DFB">
        <w:t>"</w:t>
      </w:r>
      <w:r w:rsidRPr="0046793E">
        <w:rPr>
          <w:i/>
        </w:rPr>
        <w:t>Rear-end collision alert signal (RECAS)</w:t>
      </w:r>
      <w:r w:rsidR="00055DFB">
        <w:t>"</w:t>
      </w:r>
      <w:r w:rsidRPr="0046793E">
        <w:t xml:space="preserve"> means an automatic signal given by the leading vehicle to the following vehicle. It warns that the following vehicle needs to take emergency action to avoid a collision.</w:t>
      </w:r>
    </w:p>
    <w:p w:rsidR="00321127" w:rsidRDefault="00321127" w:rsidP="008F256E">
      <w:pPr>
        <w:pStyle w:val="para"/>
        <w:spacing w:before="120"/>
      </w:pPr>
      <w:r w:rsidRPr="00321127">
        <w:rPr>
          <w:bCs/>
        </w:rPr>
        <w:t>2.34.</w:t>
      </w:r>
      <w:r w:rsidRPr="00321127">
        <w:rPr>
          <w:bCs/>
        </w:rPr>
        <w:tab/>
        <w:t>"</w:t>
      </w:r>
      <w:r w:rsidRPr="00321127">
        <w:rPr>
          <w:bCs/>
          <w:i/>
        </w:rPr>
        <w:t>Gonio(photo)meter system (</w:t>
      </w:r>
      <w:r w:rsidR="00316112" w:rsidRPr="00316112">
        <w:rPr>
          <w:i/>
        </w:rPr>
        <w:t>i</w:t>
      </w:r>
      <w:r w:rsidRPr="00321127">
        <w:rPr>
          <w:i/>
          <w:lang w:val="x-none"/>
        </w:rPr>
        <w:t>f not otherwise specified in a particular Regulation</w:t>
      </w:r>
      <w:r w:rsidRPr="00321127">
        <w:rPr>
          <w:bCs/>
          <w:i/>
        </w:rPr>
        <w:t>)</w:t>
      </w:r>
      <w:r w:rsidRPr="00321127">
        <w:rPr>
          <w:bCs/>
        </w:rPr>
        <w:t>" means a system used for the photometric measurements specified by the angular coordinates in degrees on a sphere with a vertical polar axis according to CIE publication No. 70, Vienna 1987, i.e. corresponding to a gonio(photo)meter system with a horizontal ("elevation") axis fixed to the ground and a second, moveable ("rotation") axis perpendicular to the fixed horizontal axis (see Annex 14 to this Regulation).</w:t>
      </w:r>
      <w:r w:rsidRPr="00321127">
        <w:t xml:space="preserve">  </w:t>
      </w:r>
      <w:r w:rsidRPr="00321127">
        <w:rPr>
          <w:i/>
        </w:rPr>
        <w:t>Note:</w:t>
      </w:r>
      <w:r w:rsidRPr="00321127">
        <w:t xml:space="preserve"> </w:t>
      </w:r>
      <w:r w:rsidRPr="00321127">
        <w:rPr>
          <w:bCs/>
        </w:rPr>
        <w:t>The above mentioned CIE publication</w:t>
      </w:r>
      <w:r w:rsidRPr="00321127">
        <w:t xml:space="preserve"> specifies a procedure to correct the angular coordinates in the case where an alternative </w:t>
      </w:r>
      <w:r w:rsidRPr="00321127">
        <w:rPr>
          <w:bCs/>
        </w:rPr>
        <w:t>gonio(photo)meter system</w:t>
      </w:r>
      <w:r w:rsidRPr="00321127">
        <w:t xml:space="preserve"> is used.</w:t>
      </w:r>
    </w:p>
    <w:p w:rsidR="00F639E6" w:rsidRDefault="00F639E6" w:rsidP="008F256E">
      <w:pPr>
        <w:pStyle w:val="para"/>
        <w:spacing w:before="120"/>
      </w:pPr>
      <w:r w:rsidRPr="00F639E6">
        <w:rPr>
          <w:lang w:val="en-US"/>
        </w:rPr>
        <w:t>2.35.</w:t>
      </w:r>
      <w:r w:rsidRPr="00F639E6">
        <w:rPr>
          <w:lang w:val="en-US"/>
        </w:rPr>
        <w:tab/>
        <w:t>"</w:t>
      </w:r>
      <w:r w:rsidRPr="00F639E6">
        <w:rPr>
          <w:i/>
          <w:lang w:val="en-US"/>
        </w:rPr>
        <w:t>H plane</w:t>
      </w:r>
      <w:r w:rsidRPr="00F639E6">
        <w:rPr>
          <w:lang w:val="en-US"/>
        </w:rPr>
        <w:t>" means the horizontal plane containing the centre of reference of the lamp.</w:t>
      </w:r>
    </w:p>
    <w:p w:rsidR="0067557E" w:rsidRPr="0067557E" w:rsidRDefault="00F230F0" w:rsidP="007D2CE5">
      <w:pPr>
        <w:pStyle w:val="HChG"/>
      </w:pPr>
      <w:r>
        <w:tab/>
      </w:r>
      <w:r>
        <w:tab/>
      </w:r>
      <w:bookmarkStart w:id="7" w:name="_Toc338161434"/>
      <w:r w:rsidR="0067557E" w:rsidRPr="0067557E">
        <w:t>3.</w:t>
      </w:r>
      <w:r w:rsidR="0067557E" w:rsidRPr="0067557E">
        <w:tab/>
      </w:r>
      <w:r w:rsidR="0067557E">
        <w:tab/>
      </w:r>
      <w:r w:rsidR="0067557E" w:rsidRPr="0067557E">
        <w:t>Application for approval</w:t>
      </w:r>
      <w:bookmarkEnd w:id="7"/>
    </w:p>
    <w:p w:rsidR="0067557E" w:rsidRPr="0067557E" w:rsidRDefault="0067557E" w:rsidP="007D2CE5">
      <w:pPr>
        <w:pStyle w:val="para"/>
        <w:keepNext/>
      </w:pPr>
      <w:r w:rsidRPr="0067557E">
        <w:t>3.1.</w:t>
      </w:r>
      <w:r w:rsidRPr="0067557E">
        <w:tab/>
        <w:t>The application for approval of a vehicle type with regard to the installation of its lighting and light</w:t>
      </w:r>
      <w:r w:rsidRPr="0067557E">
        <w:noBreakHyphen/>
        <w:t>signalling devices shall be submitted by the manufacturer or his duly accredited representative.</w:t>
      </w:r>
    </w:p>
    <w:p w:rsidR="0067557E" w:rsidRPr="0067557E" w:rsidRDefault="0067557E" w:rsidP="007D2CE5">
      <w:pPr>
        <w:pStyle w:val="para"/>
        <w:keepNext/>
      </w:pPr>
      <w:r w:rsidRPr="0067557E">
        <w:t>3.2.</w:t>
      </w:r>
      <w:r w:rsidRPr="0067557E">
        <w:tab/>
        <w:t>It shall be accompanied by the following documents and particulars in triplicate:</w:t>
      </w:r>
    </w:p>
    <w:p w:rsidR="0067557E" w:rsidRPr="0067557E" w:rsidRDefault="0067557E" w:rsidP="0067557E">
      <w:pPr>
        <w:pStyle w:val="para"/>
      </w:pPr>
      <w:r w:rsidRPr="0067557E">
        <w:t>3.2.1.</w:t>
      </w:r>
      <w:r w:rsidRPr="0067557E">
        <w:tab/>
        <w:t>A description of the vehicle type with regard to the items mentioned in paragraphs 2.2.1. to 2.2.4. above, together with the restrictions on loading, particularly the maximum permissible load in the boot;</w:t>
      </w:r>
    </w:p>
    <w:p w:rsidR="0067557E" w:rsidRPr="0067557E" w:rsidRDefault="0067557E" w:rsidP="0067557E">
      <w:pPr>
        <w:pStyle w:val="para"/>
      </w:pPr>
      <w:r w:rsidRPr="0067557E">
        <w:t>3.2.2.</w:t>
      </w:r>
      <w:r w:rsidRPr="0067557E">
        <w:tab/>
        <w:t xml:space="preserve">A list of the devices prescribed by the manufacturer for the lighting and light-signalling assembly. The list may include several types of device for each operation. Each type shall be duly identified (component, type-approval mark, name of manufacturer, etc.), in addition the list may include in respect of each function the additional annotation </w:t>
      </w:r>
      <w:r w:rsidR="00055DFB">
        <w:t>"</w:t>
      </w:r>
      <w:r w:rsidRPr="0067557E">
        <w:t>or equivalent devices</w:t>
      </w:r>
      <w:r w:rsidR="00055DFB">
        <w:t>"</w:t>
      </w:r>
      <w:r w:rsidRPr="0067557E">
        <w:t>;</w:t>
      </w:r>
    </w:p>
    <w:p w:rsidR="0067557E" w:rsidRPr="0067557E" w:rsidRDefault="0067557E" w:rsidP="0067557E">
      <w:pPr>
        <w:pStyle w:val="para"/>
      </w:pPr>
      <w:r w:rsidRPr="0067557E">
        <w:t>3.2.3.</w:t>
      </w:r>
      <w:r w:rsidRPr="0067557E">
        <w:tab/>
        <w:t>A layout drawing of the lighting and light</w:t>
      </w:r>
      <w:r w:rsidRPr="0067557E">
        <w:noBreakHyphen/>
        <w:t>signalling equipment as a whole, showing the position of the various devices on the vehicle;</w:t>
      </w:r>
    </w:p>
    <w:p w:rsidR="0067557E" w:rsidRPr="0067557E" w:rsidRDefault="0067557E" w:rsidP="0067557E">
      <w:pPr>
        <w:pStyle w:val="para"/>
      </w:pPr>
      <w:r w:rsidRPr="0067557E">
        <w:t>3.2.4.</w:t>
      </w:r>
      <w:r w:rsidRPr="0067557E">
        <w:tab/>
        <w:t>If necessary, in order to verify the conformity to the prescriptions of the present Regulation, layout drawing(s) for each individual lamp showing the illuminating surface as defined in paragraph 2.9., the light-emitting surface as defined in paragraph 2.8., the axis of reference as defined in paragraph 2.11. and the centre of reference as defined in paragraph 2.12. This information is not necessary in the case of the rear registration plate lamp (paragraph</w:t>
      </w:r>
      <w:r w:rsidR="00C5120F">
        <w:t> </w:t>
      </w:r>
      <w:r w:rsidRPr="0067557E">
        <w:t>2.7.13.);</w:t>
      </w:r>
    </w:p>
    <w:p w:rsidR="0067557E" w:rsidRPr="0067557E" w:rsidRDefault="0067557E" w:rsidP="0067557E">
      <w:pPr>
        <w:pStyle w:val="para"/>
      </w:pPr>
      <w:r w:rsidRPr="0067557E">
        <w:t>3.2.5.</w:t>
      </w:r>
      <w:r w:rsidRPr="0067557E">
        <w:tab/>
        <w:t>The application shall include a statement of the method used for the definition of the apparent surface (see paragraph 2.10.).</w:t>
      </w:r>
    </w:p>
    <w:p w:rsidR="0067557E" w:rsidRPr="0067557E" w:rsidRDefault="0067557E" w:rsidP="0067557E">
      <w:pPr>
        <w:pStyle w:val="para"/>
      </w:pPr>
      <w:r w:rsidRPr="0067557E">
        <w:t>3.2.6.</w:t>
      </w:r>
      <w:r w:rsidRPr="0067557E">
        <w:tab/>
        <w:t>Where an AFS is fitted on the vehicle, the applicant shall submit a detailed description providing the following information:</w:t>
      </w:r>
    </w:p>
    <w:p w:rsidR="0067557E" w:rsidRPr="0067557E" w:rsidRDefault="0067557E" w:rsidP="0067557E">
      <w:pPr>
        <w:pStyle w:val="para"/>
      </w:pPr>
      <w:r w:rsidRPr="0067557E">
        <w:t>3.2.6.1.</w:t>
      </w:r>
      <w:r w:rsidRPr="0067557E">
        <w:tab/>
      </w:r>
      <w:r w:rsidRPr="0067557E">
        <w:rPr>
          <w:bCs/>
        </w:rPr>
        <w:t>The</w:t>
      </w:r>
      <w:r w:rsidRPr="0067557E">
        <w:t xml:space="preserve"> lighting functions and modes for which the AFS has been approved;</w:t>
      </w:r>
    </w:p>
    <w:p w:rsidR="0067557E" w:rsidRPr="0067557E" w:rsidRDefault="0067557E" w:rsidP="0067557E">
      <w:pPr>
        <w:pStyle w:val="para"/>
      </w:pPr>
      <w:r w:rsidRPr="0067557E">
        <w:t>3.2.6.2.</w:t>
      </w:r>
      <w:r w:rsidRPr="0067557E">
        <w:tab/>
      </w:r>
      <w:r w:rsidRPr="0067557E">
        <w:rPr>
          <w:bCs/>
        </w:rPr>
        <w:t>The</w:t>
      </w:r>
      <w:r w:rsidRPr="0067557E">
        <w:t xml:space="preserve"> related AFS control signals and their technical characteristics as defined according to Annex 10 </w:t>
      </w:r>
      <w:r w:rsidR="00A56277">
        <w:t>to</w:t>
      </w:r>
      <w:r w:rsidR="00A56277" w:rsidRPr="0067557E">
        <w:t xml:space="preserve"> </w:t>
      </w:r>
      <w:r w:rsidRPr="0067557E">
        <w:t>Regulation No. 123;</w:t>
      </w:r>
    </w:p>
    <w:p w:rsidR="0067557E" w:rsidRPr="0067557E" w:rsidRDefault="0067557E" w:rsidP="0067557E">
      <w:pPr>
        <w:pStyle w:val="para"/>
      </w:pPr>
      <w:r w:rsidRPr="0067557E">
        <w:t>3.2.6.3.</w:t>
      </w:r>
      <w:r w:rsidRPr="0067557E">
        <w:tab/>
      </w:r>
      <w:r w:rsidRPr="0067557E">
        <w:rPr>
          <w:bCs/>
        </w:rPr>
        <w:t>The</w:t>
      </w:r>
      <w:r w:rsidRPr="0067557E">
        <w:t xml:space="preserve"> provisions being applied to adapt automatically the front lighting functions and modes according to paragraph 6.22.7.4. of this Regulation;</w:t>
      </w:r>
    </w:p>
    <w:p w:rsidR="0067557E" w:rsidRPr="0067557E" w:rsidRDefault="0067557E" w:rsidP="0067557E">
      <w:pPr>
        <w:pStyle w:val="para"/>
      </w:pPr>
      <w:r w:rsidRPr="0067557E">
        <w:t>3.2.6.4.</w:t>
      </w:r>
      <w:r w:rsidRPr="0067557E">
        <w:tab/>
      </w:r>
      <w:r w:rsidRPr="0067557E">
        <w:rPr>
          <w:bCs/>
        </w:rPr>
        <w:t>Special</w:t>
      </w:r>
      <w:r w:rsidRPr="0067557E">
        <w:t xml:space="preserve"> instruction, if any, for the inspection of the light sources and the visual observation of the beam;</w:t>
      </w:r>
    </w:p>
    <w:p w:rsidR="0067557E" w:rsidRPr="0067557E" w:rsidRDefault="0067557E" w:rsidP="0067557E">
      <w:pPr>
        <w:pStyle w:val="para"/>
      </w:pPr>
      <w:r w:rsidRPr="0067557E">
        <w:t>3.2.6.5.</w:t>
      </w:r>
      <w:r w:rsidRPr="0067557E">
        <w:tab/>
      </w:r>
      <w:r w:rsidRPr="0067557E">
        <w:rPr>
          <w:bCs/>
        </w:rPr>
        <w:t>The</w:t>
      </w:r>
      <w:r w:rsidRPr="0067557E">
        <w:t xml:space="preserve"> documents according to paragraph 6.22.9.2. of this Regulation;</w:t>
      </w:r>
    </w:p>
    <w:p w:rsidR="0067557E" w:rsidRPr="0067557E" w:rsidRDefault="0067557E" w:rsidP="0067557E">
      <w:pPr>
        <w:pStyle w:val="para"/>
      </w:pPr>
      <w:r w:rsidRPr="0067557E">
        <w:t>3.2.6.6.</w:t>
      </w:r>
      <w:r w:rsidRPr="0067557E">
        <w:tab/>
      </w:r>
      <w:r w:rsidRPr="0067557E">
        <w:rPr>
          <w:bCs/>
        </w:rPr>
        <w:t>The</w:t>
      </w:r>
      <w:r w:rsidRPr="0067557E">
        <w:t xml:space="preserve"> lamps that are grouped or combined with or reciprocally incorporated in the AFS;</w:t>
      </w:r>
    </w:p>
    <w:p w:rsidR="0067557E" w:rsidRPr="0067557E" w:rsidRDefault="0067557E" w:rsidP="0067557E">
      <w:pPr>
        <w:pStyle w:val="para"/>
      </w:pPr>
      <w:r w:rsidRPr="0067557E">
        <w:t>3.2.6.7.</w:t>
      </w:r>
      <w:r w:rsidRPr="0067557E">
        <w:tab/>
      </w:r>
      <w:r w:rsidRPr="0067557E">
        <w:rPr>
          <w:bCs/>
        </w:rPr>
        <w:t>Lighting</w:t>
      </w:r>
      <w:r w:rsidRPr="0067557E">
        <w:t xml:space="preserve"> units which are designed to comply with the requirements of paragraph 6.22.5. of this Regulation.</w:t>
      </w:r>
    </w:p>
    <w:p w:rsidR="0067557E" w:rsidRPr="0067557E" w:rsidRDefault="0067557E" w:rsidP="0067557E">
      <w:pPr>
        <w:pStyle w:val="para"/>
      </w:pPr>
      <w:r w:rsidRPr="0067557E">
        <w:t>3.2.7.</w:t>
      </w:r>
      <w:r w:rsidRPr="0067557E">
        <w:tab/>
      </w:r>
      <w:r w:rsidR="001D3BAB" w:rsidRPr="001D3BAB">
        <w:rPr>
          <w:bCs/>
        </w:rPr>
        <w:t xml:space="preserve">For vehicles of M and N categories a description of </w:t>
      </w:r>
      <w:r w:rsidRPr="0067557E">
        <w:t>the electric power supply conditions for the devices indicated in paragraphs 2.7.9</w:t>
      </w:r>
      <w:r w:rsidR="00706656">
        <w:t>.</w:t>
      </w:r>
      <w:r w:rsidRPr="0067557E">
        <w:t>, 2.7.10</w:t>
      </w:r>
      <w:r w:rsidR="00706656">
        <w:t>.</w:t>
      </w:r>
      <w:r w:rsidRPr="0067557E">
        <w:t>, 2.7.12</w:t>
      </w:r>
      <w:r w:rsidR="00706656">
        <w:t>.</w:t>
      </w:r>
      <w:r w:rsidRPr="0067557E">
        <w:t>, 2.7.14</w:t>
      </w:r>
      <w:r w:rsidR="00706656">
        <w:t>.</w:t>
      </w:r>
      <w:r w:rsidRPr="0067557E">
        <w:t xml:space="preserve"> and 2.7.15</w:t>
      </w:r>
      <w:r w:rsidR="00706656">
        <w:t>.</w:t>
      </w:r>
      <w:r w:rsidRPr="0067557E">
        <w:t xml:space="preserve"> above, including, if applicable, information on a special power supply/electronic light source control gear, or variable intensity control.</w:t>
      </w:r>
    </w:p>
    <w:p w:rsidR="0067557E" w:rsidRPr="0067557E" w:rsidRDefault="0067557E" w:rsidP="0067557E">
      <w:pPr>
        <w:pStyle w:val="para"/>
      </w:pPr>
      <w:r w:rsidRPr="0067557E">
        <w:t>3.3.</w:t>
      </w:r>
      <w:r w:rsidRPr="0067557E">
        <w:tab/>
        <w:t>An unladen vehicle fitted with a complete set of lighting and light</w:t>
      </w:r>
      <w:r w:rsidRPr="0067557E">
        <w:noBreakHyphen/>
        <w:t>signalling equipment, as prescribed in paragraph 3.2.2. above, and representative of the vehicle type to be approved shall be submitted to the Technical Service responsible for conducting approval tests.</w:t>
      </w:r>
    </w:p>
    <w:p w:rsidR="0067557E" w:rsidRPr="0067557E" w:rsidRDefault="0067557E" w:rsidP="0067557E">
      <w:pPr>
        <w:pStyle w:val="para"/>
      </w:pPr>
      <w:r w:rsidRPr="0067557E">
        <w:t>3.4.</w:t>
      </w:r>
      <w:r w:rsidRPr="0067557E">
        <w:tab/>
        <w:t xml:space="preserve">The document provided in Annex 1 </w:t>
      </w:r>
      <w:r w:rsidR="00A56277">
        <w:t>to</w:t>
      </w:r>
      <w:r w:rsidR="00A56277" w:rsidRPr="0067557E">
        <w:t xml:space="preserve"> </w:t>
      </w:r>
      <w:r w:rsidRPr="0067557E">
        <w:t>this Regulation shall be attached to the type-approval documentation.</w:t>
      </w:r>
    </w:p>
    <w:p w:rsidR="0067557E" w:rsidRPr="0067557E" w:rsidRDefault="0067557E" w:rsidP="0067557E">
      <w:pPr>
        <w:pStyle w:val="HChG"/>
      </w:pPr>
      <w:r>
        <w:tab/>
      </w:r>
      <w:r>
        <w:tab/>
      </w:r>
      <w:bookmarkStart w:id="8" w:name="_Toc338161435"/>
      <w:r w:rsidRPr="0067557E">
        <w:t>4.</w:t>
      </w:r>
      <w:r w:rsidRPr="0067557E">
        <w:tab/>
      </w:r>
      <w:r>
        <w:tab/>
      </w:r>
      <w:r w:rsidRPr="0067557E">
        <w:t>Approval</w:t>
      </w:r>
      <w:bookmarkEnd w:id="8"/>
    </w:p>
    <w:p w:rsidR="0067557E" w:rsidRPr="0067557E" w:rsidRDefault="0067557E" w:rsidP="0067557E">
      <w:pPr>
        <w:pStyle w:val="para"/>
      </w:pPr>
      <w:r w:rsidRPr="0067557E">
        <w:t>4.1.</w:t>
      </w:r>
      <w:r w:rsidRPr="0067557E">
        <w:tab/>
        <w:t>If the vehicle type submitted for approval pursuant to this Regulation meets the requirements of the Regulation in respect of all the devices specified in the list, approval of that vehicle type shall be granted.</w:t>
      </w:r>
    </w:p>
    <w:p w:rsidR="0067557E" w:rsidRPr="0067557E" w:rsidRDefault="0067557E" w:rsidP="0067557E">
      <w:pPr>
        <w:pStyle w:val="para"/>
      </w:pPr>
      <w:r w:rsidRPr="0067557E">
        <w:t>4.2.</w:t>
      </w:r>
      <w:r w:rsidRPr="0067557E">
        <w:tab/>
      </w:r>
      <w:r w:rsidR="00295C98" w:rsidRPr="00295C98">
        <w:t>An approval number shall be assigned to each type approved. Its first two digits (at present</w:t>
      </w:r>
      <w:r w:rsidR="00295C98" w:rsidRPr="00295C98">
        <w:rPr>
          <w:lang w:val="en-US"/>
        </w:rPr>
        <w:t xml:space="preserve"> </w:t>
      </w:r>
      <w:r w:rsidR="00295C98" w:rsidRPr="00295C98">
        <w:rPr>
          <w:bCs/>
          <w:lang w:val="en-US"/>
        </w:rPr>
        <w:t>06</w:t>
      </w:r>
      <w:r w:rsidR="00295C98" w:rsidRPr="00295C98">
        <w:rPr>
          <w:lang w:val="en-US"/>
        </w:rPr>
        <w:t xml:space="preserve">, corresponding to the </w:t>
      </w:r>
      <w:r w:rsidR="00295C98" w:rsidRPr="00295C98">
        <w:rPr>
          <w:bCs/>
          <w:lang w:val="en-US"/>
        </w:rPr>
        <w:t>06</w:t>
      </w:r>
      <w:r w:rsidR="00295C98" w:rsidRPr="00295C98">
        <w:rPr>
          <w:lang w:val="en-US"/>
        </w:rPr>
        <w:t xml:space="preserve"> series of amendments) shall indicate the series </w:t>
      </w:r>
      <w:r w:rsidR="00D93043" w:rsidRPr="00D93043">
        <w:rPr>
          <w:lang w:val="en-US"/>
        </w:rPr>
        <w:t>of</w:t>
      </w:r>
      <w:r w:rsidR="00D93043" w:rsidRPr="00D93043">
        <w:rPr>
          <w:rFonts w:hint="eastAsia"/>
          <w:lang w:val="en-US"/>
        </w:rPr>
        <w:t xml:space="preserve"> </w:t>
      </w:r>
      <w:r w:rsidR="00D93043" w:rsidRPr="00D93043">
        <w:rPr>
          <w:lang w:val="en-US"/>
        </w:rPr>
        <w:t>amendments incorporating the most recent major technical amendments made to the</w:t>
      </w:r>
      <w:r w:rsidR="00D93043" w:rsidRPr="00D93043">
        <w:rPr>
          <w:rFonts w:hint="eastAsia"/>
          <w:lang w:val="en-US"/>
        </w:rPr>
        <w:t xml:space="preserve"> </w:t>
      </w:r>
      <w:r w:rsidR="00D93043" w:rsidRPr="00D93043">
        <w:rPr>
          <w:lang w:val="en-US"/>
        </w:rPr>
        <w:t>Regulation at the time of issue of the approval. The same Contracting Party shall not</w:t>
      </w:r>
      <w:r w:rsidR="00D93043" w:rsidRPr="00D93043">
        <w:rPr>
          <w:rFonts w:hint="eastAsia"/>
          <w:lang w:val="en-US"/>
        </w:rPr>
        <w:t xml:space="preserve"> </w:t>
      </w:r>
      <w:r w:rsidR="00D93043" w:rsidRPr="00D93043">
        <w:rPr>
          <w:lang w:val="en-US"/>
        </w:rPr>
        <w:t>assign this number to another vehicle type or to the same vehicle type submitted with</w:t>
      </w:r>
      <w:r w:rsidR="00D93043" w:rsidRPr="00D93043">
        <w:rPr>
          <w:rFonts w:hint="eastAsia"/>
          <w:lang w:val="en-US"/>
        </w:rPr>
        <w:t xml:space="preserve"> </w:t>
      </w:r>
      <w:r w:rsidR="00D93043" w:rsidRPr="00D93043">
        <w:rPr>
          <w:lang w:val="en-US"/>
        </w:rPr>
        <w:t>equipment not specified in the list referred to in paragraph 3.2.2. above, subject to the</w:t>
      </w:r>
      <w:r w:rsidR="00D93043" w:rsidRPr="00D93043">
        <w:rPr>
          <w:rFonts w:hint="eastAsia"/>
          <w:lang w:val="en-US"/>
        </w:rPr>
        <w:t xml:space="preserve"> </w:t>
      </w:r>
      <w:r w:rsidR="00D93043" w:rsidRPr="00D93043">
        <w:rPr>
          <w:lang w:val="en-US"/>
        </w:rPr>
        <w:t>provisions of paragraph 7. of</w:t>
      </w:r>
      <w:r w:rsidR="00D93043" w:rsidRPr="00D93043">
        <w:rPr>
          <w:rFonts w:hint="eastAsia"/>
          <w:lang w:val="en-US"/>
        </w:rPr>
        <w:t xml:space="preserve"> </w:t>
      </w:r>
      <w:r w:rsidR="00D93043" w:rsidRPr="00D93043">
        <w:rPr>
          <w:lang w:val="en-US"/>
        </w:rPr>
        <w:t>this Regulation.</w:t>
      </w:r>
      <w:r w:rsidR="00D93043">
        <w:rPr>
          <w:lang w:val="en-US"/>
        </w:rPr>
        <w:t xml:space="preserve"> </w:t>
      </w:r>
    </w:p>
    <w:p w:rsidR="0067557E" w:rsidRPr="0067557E" w:rsidRDefault="0067557E" w:rsidP="0067557E">
      <w:pPr>
        <w:pStyle w:val="para"/>
      </w:pPr>
      <w:r w:rsidRPr="0067557E">
        <w:t>4.3.</w:t>
      </w:r>
      <w:r w:rsidRPr="0067557E">
        <w:tab/>
        <w:t>Notice of approval or of extension or refusal of approval or production definit</w:t>
      </w:r>
      <w:r w:rsidR="00657E11">
        <w:t>iv</w:t>
      </w:r>
      <w:r w:rsidRPr="0067557E">
        <w:t>ely discontinued of a vehicle type/part pursuant to this Regulation shall be communicated to the Parties to the 1958 Agreement applying this Regulation, by means of a form conforming to the model in Annex 1 to this Regulation.</w:t>
      </w:r>
    </w:p>
    <w:p w:rsidR="0067557E" w:rsidRPr="0067557E" w:rsidRDefault="0067557E" w:rsidP="0067557E">
      <w:pPr>
        <w:pStyle w:val="para"/>
      </w:pPr>
      <w:r w:rsidRPr="0067557E">
        <w:t>4.4.</w:t>
      </w:r>
      <w:r w:rsidRPr="0067557E">
        <w:tab/>
        <w:t>There shall be affixed, conspicuously and in a readily accessible place specified on the approval form, to every vehicle conforming to a vehicle type approved under this Regulation, an international approval mark consisting of:</w:t>
      </w:r>
    </w:p>
    <w:p w:rsidR="0067557E" w:rsidRPr="0067557E" w:rsidRDefault="0067557E" w:rsidP="0067557E">
      <w:pPr>
        <w:pStyle w:val="para"/>
      </w:pPr>
      <w:r w:rsidRPr="0067557E">
        <w:t>4.4.1.</w:t>
      </w:r>
      <w:r w:rsidRPr="0067557E">
        <w:tab/>
        <w:t xml:space="preserve">A circle surrounding the letter </w:t>
      </w:r>
      <w:r w:rsidR="00055DFB">
        <w:t>"</w:t>
      </w:r>
      <w:r w:rsidRPr="0067557E">
        <w:t>E</w:t>
      </w:r>
      <w:r w:rsidR="00055DFB">
        <w:t>"</w:t>
      </w:r>
      <w:r w:rsidRPr="0067557E">
        <w:t xml:space="preserve"> followed by the distinguishing number of the cou</w:t>
      </w:r>
      <w:r w:rsidR="00E555AD">
        <w:t>ntry which has granted approval</w:t>
      </w:r>
      <w:r w:rsidR="00963EC8">
        <w:t>;</w:t>
      </w:r>
      <w:r w:rsidR="00A56277">
        <w:t xml:space="preserve"> </w:t>
      </w:r>
      <w:r w:rsidR="00E555AD">
        <w:rPr>
          <w:rStyle w:val="a3"/>
        </w:rPr>
        <w:footnoteReference w:id="7"/>
      </w:r>
    </w:p>
    <w:p w:rsidR="0067557E" w:rsidRPr="0067557E" w:rsidRDefault="0067557E" w:rsidP="0067557E">
      <w:pPr>
        <w:pStyle w:val="para"/>
      </w:pPr>
      <w:r w:rsidRPr="0067557E">
        <w:t>4.4.2.</w:t>
      </w:r>
      <w:r w:rsidRPr="0067557E">
        <w:tab/>
        <w:t xml:space="preserve">The number of this Regulation, followed by the letter </w:t>
      </w:r>
      <w:r w:rsidR="00055DFB">
        <w:t>"</w:t>
      </w:r>
      <w:r w:rsidRPr="0067557E">
        <w:t>R</w:t>
      </w:r>
      <w:r w:rsidR="00055DFB">
        <w:t>"</w:t>
      </w:r>
      <w:r w:rsidRPr="0067557E">
        <w:t xml:space="preserve">, a dash and the approval number to the right of the circle prescribed in paragraph 4.4.1. </w:t>
      </w:r>
    </w:p>
    <w:p w:rsidR="0067557E" w:rsidRPr="0067557E" w:rsidRDefault="0067557E" w:rsidP="0067557E">
      <w:pPr>
        <w:pStyle w:val="para"/>
      </w:pPr>
      <w:r w:rsidRPr="0067557E">
        <w:t>4.5.</w:t>
      </w:r>
      <w:r w:rsidRPr="0067557E">
        <w:tab/>
        <w:t>If the vehicle conforms to a vehicle type approved, under one or more other Regulations annexed to the Agreement, in the country which has granted approval under this Regulation, the symbol prescribed in paragraph 4.4.1. need not to be repeated, in such a case the Regulation and approval numbers and the additional symbols of all the Regulations under which approval has been granted in the country which has granted approval under this Regulation shall be placed in vertical columns to the right of the symbol prescribed in paragraph 4.4.1.</w:t>
      </w:r>
    </w:p>
    <w:p w:rsidR="0067557E" w:rsidRPr="0067557E" w:rsidRDefault="0067557E" w:rsidP="0067557E">
      <w:pPr>
        <w:pStyle w:val="para"/>
      </w:pPr>
      <w:r w:rsidRPr="0067557E">
        <w:t>4.6.</w:t>
      </w:r>
      <w:r w:rsidRPr="0067557E">
        <w:tab/>
        <w:t>The approval mark shall be clearly legible and be indelible.</w:t>
      </w:r>
    </w:p>
    <w:p w:rsidR="0067557E" w:rsidRPr="0067557E" w:rsidRDefault="0067557E" w:rsidP="0067557E">
      <w:pPr>
        <w:pStyle w:val="para"/>
      </w:pPr>
      <w:r w:rsidRPr="0067557E">
        <w:t>4.7.</w:t>
      </w:r>
      <w:r w:rsidRPr="0067557E">
        <w:tab/>
        <w:t>The approval mark shall be placed close to or on the vehicle data plate affixed by the manufacturer.</w:t>
      </w:r>
    </w:p>
    <w:p w:rsidR="0067557E" w:rsidRPr="0067557E" w:rsidRDefault="0067557E" w:rsidP="0067557E">
      <w:pPr>
        <w:pStyle w:val="para"/>
      </w:pPr>
      <w:r w:rsidRPr="0067557E">
        <w:t>4.8.</w:t>
      </w:r>
      <w:r w:rsidRPr="0067557E">
        <w:tab/>
        <w:t xml:space="preserve">Annex 2 to this Regulation gives examples of arrangements of approval marks. </w:t>
      </w:r>
    </w:p>
    <w:p w:rsidR="0067557E" w:rsidRPr="0067557E" w:rsidRDefault="0067557E" w:rsidP="00FD0C58">
      <w:pPr>
        <w:pStyle w:val="HChG"/>
      </w:pPr>
      <w:r>
        <w:tab/>
      </w:r>
      <w:r>
        <w:tab/>
      </w:r>
      <w:bookmarkStart w:id="9" w:name="_Toc338161436"/>
      <w:r w:rsidRPr="0067557E">
        <w:t>5.</w:t>
      </w:r>
      <w:r w:rsidRPr="0067557E">
        <w:tab/>
      </w:r>
      <w:r>
        <w:tab/>
      </w:r>
      <w:r w:rsidRPr="0067557E">
        <w:t>General specifications</w:t>
      </w:r>
      <w:bookmarkEnd w:id="9"/>
      <w:r w:rsidRPr="0067557E">
        <w:t xml:space="preserve"> </w:t>
      </w:r>
    </w:p>
    <w:p w:rsidR="0067557E" w:rsidRPr="0067557E" w:rsidRDefault="0067557E" w:rsidP="00FD0C58">
      <w:pPr>
        <w:pStyle w:val="para"/>
        <w:keepNext/>
        <w:keepLines/>
      </w:pPr>
      <w:r w:rsidRPr="0067557E">
        <w:t>5.1.</w:t>
      </w:r>
      <w:r w:rsidRPr="0067557E">
        <w:tab/>
        <w:t>The lighting and light</w:t>
      </w:r>
      <w:r w:rsidRPr="0067557E">
        <w:noBreakHyphen/>
        <w:t>signalling devices shall be so fitted that under normal conditions of use as defined in paragraphs 2.24., 2.24.1. and 2.24.2. and notwithstanding any vibrations to which they may be subjected, they retain the characteristics prescribed by this Regulation and enable the vehicle to comply with the requirements of this Regulation. In particular, it shall not be possible for the lamps to be inadvertently maladjusted.</w:t>
      </w:r>
    </w:p>
    <w:p w:rsidR="0067557E" w:rsidRPr="0067557E" w:rsidRDefault="0067557E" w:rsidP="0067557E">
      <w:pPr>
        <w:pStyle w:val="para"/>
      </w:pPr>
      <w:r w:rsidRPr="0067557E">
        <w:t>5.2.</w:t>
      </w:r>
      <w:r w:rsidRPr="0067557E">
        <w:tab/>
        <w:t>The illuminating lamps described in paragraphs 2.7.9., 2.7.10. and 2.7.19. shall be so installed that correct adjustment of their orientation can easily be carried out.</w:t>
      </w:r>
    </w:p>
    <w:p w:rsidR="0067557E" w:rsidRPr="0067557E" w:rsidRDefault="0067557E" w:rsidP="0067557E">
      <w:pPr>
        <w:pStyle w:val="para"/>
      </w:pPr>
      <w:r w:rsidRPr="0067557E">
        <w:t>5.2.1.</w:t>
      </w:r>
      <w:r w:rsidRPr="0067557E">
        <w:tab/>
        <w:t xml:space="preserve">In the case of headlamps fitted with measures to prevent discomfort to other road-users in a country where traffic operates on the side of the road opposite to that of the country for which the headlamp was designed, such measures shall be achieved automatically or by the vehicle user with the vehicle in the park condition without the need for special tools (other than </w:t>
      </w:r>
      <w:r w:rsidR="00E555AD">
        <w:t>those provided with the vehicle</w:t>
      </w:r>
      <w:r w:rsidR="00E555AD">
        <w:rPr>
          <w:rStyle w:val="a3"/>
        </w:rPr>
        <w:footnoteReference w:id="8"/>
      </w:r>
      <w:r w:rsidRPr="0067557E">
        <w:t>). Detailed instructions shall be provided by the vehicle manufacturer with the vehicle.</w:t>
      </w:r>
    </w:p>
    <w:p w:rsidR="0067557E" w:rsidRPr="0067557E" w:rsidRDefault="0067557E" w:rsidP="0067557E">
      <w:pPr>
        <w:pStyle w:val="para"/>
      </w:pPr>
      <w:r w:rsidRPr="0067557E">
        <w:t>5.3.</w:t>
      </w:r>
      <w:r w:rsidRPr="0067557E">
        <w:tab/>
        <w:t>For all light</w:t>
      </w:r>
      <w:r w:rsidRPr="0067557E">
        <w:noBreakHyphen/>
        <w:t>signalling devices, including those mounted on the side panels, the reference axis of the lamp when fitted to the vehicle shall be parallel to the bearing plane of the vehicle on the road; in addition it shall be perpendicular to the median longitudinal plane of the vehicle in the case of side retro</w:t>
      </w:r>
      <w:r w:rsidRPr="0067557E">
        <w:noBreakHyphen/>
        <w:t>reflectors and of side</w:t>
      </w:r>
      <w:r w:rsidRPr="0067557E">
        <w:noBreakHyphen/>
        <w:t xml:space="preserve">marker lamps and parallel to that plane in the case of all other signalling devices. In each direction a tolerance of </w:t>
      </w:r>
      <w:r w:rsidRPr="0067557E">
        <w:sym w:font="Symbol" w:char="F0B1"/>
      </w:r>
      <w:r w:rsidRPr="0067557E">
        <w:t xml:space="preserve"> 3° shall be allowed. In addition, any specific instructions as regards fitting laid down by the manufacturer shall be complied with. </w:t>
      </w:r>
    </w:p>
    <w:p w:rsidR="0067557E" w:rsidRPr="0067557E" w:rsidRDefault="0067557E" w:rsidP="0067557E">
      <w:pPr>
        <w:pStyle w:val="para"/>
      </w:pPr>
      <w:r w:rsidRPr="0067557E">
        <w:t>5.4.</w:t>
      </w:r>
      <w:r w:rsidRPr="0067557E">
        <w:tab/>
        <w:t xml:space="preserve">In the absence of specific instructions, the height and orientation of the lamps shall be verified with the vehicle unladen and placed on a flat, horizontal surface, in the condition defined in paragraphs 2.24., 2.24.1. and 2.24.2. and, in the case where an AFS is installed, with the system in its neutral state. </w:t>
      </w:r>
    </w:p>
    <w:p w:rsidR="0067557E" w:rsidRPr="0067557E" w:rsidRDefault="0067557E" w:rsidP="0067557E">
      <w:pPr>
        <w:pStyle w:val="para"/>
      </w:pPr>
      <w:r w:rsidRPr="0067557E">
        <w:t>5.5.</w:t>
      </w:r>
      <w:r w:rsidRPr="0067557E">
        <w:tab/>
        <w:t xml:space="preserve">In the absence of specific instructions lamps constituting a pair shall: </w:t>
      </w:r>
    </w:p>
    <w:p w:rsidR="0067557E" w:rsidRPr="0067557E" w:rsidRDefault="0067557E" w:rsidP="0067557E">
      <w:pPr>
        <w:pStyle w:val="para"/>
      </w:pPr>
      <w:r w:rsidRPr="0067557E">
        <w:t>5.5.1.</w:t>
      </w:r>
      <w:r w:rsidRPr="0067557E">
        <w:tab/>
        <w:t xml:space="preserve">Be fitted to the vehicle symmetrically in relation to the median longitudinal plane (this estimate to be based on the exterior geometrical form of the lamp and not on the edge of its illuminating surface referred to in paragraph 2.9.); </w:t>
      </w:r>
    </w:p>
    <w:p w:rsidR="0067557E" w:rsidRPr="0067557E" w:rsidRDefault="0067557E" w:rsidP="0067557E">
      <w:pPr>
        <w:pStyle w:val="para"/>
      </w:pPr>
      <w:r w:rsidRPr="0067557E">
        <w:t>5.5.2.</w:t>
      </w:r>
      <w:r w:rsidRPr="0067557E">
        <w:tab/>
        <w:t xml:space="preserve">Be symmetrical to one another in relation to the median longitudinal plane, this requirement is not valid with regard to the interior structure of the lamp; </w:t>
      </w:r>
    </w:p>
    <w:p w:rsidR="0067557E" w:rsidRPr="0067557E" w:rsidRDefault="0067557E" w:rsidP="0067557E">
      <w:pPr>
        <w:pStyle w:val="para"/>
      </w:pPr>
      <w:r w:rsidRPr="0067557E">
        <w:t>5.5.3.</w:t>
      </w:r>
      <w:r w:rsidRPr="0067557E">
        <w:tab/>
        <w:t>Satisfy the same colorimetric requirements and have substantially identical photometric characteristics. This shall not apply to a matched pair of Class F3 front fog lamps</w:t>
      </w:r>
      <w:r w:rsidR="00EC3AD6">
        <w:t>;</w:t>
      </w:r>
    </w:p>
    <w:p w:rsidR="0067557E" w:rsidRPr="0067557E" w:rsidRDefault="0067557E" w:rsidP="0067557E">
      <w:pPr>
        <w:pStyle w:val="para"/>
      </w:pPr>
      <w:r w:rsidRPr="0067557E">
        <w:t>5.5.4.</w:t>
      </w:r>
      <w:r w:rsidRPr="0067557E">
        <w:tab/>
        <w:t>Have substantially identical photometric characteristics.</w:t>
      </w:r>
    </w:p>
    <w:p w:rsidR="0067557E" w:rsidRPr="0067557E" w:rsidRDefault="0067557E" w:rsidP="0067557E">
      <w:pPr>
        <w:pStyle w:val="para"/>
      </w:pPr>
      <w:r w:rsidRPr="0067557E">
        <w:t>5.6.</w:t>
      </w:r>
      <w:r w:rsidRPr="0067557E">
        <w:tab/>
        <w:t>On vehicles whose external shape is asymmetrical the above requirements shall be satisfied so far as is possible.</w:t>
      </w:r>
    </w:p>
    <w:p w:rsidR="0067557E" w:rsidRPr="0067557E" w:rsidRDefault="0067557E" w:rsidP="00FD0C58">
      <w:pPr>
        <w:pStyle w:val="para"/>
        <w:keepNext/>
        <w:keepLines/>
        <w:rPr>
          <w:u w:val="single"/>
        </w:rPr>
      </w:pPr>
      <w:r w:rsidRPr="0067557E">
        <w:t>5.7</w:t>
      </w:r>
      <w:r w:rsidRPr="0067557E">
        <w:tab/>
        <w:t>Grouped, combined or reciprocally incorporated lamps</w:t>
      </w:r>
    </w:p>
    <w:p w:rsidR="0067557E" w:rsidRPr="0067557E" w:rsidRDefault="0067557E" w:rsidP="0067557E">
      <w:pPr>
        <w:pStyle w:val="para"/>
      </w:pPr>
      <w:r w:rsidRPr="0067557E">
        <w:t>5.7.1.</w:t>
      </w:r>
      <w:r w:rsidRPr="0067557E">
        <w:tab/>
        <w:t>Lamps may be grouped, combined or reciprocally incorporated with one another provided that all requirements regarding colour, position, orientation, geometric visibility, electrical connections and other requirements, if any, are fulfilled.</w:t>
      </w:r>
    </w:p>
    <w:p w:rsidR="0067557E" w:rsidRPr="0067557E" w:rsidRDefault="0067557E" w:rsidP="0067557E">
      <w:pPr>
        <w:pStyle w:val="para"/>
      </w:pPr>
      <w:r w:rsidRPr="0067557E">
        <w:t>5.7.1.1.</w:t>
      </w:r>
      <w:r w:rsidRPr="0067557E">
        <w:tab/>
        <w:t>The photometric and colorimetric requirements of a lamp shall be fulfilled when all other functions with which this lamp is grouped, combined or reciprocally incorporated are switched OFF.</w:t>
      </w:r>
    </w:p>
    <w:p w:rsidR="0067557E" w:rsidRPr="0067557E" w:rsidRDefault="0067557E" w:rsidP="0067557E">
      <w:pPr>
        <w:pStyle w:val="para"/>
        <w:ind w:firstLine="0"/>
      </w:pPr>
      <w:r w:rsidRPr="0067557E">
        <w:t>However, when a front or rear position lamp is reciprocally incorporated with one or more other function(s) which can be activated together with them, the requirements regarding colour of each of these other functions shall be fulfilled when the reciprocally incorporated function(s) and the front or rear position lamps are switched ON.</w:t>
      </w:r>
    </w:p>
    <w:p w:rsidR="0067557E" w:rsidRPr="0067557E" w:rsidRDefault="0067557E" w:rsidP="0067557E">
      <w:pPr>
        <w:pStyle w:val="para"/>
      </w:pPr>
      <w:r w:rsidRPr="0067557E">
        <w:t>5.7.1.2.</w:t>
      </w:r>
      <w:r w:rsidRPr="0067557E">
        <w:tab/>
        <w:t>Stop lamps and direction-indicator lamps are not permitted to be reciprocally incorporated.</w:t>
      </w:r>
      <w:r w:rsidRPr="0067557E">
        <w:rPr>
          <w:bCs/>
        </w:rPr>
        <w:t xml:space="preserve"> </w:t>
      </w:r>
    </w:p>
    <w:p w:rsidR="0067557E" w:rsidRPr="0067557E" w:rsidRDefault="0067557E" w:rsidP="0067557E">
      <w:pPr>
        <w:pStyle w:val="para"/>
      </w:pPr>
      <w:r w:rsidRPr="0067557E">
        <w:t>5.7.1.3.</w:t>
      </w:r>
      <w:r w:rsidRPr="0067557E">
        <w:tab/>
        <w:t>Where stop lamps and direction-indicator lamps are grouped, the following conditions shall be met:</w:t>
      </w:r>
    </w:p>
    <w:p w:rsidR="0067557E" w:rsidRPr="0067557E" w:rsidRDefault="0067557E" w:rsidP="0067557E">
      <w:pPr>
        <w:pStyle w:val="para"/>
      </w:pPr>
      <w:r w:rsidRPr="0067557E">
        <w:t>5.7.1.3.1.</w:t>
      </w:r>
      <w:r w:rsidRPr="0067557E">
        <w:tab/>
      </w:r>
      <w:r w:rsidRPr="0067557E">
        <w:rPr>
          <w:bCs/>
        </w:rPr>
        <w:t>Any</w:t>
      </w:r>
      <w:r w:rsidRPr="0067557E">
        <w:t xml:space="preserve"> horizontal or vertical straight line passing through the projections of the apparent surfaces of these functions on a plane perpendicular to the reference axis, shall not intersect more than two borderlines separating adjacent areas of different colour;</w:t>
      </w:r>
    </w:p>
    <w:p w:rsidR="0067557E" w:rsidRPr="0067557E" w:rsidRDefault="0067557E" w:rsidP="0067557E">
      <w:pPr>
        <w:pStyle w:val="para"/>
      </w:pPr>
      <w:r w:rsidRPr="0067557E">
        <w:t>5.7.1.3.2.</w:t>
      </w:r>
      <w:r w:rsidRPr="0067557E">
        <w:tab/>
      </w:r>
      <w:r w:rsidRPr="0067557E">
        <w:rPr>
          <w:bCs/>
        </w:rPr>
        <w:t>Their</w:t>
      </w:r>
      <w:r w:rsidRPr="0067557E">
        <w:t xml:space="preserve"> apparent surfaces in the direction of the reference axis, based upon the areas bounded by the outline of their light emitting surfaces, do not overlap.</w:t>
      </w:r>
    </w:p>
    <w:p w:rsidR="0067557E" w:rsidRPr="0067557E" w:rsidRDefault="0067557E" w:rsidP="0067557E">
      <w:pPr>
        <w:pStyle w:val="para"/>
      </w:pPr>
      <w:r w:rsidRPr="0067557E">
        <w:t>5.7.2.</w:t>
      </w:r>
      <w:r w:rsidRPr="0067557E">
        <w:tab/>
        <w:t>Where the apparent surface of a single lamp is composed of two or more distinct parts, it shall satisfy the following requirements:</w:t>
      </w:r>
    </w:p>
    <w:p w:rsidR="0067557E" w:rsidRDefault="0067557E" w:rsidP="0067557E">
      <w:pPr>
        <w:pStyle w:val="para"/>
      </w:pPr>
      <w:r w:rsidRPr="0067557E">
        <w:t>5.7.2.1.</w:t>
      </w:r>
      <w:r w:rsidRPr="0067557E">
        <w:tab/>
      </w:r>
      <w:r w:rsidR="00314656" w:rsidRPr="00314656">
        <w:t xml:space="preserve">Either the total area of the projection of the distinct parts on a plane tangent to the exterior surface of the outer lens and perpendicular to the reference axis shall occupy not less than 60 per cent of the smallest quadrilateral circumscribing the said projection, or the distance between two adjacent/tangential distinct parts shall not exceed 15 mm when measured perpendicularly to the reference axis. </w:t>
      </w:r>
      <w:r w:rsidR="00314656" w:rsidRPr="00314656">
        <w:rPr>
          <w:bCs/>
        </w:rPr>
        <w:t>This requirement shall not apply to a retro-reflector.</w:t>
      </w:r>
      <w:r w:rsidR="00314656">
        <w:rPr>
          <w:bCs/>
        </w:rPr>
        <w:t xml:space="preserve"> </w:t>
      </w:r>
    </w:p>
    <w:p w:rsidR="002C5025" w:rsidRPr="0067557E" w:rsidRDefault="002C5025" w:rsidP="0067557E">
      <w:pPr>
        <w:pStyle w:val="para"/>
      </w:pPr>
      <w:r w:rsidRPr="002C5025">
        <w:t>5.7.2.2.</w:t>
      </w:r>
      <w:r w:rsidRPr="002C5025">
        <w:tab/>
        <w:t>Or, in the case of interdependent lamps, the distance between adjacent apparent surfaces in the direction of the reference axis does not exceed 75 mm when measured perpendicularly to the reference axis.</w:t>
      </w:r>
    </w:p>
    <w:p w:rsidR="00F639E6" w:rsidRPr="00F639E6" w:rsidRDefault="00F639E6" w:rsidP="00F639E6">
      <w:pPr>
        <w:pStyle w:val="para"/>
        <w:rPr>
          <w:lang w:val="en-US"/>
        </w:rPr>
      </w:pPr>
      <w:r w:rsidRPr="00F639E6">
        <w:rPr>
          <w:lang w:val="en-US"/>
        </w:rPr>
        <w:t xml:space="preserve">5.8. </w:t>
      </w:r>
      <w:r w:rsidRPr="00F639E6">
        <w:rPr>
          <w:lang w:val="en-US"/>
        </w:rPr>
        <w:tab/>
        <w:t>The maximum height above the ground shall be measured from the highest point and the minimum height from the lowest point of the apparent surface in the direction of the reference axis.</w:t>
      </w:r>
    </w:p>
    <w:p w:rsidR="00F639E6" w:rsidRPr="00F639E6" w:rsidRDefault="00F639E6" w:rsidP="00F639E6">
      <w:pPr>
        <w:pStyle w:val="para"/>
        <w:rPr>
          <w:lang w:val="en-US"/>
        </w:rPr>
      </w:pPr>
      <w:r w:rsidRPr="00F639E6">
        <w:rPr>
          <w:lang w:val="en-US"/>
        </w:rPr>
        <w:tab/>
        <w:t>Where the (maximum and minimum) height above the ground clearly meets the requirements of the Regulation, the exact edges of any surface need not be determined.</w:t>
      </w:r>
    </w:p>
    <w:p w:rsidR="00F639E6" w:rsidRPr="00F639E6" w:rsidRDefault="00F639E6" w:rsidP="00F639E6">
      <w:pPr>
        <w:pStyle w:val="para"/>
        <w:rPr>
          <w:lang w:val="en-US"/>
        </w:rPr>
      </w:pPr>
      <w:r w:rsidRPr="00F639E6">
        <w:rPr>
          <w:lang w:val="en-US"/>
        </w:rPr>
        <w:t>5.8.1.</w:t>
      </w:r>
      <w:r w:rsidRPr="00F639E6">
        <w:rPr>
          <w:lang w:val="en-US"/>
        </w:rPr>
        <w:tab/>
        <w:t>For the purposes of reducing the geometric visibility angles, the position of a lamp with regard to height above the ground, shall be measured from the H plane.</w:t>
      </w:r>
    </w:p>
    <w:p w:rsidR="00F639E6" w:rsidRPr="00F639E6" w:rsidRDefault="00F639E6" w:rsidP="00F639E6">
      <w:pPr>
        <w:pStyle w:val="para"/>
        <w:rPr>
          <w:lang w:val="en-US"/>
        </w:rPr>
      </w:pPr>
      <w:r w:rsidRPr="00F639E6">
        <w:rPr>
          <w:lang w:val="en-US"/>
        </w:rPr>
        <w:t xml:space="preserve">5.8.2. </w:t>
      </w:r>
      <w:r w:rsidRPr="00F639E6">
        <w:rPr>
          <w:lang w:val="en-US"/>
        </w:rPr>
        <w:tab/>
        <w:t>In the case of dipped-beam headlamp, the minimum height in relation to the ground is measured from the lowest point of the effective outlet of the optical system (e.g. reflector, lens, projection lens) independent of its utilization.</w:t>
      </w:r>
    </w:p>
    <w:p w:rsidR="00F639E6" w:rsidRPr="00F639E6" w:rsidRDefault="00F639E6" w:rsidP="00F639E6">
      <w:pPr>
        <w:pStyle w:val="para"/>
        <w:rPr>
          <w:lang w:val="en-US"/>
        </w:rPr>
      </w:pPr>
      <w:r w:rsidRPr="00F639E6">
        <w:rPr>
          <w:lang w:val="en-US"/>
        </w:rPr>
        <w:t xml:space="preserve">5.8.3. </w:t>
      </w:r>
      <w:r w:rsidRPr="00F639E6">
        <w:rPr>
          <w:lang w:val="en-US"/>
        </w:rPr>
        <w:tab/>
        <w:t>The position, as regards width, will be determined from that edge of the apparent surface in the direction of the reference axis which is the furthest from the median longitudinal plane of the vehicle when referred to the overall width, and from the inner edges of the apparent surface in the direction of the reference axis when referred to the distance between lamps.</w:t>
      </w:r>
    </w:p>
    <w:p w:rsidR="0067557E" w:rsidRPr="00954131" w:rsidRDefault="00F639E6" w:rsidP="00954131">
      <w:pPr>
        <w:pStyle w:val="para"/>
        <w:rPr>
          <w:lang w:val="en-US"/>
        </w:rPr>
      </w:pPr>
      <w:r w:rsidRPr="00F639E6">
        <w:rPr>
          <w:lang w:val="en-US"/>
        </w:rPr>
        <w:tab/>
        <w:t>Where the position, as regards width, clearly meets the requirements of the Regulation, the exact edges of any surface need not be determined.</w:t>
      </w:r>
    </w:p>
    <w:p w:rsidR="0067557E" w:rsidRPr="0067557E" w:rsidRDefault="0067557E" w:rsidP="0067557E">
      <w:pPr>
        <w:pStyle w:val="para"/>
      </w:pPr>
      <w:r w:rsidRPr="0067557E">
        <w:t>5.9.</w:t>
      </w:r>
      <w:r w:rsidRPr="0067557E">
        <w:tab/>
        <w:t>In the absence of specific instructions, the photometric characteristics (e.g. intensity, colour, apparent surface, etc.) of a lamp shall not be intentionally varied during the period of activation of the lamp.</w:t>
      </w:r>
    </w:p>
    <w:p w:rsidR="0067557E" w:rsidRPr="0067557E" w:rsidRDefault="0067557E" w:rsidP="0067557E">
      <w:pPr>
        <w:pStyle w:val="para"/>
      </w:pPr>
      <w:r w:rsidRPr="0067557E">
        <w:t>5.9.1.</w:t>
      </w:r>
      <w:r w:rsidRPr="0067557E">
        <w:tab/>
        <w:t>Direction-indicator lamps, the vehicle-hazard warning signal, amber side-marker lamps complying with paragraph 6.18.7. below, and the emergency stop signal shall be flashing lamps.</w:t>
      </w:r>
    </w:p>
    <w:p w:rsidR="0067557E" w:rsidRPr="0067557E" w:rsidRDefault="0067557E" w:rsidP="0067557E">
      <w:pPr>
        <w:pStyle w:val="para"/>
      </w:pPr>
      <w:r w:rsidRPr="0067557E">
        <w:t>5.9.2.</w:t>
      </w:r>
      <w:r w:rsidRPr="0067557E">
        <w:tab/>
        <w:t>The photometric characteristics of any lamp may vary:</w:t>
      </w:r>
    </w:p>
    <w:p w:rsidR="0067557E" w:rsidRPr="0067557E" w:rsidRDefault="0067557E" w:rsidP="0067557E">
      <w:pPr>
        <w:pStyle w:val="ad"/>
      </w:pPr>
      <w:r w:rsidRPr="0067557E">
        <w:t>(a)</w:t>
      </w:r>
      <w:r w:rsidRPr="0067557E">
        <w:tab/>
        <w:t>In relation to the ambient light;</w:t>
      </w:r>
    </w:p>
    <w:p w:rsidR="0067557E" w:rsidRPr="0067557E" w:rsidRDefault="0067557E" w:rsidP="0067557E">
      <w:pPr>
        <w:pStyle w:val="ad"/>
      </w:pPr>
      <w:r w:rsidRPr="0067557E">
        <w:t>(b)</w:t>
      </w:r>
      <w:r w:rsidRPr="0067557E">
        <w:tab/>
        <w:t>As a consequence of the activation of other lamps; or</w:t>
      </w:r>
    </w:p>
    <w:p w:rsidR="0067557E" w:rsidRPr="0067557E" w:rsidRDefault="0067557E" w:rsidP="0067557E">
      <w:pPr>
        <w:pStyle w:val="ad"/>
      </w:pPr>
      <w:r w:rsidRPr="0067557E">
        <w:t>(c)</w:t>
      </w:r>
      <w:r w:rsidRPr="0067557E">
        <w:tab/>
        <w:t>When the lamps is being used to provide another lighting function;</w:t>
      </w:r>
    </w:p>
    <w:p w:rsidR="0067557E" w:rsidRPr="0067557E" w:rsidRDefault="0067557E" w:rsidP="0067557E">
      <w:pPr>
        <w:pStyle w:val="para"/>
        <w:ind w:firstLine="0"/>
      </w:pPr>
      <w:r w:rsidRPr="0067557E">
        <w:t xml:space="preserve">provided that any variation in the photometric characteristics is in compliance with the technical provisions for the lamp concerned. </w:t>
      </w:r>
    </w:p>
    <w:p w:rsidR="0067557E" w:rsidRPr="0067557E" w:rsidRDefault="0067557E" w:rsidP="0067557E">
      <w:pPr>
        <w:pStyle w:val="para"/>
      </w:pPr>
      <w:r w:rsidRPr="0067557E">
        <w:t>5.10.</w:t>
      </w:r>
      <w:r w:rsidRPr="0067557E">
        <w:tab/>
        <w:t xml:space="preserve">No red light which could give rise to confusion shall be emitted from a lamp as defined in paragraph 2.7. in a forward direction and no white light which could give rise to confusion, shall be emitted from a lamp as defined in paragraph 2.7. in a rearward direction. No account shall be taken of lighting devices fitted for the interior lighting of the vehicle. In case of doubt, this requirement shall be verified as follows: </w:t>
      </w:r>
    </w:p>
    <w:p w:rsidR="0067557E" w:rsidRPr="0067557E" w:rsidRDefault="0067557E" w:rsidP="0067557E">
      <w:pPr>
        <w:pStyle w:val="para"/>
      </w:pPr>
      <w:r w:rsidRPr="0067557E">
        <w:t>5.10.1.</w:t>
      </w:r>
      <w:r w:rsidRPr="0067557E">
        <w:tab/>
        <w:t xml:space="preserve">For the visibility of red light towards the front of a vehicle, with the exception of a red rearmost side-marker lamp, there </w:t>
      </w:r>
      <w:r w:rsidR="006C5876">
        <w:t>shall</w:t>
      </w:r>
      <w:r w:rsidRPr="0067557E">
        <w:t xml:space="preserve"> be no direct visibility of the apparent surface of a red lamp if viewed by an observer moving within Zone 1 as specified in Annex 4</w:t>
      </w:r>
      <w:r w:rsidR="00EC3AD6">
        <w:t>;</w:t>
      </w:r>
      <w:r w:rsidRPr="0067557E">
        <w:t xml:space="preserve"> </w:t>
      </w:r>
    </w:p>
    <w:p w:rsidR="0067557E" w:rsidRPr="0067557E" w:rsidRDefault="0067557E" w:rsidP="0067557E">
      <w:pPr>
        <w:pStyle w:val="para"/>
      </w:pPr>
      <w:r w:rsidRPr="0067557E">
        <w:t>5.10.2.</w:t>
      </w:r>
      <w:r w:rsidRPr="0067557E">
        <w:tab/>
        <w:t xml:space="preserve">For the visibility of white light towards the rear, with the exception of reversing lamps </w:t>
      </w:r>
      <w:r w:rsidRPr="0067557E">
        <w:rPr>
          <w:bCs/>
        </w:rPr>
        <w:t xml:space="preserve">and white side conspicuity markings fitted to the vehicle, </w:t>
      </w:r>
      <w:r w:rsidRPr="0067557E">
        <w:t xml:space="preserve">there </w:t>
      </w:r>
      <w:r w:rsidR="006C5876">
        <w:t>shall</w:t>
      </w:r>
      <w:r w:rsidRPr="0067557E">
        <w:t xml:space="preserve"> be no direct visibility of the apparent surface of a white lamp if viewed by an observer moving within Zone 2 in a transverse plane situated </w:t>
      </w:r>
      <w:r w:rsidRPr="0067557E">
        <w:rPr>
          <w:bCs/>
        </w:rPr>
        <w:t>25 </w:t>
      </w:r>
      <w:r w:rsidRPr="0067557E">
        <w:t>m behind the vehicle (</w:t>
      </w:r>
      <w:r w:rsidRPr="0067557E">
        <w:rPr>
          <w:bCs/>
        </w:rPr>
        <w:t>see </w:t>
      </w:r>
      <w:r w:rsidRPr="0067557E">
        <w:t>Annex 4</w:t>
      </w:r>
      <w:r w:rsidRPr="0067557E">
        <w:rPr>
          <w:bCs/>
        </w:rPr>
        <w:t>)</w:t>
      </w:r>
      <w:r w:rsidR="00EC3AD6">
        <w:t>;</w:t>
      </w:r>
    </w:p>
    <w:p w:rsidR="0067557E" w:rsidRPr="0067557E" w:rsidRDefault="0067557E" w:rsidP="0067557E">
      <w:pPr>
        <w:pStyle w:val="para"/>
      </w:pPr>
      <w:r w:rsidRPr="0067557E">
        <w:t>5.10.3.</w:t>
      </w:r>
      <w:r w:rsidRPr="0067557E">
        <w:tab/>
        <w:t>In their respective planes, the zones 1 and 2 explored by the eye of the observer are bounded:</w:t>
      </w:r>
    </w:p>
    <w:p w:rsidR="0067557E" w:rsidRPr="0067557E" w:rsidRDefault="0067557E" w:rsidP="0067557E">
      <w:pPr>
        <w:pStyle w:val="para"/>
      </w:pPr>
      <w:r w:rsidRPr="0067557E">
        <w:t>5.10.3.1.</w:t>
      </w:r>
      <w:r w:rsidRPr="0067557E">
        <w:tab/>
        <w:t>In height, by two horizontal planes 1 m and 2.2 m respectively above the ground;</w:t>
      </w:r>
    </w:p>
    <w:p w:rsidR="0067557E" w:rsidRPr="0067557E" w:rsidRDefault="0067557E" w:rsidP="0067557E">
      <w:pPr>
        <w:pStyle w:val="para"/>
      </w:pPr>
      <w:r w:rsidRPr="0067557E">
        <w:t>5.10.3.2.</w:t>
      </w:r>
      <w:r w:rsidRPr="0067557E">
        <w:tab/>
        <w:t>In width, by two vertical planes which, forming to the front and to the rear respectively an angle of 15° outwards from the vehicle's median longitudinal plane, pass through the point or points of contact of vertical planes parallel to the vehicle's median longitudinal plane delimiting the vehicle's overall width; if there are several points of contact, the foremost shall correspond to the forward plane and the rearmost to the rearward plane.</w:t>
      </w:r>
    </w:p>
    <w:p w:rsidR="00CA2461" w:rsidRPr="00CA2461" w:rsidRDefault="00CA2461" w:rsidP="00EC3AD6">
      <w:pPr>
        <w:pStyle w:val="para"/>
        <w:keepNext/>
        <w:keepLines/>
      </w:pPr>
      <w:r w:rsidRPr="00CA2461">
        <w:t>5.11.</w:t>
      </w:r>
      <w:r w:rsidRPr="00CA2461">
        <w:tab/>
        <w:t>The electrical connections shall be such that the front and rear position lamps, the end-outline marker lamps, if they exist, the side-marker lamps, if they exist, and the rear registration plate lamp can only be switched ON and OFF simultaneously.</w:t>
      </w:r>
    </w:p>
    <w:p w:rsidR="00CA2461" w:rsidRPr="00CA2461" w:rsidRDefault="00CA2461" w:rsidP="00CA2461">
      <w:pPr>
        <w:pStyle w:val="para"/>
      </w:pPr>
      <w:r w:rsidRPr="00CA2461">
        <w:t>5.11.1.</w:t>
      </w:r>
      <w:r w:rsidRPr="00CA2461">
        <w:tab/>
        <w:t>This condition does not apply:</w:t>
      </w:r>
    </w:p>
    <w:p w:rsidR="00CA2461" w:rsidRPr="00CA2461" w:rsidRDefault="00CA2461" w:rsidP="00CA2461">
      <w:pPr>
        <w:pStyle w:val="para"/>
      </w:pPr>
      <w:r w:rsidRPr="00CA2461">
        <w:t>5.11.1.1.</w:t>
      </w:r>
      <w:r w:rsidRPr="00CA2461">
        <w:tab/>
      </w:r>
      <w:r w:rsidR="00425EEB">
        <w:t>W</w:t>
      </w:r>
      <w:r w:rsidRPr="00CA2461">
        <w:t>hen front and rear position lamps are switched ON, as well as side-marker lamps when combined or reciprocally incorporated with said lamps, as parking lamps; or</w:t>
      </w:r>
    </w:p>
    <w:p w:rsidR="00CA2461" w:rsidRDefault="00425EEB" w:rsidP="00CA2461">
      <w:pPr>
        <w:pStyle w:val="para"/>
      </w:pPr>
      <w:r>
        <w:t>5.11.1.2.</w:t>
      </w:r>
      <w:r>
        <w:tab/>
        <w:t>W</w:t>
      </w:r>
      <w:r w:rsidR="00CA2461" w:rsidRPr="00CA2461">
        <w:t>hen side-marker lamps flash in conjunction with direction indicators</w:t>
      </w:r>
      <w:r w:rsidR="00EC3AD6">
        <w:t>;</w:t>
      </w:r>
      <w:r w:rsidR="00CA2461" w:rsidRPr="00CA2461">
        <w:t xml:space="preserve"> or</w:t>
      </w:r>
    </w:p>
    <w:p w:rsidR="00D93043" w:rsidRDefault="00D93043" w:rsidP="00CA2461">
      <w:pPr>
        <w:pStyle w:val="para"/>
      </w:pPr>
      <w:r w:rsidRPr="00D93043">
        <w:rPr>
          <w:lang w:val="en-US"/>
        </w:rPr>
        <w:t>5.11.1.3.</w:t>
      </w:r>
      <w:r w:rsidRPr="00D93043">
        <w:rPr>
          <w:lang w:val="en-US"/>
        </w:rPr>
        <w:tab/>
        <w:t>When light signalling system operates according to 6.2.7.6.2.</w:t>
      </w:r>
    </w:p>
    <w:p w:rsidR="0067557E" w:rsidRDefault="0067557E" w:rsidP="0067557E">
      <w:pPr>
        <w:pStyle w:val="para"/>
      </w:pPr>
      <w:r w:rsidRPr="0067557E">
        <w:t>5.11.</w:t>
      </w:r>
      <w:r w:rsidR="00D0520E">
        <w:t>2</w:t>
      </w:r>
      <w:r w:rsidRPr="0067557E">
        <w:t>.</w:t>
      </w:r>
      <w:r w:rsidRPr="0067557E">
        <w:tab/>
      </w:r>
      <w:r w:rsidRPr="0067557E">
        <w:rPr>
          <w:bCs/>
        </w:rPr>
        <w:t>To</w:t>
      </w:r>
      <w:r w:rsidRPr="0067557E">
        <w:t xml:space="preserve"> front position lamps when their function is substituted under the provisions of paragraph 5.12.1. below.</w:t>
      </w:r>
    </w:p>
    <w:p w:rsidR="002C5025" w:rsidRPr="0067557E" w:rsidRDefault="002C5025" w:rsidP="0067557E">
      <w:pPr>
        <w:pStyle w:val="para"/>
      </w:pPr>
      <w:r w:rsidRPr="002C5025">
        <w:t>5.11.</w:t>
      </w:r>
      <w:r w:rsidR="00D0520E">
        <w:t>3</w:t>
      </w:r>
      <w:r w:rsidRPr="002C5025">
        <w:t>.</w:t>
      </w:r>
      <w:r w:rsidRPr="002C5025">
        <w:tab/>
        <w:t>In the case of an interdependent lamp system, all light sources shall be switched ON and OFF simultaneously.</w:t>
      </w:r>
    </w:p>
    <w:p w:rsidR="0067557E" w:rsidRPr="0067557E" w:rsidRDefault="0067557E" w:rsidP="0067557E">
      <w:pPr>
        <w:pStyle w:val="para"/>
      </w:pPr>
      <w:r w:rsidRPr="0067557E">
        <w:t>5.12.</w:t>
      </w:r>
      <w:r w:rsidRPr="0067557E">
        <w:tab/>
        <w:t>The electrical connections shall be such that the main</w:t>
      </w:r>
      <w:r w:rsidRPr="0067557E">
        <w:noBreakHyphen/>
        <w:t>beam and dipped</w:t>
      </w:r>
      <w:r w:rsidRPr="0067557E">
        <w:noBreakHyphen/>
        <w:t>beam headlamps and the front fog lamps cannot be switched on unless the lamps referred to in paragraph 5.11. are also switched on. This requirement shall not apply, however, to main-beam or dipped-beam headlamps when their luminous warnings consist of the intermittent lighting up at short intervals of the main-beam headlamp or the intermittent lighting up at short intervals of the dipped-beam headlamp or the alternate lighting up at short intervals of the main-beam and dipped</w:t>
      </w:r>
      <w:r w:rsidRPr="0067557E">
        <w:rPr>
          <w:bCs/>
        </w:rPr>
        <w:t>-</w:t>
      </w:r>
      <w:r w:rsidRPr="0067557E">
        <w:t>beam headlamps.</w:t>
      </w:r>
    </w:p>
    <w:p w:rsidR="0067557E" w:rsidRPr="0067557E" w:rsidRDefault="0067557E" w:rsidP="0067557E">
      <w:pPr>
        <w:pStyle w:val="para"/>
      </w:pPr>
      <w:r w:rsidRPr="0067557E">
        <w:t>5.12.1.</w:t>
      </w:r>
      <w:r w:rsidRPr="0067557E">
        <w:tab/>
        <w:t>The dipped-beam headlamps and/or the main-beam headlamps and/or the front fog lamps may substitute the function of the front position lamps, provided that:</w:t>
      </w:r>
    </w:p>
    <w:p w:rsidR="0067557E" w:rsidRPr="0067557E" w:rsidRDefault="0067557E" w:rsidP="0067557E">
      <w:pPr>
        <w:pStyle w:val="para"/>
      </w:pPr>
      <w:r w:rsidRPr="0067557E">
        <w:t>5.12.1.1.</w:t>
      </w:r>
      <w:r w:rsidRPr="0067557E">
        <w:tab/>
      </w:r>
      <w:r w:rsidRPr="0067557E">
        <w:rPr>
          <w:bCs/>
        </w:rPr>
        <w:t>Their</w:t>
      </w:r>
      <w:r w:rsidRPr="0067557E">
        <w:t xml:space="preserve"> electrical connections are such that in case of failure of any of these lighting devices the front position lamps are automatically re-activated</w:t>
      </w:r>
      <w:r w:rsidRPr="0067557E">
        <w:rPr>
          <w:bCs/>
        </w:rPr>
        <w:t xml:space="preserve">; </w:t>
      </w:r>
      <w:r w:rsidRPr="0067557E">
        <w:t>and</w:t>
      </w:r>
    </w:p>
    <w:p w:rsidR="0067557E" w:rsidRPr="0067557E" w:rsidRDefault="0067557E" w:rsidP="0067557E">
      <w:pPr>
        <w:pStyle w:val="para"/>
      </w:pPr>
      <w:r w:rsidRPr="0067557E">
        <w:t>5.12.1.2.</w:t>
      </w:r>
      <w:r w:rsidRPr="0067557E">
        <w:tab/>
      </w:r>
      <w:r w:rsidRPr="0067557E">
        <w:rPr>
          <w:bCs/>
        </w:rPr>
        <w:t>The</w:t>
      </w:r>
      <w:r w:rsidRPr="0067557E">
        <w:t xml:space="preserve"> substituting lamp/function meets, for the respective position lamp, the requirements concerning:</w:t>
      </w:r>
    </w:p>
    <w:p w:rsidR="0067557E" w:rsidRPr="0067557E" w:rsidRDefault="0067557E" w:rsidP="0067557E">
      <w:pPr>
        <w:pStyle w:val="ad"/>
      </w:pPr>
      <w:r w:rsidRPr="0067557E">
        <w:t>(a)</w:t>
      </w:r>
      <w:r w:rsidRPr="0067557E">
        <w:tab/>
      </w:r>
      <w:r w:rsidRPr="0067557E">
        <w:rPr>
          <w:bCs/>
        </w:rPr>
        <w:t>The</w:t>
      </w:r>
      <w:r w:rsidRPr="0067557E">
        <w:t xml:space="preserve"> geometric visibility prescribed for the front position lamps in 6.9.5; and</w:t>
      </w:r>
    </w:p>
    <w:p w:rsidR="0067557E" w:rsidRPr="0067557E" w:rsidRDefault="0067557E" w:rsidP="0067557E">
      <w:pPr>
        <w:pStyle w:val="ad"/>
      </w:pPr>
      <w:r w:rsidRPr="0067557E">
        <w:t>(b)</w:t>
      </w:r>
      <w:r w:rsidRPr="0067557E">
        <w:tab/>
      </w:r>
      <w:r w:rsidRPr="0067557E">
        <w:rPr>
          <w:bCs/>
        </w:rPr>
        <w:t>The</w:t>
      </w:r>
      <w:r w:rsidRPr="0067557E">
        <w:t xml:space="preserve"> minimum photometric values according to the angles of light distribution</w:t>
      </w:r>
      <w:r w:rsidRPr="0067557E">
        <w:rPr>
          <w:bCs/>
        </w:rPr>
        <w:t xml:space="preserve">; </w:t>
      </w:r>
      <w:r w:rsidRPr="0067557E">
        <w:t>and</w:t>
      </w:r>
    </w:p>
    <w:p w:rsidR="0067557E" w:rsidRPr="0067557E" w:rsidRDefault="0067557E" w:rsidP="0067557E">
      <w:pPr>
        <w:pStyle w:val="para"/>
      </w:pPr>
      <w:r w:rsidRPr="0067557E">
        <w:t>5.12.1.3.</w:t>
      </w:r>
      <w:r w:rsidRPr="0067557E">
        <w:tab/>
      </w:r>
      <w:r w:rsidRPr="0067557E">
        <w:rPr>
          <w:bCs/>
        </w:rPr>
        <w:t>Appropriate</w:t>
      </w:r>
      <w:r w:rsidRPr="0067557E">
        <w:t xml:space="preserve"> evidence demonstrating compliance with the requirements indicated in paragraph 5.12.1.2. above is provided in the test reports of the substituting lamp.</w:t>
      </w:r>
    </w:p>
    <w:p w:rsidR="0067557E" w:rsidRPr="0067557E" w:rsidRDefault="0067557E" w:rsidP="0067557E">
      <w:pPr>
        <w:pStyle w:val="para"/>
      </w:pPr>
      <w:r w:rsidRPr="0067557E">
        <w:t>5.13.</w:t>
      </w:r>
      <w:r w:rsidRPr="0067557E">
        <w:tab/>
        <w:t>Tell-tale</w:t>
      </w:r>
    </w:p>
    <w:p w:rsidR="0067557E" w:rsidRPr="0067557E" w:rsidRDefault="0067557E" w:rsidP="0067557E">
      <w:pPr>
        <w:pStyle w:val="para"/>
        <w:rPr>
          <w:bCs/>
        </w:rPr>
      </w:pPr>
      <w:r w:rsidRPr="0067557E">
        <w:rPr>
          <w:bCs/>
        </w:rPr>
        <w:tab/>
        <w:t>Where a closed-circuit tell-tale is prescribed by this Regulation it may be</w:t>
      </w:r>
      <w:r w:rsidRPr="0067557E">
        <w:t xml:space="preserve"> </w:t>
      </w:r>
      <w:r w:rsidRPr="0067557E">
        <w:rPr>
          <w:bCs/>
        </w:rPr>
        <w:t xml:space="preserve">replaced by an </w:t>
      </w:r>
      <w:r w:rsidR="00055DFB">
        <w:rPr>
          <w:bCs/>
        </w:rPr>
        <w:t>"</w:t>
      </w:r>
      <w:r w:rsidRPr="0067557E">
        <w:rPr>
          <w:bCs/>
        </w:rPr>
        <w:t>operating</w:t>
      </w:r>
      <w:r w:rsidR="00055DFB">
        <w:rPr>
          <w:bCs/>
        </w:rPr>
        <w:t>"</w:t>
      </w:r>
      <w:r w:rsidRPr="0067557E">
        <w:rPr>
          <w:bCs/>
        </w:rPr>
        <w:t xml:space="preserve"> tell-tale.</w:t>
      </w:r>
    </w:p>
    <w:p w:rsidR="0067557E" w:rsidRPr="0067557E" w:rsidRDefault="0067557E" w:rsidP="0067557E">
      <w:pPr>
        <w:pStyle w:val="para"/>
      </w:pPr>
      <w:r w:rsidRPr="0067557E">
        <w:t>5.14.</w:t>
      </w:r>
      <w:r w:rsidRPr="0067557E">
        <w:tab/>
        <w:t>Concealable lamps</w:t>
      </w:r>
    </w:p>
    <w:p w:rsidR="0067557E" w:rsidRPr="0067557E" w:rsidRDefault="0067557E" w:rsidP="0067557E">
      <w:pPr>
        <w:pStyle w:val="para"/>
      </w:pPr>
      <w:r w:rsidRPr="0067557E">
        <w:t xml:space="preserve">5.14.1. </w:t>
      </w:r>
      <w:r w:rsidRPr="0067557E">
        <w:tab/>
        <w:t>The concealment of lamps shall be prohibited, with the exception of the main</w:t>
      </w:r>
      <w:r w:rsidRPr="0067557E">
        <w:noBreakHyphen/>
        <w:t>beam headlamps, the dipped</w:t>
      </w:r>
      <w:r w:rsidRPr="0067557E">
        <w:noBreakHyphen/>
        <w:t>beam headlamps and the front fog lamps, which may be concealed when they are not in use.</w:t>
      </w:r>
    </w:p>
    <w:p w:rsidR="0067557E" w:rsidRPr="0067557E" w:rsidRDefault="0067557E" w:rsidP="0067557E">
      <w:pPr>
        <w:pStyle w:val="para"/>
      </w:pPr>
      <w:r w:rsidRPr="0067557E">
        <w:t>5.14.2.</w:t>
      </w:r>
      <w:r w:rsidRPr="0067557E">
        <w:tab/>
        <w:t xml:space="preserve">In the event of any failure affecting the operation of the </w:t>
      </w:r>
      <w:r w:rsidRPr="0067557E">
        <w:rPr>
          <w:lang w:val="en-US"/>
        </w:rPr>
        <w:t>concealment</w:t>
      </w:r>
      <w:r w:rsidRPr="0067557E">
        <w:t xml:space="preserve"> device(s) the lamps shall remain in the position of use, if already in use, or shall be capable of being moved into the position of use without the aid of tools.</w:t>
      </w:r>
    </w:p>
    <w:p w:rsidR="0067557E" w:rsidRPr="0067557E" w:rsidRDefault="0067557E" w:rsidP="0067557E">
      <w:pPr>
        <w:pStyle w:val="para"/>
      </w:pPr>
      <w:r w:rsidRPr="0067557E">
        <w:t>5.14.3.</w:t>
      </w:r>
      <w:r w:rsidRPr="0067557E">
        <w:tab/>
        <w:t>It shall be possible to move the lamps into the position of use and to switch them on by means of a single control, without excluding the possibility of moving them into the position of use without switching them on. However, in the case of grouped main-beam and dipped-beam headlamps, the control referred to above is required only to activate the dipped-beam headlamps.</w:t>
      </w:r>
    </w:p>
    <w:p w:rsidR="0067557E" w:rsidRPr="0067557E" w:rsidRDefault="0067557E" w:rsidP="0067557E">
      <w:pPr>
        <w:pStyle w:val="para"/>
      </w:pPr>
      <w:r w:rsidRPr="0067557E">
        <w:t>5.14.4.</w:t>
      </w:r>
      <w:r w:rsidRPr="0067557E">
        <w:tab/>
        <w:t xml:space="preserve">It shall not be possible deliberately, from the driver's seat, to stop the movement of switched-on lamps before they reach the position of use. If there is a danger of dazzling other road users by the movement of the lamps, they may light up only when they have reached their position of use. </w:t>
      </w:r>
    </w:p>
    <w:p w:rsidR="0067557E" w:rsidRPr="0067557E" w:rsidRDefault="0067557E" w:rsidP="0067557E">
      <w:pPr>
        <w:pStyle w:val="para"/>
      </w:pPr>
      <w:r w:rsidRPr="0067557E">
        <w:t>5.14.5.</w:t>
      </w:r>
      <w:r w:rsidRPr="0067557E">
        <w:tab/>
        <w:t xml:space="preserve">When the concealment device has a temperature of -30 °C to +50 °C the headlamps shall be capable of reaching the position of use within three seconds of initial operation of the control. </w:t>
      </w:r>
    </w:p>
    <w:p w:rsidR="007B2D7E" w:rsidRPr="007B2D7E" w:rsidRDefault="007B2D7E" w:rsidP="007B2D7E">
      <w:pPr>
        <w:pStyle w:val="para"/>
      </w:pPr>
      <w:r w:rsidRPr="007B2D7E">
        <w:t>5.15.</w:t>
      </w:r>
      <w:r w:rsidRPr="007B2D7E">
        <w:tab/>
        <w:t>The colours of</w:t>
      </w:r>
      <w:r w:rsidR="00AA2D60">
        <w:t xml:space="preserve"> the light emitted by the lamps</w:t>
      </w:r>
      <w:r w:rsidR="00AA2D60">
        <w:rPr>
          <w:rStyle w:val="a3"/>
        </w:rPr>
        <w:footnoteReference w:id="9"/>
      </w:r>
      <w:r w:rsidRPr="007B2D7E">
        <w:t xml:space="preserve"> are the following: </w:t>
      </w:r>
    </w:p>
    <w:tbl>
      <w:tblPr>
        <w:tblW w:w="0" w:type="auto"/>
        <w:tblInd w:w="2376" w:type="dxa"/>
        <w:tblLook w:val="01E0" w:firstRow="1" w:lastRow="1" w:firstColumn="1" w:lastColumn="1" w:noHBand="0" w:noVBand="0"/>
      </w:tblPr>
      <w:tblGrid>
        <w:gridCol w:w="3258"/>
        <w:gridCol w:w="3121"/>
      </w:tblGrid>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Main</w:t>
            </w:r>
            <w:r w:rsidRPr="007B2D7E">
              <w:noBreakHyphen/>
              <w:t>beam headlamp:</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White</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Dipped</w:t>
            </w:r>
            <w:r w:rsidRPr="007B2D7E">
              <w:noBreakHyphen/>
              <w:t>beam headlamp:</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White</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Front fog lamp:</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White or selective yellow</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Reversing lamp:</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White</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Direction-indicator lamp:</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Amber</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Hazard warning signal:</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Amber</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Stop lamp:</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Red</w:t>
            </w:r>
          </w:p>
        </w:tc>
      </w:tr>
      <w:tr w:rsidR="007B2D7E" w:rsidRPr="007B2D7E" w:rsidTr="007B2D7E">
        <w:trPr>
          <w:cantSplit/>
        </w:trPr>
        <w:tc>
          <w:tcPr>
            <w:tcW w:w="3258" w:type="dxa"/>
            <w:shd w:val="clear" w:color="auto" w:fill="auto"/>
          </w:tcPr>
          <w:p w:rsidR="007B2D7E" w:rsidRPr="00555A30" w:rsidRDefault="007B2D7E" w:rsidP="007B2D7E">
            <w:pPr>
              <w:suppressAutoHyphens w:val="0"/>
              <w:spacing w:before="20" w:after="20" w:line="240" w:lineRule="auto"/>
              <w:jc w:val="both"/>
            </w:pPr>
            <w:r w:rsidRPr="00555A30">
              <w:t>Emergency stop signal :</w:t>
            </w:r>
          </w:p>
        </w:tc>
        <w:tc>
          <w:tcPr>
            <w:tcW w:w="3121" w:type="dxa"/>
            <w:shd w:val="clear" w:color="auto" w:fill="auto"/>
          </w:tcPr>
          <w:p w:rsidR="007B2D7E" w:rsidRPr="00555A30" w:rsidRDefault="007B2D7E" w:rsidP="007B2D7E">
            <w:pPr>
              <w:suppressAutoHyphens w:val="0"/>
              <w:spacing w:before="20" w:after="20" w:line="240" w:lineRule="auto"/>
              <w:jc w:val="both"/>
            </w:pPr>
            <w:r w:rsidRPr="00555A30">
              <w:t>Amber or red</w:t>
            </w:r>
          </w:p>
        </w:tc>
      </w:tr>
      <w:tr w:rsidR="00555A30" w:rsidRPr="007B2D7E" w:rsidTr="007B2D7E">
        <w:trPr>
          <w:cantSplit/>
        </w:trPr>
        <w:tc>
          <w:tcPr>
            <w:tcW w:w="3258" w:type="dxa"/>
            <w:shd w:val="clear" w:color="auto" w:fill="auto"/>
          </w:tcPr>
          <w:p w:rsidR="00555A30" w:rsidRPr="007B2D7E" w:rsidRDefault="00555A30" w:rsidP="007B2D7E">
            <w:pPr>
              <w:suppressAutoHyphens w:val="0"/>
              <w:spacing w:before="20" w:after="20" w:line="240" w:lineRule="auto"/>
              <w:jc w:val="both"/>
            </w:pPr>
            <w:r w:rsidRPr="00555A30">
              <w:t>Rear-end collision alert signal:</w:t>
            </w:r>
          </w:p>
        </w:tc>
        <w:tc>
          <w:tcPr>
            <w:tcW w:w="3121" w:type="dxa"/>
            <w:shd w:val="clear" w:color="auto" w:fill="auto"/>
          </w:tcPr>
          <w:p w:rsidR="00555A30" w:rsidRPr="007B2D7E" w:rsidRDefault="00555A30" w:rsidP="007B2D7E">
            <w:pPr>
              <w:suppressAutoHyphens w:val="0"/>
              <w:spacing w:before="20" w:after="20" w:line="240" w:lineRule="auto"/>
              <w:jc w:val="both"/>
            </w:pPr>
            <w:r>
              <w:t>A</w:t>
            </w:r>
            <w:r w:rsidRPr="00555A30">
              <w:t>mber</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Rear registration plate lamp:</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White</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Front position lamp:</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White</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Rear position lamp:</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Red</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Front fog lamp</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White or selective yellow</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Rear fog lamp:</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Red</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Parking lamp:</w:t>
            </w:r>
          </w:p>
        </w:tc>
        <w:tc>
          <w:tcPr>
            <w:tcW w:w="3121" w:type="dxa"/>
            <w:shd w:val="clear" w:color="auto" w:fill="auto"/>
          </w:tcPr>
          <w:p w:rsidR="007B2D7E" w:rsidRPr="007B2D7E" w:rsidRDefault="007B2D7E" w:rsidP="007B2D7E">
            <w:pPr>
              <w:suppressAutoHyphens w:val="0"/>
              <w:spacing w:before="20" w:after="40" w:line="240" w:lineRule="auto"/>
              <w:jc w:val="both"/>
            </w:pPr>
            <w:r w:rsidRPr="007B2D7E">
              <w:t>White in front, red at the rear, amber if reciprocally incorporated in the side direction-indicator lamps or in the side</w:t>
            </w:r>
            <w:r w:rsidRPr="007B2D7E">
              <w:noBreakHyphen/>
              <w:t>marker lamps.</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Side</w:t>
            </w:r>
            <w:r w:rsidRPr="007B2D7E">
              <w:noBreakHyphen/>
              <w:t>marker lamp:</w:t>
            </w:r>
          </w:p>
        </w:tc>
        <w:tc>
          <w:tcPr>
            <w:tcW w:w="3121" w:type="dxa"/>
            <w:shd w:val="clear" w:color="auto" w:fill="auto"/>
          </w:tcPr>
          <w:p w:rsidR="007B2D7E" w:rsidRPr="007B2D7E" w:rsidRDefault="007B2D7E" w:rsidP="007B2D7E">
            <w:pPr>
              <w:suppressAutoHyphens w:val="0"/>
              <w:spacing w:before="20" w:after="40" w:line="240" w:lineRule="auto"/>
              <w:jc w:val="both"/>
            </w:pPr>
            <w:r w:rsidRPr="007B2D7E">
              <w:t>Amber; however the rearmost side</w:t>
            </w:r>
            <w:r w:rsidRPr="007B2D7E">
              <w:noBreakHyphen/>
              <w:t xml:space="preserve"> marker lamp can be red if it is grouped or combined or reciprocally incorporated with the rear position lamp, the rear end</w:t>
            </w:r>
            <w:r w:rsidRPr="007B2D7E">
              <w:noBreakHyphen/>
              <w:t>outline marker lamp, the rear fog lamp, the stop lamp or is grouped or has part of the light emitting surface in common with the rear retro-reflector.</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End</w:t>
            </w:r>
            <w:r w:rsidRPr="007B2D7E">
              <w:noBreakHyphen/>
              <w:t>outline marker lamp:</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White in front, red at the rear</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jc w:val="both"/>
            </w:pPr>
            <w:r w:rsidRPr="007B2D7E">
              <w:t>Daytime running lamp:</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White</w:t>
            </w:r>
          </w:p>
        </w:tc>
      </w:tr>
      <w:tr w:rsidR="007B2D7E" w:rsidRPr="007B2D7E" w:rsidTr="007B2D7E">
        <w:trPr>
          <w:cantSplit/>
        </w:trPr>
        <w:tc>
          <w:tcPr>
            <w:tcW w:w="3258" w:type="dxa"/>
            <w:shd w:val="clear" w:color="auto" w:fill="auto"/>
          </w:tcPr>
          <w:p w:rsidR="007B2D7E" w:rsidRPr="00864E92" w:rsidRDefault="007B2D7E" w:rsidP="007B2D7E">
            <w:pPr>
              <w:suppressAutoHyphens w:val="0"/>
              <w:spacing w:before="20" w:after="20" w:line="240" w:lineRule="auto"/>
              <w:rPr>
                <w:lang w:val="es-ES_tradnl"/>
              </w:rPr>
            </w:pPr>
            <w:r w:rsidRPr="00864E92">
              <w:rPr>
                <w:lang w:val="es-ES_tradnl"/>
              </w:rPr>
              <w:t>Rear retro</w:t>
            </w:r>
            <w:r w:rsidRPr="00864E92">
              <w:rPr>
                <w:lang w:val="es-ES_tradnl"/>
              </w:rPr>
              <w:noBreakHyphen/>
              <w:t>reflector,</w:t>
            </w:r>
            <w:r w:rsidRPr="00864E92">
              <w:rPr>
                <w:lang w:val="es-ES_tradnl"/>
              </w:rPr>
              <w:br/>
              <w:t>non</w:t>
            </w:r>
            <w:r w:rsidRPr="00864E92">
              <w:rPr>
                <w:lang w:val="es-ES_tradnl"/>
              </w:rPr>
              <w:noBreakHyphen/>
              <w:t xml:space="preserve"> triangular:</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Red</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pPr>
            <w:r w:rsidRPr="007B2D7E">
              <w:t>Rear retro</w:t>
            </w:r>
            <w:r w:rsidRPr="007B2D7E">
              <w:noBreakHyphen/>
              <w:t>reflector, triangular:</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t>Red</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pPr>
            <w:r w:rsidRPr="007B2D7E">
              <w:t>Front retro</w:t>
            </w:r>
            <w:r w:rsidRPr="007B2D7E">
              <w:noBreakHyphen/>
              <w:t>reflector,</w:t>
            </w:r>
            <w:r w:rsidRPr="007B2D7E">
              <w:br/>
              <w:t>non</w:t>
            </w:r>
            <w:r w:rsidRPr="007B2D7E">
              <w:noBreakHyphen/>
              <w:t xml:space="preserve"> triangular:</w:t>
            </w:r>
          </w:p>
        </w:tc>
        <w:tc>
          <w:tcPr>
            <w:tcW w:w="3121" w:type="dxa"/>
            <w:shd w:val="clear" w:color="auto" w:fill="auto"/>
          </w:tcPr>
          <w:p w:rsidR="007B2D7E" w:rsidRPr="007B2D7E" w:rsidRDefault="00AA2D60" w:rsidP="00AA2D60">
            <w:pPr>
              <w:suppressAutoHyphens w:val="0"/>
              <w:spacing w:before="20" w:after="20" w:line="240" w:lineRule="auto"/>
              <w:jc w:val="both"/>
            </w:pPr>
            <w:r>
              <w:t>Identical to incident light</w:t>
            </w:r>
            <w:r>
              <w:rPr>
                <w:rStyle w:val="a3"/>
              </w:rPr>
              <w:footnoteReference w:id="10"/>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pPr>
            <w:r w:rsidRPr="007B2D7E">
              <w:t>Side retro</w:t>
            </w:r>
            <w:r w:rsidRPr="007B2D7E">
              <w:noBreakHyphen/>
              <w:t>reflector,</w:t>
            </w:r>
            <w:r w:rsidRPr="007B2D7E">
              <w:br/>
              <w:t>non</w:t>
            </w:r>
            <w:r w:rsidRPr="007B2D7E">
              <w:noBreakHyphen/>
              <w:t xml:space="preserve"> triangular:</w:t>
            </w:r>
          </w:p>
        </w:tc>
        <w:tc>
          <w:tcPr>
            <w:tcW w:w="3121" w:type="dxa"/>
            <w:shd w:val="clear" w:color="auto" w:fill="auto"/>
          </w:tcPr>
          <w:p w:rsidR="007B2D7E" w:rsidRPr="007B2D7E" w:rsidRDefault="007B2D7E" w:rsidP="007B2D7E">
            <w:pPr>
              <w:suppressAutoHyphens w:val="0"/>
              <w:spacing w:before="20" w:after="20" w:line="240" w:lineRule="auto"/>
              <w:jc w:val="both"/>
            </w:pPr>
            <w:r w:rsidRPr="007B2D7E">
              <w:rPr>
                <w:lang w:eastAsia="de-DE"/>
              </w:rPr>
              <w:t>Amber; however the rearmost side retro-reflector can be red if it is grouped or has part of the light emitting surface in common with the rear position lamp, the rear end outline marker lamp, the rear fog lamp, the stop-lamp</w:t>
            </w:r>
            <w:r w:rsidRPr="007B2D7E">
              <w:rPr>
                <w:bCs/>
                <w:lang w:eastAsia="de-DE"/>
              </w:rPr>
              <w:t>,</w:t>
            </w:r>
            <w:r w:rsidRPr="007B2D7E">
              <w:rPr>
                <w:lang w:eastAsia="de-DE"/>
              </w:rPr>
              <w:t xml:space="preserve"> the red rearmost side-marker lamp </w:t>
            </w:r>
            <w:r w:rsidRPr="007B2D7E">
              <w:rPr>
                <w:bCs/>
                <w:lang w:eastAsia="de-DE"/>
              </w:rPr>
              <w:t>or the</w:t>
            </w:r>
            <w:r w:rsidRPr="007B2D7E">
              <w:rPr>
                <w:bCs/>
              </w:rPr>
              <w:t xml:space="preserve"> </w:t>
            </w:r>
            <w:r w:rsidRPr="007B2D7E">
              <w:rPr>
                <w:bCs/>
                <w:lang w:eastAsia="de-DE"/>
              </w:rPr>
              <w:t>rear retro-reflector, non- triangular.</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pPr>
            <w:r w:rsidRPr="007B2D7E">
              <w:rPr>
                <w:bCs/>
              </w:rPr>
              <w:t>Cornering lamp:</w:t>
            </w:r>
          </w:p>
        </w:tc>
        <w:tc>
          <w:tcPr>
            <w:tcW w:w="3121" w:type="dxa"/>
            <w:shd w:val="clear" w:color="auto" w:fill="auto"/>
          </w:tcPr>
          <w:p w:rsidR="007B2D7E" w:rsidRPr="007B2D7E" w:rsidRDefault="007B2D7E" w:rsidP="007B2D7E">
            <w:pPr>
              <w:suppressAutoHyphens w:val="0"/>
              <w:spacing w:before="20" w:after="20" w:line="240" w:lineRule="auto"/>
              <w:jc w:val="both"/>
              <w:rPr>
                <w:lang w:eastAsia="de-DE"/>
              </w:rPr>
            </w:pPr>
            <w:r w:rsidRPr="007B2D7E">
              <w:rPr>
                <w:lang w:eastAsia="de-DE"/>
              </w:rPr>
              <w:t>White</w:t>
            </w:r>
          </w:p>
        </w:tc>
      </w:tr>
      <w:tr w:rsidR="00555A30" w:rsidRPr="007B2D7E" w:rsidTr="007B2D7E">
        <w:trPr>
          <w:cantSplit/>
        </w:trPr>
        <w:tc>
          <w:tcPr>
            <w:tcW w:w="3258" w:type="dxa"/>
            <w:shd w:val="clear" w:color="auto" w:fill="auto"/>
          </w:tcPr>
          <w:p w:rsidR="00555A30" w:rsidRPr="007B2D7E" w:rsidRDefault="00555A30" w:rsidP="007B2D7E">
            <w:pPr>
              <w:suppressAutoHyphens w:val="0"/>
              <w:spacing w:before="20" w:after="20" w:line="240" w:lineRule="auto"/>
              <w:rPr>
                <w:bCs/>
              </w:rPr>
            </w:pPr>
            <w:r w:rsidRPr="00555A30">
              <w:rPr>
                <w:bCs/>
              </w:rPr>
              <w:t>Conspicuity marking:</w:t>
            </w:r>
          </w:p>
        </w:tc>
        <w:tc>
          <w:tcPr>
            <w:tcW w:w="3121" w:type="dxa"/>
            <w:shd w:val="clear" w:color="auto" w:fill="auto"/>
          </w:tcPr>
          <w:p w:rsidR="00555A30" w:rsidRPr="007B2D7E" w:rsidRDefault="00555A30" w:rsidP="007B2D7E">
            <w:pPr>
              <w:suppressAutoHyphens w:val="0"/>
              <w:spacing w:before="20" w:after="20" w:line="240" w:lineRule="auto"/>
              <w:jc w:val="both"/>
              <w:rPr>
                <w:bCs/>
              </w:rPr>
            </w:pPr>
            <w:r>
              <w:rPr>
                <w:bCs/>
              </w:rPr>
              <w:t>W</w:t>
            </w:r>
            <w:r w:rsidRPr="00555A30">
              <w:rPr>
                <w:bCs/>
              </w:rPr>
              <w:t>hite to the front;</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rPr>
                <w:bCs/>
              </w:rPr>
            </w:pPr>
          </w:p>
        </w:tc>
        <w:tc>
          <w:tcPr>
            <w:tcW w:w="3121" w:type="dxa"/>
            <w:shd w:val="clear" w:color="auto" w:fill="auto"/>
          </w:tcPr>
          <w:p w:rsidR="007B2D7E" w:rsidRPr="007B2D7E" w:rsidRDefault="007B2D7E" w:rsidP="007B2D7E">
            <w:pPr>
              <w:suppressAutoHyphens w:val="0"/>
              <w:spacing w:before="20" w:after="20" w:line="240" w:lineRule="auto"/>
              <w:jc w:val="both"/>
              <w:rPr>
                <w:lang w:eastAsia="de-DE"/>
              </w:rPr>
            </w:pPr>
            <w:r w:rsidRPr="007B2D7E">
              <w:rPr>
                <w:bCs/>
              </w:rPr>
              <w:t>White or yellow to the side;</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rPr>
                <w:bCs/>
              </w:rPr>
            </w:pPr>
          </w:p>
        </w:tc>
        <w:tc>
          <w:tcPr>
            <w:tcW w:w="3121" w:type="dxa"/>
            <w:shd w:val="clear" w:color="auto" w:fill="auto"/>
          </w:tcPr>
          <w:p w:rsidR="007B2D7E" w:rsidRPr="007B2D7E" w:rsidRDefault="00AA2D60" w:rsidP="00AA2D60">
            <w:pPr>
              <w:suppressAutoHyphens w:val="0"/>
              <w:spacing w:before="20" w:after="20" w:line="240" w:lineRule="auto"/>
              <w:jc w:val="both"/>
              <w:rPr>
                <w:bCs/>
              </w:rPr>
            </w:pPr>
            <w:r>
              <w:rPr>
                <w:bCs/>
              </w:rPr>
              <w:t>Red or yellow to the rear</w:t>
            </w:r>
            <w:r w:rsidR="00EB0000">
              <w:rPr>
                <w:bCs/>
              </w:rPr>
              <w:t>.</w:t>
            </w:r>
            <w:r>
              <w:rPr>
                <w:rStyle w:val="a3"/>
                <w:bCs/>
              </w:rPr>
              <w:footnoteReference w:id="11"/>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rPr>
                <w:bCs/>
                <w:iCs/>
              </w:rPr>
            </w:pPr>
            <w:r w:rsidRPr="007B2D7E">
              <w:rPr>
                <w:bCs/>
              </w:rPr>
              <w:t>Adaptive front-lighting systems (AFS):</w:t>
            </w:r>
          </w:p>
        </w:tc>
        <w:tc>
          <w:tcPr>
            <w:tcW w:w="3121" w:type="dxa"/>
            <w:shd w:val="clear" w:color="auto" w:fill="auto"/>
          </w:tcPr>
          <w:p w:rsidR="007B2D7E" w:rsidRPr="007B2D7E" w:rsidRDefault="007B2D7E" w:rsidP="007B2D7E">
            <w:pPr>
              <w:suppressAutoHyphens w:val="0"/>
              <w:spacing w:before="20" w:after="20" w:line="240" w:lineRule="auto"/>
              <w:jc w:val="both"/>
              <w:rPr>
                <w:bCs/>
              </w:rPr>
            </w:pPr>
            <w:r w:rsidRPr="007B2D7E">
              <w:rPr>
                <w:bCs/>
              </w:rPr>
              <w:t>White</w:t>
            </w:r>
          </w:p>
        </w:tc>
      </w:tr>
      <w:tr w:rsidR="007B2D7E" w:rsidRPr="007B2D7E" w:rsidTr="007B2D7E">
        <w:trPr>
          <w:cantSplit/>
        </w:trPr>
        <w:tc>
          <w:tcPr>
            <w:tcW w:w="3258" w:type="dxa"/>
            <w:shd w:val="clear" w:color="auto" w:fill="auto"/>
          </w:tcPr>
          <w:p w:rsidR="007B2D7E" w:rsidRPr="007B2D7E" w:rsidRDefault="007B2D7E" w:rsidP="007B2D7E">
            <w:pPr>
              <w:suppressAutoHyphens w:val="0"/>
              <w:spacing w:before="20" w:after="20" w:line="240" w:lineRule="auto"/>
              <w:rPr>
                <w:bCs/>
              </w:rPr>
            </w:pPr>
            <w:r w:rsidRPr="007B2D7E">
              <w:rPr>
                <w:bCs/>
              </w:rPr>
              <w:t>Exterior courtesy lamp:</w:t>
            </w:r>
          </w:p>
        </w:tc>
        <w:tc>
          <w:tcPr>
            <w:tcW w:w="3121" w:type="dxa"/>
            <w:shd w:val="clear" w:color="auto" w:fill="auto"/>
          </w:tcPr>
          <w:p w:rsidR="007B2D7E" w:rsidRPr="007B2D7E" w:rsidRDefault="007B2D7E" w:rsidP="007B2D7E">
            <w:pPr>
              <w:suppressAutoHyphens w:val="0"/>
              <w:spacing w:before="20" w:after="20" w:line="240" w:lineRule="auto"/>
              <w:jc w:val="both"/>
              <w:rPr>
                <w:bCs/>
              </w:rPr>
            </w:pPr>
            <w:r w:rsidRPr="007B2D7E">
              <w:rPr>
                <w:bCs/>
              </w:rPr>
              <w:t>White</w:t>
            </w:r>
          </w:p>
        </w:tc>
      </w:tr>
      <w:tr w:rsidR="00A06352" w:rsidRPr="007B2D7E" w:rsidTr="007B2D7E">
        <w:trPr>
          <w:cantSplit/>
        </w:trPr>
        <w:tc>
          <w:tcPr>
            <w:tcW w:w="3258" w:type="dxa"/>
            <w:shd w:val="clear" w:color="auto" w:fill="auto"/>
          </w:tcPr>
          <w:p w:rsidR="00A06352" w:rsidRPr="007B2D7E" w:rsidRDefault="00A06352" w:rsidP="007B2D7E">
            <w:pPr>
              <w:suppressAutoHyphens w:val="0"/>
              <w:spacing w:before="20" w:after="20" w:line="240" w:lineRule="auto"/>
              <w:rPr>
                <w:bCs/>
              </w:rPr>
            </w:pPr>
            <w:r w:rsidRPr="00A06352">
              <w:rPr>
                <w:bCs/>
                <w:iCs/>
              </w:rPr>
              <w:t>Manoeuvring lamp:</w:t>
            </w:r>
          </w:p>
        </w:tc>
        <w:tc>
          <w:tcPr>
            <w:tcW w:w="3121" w:type="dxa"/>
            <w:shd w:val="clear" w:color="auto" w:fill="auto"/>
          </w:tcPr>
          <w:p w:rsidR="00A06352" w:rsidRPr="007B2D7E" w:rsidRDefault="00A06352" w:rsidP="007B2D7E">
            <w:pPr>
              <w:suppressAutoHyphens w:val="0"/>
              <w:spacing w:before="20" w:after="20" w:line="240" w:lineRule="auto"/>
              <w:jc w:val="both"/>
              <w:rPr>
                <w:bCs/>
              </w:rPr>
            </w:pPr>
            <w:r w:rsidRPr="00A06352">
              <w:rPr>
                <w:bCs/>
              </w:rPr>
              <w:t>White</w:t>
            </w:r>
          </w:p>
        </w:tc>
      </w:tr>
    </w:tbl>
    <w:p w:rsidR="007E14EF" w:rsidRPr="007E14EF" w:rsidRDefault="007E14EF" w:rsidP="007E14EF">
      <w:pPr>
        <w:pStyle w:val="para"/>
        <w:spacing w:before="120"/>
      </w:pPr>
      <w:r w:rsidRPr="007E14EF">
        <w:t>5.16.</w:t>
      </w:r>
      <w:r w:rsidRPr="007E14EF">
        <w:tab/>
        <w:t xml:space="preserve">Number of lamps </w:t>
      </w:r>
    </w:p>
    <w:p w:rsidR="007E14EF" w:rsidRPr="007E14EF" w:rsidRDefault="007E14EF" w:rsidP="007E14EF">
      <w:pPr>
        <w:pStyle w:val="para"/>
        <w:rPr>
          <w:b/>
          <w:bCs/>
        </w:rPr>
      </w:pPr>
      <w:r w:rsidRPr="007E14EF">
        <w:t>5.16.1.</w:t>
      </w:r>
      <w:r w:rsidRPr="007E14EF">
        <w:tab/>
        <w:t>The number of lamps mounted on the vehicle shall be equal to the number indicated in the individual specifications of this Regulation.</w:t>
      </w:r>
    </w:p>
    <w:p w:rsidR="007E14EF" w:rsidRPr="007E14EF" w:rsidRDefault="007E14EF" w:rsidP="007E14EF">
      <w:pPr>
        <w:pStyle w:val="para"/>
      </w:pPr>
      <w:r w:rsidRPr="007E14EF">
        <w:t>5.17.</w:t>
      </w:r>
      <w:r w:rsidRPr="007E14EF">
        <w:tab/>
        <w:t>Any lamp may be installed on movable components provided that the conditions specified in paragraphs 5.18., 5.19. and 5.20. are fulfilled.</w:t>
      </w:r>
    </w:p>
    <w:p w:rsidR="007E14EF" w:rsidRPr="007E14EF" w:rsidRDefault="007E14EF" w:rsidP="007E14EF">
      <w:pPr>
        <w:pStyle w:val="para"/>
      </w:pPr>
      <w:r w:rsidRPr="007E14EF">
        <w:t>5.18.</w:t>
      </w:r>
      <w:r w:rsidRPr="007E14EF">
        <w:tab/>
        <w:t xml:space="preserve">Rear position lamps, rear direction-indicators and rear retro-reflectors, triangular as well as </w:t>
      </w:r>
      <w:r w:rsidR="00EC3AD6" w:rsidRPr="007E14EF">
        <w:t>non-triangular</w:t>
      </w:r>
      <w:r w:rsidRPr="007E14EF">
        <w:t>, may be installed on movable components only:</w:t>
      </w:r>
    </w:p>
    <w:p w:rsidR="00CB5855" w:rsidRDefault="007E14EF" w:rsidP="007E14EF">
      <w:pPr>
        <w:pStyle w:val="para"/>
      </w:pPr>
      <w:r w:rsidRPr="007E14EF">
        <w:t>5.18.1.</w:t>
      </w:r>
      <w:r w:rsidRPr="007E14EF">
        <w:tab/>
      </w:r>
      <w:r w:rsidR="00CB5855" w:rsidRPr="00CB5855">
        <w:t>If at all fixed positions of the movable components the lamps on the movable components meet all the position, geometric visibility, colorimetric and photometric requirements for those lamps.</w:t>
      </w:r>
    </w:p>
    <w:p w:rsidR="002C5025" w:rsidRPr="003C5BCB" w:rsidRDefault="002C5025" w:rsidP="002C5025">
      <w:pPr>
        <w:pStyle w:val="para"/>
      </w:pPr>
      <w:r w:rsidRPr="003C5BCB">
        <w:t>5.18.2.</w:t>
      </w:r>
      <w:r w:rsidRPr="003C5BCB">
        <w:tab/>
        <w:t xml:space="preserve">In the case where the functions referred to in paragraph 5.18. are obtained by an assembly of two lamps marked </w:t>
      </w:r>
      <w:r w:rsidR="00055DFB">
        <w:t>"</w:t>
      </w:r>
      <w:r w:rsidRPr="003C5BCB">
        <w:t>D</w:t>
      </w:r>
      <w:r w:rsidR="00055DFB">
        <w:t>"</w:t>
      </w:r>
      <w:r w:rsidRPr="003C5BCB">
        <w:t xml:space="preserve"> (see paragraph 2.16.1.), only one of the lamps needs to meet the position, geometric visibility and photometric requirements for those lamps at all fixed positions of the movable components.</w:t>
      </w:r>
    </w:p>
    <w:p w:rsidR="002C5025" w:rsidRPr="007E14EF" w:rsidRDefault="002C5025" w:rsidP="002C5025">
      <w:pPr>
        <w:pStyle w:val="para"/>
      </w:pPr>
      <w:r w:rsidRPr="003C5BCB">
        <w:tab/>
      </w:r>
      <w:r w:rsidRPr="003C5BCB">
        <w:tab/>
        <w:t>or</w:t>
      </w:r>
    </w:p>
    <w:p w:rsidR="007E14EF" w:rsidRDefault="007E14EF" w:rsidP="004C5076">
      <w:pPr>
        <w:pStyle w:val="para"/>
        <w:keepNext/>
        <w:keepLines/>
      </w:pPr>
      <w:r w:rsidRPr="007E14EF">
        <w:t>5.18.</w:t>
      </w:r>
      <w:r w:rsidR="002C5025">
        <w:t>3</w:t>
      </w:r>
      <w:r w:rsidRPr="007E14EF">
        <w:t>.</w:t>
      </w:r>
      <w:r w:rsidRPr="007E14EF">
        <w:tab/>
        <w:t>Where additional lamps for the above functions are fitted and are activated, when the movable component is in any fixed open position, provided that these additional lamps satisfy all the position, geometric visibility and photometric requirements applicable to the lamps installed on the movable component.</w:t>
      </w:r>
    </w:p>
    <w:p w:rsidR="003C5BCB" w:rsidRPr="003C5BCB" w:rsidRDefault="003C5BCB" w:rsidP="003C5BCB">
      <w:pPr>
        <w:pStyle w:val="para"/>
      </w:pPr>
      <w:r w:rsidRPr="003C5BCB">
        <w:t>5.18.4.</w:t>
      </w:r>
      <w:r w:rsidRPr="003C5BCB">
        <w:tab/>
        <w:t>In the case where the functions referred to in paragraph 5.18. are obtained by an interdependent lamp system either of the following conditions shall apply:</w:t>
      </w:r>
    </w:p>
    <w:p w:rsidR="003C5BCB" w:rsidRPr="003C5BCB" w:rsidRDefault="003C5BCB" w:rsidP="003C5BCB">
      <w:pPr>
        <w:pStyle w:val="ad"/>
      </w:pPr>
      <w:r w:rsidRPr="003C5BCB">
        <w:t>(a)</w:t>
      </w:r>
      <w:r w:rsidRPr="003C5BCB">
        <w:tab/>
        <w:t xml:space="preserve">Should the complete interdependent lamp system be mounted on the moving component(s), the requirements of paragraph 5.18.1. shall be satisfied. </w:t>
      </w:r>
      <w:r w:rsidR="00CB5855" w:rsidRPr="00CB5855">
        <w:t>However, additional lamps for the above functions may be activated, when the movable component is in any fixed open position, provided that these additional lamps satisfy all the position, geometric visibility, colorimetric and photometric requirements applicable to the lamps installed on the movable component.</w:t>
      </w:r>
    </w:p>
    <w:p w:rsidR="003C5BCB" w:rsidRPr="003C5BCB" w:rsidRDefault="00954131" w:rsidP="003C5BCB">
      <w:pPr>
        <w:pStyle w:val="para"/>
        <w:ind w:firstLine="567"/>
      </w:pPr>
      <w:r>
        <w:t>o</w:t>
      </w:r>
      <w:r w:rsidR="004C5076" w:rsidRPr="003C5BCB">
        <w:t>r</w:t>
      </w:r>
    </w:p>
    <w:p w:rsidR="0054000E" w:rsidRDefault="003C5BCB" w:rsidP="00954131">
      <w:pPr>
        <w:pStyle w:val="ad"/>
      </w:pPr>
      <w:r w:rsidRPr="003C5BCB">
        <w:t>(b)</w:t>
      </w:r>
      <w:r w:rsidRPr="003C5BCB">
        <w:tab/>
      </w:r>
      <w:r w:rsidR="0054000E" w:rsidRPr="00352665">
        <w:t>Should the interdependent lamp system be partly mounted on the fixed component and partly mounted on a movable component, with the exception of direction indicator lamps, the interdependent lamp(s) specified by the Applicant during the device approval procedure shall meet all the position, outwards geometric visibility, colorimetric and photometric requirements for those lamps, at all fixed positions of the movable component(s)</w:t>
      </w:r>
      <w:r w:rsidR="00A56277">
        <w:t>.</w:t>
      </w:r>
    </w:p>
    <w:p w:rsidR="003C5BCB" w:rsidRDefault="003C5BCB" w:rsidP="0054000E">
      <w:pPr>
        <w:pStyle w:val="ad"/>
        <w:ind w:firstLine="0"/>
      </w:pPr>
      <w:r w:rsidRPr="003C5BCB">
        <w:t>The inwards geometric visibility requirement(s) is(are) deemed to be satisfied if this(these) interdependent lamp(s) still conform</w:t>
      </w:r>
      <w:r w:rsidRPr="003C5BCB">
        <w:rPr>
          <w:rFonts w:hint="eastAsia"/>
        </w:rPr>
        <w:t>(</w:t>
      </w:r>
      <w:r w:rsidRPr="003C5BCB">
        <w:t>s</w:t>
      </w:r>
      <w:r w:rsidRPr="003C5BCB">
        <w:rPr>
          <w:rFonts w:hint="eastAsia"/>
        </w:rPr>
        <w:t>)</w:t>
      </w:r>
      <w:r w:rsidRPr="003C5BCB">
        <w:t xml:space="preserve"> to the photometric values prescribed in the field of light distribution for the approval of the device</w:t>
      </w:r>
      <w:r w:rsidRPr="003C5BCB">
        <w:rPr>
          <w:rFonts w:hint="eastAsia"/>
        </w:rPr>
        <w:t>,</w:t>
      </w:r>
      <w:r w:rsidRPr="003C5BCB">
        <w:t xml:space="preserve"> at all fixed positions of the movable component(s).</w:t>
      </w:r>
    </w:p>
    <w:p w:rsidR="0054000E" w:rsidRPr="007E14EF" w:rsidRDefault="0054000E" w:rsidP="0054000E">
      <w:pPr>
        <w:pStyle w:val="ad"/>
        <w:ind w:firstLine="0"/>
      </w:pPr>
      <w:r w:rsidRPr="00352665">
        <w:t>For direction indicator lamps, the interdependent lamp(s) specified by the Applicant during the device approval procedure shall meet all the position, geometric visibility, photometric and colorimetric requirements at all fixed positions of the movable component(s). This does not apply where, to fulfil or complete the geometric visibility angle, additional lamps are activated when the movable component is in any fixed open position, provided that these additional lamps satisfy all the position, photometric and colorimetric requirements applicable to the direction indicator lamps installed on the movable component.</w:t>
      </w:r>
    </w:p>
    <w:p w:rsidR="007E14EF" w:rsidRPr="007E14EF" w:rsidRDefault="007E14EF" w:rsidP="007E14EF">
      <w:pPr>
        <w:pStyle w:val="para"/>
      </w:pPr>
      <w:r w:rsidRPr="007E14EF">
        <w:t>5.19.</w:t>
      </w:r>
      <w:r w:rsidRPr="007E14EF">
        <w:tab/>
        <w:t xml:space="preserve">When the movable components are in a position other than a </w:t>
      </w:r>
      <w:r w:rsidR="00055DFB">
        <w:t>"</w:t>
      </w:r>
      <w:r w:rsidRPr="007E14EF">
        <w:t>normal position of use</w:t>
      </w:r>
      <w:r w:rsidR="00055DFB">
        <w:t>"</w:t>
      </w:r>
      <w:r w:rsidRPr="007E14EF">
        <w:t>, the devices installed on them shall not cause undue discomfort to road users.</w:t>
      </w:r>
    </w:p>
    <w:p w:rsidR="007E14EF" w:rsidRPr="007E14EF" w:rsidRDefault="007E14EF" w:rsidP="007E14EF">
      <w:pPr>
        <w:pStyle w:val="para"/>
      </w:pPr>
      <w:r w:rsidRPr="007E14EF">
        <w:t>5.20.</w:t>
      </w:r>
      <w:r w:rsidRPr="007E14EF">
        <w:tab/>
        <w:t xml:space="preserve">When a lamp is installed on a movable component and the movable component is in the </w:t>
      </w:r>
      <w:r w:rsidR="00055DFB">
        <w:t>"</w:t>
      </w:r>
      <w:r w:rsidRPr="007E14EF">
        <w:t>normal position(s) of use</w:t>
      </w:r>
      <w:r w:rsidR="00055DFB">
        <w:t>"</w:t>
      </w:r>
      <w:r w:rsidRPr="007E14EF">
        <w:t>, the lamp shall always return to the position(s) specified by the manufacturer in accordance with this Regulation. In the case of dipped-beam headlamps and front fog lamps, this requirement shall be considered satisfied if, when the movable components are moved and returned to the normal position 10 times, no value of the angular inclination of these lamps, relative to its support, measured after each operation of the movable component, differs by more than 0.15 per cent from the average of the 10 measured values. If this value is exceeded each limit specified in paragraph 6.2.6.1.1. shall then be modified by this excess to decrease the allowed range of inclinations when checking the vehicle according to Annex 6.</w:t>
      </w:r>
    </w:p>
    <w:p w:rsidR="007E14EF" w:rsidRPr="007E14EF" w:rsidRDefault="007E14EF" w:rsidP="007E14EF">
      <w:pPr>
        <w:pStyle w:val="para"/>
      </w:pPr>
      <w:r w:rsidRPr="007E14EF">
        <w:t>5.21.</w:t>
      </w:r>
      <w:r w:rsidRPr="007E14EF">
        <w:tab/>
        <w:t xml:space="preserve">The apparent surface in the direction of the reference axis of front and rear position lamps, front and rear direction-indicator lamps and retro-reflectors shall not be hidden more than 50 per cent by any movable component, with or without a light-signalling device installed on it, in any fixed position different from the </w:t>
      </w:r>
      <w:r w:rsidR="00055DFB">
        <w:t>"</w:t>
      </w:r>
      <w:r w:rsidRPr="007E14EF">
        <w:t>normal position of use</w:t>
      </w:r>
      <w:r w:rsidR="00055DFB">
        <w:t>"</w:t>
      </w:r>
      <w:r w:rsidRPr="007E14EF">
        <w:t>.</w:t>
      </w:r>
    </w:p>
    <w:p w:rsidR="00321127" w:rsidRPr="00321127" w:rsidRDefault="007E14EF" w:rsidP="00321127">
      <w:pPr>
        <w:pStyle w:val="para"/>
        <w:keepNext/>
        <w:keepLines/>
        <w:rPr>
          <w:lang w:val="en-US"/>
        </w:rPr>
      </w:pPr>
      <w:r w:rsidRPr="007E14EF">
        <w:tab/>
      </w:r>
      <w:r w:rsidR="00321127" w:rsidRPr="00321127">
        <w:rPr>
          <w:rFonts w:hint="eastAsia"/>
        </w:rPr>
        <w:t xml:space="preserve">Fixed position of a movable component means </w:t>
      </w:r>
      <w:r w:rsidR="00321127" w:rsidRPr="00321127">
        <w:rPr>
          <w:lang w:val="en-US"/>
        </w:rPr>
        <w:t>the stable or natural rest position(s) of the movable component specified by the vehicle manufacturer, whether locked or not.</w:t>
      </w:r>
    </w:p>
    <w:p w:rsidR="007E14EF" w:rsidRPr="00954131" w:rsidRDefault="00321127" w:rsidP="00954131">
      <w:pPr>
        <w:pStyle w:val="para"/>
        <w:keepNext/>
        <w:keepLines/>
        <w:ind w:firstLine="0"/>
        <w:rPr>
          <w:lang w:val="en-US"/>
        </w:rPr>
      </w:pPr>
      <w:r w:rsidRPr="00321127">
        <w:rPr>
          <w:lang w:val="en-US"/>
        </w:rPr>
        <w:t xml:space="preserve">If the above </w:t>
      </w:r>
      <w:r w:rsidR="00954131">
        <w:rPr>
          <w:lang w:val="en-US"/>
        </w:rPr>
        <w:t>requirement is not practicable:</w:t>
      </w:r>
    </w:p>
    <w:p w:rsidR="007E14EF" w:rsidRPr="007E14EF" w:rsidRDefault="007E14EF" w:rsidP="004C5076">
      <w:pPr>
        <w:pStyle w:val="para"/>
        <w:keepNext/>
        <w:keepLines/>
      </w:pPr>
      <w:r w:rsidRPr="007E14EF">
        <w:t>5.21.1.</w:t>
      </w:r>
      <w:r w:rsidRPr="007E14EF">
        <w:tab/>
      </w:r>
      <w:r w:rsidR="00321630" w:rsidRPr="00321630">
        <w:t>Additional lamps satisfying all the position, geometric visibility</w:t>
      </w:r>
      <w:r w:rsidR="00321630" w:rsidRPr="00321630">
        <w:rPr>
          <w:b/>
          <w:bCs/>
        </w:rPr>
        <w:t xml:space="preserve">, </w:t>
      </w:r>
      <w:r w:rsidR="00321630" w:rsidRPr="00321630">
        <w:rPr>
          <w:bCs/>
        </w:rPr>
        <w:t>colorimetric</w:t>
      </w:r>
      <w:r w:rsidR="00321630" w:rsidRPr="00321630">
        <w:rPr>
          <w:b/>
          <w:bCs/>
        </w:rPr>
        <w:t xml:space="preserve"> </w:t>
      </w:r>
      <w:r w:rsidR="00321630" w:rsidRPr="00321630">
        <w:t>and photometric requirements for the above indicated lamps shall be activated when the apparent surface in the direction of the reference axis of these lamps is more than 50 per cent hidden by the movable component; or</w:t>
      </w:r>
      <w:r w:rsidR="00321630">
        <w:t xml:space="preserve"> </w:t>
      </w:r>
    </w:p>
    <w:p w:rsidR="007E14EF" w:rsidRPr="007E14EF" w:rsidRDefault="007E14EF" w:rsidP="007E14EF">
      <w:pPr>
        <w:pStyle w:val="para"/>
      </w:pPr>
      <w:r w:rsidRPr="007E14EF">
        <w:t>5.21.2.</w:t>
      </w:r>
      <w:r w:rsidRPr="007E14EF">
        <w:tab/>
        <w:t>A remark in the communication form (item 10.1. of Annex 1) shall inform other Administrations that more than 50 per cent of the apparent surface in the direction of the reference axis can be hidden by the movable components; and</w:t>
      </w:r>
    </w:p>
    <w:p w:rsidR="007E14EF" w:rsidRPr="007E14EF" w:rsidRDefault="007E14EF" w:rsidP="007E14EF">
      <w:pPr>
        <w:pStyle w:val="para"/>
      </w:pPr>
      <w:r w:rsidRPr="007E14EF">
        <w:tab/>
        <w:t>A notice in the vehicle shall inform the user that in certain position(s) of the movable components other road users shall be warned of the presence of the vehicle on the road; for example by means of a warning triangle or other devices according to national requirements for use on the road.</w:t>
      </w:r>
    </w:p>
    <w:p w:rsidR="007E14EF" w:rsidRPr="007E14EF" w:rsidRDefault="007E14EF" w:rsidP="007E14EF">
      <w:pPr>
        <w:pStyle w:val="para"/>
      </w:pPr>
      <w:r w:rsidRPr="007E14EF">
        <w:t>5.21.3.</w:t>
      </w:r>
      <w:r w:rsidRPr="007E14EF">
        <w:tab/>
        <w:t>Paragraph 5.21.2. does not apply to retro-reflectors.</w:t>
      </w:r>
    </w:p>
    <w:p w:rsidR="007E14EF" w:rsidRPr="007E14EF" w:rsidRDefault="007E14EF" w:rsidP="007E14EF">
      <w:pPr>
        <w:pStyle w:val="para"/>
      </w:pPr>
      <w:r w:rsidRPr="007E14EF">
        <w:t>5.22.</w:t>
      </w:r>
      <w:r w:rsidRPr="007E14EF">
        <w:tab/>
        <w:t>With the exception of retro-reflectors, a lamp even bearing an approval mark is deemed</w:t>
      </w:r>
      <w:r w:rsidRPr="007E14EF">
        <w:rPr>
          <w:rFonts w:hint="eastAsia"/>
        </w:rPr>
        <w:t xml:space="preserve"> </w:t>
      </w:r>
      <w:r w:rsidRPr="007E14EF">
        <w:t>not to be present when it cannot be made to operate by the sole installation of a light</w:t>
      </w:r>
      <w:r w:rsidRPr="007E14EF">
        <w:rPr>
          <w:rFonts w:hint="eastAsia"/>
        </w:rPr>
        <w:t xml:space="preserve"> </w:t>
      </w:r>
      <w:r w:rsidRPr="007E14EF">
        <w:t>source</w:t>
      </w:r>
      <w:r w:rsidRPr="007E14EF">
        <w:rPr>
          <w:rFonts w:hint="eastAsia"/>
        </w:rPr>
        <w:t xml:space="preserve"> and/or a fuse</w:t>
      </w:r>
      <w:r w:rsidRPr="007E14EF">
        <w:t xml:space="preserve">. </w:t>
      </w:r>
    </w:p>
    <w:p w:rsidR="008C4DA7" w:rsidRPr="00E0746D" w:rsidRDefault="008C4DA7" w:rsidP="008C4DA7">
      <w:pPr>
        <w:spacing w:after="120" w:line="240" w:lineRule="auto"/>
        <w:ind w:left="2268" w:right="1133" w:hanging="1134"/>
        <w:jc w:val="both"/>
        <w:rPr>
          <w:strike/>
        </w:rPr>
      </w:pPr>
      <w:r w:rsidRPr="00E0746D">
        <w:t>5.23.</w:t>
      </w:r>
      <w:r w:rsidRPr="00E0746D">
        <w:tab/>
        <w:t xml:space="preserve">Lamps approved with light source(s) according to Regulation No. 37, except when such light sources are used as </w:t>
      </w:r>
      <w:r w:rsidRPr="00E0746D">
        <w:rPr>
          <w:bCs/>
        </w:rPr>
        <w:t>non-replaceable light source(s) as defined in paragraph 2.7.1.1.2.</w:t>
      </w:r>
      <w:r>
        <w:rPr>
          <w:bCs/>
        </w:rPr>
        <w:t xml:space="preserve"> of this Regulation</w:t>
      </w:r>
      <w:r w:rsidRPr="00E0746D">
        <w:rPr>
          <w:bCs/>
        </w:rPr>
        <w:t>,</w:t>
      </w:r>
      <w:r w:rsidRPr="00E0746D">
        <w:t xml:space="preserve"> shall be fitted in a vehicle in such a way that the light source can be correctly replaced without the need for expert assistance and without the need for special tools, other than those provided with the vehicle by the manufacturer. The vehicle manufacturer shall provide with the vehicle a detailed description of the procedure for replacement. </w:t>
      </w:r>
    </w:p>
    <w:p w:rsidR="002458F3" w:rsidRPr="00954131" w:rsidRDefault="008C4DA7" w:rsidP="00954131">
      <w:pPr>
        <w:pStyle w:val="para"/>
        <w:rPr>
          <w:bCs/>
          <w:lang w:eastAsia="ja-JP"/>
        </w:rPr>
      </w:pPr>
      <w:r w:rsidRPr="00E0746D">
        <w:rPr>
          <w:bCs/>
          <w:lang w:eastAsia="ja-JP"/>
        </w:rPr>
        <w:t>5.23.1.</w:t>
      </w:r>
      <w:r w:rsidRPr="00E0746D">
        <w:rPr>
          <w:bCs/>
          <w:lang w:eastAsia="ja-JP"/>
        </w:rPr>
        <w:tab/>
        <w:t>In the case where a light source module includes a holder for an approved replaceable light source according to Regulation No. 37, this light source shall be replaceable as required in paragraph 5.23.</w:t>
      </w:r>
      <w:r w:rsidR="00954131">
        <w:rPr>
          <w:bCs/>
          <w:lang w:eastAsia="ja-JP"/>
        </w:rPr>
        <w:t xml:space="preserve"> above.</w:t>
      </w:r>
    </w:p>
    <w:p w:rsidR="007E14EF" w:rsidRPr="007E14EF" w:rsidRDefault="007E14EF" w:rsidP="007E14EF">
      <w:pPr>
        <w:pStyle w:val="para"/>
        <w:rPr>
          <w:b/>
        </w:rPr>
      </w:pPr>
      <w:r w:rsidRPr="007E14EF">
        <w:t>5.24.</w:t>
      </w:r>
      <w:r w:rsidRPr="007E14EF">
        <w:tab/>
        <w:t xml:space="preserve">Any temporary fail-safe replacement of the light-signalling function of a rear position lamp is allowed, provided that the replacement function in case of a failure is similar in colour, main intensity and position to the function that has ceased to operate and provided that the replacement device remains operational in its original safety function. During replacement, a tell-tale on the dashboard (paragraph 2.18. of this Regulation) shall indicate occurrence of a temporary replacement and need for repair. </w:t>
      </w:r>
    </w:p>
    <w:p w:rsidR="007E14EF" w:rsidRPr="007E14EF" w:rsidRDefault="007E14EF" w:rsidP="007E14EF">
      <w:pPr>
        <w:pStyle w:val="para"/>
      </w:pPr>
      <w:r w:rsidRPr="007E14EF">
        <w:t>5.25.</w:t>
      </w:r>
      <w:r w:rsidRPr="007E14EF">
        <w:tab/>
        <w:t>Where an AFS is fitted, it shall be considered equivalent to a pair of dipped-beam headlamps and, if it provides main-beam function(s), it shall be considered equivalent to a pair of main-beam headlamps.</w:t>
      </w:r>
    </w:p>
    <w:p w:rsidR="007E14EF" w:rsidRPr="007E14EF" w:rsidRDefault="007E14EF" w:rsidP="007E14EF">
      <w:pPr>
        <w:pStyle w:val="para"/>
      </w:pPr>
      <w:r w:rsidRPr="007E14EF">
        <w:t>5.26.</w:t>
      </w:r>
      <w:r w:rsidRPr="007E14EF">
        <w:tab/>
        <w:t>Rear direction-indicator lamps, rear position lamps, stop lamps (except stop lamps of category S4) and rear fog lamps with variable luminous intensity control are allowed, which respond simultaneously to at least one of the following external influences: ambient lighting, fog, snowfall, rain, spray, dust clouds, contamination of the light emitting surface, provided that their prescribed intensity relationship is maintained throughout variation transitions. No sharp variation of intensity shall be observed during transition. Stop lamps of category S4 may produce variable luminous intensity independent from the other lamps. It may be possible for the driver to set the functions above to luminous intensities corresponding to their steady category and to return them to their automatic variable category.</w:t>
      </w:r>
    </w:p>
    <w:p w:rsidR="00321127" w:rsidRPr="00321127" w:rsidRDefault="00321127" w:rsidP="00321127">
      <w:pPr>
        <w:pStyle w:val="para"/>
      </w:pPr>
      <w:r w:rsidRPr="00321127">
        <w:t>5.27.</w:t>
      </w:r>
      <w:r w:rsidRPr="00321127">
        <w:tab/>
        <w:t>For vehicles of M and N categories, the applicant shall demonstrate to the Technical Service responsible for type approval testing that the electric power supply conditions for the devices indicated in paragraphs 2.7.9., 2.7.10., 2.7.12., 2.7.14. and 2.7.15. above comply, when the electrical system of the vehicle is in a constant voltage operating condition, representative for the relevant category of powered vehicle as specified by the applicant, with the following provisions:</w:t>
      </w:r>
    </w:p>
    <w:p w:rsidR="00321127" w:rsidRPr="00321127" w:rsidRDefault="00321127" w:rsidP="00321127">
      <w:pPr>
        <w:pStyle w:val="para"/>
      </w:pPr>
      <w:r w:rsidRPr="00321127">
        <w:t>5.27.1.</w:t>
      </w:r>
      <w:r w:rsidRPr="00321127">
        <w:tab/>
        <w:t>The voltage supplied at the terminals of devices which, according to their type approval documentation, have been tested by the application of a special power supply/electronic light source control gear, or in a secondary operating mode or at a voltage requested by the applicant, shall not exceed the voltage specified for the relevant devices or functions as they have been approved.</w:t>
      </w:r>
    </w:p>
    <w:p w:rsidR="00321127" w:rsidRPr="00321127" w:rsidRDefault="00321127" w:rsidP="00321127">
      <w:pPr>
        <w:pStyle w:val="para"/>
      </w:pPr>
      <w:r w:rsidRPr="00321127">
        <w:t>5.27.2.</w:t>
      </w:r>
      <w:r w:rsidRPr="00321127">
        <w:tab/>
        <w:t>In all cases of electric power supply conditions not covered by paragraph 5.27.1., the voltage at the terminals of the device(s) or function(s) shall not exceed 6.75 V (6 Volt-Systems), 13.5 V (12 Volt-Systems) or 28 V (24 Volt-Systems) by more than 3 per cent. The means of controlling the maximum voltage at the terminals of the device may, for convenience, be located within the body of the device.</w:t>
      </w:r>
    </w:p>
    <w:p w:rsidR="00321127" w:rsidRPr="00321127" w:rsidRDefault="00321127" w:rsidP="00321127">
      <w:pPr>
        <w:pStyle w:val="para"/>
      </w:pPr>
      <w:r w:rsidRPr="00321127">
        <w:t>5.27.3.</w:t>
      </w:r>
      <w:r w:rsidRPr="00321127">
        <w:tab/>
      </w:r>
      <w:r w:rsidRPr="00321127">
        <w:tab/>
        <w:t xml:space="preserve">The provisions of paragraphs 5.27.1. and 5.27.2. shall not apply to devices </w:t>
      </w:r>
      <w:r w:rsidRPr="00321127">
        <w:tab/>
        <w:t xml:space="preserve">which include an electronic light source control gear or a variable intensity </w:t>
      </w:r>
      <w:r w:rsidRPr="00321127">
        <w:tab/>
        <w:t>control being part of the device.</w:t>
      </w:r>
    </w:p>
    <w:p w:rsidR="007E14EF" w:rsidRDefault="00321127" w:rsidP="00954131">
      <w:pPr>
        <w:pStyle w:val="para"/>
      </w:pPr>
      <w:r w:rsidRPr="00321127">
        <w:t>5.27.4.</w:t>
      </w:r>
      <w:r w:rsidRPr="00321127">
        <w:tab/>
        <w:t>A report shall be attached to the approval documentation describing the methods used to demonstrate compliance and the results obtained.</w:t>
      </w:r>
    </w:p>
    <w:p w:rsidR="00CD2150" w:rsidRPr="00CD2150" w:rsidRDefault="00CD2150" w:rsidP="00CD2150">
      <w:pPr>
        <w:pStyle w:val="para"/>
      </w:pPr>
      <w:r w:rsidRPr="00CD2150">
        <w:t>5.28.</w:t>
      </w:r>
      <w:r w:rsidRPr="00CD2150">
        <w:tab/>
        <w:t xml:space="preserve">General provisions relating to </w:t>
      </w:r>
      <w:r w:rsidR="00B0429D">
        <w:t>g</w:t>
      </w:r>
      <w:r w:rsidRPr="00CD2150">
        <w:t xml:space="preserve">eometric </w:t>
      </w:r>
      <w:r w:rsidR="00B0429D">
        <w:t>v</w:t>
      </w:r>
      <w:r w:rsidRPr="00CD2150">
        <w:t>isibility</w:t>
      </w:r>
    </w:p>
    <w:p w:rsidR="00CD2150" w:rsidRPr="00CD2150" w:rsidRDefault="00CD2150" w:rsidP="00CD2150">
      <w:pPr>
        <w:pStyle w:val="para"/>
      </w:pPr>
      <w:r w:rsidRPr="00CD2150">
        <w:t>5.28.1.</w:t>
      </w:r>
      <w:r w:rsidRPr="00CD2150">
        <w:tab/>
        <w:t>There shall be no obstacle on the inside of the angles of geometric visibility to the propagation of light from any part of the apparent surface of the lamp observed from infinity. However, no account is taken of obstacles, if they were already presented when the lamp was type</w:t>
      </w:r>
      <w:r w:rsidRPr="00CD2150">
        <w:noBreakHyphen/>
        <w:t>approved.</w:t>
      </w:r>
    </w:p>
    <w:p w:rsidR="00CD2150" w:rsidRPr="00CD2150" w:rsidRDefault="00CD2150" w:rsidP="00CD2150">
      <w:pPr>
        <w:pStyle w:val="para"/>
      </w:pPr>
      <w:r w:rsidRPr="00CD2150">
        <w:t>5.28.2.</w:t>
      </w:r>
      <w:r w:rsidRPr="00CD2150">
        <w:tab/>
        <w:t>If measurements are taken closer to the lamp, the direction of observation shall be shifted parallel to achieve the same accuracy.</w:t>
      </w:r>
    </w:p>
    <w:p w:rsidR="00CD2150" w:rsidRPr="00CD2150" w:rsidRDefault="00CD2150" w:rsidP="00CD2150">
      <w:pPr>
        <w:pStyle w:val="para"/>
        <w:rPr>
          <w:u w:val="single"/>
        </w:rPr>
      </w:pPr>
      <w:r w:rsidRPr="00CD2150">
        <w:t>5.28.3.</w:t>
      </w:r>
      <w:r w:rsidRPr="00CD2150">
        <w:tab/>
        <w:t>If, when the lamp is installed, any part of the apparent surface of the lamp is hidden by any further parts of the vehicle, proof shall be furnished that the part of the lamp not hidden by obstacles still conforms to the photometric values prescribed for the approval of the device.</w:t>
      </w:r>
    </w:p>
    <w:p w:rsidR="00CD2150" w:rsidRPr="00CD2150" w:rsidRDefault="008C4DA7" w:rsidP="00954131">
      <w:pPr>
        <w:pStyle w:val="para"/>
      </w:pPr>
      <w:r w:rsidRPr="00E0746D">
        <w:t>5.28.4.</w:t>
      </w:r>
      <w:r w:rsidRPr="00E0746D">
        <w:tab/>
        <w:t>When the vertical angle of geometric visibility below the horizontal may be reduced to 5</w:t>
      </w:r>
      <w:r>
        <w:t>º</w:t>
      </w:r>
      <w:r w:rsidRPr="00E0746D">
        <w:t xml:space="preserve"> (lamp at less than 750</w:t>
      </w:r>
      <w:r>
        <w:t xml:space="preserve"> </w:t>
      </w:r>
      <w:r w:rsidRPr="00E0746D">
        <w:t>mm above the ground measured according to the provisions of paragraph 5.8.1.</w:t>
      </w:r>
      <w:r>
        <w:t xml:space="preserve"> above</w:t>
      </w:r>
      <w:r w:rsidRPr="00E0746D">
        <w:t>) the photometric field of measurements of the installed o</w:t>
      </w:r>
      <w:r>
        <w:t>ptical unit may be reduced to 5º</w:t>
      </w:r>
      <w:r w:rsidRPr="00E0746D">
        <w:t xml:space="preserve"> below the horizontal.</w:t>
      </w:r>
    </w:p>
    <w:p w:rsidR="00CD2150" w:rsidRDefault="00CD2150" w:rsidP="00CD2150">
      <w:pPr>
        <w:pStyle w:val="para"/>
      </w:pPr>
      <w:r w:rsidRPr="00CD2150">
        <w:t>5.28.5.</w:t>
      </w:r>
      <w:r w:rsidRPr="00CD2150">
        <w:tab/>
        <w:t>In the case of an interdependent lamp system the geometric visibility requirements shall be fulfilled when all its interdependent lamps are operated together.</w:t>
      </w:r>
    </w:p>
    <w:p w:rsidR="002458F3" w:rsidRPr="00954131" w:rsidRDefault="00321127" w:rsidP="00954131">
      <w:pPr>
        <w:pStyle w:val="para"/>
        <w:rPr>
          <w:bCs/>
          <w:lang w:val="en-US"/>
        </w:rPr>
      </w:pPr>
      <w:r w:rsidRPr="00321127">
        <w:rPr>
          <w:bCs/>
          <w:lang w:val="en-US"/>
        </w:rPr>
        <w:t>5.29.</w:t>
      </w:r>
      <w:r w:rsidRPr="00321127">
        <w:rPr>
          <w:bCs/>
          <w:lang w:val="en-US"/>
        </w:rPr>
        <w:tab/>
        <w:t>A LED module does not need to be replaceable, if so stated in the communication sheet of the component type approval.</w:t>
      </w:r>
    </w:p>
    <w:p w:rsidR="007E14EF" w:rsidRPr="007E14EF" w:rsidRDefault="00E71668" w:rsidP="009C2AA1">
      <w:pPr>
        <w:pStyle w:val="HChG"/>
      </w:pPr>
      <w:r>
        <w:tab/>
      </w:r>
      <w:r>
        <w:tab/>
      </w:r>
      <w:bookmarkStart w:id="10" w:name="_Toc338161437"/>
      <w:r w:rsidR="007E14EF" w:rsidRPr="007E14EF">
        <w:t>6.</w:t>
      </w:r>
      <w:r w:rsidR="007E14EF" w:rsidRPr="007E14EF">
        <w:tab/>
      </w:r>
      <w:r>
        <w:tab/>
      </w:r>
      <w:r w:rsidRPr="007E14EF">
        <w:t>Individual specifications</w:t>
      </w:r>
      <w:bookmarkEnd w:id="10"/>
      <w:r w:rsidRPr="007E14EF">
        <w:t xml:space="preserve"> </w:t>
      </w:r>
    </w:p>
    <w:p w:rsidR="007E14EF" w:rsidRPr="007E14EF" w:rsidRDefault="007E14EF" w:rsidP="009C2AA1">
      <w:pPr>
        <w:pStyle w:val="para"/>
        <w:keepNext/>
      </w:pPr>
      <w:r w:rsidRPr="007E14EF">
        <w:t>6.1.</w:t>
      </w:r>
      <w:r w:rsidRPr="007E14EF">
        <w:tab/>
      </w:r>
      <w:r w:rsidR="00E71668" w:rsidRPr="007E14EF">
        <w:t>Main</w:t>
      </w:r>
      <w:r w:rsidR="00E71668" w:rsidRPr="007E14EF">
        <w:noBreakHyphen/>
        <w:t xml:space="preserve">beam headlamp </w:t>
      </w:r>
      <w:r w:rsidRPr="007E14EF">
        <w:t>(Regulations Nos. 98 and 112)</w:t>
      </w:r>
    </w:p>
    <w:p w:rsidR="007E14EF" w:rsidRPr="007E14EF" w:rsidRDefault="007E14EF" w:rsidP="009C2AA1">
      <w:pPr>
        <w:pStyle w:val="para"/>
        <w:keepNext/>
      </w:pPr>
      <w:r w:rsidRPr="007E14EF">
        <w:t>6.1.1.</w:t>
      </w:r>
      <w:r w:rsidRPr="007E14EF">
        <w:tab/>
      </w:r>
      <w:r w:rsidRPr="00E71668">
        <w:t>Presence</w:t>
      </w:r>
    </w:p>
    <w:p w:rsidR="007E14EF" w:rsidRPr="007E14EF" w:rsidRDefault="007E14EF" w:rsidP="009C2AA1">
      <w:pPr>
        <w:pStyle w:val="para"/>
        <w:keepNext/>
      </w:pPr>
      <w:r w:rsidRPr="007E14EF">
        <w:tab/>
        <w:t xml:space="preserve">Mandatory on motor vehicles. Prohibited on trailers. </w:t>
      </w:r>
    </w:p>
    <w:p w:rsidR="008C4DA7" w:rsidRPr="00D04B95" w:rsidRDefault="008C4DA7" w:rsidP="008C4DA7">
      <w:pPr>
        <w:spacing w:after="120" w:line="240" w:lineRule="auto"/>
        <w:ind w:left="2268" w:right="1133" w:hanging="1134"/>
        <w:jc w:val="both"/>
      </w:pPr>
      <w:r w:rsidRPr="00E0746D">
        <w:t>6.1.2.</w:t>
      </w:r>
      <w:r w:rsidRPr="00E0746D">
        <w:tab/>
      </w:r>
      <w:r w:rsidRPr="00D04B95">
        <w:t>Number</w:t>
      </w:r>
    </w:p>
    <w:p w:rsidR="008C4DA7" w:rsidRPr="00D04B95" w:rsidRDefault="008C4DA7" w:rsidP="008C4DA7">
      <w:pPr>
        <w:spacing w:after="120" w:line="240" w:lineRule="auto"/>
        <w:ind w:left="2268" w:right="1133"/>
        <w:jc w:val="both"/>
      </w:pPr>
      <w:r w:rsidRPr="00D04B95">
        <w:t>Two or four, type approved according to Regulations Nos. 98 or 112, excluding Class A headlamp.</w:t>
      </w:r>
    </w:p>
    <w:p w:rsidR="008C4DA7" w:rsidRPr="00D04B95" w:rsidRDefault="008C4DA7" w:rsidP="008C4DA7">
      <w:pPr>
        <w:spacing w:after="120" w:line="240" w:lineRule="auto"/>
        <w:ind w:left="2268" w:right="1133"/>
        <w:jc w:val="both"/>
      </w:pPr>
      <w:r w:rsidRPr="00D04B95">
        <w:t>For vehicles of the category N</w:t>
      </w:r>
      <w:r w:rsidRPr="00D04B95">
        <w:rPr>
          <w:vertAlign w:val="subscript"/>
        </w:rPr>
        <w:t>3</w:t>
      </w:r>
      <w:r w:rsidRPr="00D04B95">
        <w:t>: Two extra main-beam headlamps may be installed.</w:t>
      </w:r>
    </w:p>
    <w:p w:rsidR="007E14EF" w:rsidRPr="007E14EF" w:rsidRDefault="008C4DA7" w:rsidP="00954131">
      <w:pPr>
        <w:pStyle w:val="para"/>
        <w:keepNext/>
        <w:ind w:firstLine="0"/>
      </w:pPr>
      <w:r w:rsidRPr="00D04B95">
        <w:t>Where a vehicle is fitted with four concealable headlamps the installation of two additional headlamps shall only be authorized for the purpose of</w:t>
      </w:r>
      <w:r w:rsidRPr="00D04B95">
        <w:br/>
        <w:t>light-signalling, consisting of intermittent illumination, at short intervals (see paragraph 5.12.</w:t>
      </w:r>
      <w:r>
        <w:t xml:space="preserve"> above</w:t>
      </w:r>
      <w:r w:rsidRPr="00D04B95">
        <w:t>) in daylight</w:t>
      </w:r>
      <w:r w:rsidRPr="00E0746D">
        <w:t>.</w:t>
      </w:r>
    </w:p>
    <w:p w:rsidR="007E14EF" w:rsidRPr="007E14EF" w:rsidRDefault="007E14EF" w:rsidP="007E14EF">
      <w:pPr>
        <w:pStyle w:val="para"/>
      </w:pPr>
      <w:r w:rsidRPr="007E14EF">
        <w:t>6.1.3.</w:t>
      </w:r>
      <w:r w:rsidRPr="007E14EF">
        <w:tab/>
      </w:r>
      <w:r w:rsidRPr="00E71668">
        <w:t>Arrangement</w:t>
      </w:r>
    </w:p>
    <w:p w:rsidR="007E14EF" w:rsidRPr="007E14EF" w:rsidRDefault="007E14EF" w:rsidP="007E14EF">
      <w:pPr>
        <w:pStyle w:val="para"/>
        <w:rPr>
          <w:u w:val="single"/>
        </w:rPr>
      </w:pPr>
      <w:r w:rsidRPr="007E14EF">
        <w:tab/>
        <w:t>No individual specifications.</w:t>
      </w:r>
    </w:p>
    <w:p w:rsidR="007E14EF" w:rsidRPr="007E14EF" w:rsidRDefault="007E14EF" w:rsidP="007E14EF">
      <w:pPr>
        <w:pStyle w:val="para"/>
      </w:pPr>
      <w:r w:rsidRPr="007E14EF">
        <w:t>6.1.4.</w:t>
      </w:r>
      <w:r w:rsidRPr="007E14EF">
        <w:tab/>
      </w:r>
      <w:r w:rsidRPr="00E71668">
        <w:t>Position</w:t>
      </w:r>
      <w:r w:rsidRPr="007E14EF">
        <w:t xml:space="preserve"> </w:t>
      </w:r>
    </w:p>
    <w:p w:rsidR="007E14EF" w:rsidRPr="007E14EF" w:rsidRDefault="007E14EF" w:rsidP="007E14EF">
      <w:pPr>
        <w:pStyle w:val="para"/>
      </w:pPr>
      <w:r w:rsidRPr="007E14EF">
        <w:t>6.1.4.1.</w:t>
      </w:r>
      <w:r w:rsidRPr="007E14EF">
        <w:tab/>
        <w:t xml:space="preserve">In width: No individual specifications. </w:t>
      </w:r>
    </w:p>
    <w:p w:rsidR="007E14EF" w:rsidRPr="007E14EF" w:rsidRDefault="007E14EF" w:rsidP="007E14EF">
      <w:pPr>
        <w:pStyle w:val="para"/>
      </w:pPr>
      <w:r w:rsidRPr="007E14EF">
        <w:t>6.1.4.2.</w:t>
      </w:r>
      <w:r w:rsidRPr="007E14EF">
        <w:tab/>
        <w:t xml:space="preserve">In height: No individual specifications. </w:t>
      </w:r>
    </w:p>
    <w:p w:rsidR="007E14EF" w:rsidRPr="007E14EF" w:rsidRDefault="007E14EF" w:rsidP="007E14EF">
      <w:pPr>
        <w:pStyle w:val="para"/>
      </w:pPr>
      <w:r w:rsidRPr="007E14EF">
        <w:t>6.1.4.3.</w:t>
      </w:r>
      <w:r w:rsidRPr="007E14EF">
        <w:tab/>
        <w:t xml:space="preserve">In length: At the front of the vehicle. This requirement shall be deemed to be satisfied if the light emitted does not cause discomfort to the driver either directly or indirectly through the devices for indirect vision and/or other reflecting surfaces of the vehicle. </w:t>
      </w:r>
    </w:p>
    <w:p w:rsidR="007E14EF" w:rsidRPr="007E14EF" w:rsidRDefault="007E14EF" w:rsidP="007E14EF">
      <w:pPr>
        <w:pStyle w:val="para"/>
        <w:rPr>
          <w:u w:val="single"/>
        </w:rPr>
      </w:pPr>
      <w:r w:rsidRPr="007E14EF">
        <w:t>6.1.5.</w:t>
      </w:r>
      <w:r w:rsidRPr="007E14EF">
        <w:tab/>
      </w:r>
      <w:r w:rsidRPr="00E71668">
        <w:t>Geometric visibility</w:t>
      </w:r>
    </w:p>
    <w:p w:rsidR="007E14EF" w:rsidRPr="007E14EF" w:rsidRDefault="007E14EF" w:rsidP="007E14EF">
      <w:pPr>
        <w:pStyle w:val="para"/>
      </w:pPr>
      <w:r w:rsidRPr="007E14EF">
        <w:tab/>
        <w:t xml:space="preserve">The visibility of the illuminating surface, including its visibility in areas which do not appear to be illuminated in the direction of observation considered, shall be ensured within a divergent space defined by generating lines based on the perimeter of the illuminating surface and forming an angle of not less than 5° with the axis of reference of the headlamp. The origin of the angles of geometric visibility is the perimeter of the projection of the illuminating surface on a transverse plane tangent to the foremost part of the lens of the headlamp. </w:t>
      </w:r>
    </w:p>
    <w:p w:rsidR="007E14EF" w:rsidRPr="007E14EF" w:rsidRDefault="007E14EF" w:rsidP="007E14EF">
      <w:pPr>
        <w:pStyle w:val="para"/>
      </w:pPr>
      <w:r w:rsidRPr="007E14EF">
        <w:t>6.1.6.</w:t>
      </w:r>
      <w:r w:rsidRPr="007E14EF">
        <w:tab/>
      </w:r>
      <w:r w:rsidRPr="00E71668">
        <w:t>Orientation</w:t>
      </w:r>
    </w:p>
    <w:p w:rsidR="007E14EF" w:rsidRPr="007E14EF" w:rsidRDefault="007E14EF" w:rsidP="007E14EF">
      <w:pPr>
        <w:pStyle w:val="para"/>
      </w:pPr>
      <w:r w:rsidRPr="007E14EF">
        <w:tab/>
        <w:t>Towards the front.</w:t>
      </w:r>
    </w:p>
    <w:p w:rsidR="007E14EF" w:rsidRPr="007E14EF" w:rsidRDefault="007E14EF" w:rsidP="007E14EF">
      <w:pPr>
        <w:pStyle w:val="para"/>
      </w:pPr>
      <w:r w:rsidRPr="007E14EF">
        <w:tab/>
        <w:t>Not more than one main-beam headlamp on each side of the vehicle may swivel to produce bend lighting.</w:t>
      </w:r>
    </w:p>
    <w:p w:rsidR="007E14EF" w:rsidRDefault="007E14EF" w:rsidP="007E14EF">
      <w:pPr>
        <w:pStyle w:val="para"/>
      </w:pPr>
      <w:r w:rsidRPr="007E14EF">
        <w:t>6.1.7.</w:t>
      </w:r>
      <w:r w:rsidRPr="007E14EF">
        <w:tab/>
      </w:r>
      <w:r w:rsidRPr="00E71668">
        <w:t>Electrical connections</w:t>
      </w:r>
      <w:r w:rsidRPr="007E14EF">
        <w:t xml:space="preserve"> </w:t>
      </w:r>
    </w:p>
    <w:p w:rsidR="008970FA" w:rsidRDefault="008970FA" w:rsidP="007E14EF">
      <w:pPr>
        <w:pStyle w:val="para"/>
      </w:pPr>
      <w:r w:rsidRPr="008970FA">
        <w:rPr>
          <w:lang w:val="en-US"/>
        </w:rPr>
        <w:t>6.1.7.1.</w:t>
      </w:r>
      <w:r w:rsidRPr="008970FA">
        <w:rPr>
          <w:lang w:val="en-US"/>
        </w:rPr>
        <w:tab/>
        <w:t xml:space="preserve">Except when they are used to give intermittent luminous warnings at short intervals the main-beam headlamps may be switched ON, only when the master light switch is in headlamps ON position or in </w:t>
      </w:r>
      <w:r w:rsidR="00055DFB">
        <w:rPr>
          <w:lang w:val="en-US"/>
        </w:rPr>
        <w:t>"</w:t>
      </w:r>
      <w:r w:rsidRPr="008970FA">
        <w:rPr>
          <w:lang w:val="en-US"/>
        </w:rPr>
        <w:t>AUTO</w:t>
      </w:r>
      <w:r w:rsidR="00055DFB">
        <w:rPr>
          <w:lang w:val="en-US"/>
        </w:rPr>
        <w:t>"</w:t>
      </w:r>
      <w:r w:rsidRPr="008970FA">
        <w:rPr>
          <w:lang w:val="en-US"/>
        </w:rPr>
        <w:t xml:space="preserve"> (automatic) position and the conditions for automatic activation of </w:t>
      </w:r>
      <w:r w:rsidR="00876E4E">
        <w:rPr>
          <w:lang w:val="en-US"/>
        </w:rPr>
        <w:t>dipped-beam</w:t>
      </w:r>
      <w:r w:rsidRPr="008970FA">
        <w:rPr>
          <w:lang w:val="en-US"/>
        </w:rPr>
        <w:t xml:space="preserve"> exist. In the latter case, the main beam headlamps shall be switched off automatically when the conditions for automatic activation of </w:t>
      </w:r>
      <w:r w:rsidR="00876E4E">
        <w:rPr>
          <w:lang w:val="en-US"/>
        </w:rPr>
        <w:t>dipped-beam</w:t>
      </w:r>
      <w:r w:rsidRPr="008970FA">
        <w:rPr>
          <w:lang w:val="en-US"/>
        </w:rPr>
        <w:t xml:space="preserve"> ceased to exist.</w:t>
      </w:r>
    </w:p>
    <w:p w:rsidR="000F40A2" w:rsidRPr="000F40A2" w:rsidRDefault="000F40A2" w:rsidP="000F40A2">
      <w:pPr>
        <w:spacing w:after="120"/>
        <w:ind w:left="2259" w:right="1134" w:hanging="1125"/>
        <w:jc w:val="both"/>
        <w:rPr>
          <w:bCs/>
        </w:rPr>
      </w:pPr>
      <w:r w:rsidRPr="000F40A2">
        <w:t>6.1.7.</w:t>
      </w:r>
      <w:r w:rsidR="008970FA">
        <w:t>2</w:t>
      </w:r>
      <w:r w:rsidRPr="000F40A2">
        <w:t>.</w:t>
      </w:r>
      <w:r w:rsidRPr="000F40A2">
        <w:tab/>
        <w:t xml:space="preserve">The control of the main-beam headlamps may be automatic regarding their activation and deactivation, the control signals being produced by a sensor system which is capable </w:t>
      </w:r>
      <w:r w:rsidRPr="000F40A2">
        <w:rPr>
          <w:bCs/>
        </w:rPr>
        <w:t xml:space="preserve">of detecting and reacting to each of the following inputs: </w:t>
      </w:r>
    </w:p>
    <w:p w:rsidR="000F40A2" w:rsidRPr="000F40A2" w:rsidRDefault="000F40A2" w:rsidP="000F40A2">
      <w:pPr>
        <w:spacing w:after="120"/>
        <w:ind w:left="1692" w:right="1134" w:firstLine="567"/>
        <w:jc w:val="both"/>
        <w:rPr>
          <w:bCs/>
        </w:rPr>
      </w:pPr>
      <w:r w:rsidRPr="000F40A2">
        <w:rPr>
          <w:bCs/>
        </w:rPr>
        <w:t>(a)</w:t>
      </w:r>
      <w:r w:rsidRPr="000F40A2">
        <w:rPr>
          <w:bCs/>
        </w:rPr>
        <w:tab/>
        <w:t>Ambient lighting conditions;</w:t>
      </w:r>
    </w:p>
    <w:p w:rsidR="000F40A2" w:rsidRPr="000F40A2" w:rsidRDefault="000F40A2" w:rsidP="000F40A2">
      <w:pPr>
        <w:spacing w:after="120"/>
        <w:ind w:left="2829" w:right="1134" w:hanging="570"/>
        <w:jc w:val="both"/>
        <w:rPr>
          <w:bCs/>
        </w:rPr>
      </w:pPr>
      <w:r w:rsidRPr="000F40A2">
        <w:rPr>
          <w:bCs/>
        </w:rPr>
        <w:t>(b)</w:t>
      </w:r>
      <w:r w:rsidRPr="000F40A2">
        <w:rPr>
          <w:bCs/>
        </w:rPr>
        <w:tab/>
        <w:t>The light emitted by the front lighting devices and front light-signalling devices of oncoming vehicles;</w:t>
      </w:r>
    </w:p>
    <w:p w:rsidR="000F40A2" w:rsidRPr="000F40A2" w:rsidRDefault="000F40A2" w:rsidP="000F40A2">
      <w:pPr>
        <w:spacing w:after="120"/>
        <w:ind w:left="2829" w:right="1134" w:hanging="570"/>
        <w:jc w:val="both"/>
        <w:rPr>
          <w:bCs/>
        </w:rPr>
      </w:pPr>
      <w:r w:rsidRPr="000F40A2">
        <w:rPr>
          <w:bCs/>
        </w:rPr>
        <w:t>(c)</w:t>
      </w:r>
      <w:r w:rsidRPr="000F40A2">
        <w:rPr>
          <w:bCs/>
        </w:rPr>
        <w:tab/>
        <w:t>The light emitted by the rear light-signalling devices of preceding vehicles</w:t>
      </w:r>
      <w:r w:rsidRPr="000F40A2">
        <w:t>.</w:t>
      </w:r>
    </w:p>
    <w:p w:rsidR="000F40A2" w:rsidRPr="000F40A2" w:rsidRDefault="000F40A2" w:rsidP="000F40A2">
      <w:pPr>
        <w:spacing w:after="120"/>
        <w:ind w:left="1134" w:right="1134"/>
        <w:jc w:val="both"/>
        <w:rPr>
          <w:bCs/>
        </w:rPr>
      </w:pPr>
      <w:r w:rsidRPr="000F40A2">
        <w:rPr>
          <w:bCs/>
        </w:rPr>
        <w:tab/>
      </w:r>
      <w:r w:rsidRPr="000F40A2">
        <w:rPr>
          <w:bCs/>
        </w:rPr>
        <w:tab/>
        <w:t>Additional sensor functions to improve performance are allowed.</w:t>
      </w:r>
    </w:p>
    <w:p w:rsidR="000F40A2" w:rsidRPr="000F40A2" w:rsidRDefault="000F40A2" w:rsidP="000F40A2">
      <w:pPr>
        <w:spacing w:after="120"/>
        <w:ind w:left="2268" w:right="1134"/>
        <w:jc w:val="both"/>
      </w:pPr>
      <w:r w:rsidRPr="000F40A2">
        <w:tab/>
        <w:t xml:space="preserve">For the purpose of this paragraph, </w:t>
      </w:r>
      <w:r w:rsidR="00055DFB">
        <w:rPr>
          <w:bCs/>
          <w:color w:val="000000"/>
        </w:rPr>
        <w:t>"</w:t>
      </w:r>
      <w:r w:rsidRPr="000F40A2">
        <w:rPr>
          <w:bCs/>
          <w:color w:val="000000"/>
        </w:rPr>
        <w:t>vehicles</w:t>
      </w:r>
      <w:r w:rsidR="00055DFB">
        <w:rPr>
          <w:bCs/>
          <w:color w:val="000000"/>
        </w:rPr>
        <w:t>"</w:t>
      </w:r>
      <w:r w:rsidRPr="000F40A2">
        <w:rPr>
          <w:bCs/>
          <w:color w:val="000000"/>
        </w:rPr>
        <w:t xml:space="preserve"> means vehicles </w:t>
      </w:r>
      <w:r w:rsidRPr="000F40A2">
        <w:t>of categories L, M, N, O, T, as well as bicycles, such vehicles being equipped with retro-reflectors, with lighting and light-signalling devices, which are switched ON.</w:t>
      </w:r>
    </w:p>
    <w:p w:rsidR="004D4E66" w:rsidRPr="004D4E66" w:rsidRDefault="000F40A2" w:rsidP="004D4E66">
      <w:pPr>
        <w:pStyle w:val="para"/>
        <w:rPr>
          <w:lang w:val="en-US"/>
        </w:rPr>
      </w:pPr>
      <w:r w:rsidRPr="000F40A2">
        <w:t>6.1.7.</w:t>
      </w:r>
      <w:r w:rsidR="008970FA">
        <w:t>3</w:t>
      </w:r>
      <w:r w:rsidRPr="000F40A2">
        <w:t>.</w:t>
      </w:r>
      <w:r w:rsidRPr="000F40A2">
        <w:tab/>
      </w:r>
      <w:r w:rsidR="004D4E66" w:rsidRPr="004D4E66">
        <w:rPr>
          <w:lang w:val="en-US"/>
        </w:rPr>
        <w:t xml:space="preserve">It shall always be possible to switch the main-beam headlamps </w:t>
      </w:r>
      <w:r w:rsidR="004D4E66" w:rsidRPr="004D4E66">
        <w:rPr>
          <w:lang w:val="en-US"/>
        </w:rPr>
        <w:tab/>
        <w:t>ON and OFF manually and to manually switch OFF the automatic control of the main-beam headlamps.</w:t>
      </w:r>
    </w:p>
    <w:p w:rsidR="000F40A2" w:rsidRPr="00954131" w:rsidRDefault="004D4E66" w:rsidP="00954131">
      <w:pPr>
        <w:pStyle w:val="para"/>
        <w:ind w:firstLine="0"/>
        <w:rPr>
          <w:lang w:val="en-US"/>
        </w:rPr>
      </w:pPr>
      <w:r w:rsidRPr="004D4E66">
        <w:rPr>
          <w:lang w:val="en-US"/>
        </w:rPr>
        <w:t xml:space="preserve">Moreover, the switching OFF, of the main-beam headlamps and of their automatic control, shall be by means of a simple </w:t>
      </w:r>
      <w:r w:rsidRPr="004D4E66">
        <w:rPr>
          <w:lang w:val="en-US"/>
        </w:rPr>
        <w:tab/>
        <w:t>and immediate manual operation; the use of sub-menus is not allowed.</w:t>
      </w:r>
    </w:p>
    <w:p w:rsidR="007E14EF" w:rsidRPr="007E14EF" w:rsidRDefault="007E14EF" w:rsidP="007E14EF">
      <w:pPr>
        <w:pStyle w:val="para"/>
      </w:pPr>
      <w:r w:rsidRPr="007E14EF">
        <w:t>6.1.7.</w:t>
      </w:r>
      <w:r w:rsidR="008970FA">
        <w:t>4</w:t>
      </w:r>
      <w:r w:rsidRPr="007E14EF">
        <w:t>.</w:t>
      </w:r>
      <w:r w:rsidRPr="007E14EF">
        <w:tab/>
        <w:t xml:space="preserve">The main-beam headlamps may be switched on either simultaneously or in pairs. </w:t>
      </w:r>
      <w:r w:rsidRPr="007E14EF">
        <w:rPr>
          <w:bCs/>
        </w:rPr>
        <w:t>In case the extra two main-beam headlamps are installed, as permitted under paragraph 6.1.2. for vehicles of the category N</w:t>
      </w:r>
      <w:r w:rsidRPr="007E14EF">
        <w:rPr>
          <w:bCs/>
          <w:vertAlign w:val="subscript"/>
        </w:rPr>
        <w:t>3</w:t>
      </w:r>
      <w:r w:rsidRPr="007E14EF">
        <w:rPr>
          <w:bCs/>
        </w:rPr>
        <w:t xml:space="preserve"> only, no more than two pairs may be simultaneously lit.</w:t>
      </w:r>
      <w:r w:rsidRPr="007E14EF">
        <w:rPr>
          <w:b/>
        </w:rPr>
        <w:t xml:space="preserve"> </w:t>
      </w:r>
      <w:r w:rsidRPr="007E14EF">
        <w:t>For changing over from the dipped to the main beam at least one pair of main-beam headlamps shall be switched on. For changing over from the main-beam to the dipped-beam all main-beam headlamps shall be switched off simultaneously.</w:t>
      </w:r>
    </w:p>
    <w:p w:rsidR="007E14EF" w:rsidRPr="007E14EF" w:rsidRDefault="007E14EF" w:rsidP="007E14EF">
      <w:pPr>
        <w:pStyle w:val="para"/>
      </w:pPr>
      <w:r w:rsidRPr="007E14EF">
        <w:t>6.1.7.</w:t>
      </w:r>
      <w:r w:rsidR="008970FA" w:rsidRPr="009C2AA1">
        <w:t>5</w:t>
      </w:r>
      <w:r w:rsidRPr="007E14EF">
        <w:t>.</w:t>
      </w:r>
      <w:r w:rsidRPr="007E14EF">
        <w:tab/>
        <w:t xml:space="preserve">The dipped-beams may remain switched on at the same time as the main beams. </w:t>
      </w:r>
    </w:p>
    <w:p w:rsidR="007E14EF" w:rsidRPr="007E14EF" w:rsidRDefault="007E14EF" w:rsidP="007E14EF">
      <w:pPr>
        <w:pStyle w:val="para"/>
      </w:pPr>
      <w:r w:rsidRPr="007E14EF">
        <w:t>6.1.7.</w:t>
      </w:r>
      <w:r w:rsidR="008970FA" w:rsidRPr="009C2AA1">
        <w:t>6</w:t>
      </w:r>
      <w:r w:rsidRPr="007E14EF">
        <w:t>.</w:t>
      </w:r>
      <w:r w:rsidRPr="007E14EF">
        <w:tab/>
        <w:t xml:space="preserve">Where four concealable headlamps are fitted their raised position shall prevent the simultaneous operation of any additional headlamps fitted, if these are intended to provide light signals consisting of intermittent illumination at short intervals (paragraph 5.12.) in daylight. </w:t>
      </w:r>
    </w:p>
    <w:p w:rsidR="007E14EF" w:rsidRPr="007E14EF" w:rsidRDefault="007E14EF" w:rsidP="007E14EF">
      <w:pPr>
        <w:pStyle w:val="para"/>
      </w:pPr>
      <w:r w:rsidRPr="007E14EF">
        <w:t>6.1.8.</w:t>
      </w:r>
      <w:r w:rsidRPr="007E14EF">
        <w:tab/>
      </w:r>
      <w:r w:rsidRPr="00E71668">
        <w:t>Tell-tale</w:t>
      </w:r>
    </w:p>
    <w:p w:rsidR="007E14EF" w:rsidRDefault="007E14EF" w:rsidP="00E71668">
      <w:pPr>
        <w:pStyle w:val="para"/>
        <w:ind w:firstLine="0"/>
      </w:pPr>
      <w:r w:rsidRPr="007E14EF">
        <w:t xml:space="preserve">Circuit-closed tell-tale mandatory. </w:t>
      </w:r>
    </w:p>
    <w:p w:rsidR="008B6ACD" w:rsidRPr="008B6ACD" w:rsidRDefault="008B6ACD" w:rsidP="008B6ACD">
      <w:pPr>
        <w:pStyle w:val="para"/>
      </w:pPr>
      <w:r w:rsidRPr="008B6ACD">
        <w:t>6.1.8.1.</w:t>
      </w:r>
      <w:r w:rsidRPr="008B6ACD">
        <w:tab/>
        <w:t>If the control of the main-beam headlamps is automatic as described in paragraph 6.1.7.1. above an indication shall be provided to the driver that the automatic control of the main-beam function is activated. This information shall remain displayed as long as the automatic operation is activated.</w:t>
      </w:r>
    </w:p>
    <w:p w:rsidR="007E14EF" w:rsidRPr="007E14EF" w:rsidRDefault="007E14EF" w:rsidP="007E14EF">
      <w:pPr>
        <w:pStyle w:val="para"/>
      </w:pPr>
      <w:r w:rsidRPr="007E14EF">
        <w:t>6.1.9.</w:t>
      </w:r>
      <w:r w:rsidRPr="007E14EF">
        <w:tab/>
      </w:r>
      <w:r w:rsidRPr="00E71668">
        <w:t>Other requirements</w:t>
      </w:r>
      <w:r w:rsidRPr="007E14EF">
        <w:t xml:space="preserve"> </w:t>
      </w:r>
    </w:p>
    <w:p w:rsidR="007E14EF" w:rsidRPr="007E14EF" w:rsidRDefault="007E14EF" w:rsidP="007E14EF">
      <w:pPr>
        <w:pStyle w:val="para"/>
      </w:pPr>
      <w:r w:rsidRPr="007E14EF">
        <w:t>6.1.9.1.</w:t>
      </w:r>
      <w:r w:rsidRPr="007E14EF">
        <w:tab/>
      </w:r>
      <w:r w:rsidR="000B67CF" w:rsidRPr="000B67CF">
        <w:t>The aggregate maximum intensity of the main</w:t>
      </w:r>
      <w:r w:rsidR="000B67CF" w:rsidRPr="000B67CF">
        <w:noBreakHyphen/>
        <w:t>beam headlamps which can be switched on simultaneously shall not exceed 430,000 cd, which corresponds to a reference value of 100.</w:t>
      </w:r>
    </w:p>
    <w:p w:rsidR="007E14EF" w:rsidRDefault="007E14EF" w:rsidP="007E14EF">
      <w:pPr>
        <w:pStyle w:val="para"/>
      </w:pPr>
      <w:r w:rsidRPr="007E14EF">
        <w:t>6.1.9.2.</w:t>
      </w:r>
      <w:r w:rsidRPr="007E14EF">
        <w:tab/>
        <w:t xml:space="preserve">This maximum intensity shall be obtained by adding together the individual reference marks which are indicated on the several. The reference mark </w:t>
      </w:r>
      <w:r w:rsidR="00055DFB">
        <w:t>"</w:t>
      </w:r>
      <w:r w:rsidRPr="007E14EF">
        <w:t>10</w:t>
      </w:r>
      <w:r w:rsidR="00055DFB">
        <w:t>"</w:t>
      </w:r>
      <w:r w:rsidRPr="007E14EF">
        <w:t xml:space="preserve"> shall be given to each of the headlamps marked </w:t>
      </w:r>
      <w:r w:rsidR="00055DFB">
        <w:t>"</w:t>
      </w:r>
      <w:r w:rsidRPr="007E14EF">
        <w:t>R</w:t>
      </w:r>
      <w:r w:rsidR="00055DFB">
        <w:t>"</w:t>
      </w:r>
      <w:r w:rsidRPr="007E14EF">
        <w:t xml:space="preserve"> or </w:t>
      </w:r>
      <w:r w:rsidR="00055DFB">
        <w:t>"</w:t>
      </w:r>
      <w:r w:rsidRPr="007E14EF">
        <w:t>CR</w:t>
      </w:r>
      <w:r w:rsidR="00055DFB">
        <w:t>"</w:t>
      </w:r>
      <w:r w:rsidRPr="007E14EF">
        <w:t>.</w:t>
      </w:r>
    </w:p>
    <w:p w:rsidR="00304AB2" w:rsidRPr="00304AB2" w:rsidRDefault="00304AB2" w:rsidP="00142C96">
      <w:pPr>
        <w:pStyle w:val="para"/>
        <w:keepNext/>
      </w:pPr>
      <w:r w:rsidRPr="00304AB2">
        <w:t>6.1.9.3.</w:t>
      </w:r>
      <w:r w:rsidRPr="00304AB2">
        <w:tab/>
        <w:t>Automatic activation and deactivation of the main-beam headlamps:</w:t>
      </w:r>
    </w:p>
    <w:p w:rsidR="00304AB2" w:rsidRPr="00304AB2" w:rsidRDefault="00304AB2" w:rsidP="00304AB2">
      <w:pPr>
        <w:pStyle w:val="para"/>
      </w:pPr>
      <w:r w:rsidRPr="00304AB2">
        <w:t>6.1.9.3.1.</w:t>
      </w:r>
      <w:r w:rsidRPr="00304AB2">
        <w:tab/>
        <w:t xml:space="preserve">The sensor system used to control the automatic activation and deactivation of the main-beam headlamps, as described in paragraph 6.1.7.1., shall comply with the following requirements: </w:t>
      </w:r>
    </w:p>
    <w:p w:rsidR="00304AB2" w:rsidRPr="00954131" w:rsidRDefault="00304AB2" w:rsidP="00954131">
      <w:pPr>
        <w:pStyle w:val="para"/>
        <w:rPr>
          <w:lang w:val="en-US"/>
        </w:rPr>
      </w:pPr>
      <w:r w:rsidRPr="00304AB2">
        <w:t>6.1.9.3.1.1.</w:t>
      </w:r>
      <w:r w:rsidRPr="00304AB2">
        <w:tab/>
      </w:r>
      <w:r w:rsidR="004D4E66" w:rsidRPr="004D4E66">
        <w:rPr>
          <w:lang w:val="en-US"/>
        </w:rPr>
        <w:t>The boundaries of the minimum fields in which the sensor is able to detect light emitted from other vehicles defined in paragraph 6.1.7.1. above are defined by the angles indicated below.</w:t>
      </w:r>
    </w:p>
    <w:p w:rsidR="00304AB2" w:rsidRDefault="00304AB2" w:rsidP="00304AB2">
      <w:pPr>
        <w:pStyle w:val="para"/>
      </w:pPr>
      <w:r w:rsidRPr="00304AB2">
        <w:t>6.1.9.3.1.1.1.</w:t>
      </w:r>
      <w:r w:rsidRPr="00304AB2">
        <w:tab/>
        <w:t>Horizontal angles: 15° to the left and 15° to the right.</w:t>
      </w:r>
    </w:p>
    <w:p w:rsidR="00304AB2" w:rsidRPr="00304AB2" w:rsidRDefault="00304AB2" w:rsidP="00304AB2">
      <w:pPr>
        <w:keepNext/>
        <w:keepLines/>
        <w:spacing w:after="120"/>
        <w:ind w:left="1134" w:right="1134"/>
        <w:jc w:val="both"/>
      </w:pPr>
      <w:r w:rsidRPr="00304AB2">
        <w:tab/>
      </w:r>
      <w:r w:rsidRPr="00304AB2">
        <w:tab/>
        <w:t>Vertical angles:</w:t>
      </w:r>
    </w:p>
    <w:tbl>
      <w:tblPr>
        <w:tblW w:w="7370" w:type="dxa"/>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665"/>
        <w:gridCol w:w="1404"/>
        <w:gridCol w:w="1500"/>
        <w:gridCol w:w="1801"/>
      </w:tblGrid>
      <w:tr w:rsidR="00304AB2" w:rsidRPr="00FD444E" w:rsidTr="000B76BD">
        <w:trPr>
          <w:tblHeader/>
        </w:trPr>
        <w:tc>
          <w:tcPr>
            <w:tcW w:w="2665" w:type="dxa"/>
            <w:shd w:val="clear" w:color="auto" w:fill="auto"/>
            <w:vAlign w:val="bottom"/>
          </w:tcPr>
          <w:p w:rsidR="00304AB2" w:rsidRPr="00FD444E" w:rsidRDefault="00304AB2" w:rsidP="000B76BD">
            <w:pPr>
              <w:suppressAutoHyphens w:val="0"/>
              <w:spacing w:before="40" w:after="120" w:line="220" w:lineRule="exact"/>
              <w:ind w:left="113" w:right="113"/>
            </w:pPr>
            <w:r w:rsidRPr="00FD444E">
              <w:t>Upward angle</w:t>
            </w:r>
          </w:p>
        </w:tc>
        <w:tc>
          <w:tcPr>
            <w:tcW w:w="4705" w:type="dxa"/>
            <w:gridSpan w:val="3"/>
            <w:shd w:val="clear" w:color="auto" w:fill="auto"/>
            <w:vAlign w:val="bottom"/>
          </w:tcPr>
          <w:p w:rsidR="00304AB2" w:rsidRPr="00FD444E" w:rsidRDefault="00304AB2" w:rsidP="000B76BD">
            <w:pPr>
              <w:suppressAutoHyphens w:val="0"/>
              <w:spacing w:before="40" w:after="120" w:line="220" w:lineRule="exact"/>
              <w:ind w:left="113" w:right="113"/>
            </w:pPr>
            <w:r w:rsidRPr="00FD444E">
              <w:t>5°</w:t>
            </w:r>
          </w:p>
        </w:tc>
      </w:tr>
      <w:tr w:rsidR="00304AB2" w:rsidRPr="00937F8F" w:rsidTr="000B76BD">
        <w:tc>
          <w:tcPr>
            <w:tcW w:w="2665" w:type="dxa"/>
            <w:shd w:val="clear" w:color="auto" w:fill="auto"/>
          </w:tcPr>
          <w:p w:rsidR="00304AB2" w:rsidRPr="00937F8F" w:rsidRDefault="00304AB2" w:rsidP="000B76BD">
            <w:pPr>
              <w:suppressAutoHyphens w:val="0"/>
              <w:spacing w:before="40" w:after="120" w:line="220" w:lineRule="exact"/>
              <w:ind w:left="113" w:right="113"/>
            </w:pPr>
            <w:r w:rsidRPr="00937F8F">
              <w:t>Mounting height of the sensor (centre of sensor aperture above the ground)</w:t>
            </w:r>
          </w:p>
        </w:tc>
        <w:tc>
          <w:tcPr>
            <w:tcW w:w="1404" w:type="dxa"/>
            <w:shd w:val="clear" w:color="auto" w:fill="auto"/>
          </w:tcPr>
          <w:p w:rsidR="00304AB2" w:rsidRPr="00937F8F" w:rsidRDefault="00304AB2" w:rsidP="000B76BD">
            <w:pPr>
              <w:suppressAutoHyphens w:val="0"/>
              <w:spacing w:before="40" w:after="120" w:line="220" w:lineRule="exact"/>
              <w:ind w:left="113" w:right="113"/>
            </w:pPr>
            <w:r w:rsidRPr="00937F8F">
              <w:t>Less than 2 m</w:t>
            </w:r>
          </w:p>
        </w:tc>
        <w:tc>
          <w:tcPr>
            <w:tcW w:w="1500" w:type="dxa"/>
            <w:shd w:val="clear" w:color="auto" w:fill="auto"/>
          </w:tcPr>
          <w:p w:rsidR="00304AB2" w:rsidRPr="00937F8F" w:rsidRDefault="00304AB2" w:rsidP="000B76BD">
            <w:pPr>
              <w:suppressAutoHyphens w:val="0"/>
              <w:spacing w:before="40" w:after="120" w:line="220" w:lineRule="exact"/>
              <w:ind w:left="113" w:right="113"/>
            </w:pPr>
            <w:r w:rsidRPr="00937F8F">
              <w:t>Between 1.5 m and 2.5 m</w:t>
            </w:r>
          </w:p>
        </w:tc>
        <w:tc>
          <w:tcPr>
            <w:tcW w:w="1801" w:type="dxa"/>
            <w:shd w:val="clear" w:color="auto" w:fill="auto"/>
          </w:tcPr>
          <w:p w:rsidR="00304AB2" w:rsidRPr="00937F8F" w:rsidRDefault="00304AB2" w:rsidP="000B76BD">
            <w:pPr>
              <w:suppressAutoHyphens w:val="0"/>
              <w:spacing w:before="40" w:after="120" w:line="220" w:lineRule="exact"/>
              <w:ind w:left="113" w:right="113"/>
            </w:pPr>
            <w:r w:rsidRPr="00937F8F">
              <w:t>Greater than 2.0</w:t>
            </w:r>
            <w:r>
              <w:t> </w:t>
            </w:r>
            <w:r w:rsidRPr="00937F8F">
              <w:t>m</w:t>
            </w:r>
          </w:p>
        </w:tc>
      </w:tr>
      <w:tr w:rsidR="00304AB2" w:rsidRPr="00937F8F" w:rsidTr="000B76BD">
        <w:tc>
          <w:tcPr>
            <w:tcW w:w="2665" w:type="dxa"/>
            <w:shd w:val="clear" w:color="auto" w:fill="auto"/>
          </w:tcPr>
          <w:p w:rsidR="00304AB2" w:rsidRPr="00937F8F" w:rsidRDefault="00304AB2" w:rsidP="000B76BD">
            <w:pPr>
              <w:suppressAutoHyphens w:val="0"/>
              <w:spacing w:before="40" w:after="120" w:line="220" w:lineRule="exact"/>
              <w:ind w:left="113" w:right="113"/>
            </w:pPr>
            <w:r w:rsidRPr="00937F8F">
              <w:t>Downward angle</w:t>
            </w:r>
          </w:p>
        </w:tc>
        <w:tc>
          <w:tcPr>
            <w:tcW w:w="1404" w:type="dxa"/>
            <w:shd w:val="clear" w:color="auto" w:fill="auto"/>
          </w:tcPr>
          <w:p w:rsidR="00304AB2" w:rsidRPr="00937F8F" w:rsidRDefault="00304AB2" w:rsidP="000B76BD">
            <w:pPr>
              <w:suppressAutoHyphens w:val="0"/>
              <w:spacing w:before="40" w:after="120" w:line="220" w:lineRule="exact"/>
              <w:ind w:left="113" w:right="113"/>
            </w:pPr>
            <w:r w:rsidRPr="00937F8F">
              <w:t>2°</w:t>
            </w:r>
          </w:p>
        </w:tc>
        <w:tc>
          <w:tcPr>
            <w:tcW w:w="1500" w:type="dxa"/>
            <w:shd w:val="clear" w:color="auto" w:fill="auto"/>
          </w:tcPr>
          <w:p w:rsidR="00304AB2" w:rsidRPr="00937F8F" w:rsidRDefault="00304AB2" w:rsidP="000B76BD">
            <w:pPr>
              <w:suppressAutoHyphens w:val="0"/>
              <w:spacing w:before="40" w:after="120" w:line="220" w:lineRule="exact"/>
              <w:ind w:left="113" w:right="113"/>
            </w:pPr>
            <w:r w:rsidRPr="00937F8F">
              <w:t>2° to 5°</w:t>
            </w:r>
          </w:p>
        </w:tc>
        <w:tc>
          <w:tcPr>
            <w:tcW w:w="1801" w:type="dxa"/>
            <w:shd w:val="clear" w:color="auto" w:fill="auto"/>
          </w:tcPr>
          <w:p w:rsidR="00304AB2" w:rsidRPr="00937F8F" w:rsidRDefault="00304AB2" w:rsidP="000B76BD">
            <w:pPr>
              <w:suppressAutoHyphens w:val="0"/>
              <w:spacing w:before="40" w:after="120" w:line="220" w:lineRule="exact"/>
              <w:ind w:left="113" w:right="113"/>
            </w:pPr>
            <w:r w:rsidRPr="00937F8F">
              <w:t>5°</w:t>
            </w:r>
          </w:p>
        </w:tc>
      </w:tr>
    </w:tbl>
    <w:p w:rsidR="00304AB2" w:rsidRPr="00304AB2" w:rsidRDefault="00304AB2" w:rsidP="00304AB2">
      <w:pPr>
        <w:spacing w:before="120" w:after="120"/>
        <w:ind w:left="2268" w:right="1134"/>
        <w:jc w:val="both"/>
      </w:pPr>
      <w:r w:rsidRPr="00304AB2">
        <w:t>These angles are measured from the centre of the sensor aperture relative to a horizontal straight line through its centre and parallel to the longitudinal median plane of the vehicle.</w:t>
      </w:r>
    </w:p>
    <w:p w:rsidR="004D4E66" w:rsidRPr="004D4E66" w:rsidRDefault="00304AB2" w:rsidP="004D4E66">
      <w:pPr>
        <w:spacing w:after="120"/>
        <w:ind w:left="1134" w:right="1134"/>
        <w:jc w:val="both"/>
        <w:rPr>
          <w:lang w:val="en-US"/>
        </w:rPr>
      </w:pPr>
      <w:r w:rsidRPr="00304AB2">
        <w:rPr>
          <w:bCs/>
        </w:rPr>
        <w:t>6.1.9.3.1.2.</w:t>
      </w:r>
      <w:r w:rsidRPr="00304AB2">
        <w:rPr>
          <w:bCs/>
        </w:rPr>
        <w:tab/>
      </w:r>
      <w:r w:rsidR="004D4E66" w:rsidRPr="004D4E66">
        <w:rPr>
          <w:lang w:val="en-US"/>
        </w:rPr>
        <w:t>The sensor system shall be able to detect on a straight level road:</w:t>
      </w:r>
    </w:p>
    <w:p w:rsidR="004D4E66" w:rsidRPr="004D4E66" w:rsidRDefault="004D4E66" w:rsidP="004D4E66">
      <w:pPr>
        <w:pStyle w:val="ad"/>
        <w:rPr>
          <w:lang w:val="en-US"/>
        </w:rPr>
      </w:pPr>
      <w:r w:rsidRPr="004D4E66">
        <w:rPr>
          <w:lang w:val="en-US"/>
        </w:rPr>
        <w:t>(a)</w:t>
      </w:r>
      <w:r w:rsidRPr="004D4E66">
        <w:rPr>
          <w:lang w:val="en-US"/>
        </w:rPr>
        <w:tab/>
        <w:t>An oncoming power driven vehicle</w:t>
      </w:r>
      <w:r w:rsidRPr="004D4E66">
        <w:rPr>
          <w:b/>
          <w:lang w:val="en-US"/>
        </w:rPr>
        <w:t xml:space="preserve"> </w:t>
      </w:r>
      <w:r w:rsidRPr="004D4E66">
        <w:rPr>
          <w:lang w:val="en-US"/>
        </w:rPr>
        <w:t>at a distance extending to at least 400 m;</w:t>
      </w:r>
    </w:p>
    <w:p w:rsidR="004D4E66" w:rsidRPr="004D4E66" w:rsidRDefault="004D4E66" w:rsidP="004D4E66">
      <w:pPr>
        <w:pStyle w:val="ad"/>
        <w:rPr>
          <w:lang w:val="en-US"/>
        </w:rPr>
      </w:pPr>
      <w:r w:rsidRPr="004D4E66">
        <w:rPr>
          <w:lang w:val="en-US"/>
        </w:rPr>
        <w:t>(b)</w:t>
      </w:r>
      <w:r w:rsidRPr="004D4E66">
        <w:rPr>
          <w:lang w:val="en-US"/>
        </w:rPr>
        <w:tab/>
        <w:t>A preceding power driven vehicle or a vehicle-trailer</w:t>
      </w:r>
      <w:r w:rsidRPr="004D4E66">
        <w:rPr>
          <w:b/>
          <w:lang w:val="en-US"/>
        </w:rPr>
        <w:t>s</w:t>
      </w:r>
      <w:r w:rsidRPr="004D4E66">
        <w:rPr>
          <w:lang w:val="en-US"/>
        </w:rPr>
        <w:t xml:space="preserve"> combination at a distance extending to at least 100 m;</w:t>
      </w:r>
    </w:p>
    <w:p w:rsidR="004D4E66" w:rsidRPr="004D4E66" w:rsidRDefault="004D4E66" w:rsidP="004D4E66">
      <w:pPr>
        <w:pStyle w:val="ad"/>
        <w:rPr>
          <w:lang w:val="en-US"/>
        </w:rPr>
      </w:pPr>
      <w:r w:rsidRPr="004D4E66">
        <w:rPr>
          <w:lang w:val="en-US"/>
        </w:rPr>
        <w:t>(c)</w:t>
      </w:r>
      <w:r w:rsidRPr="004D4E66">
        <w:rPr>
          <w:lang w:val="en-US"/>
        </w:rPr>
        <w:tab/>
        <w:t>An oncoming bicycle at a distance extending to at least 75 m, its illumination represented by a white lamp with a luminous intensity of 150 cd with a light emitting area of 10 cm² ± 3 cm² and a height above a ground of 0.8 m.</w:t>
      </w:r>
    </w:p>
    <w:p w:rsidR="00304AB2" w:rsidRPr="00954131" w:rsidRDefault="004D4E66" w:rsidP="00954131">
      <w:pPr>
        <w:spacing w:after="120"/>
        <w:ind w:left="2268" w:right="1134"/>
        <w:jc w:val="both"/>
        <w:rPr>
          <w:lang w:val="en-US"/>
        </w:rPr>
      </w:pPr>
      <w:r w:rsidRPr="004D4E66">
        <w:rPr>
          <w:lang w:val="en-US"/>
        </w:rPr>
        <w:t>To verify compliance with (a) and (b) above, the oncoming and preceding power driven vehicle (or vehicle-trailer combination) shall have position lamps (if applicable) and dipped-beam headlamps switched ON.</w:t>
      </w:r>
    </w:p>
    <w:p w:rsidR="00304AB2" w:rsidRPr="00304AB2" w:rsidRDefault="00304AB2" w:rsidP="00304AB2">
      <w:pPr>
        <w:spacing w:after="120"/>
        <w:ind w:left="2259" w:right="1134" w:hanging="1125"/>
        <w:jc w:val="both"/>
        <w:rPr>
          <w:bCs/>
        </w:rPr>
      </w:pPr>
      <w:r w:rsidRPr="00304AB2">
        <w:rPr>
          <w:bCs/>
        </w:rPr>
        <w:t>6.1.9.3.2.</w:t>
      </w:r>
      <w:r w:rsidRPr="00304AB2">
        <w:rPr>
          <w:bCs/>
        </w:rPr>
        <w:tab/>
      </w:r>
      <w:r w:rsidRPr="00304AB2">
        <w:t xml:space="preserve">The transition from main-beam to dipped-beam and vice versa according to the conditions indicated in paragraph 6.1.7.1. above may be performed automatically and shall not cause discomfort, </w:t>
      </w:r>
      <w:r w:rsidRPr="00304AB2">
        <w:rPr>
          <w:color w:val="000000"/>
        </w:rPr>
        <w:t xml:space="preserve">distraction or glare. </w:t>
      </w:r>
    </w:p>
    <w:p w:rsidR="00304AB2" w:rsidRPr="00304AB2" w:rsidRDefault="00304AB2" w:rsidP="00304AB2">
      <w:pPr>
        <w:spacing w:after="120"/>
        <w:ind w:left="2259" w:right="1134" w:hanging="1125"/>
        <w:jc w:val="both"/>
        <w:rPr>
          <w:bCs/>
        </w:rPr>
      </w:pPr>
      <w:r w:rsidRPr="00304AB2">
        <w:rPr>
          <w:bCs/>
        </w:rPr>
        <w:t>6.1.9.3.3.</w:t>
      </w:r>
      <w:r w:rsidRPr="00304AB2">
        <w:rPr>
          <w:bCs/>
        </w:rPr>
        <w:tab/>
      </w:r>
      <w:r w:rsidRPr="00304AB2">
        <w:rPr>
          <w:bCs/>
          <w:color w:val="000000"/>
        </w:rPr>
        <w:t xml:space="preserve">The </w:t>
      </w:r>
      <w:r w:rsidRPr="00304AB2">
        <w:t>overall</w:t>
      </w:r>
      <w:r w:rsidRPr="00304AB2">
        <w:rPr>
          <w:bCs/>
          <w:color w:val="000000"/>
        </w:rPr>
        <w:t xml:space="preserve"> performance of the automatic control shall be verified by:</w:t>
      </w:r>
    </w:p>
    <w:p w:rsidR="00304AB2" w:rsidRPr="00304AB2" w:rsidRDefault="00304AB2" w:rsidP="00304AB2">
      <w:pPr>
        <w:spacing w:after="120"/>
        <w:ind w:left="2259" w:right="1134" w:hanging="1125"/>
        <w:jc w:val="both"/>
        <w:rPr>
          <w:bCs/>
          <w:color w:val="000000"/>
        </w:rPr>
      </w:pPr>
      <w:r w:rsidRPr="00304AB2">
        <w:rPr>
          <w:bCs/>
          <w:color w:val="000000"/>
        </w:rPr>
        <w:t>6.1.9.3.3.1.</w:t>
      </w:r>
      <w:r w:rsidRPr="00304AB2">
        <w:rPr>
          <w:bCs/>
          <w:color w:val="000000"/>
        </w:rPr>
        <w:tab/>
        <w:t xml:space="preserve">Means of simulation or other means of verification accepted by the </w:t>
      </w:r>
      <w:r w:rsidR="006B52BC">
        <w:rPr>
          <w:bCs/>
          <w:color w:val="000000"/>
        </w:rPr>
        <w:t>Type Approval A</w:t>
      </w:r>
      <w:r w:rsidRPr="00304AB2">
        <w:rPr>
          <w:bCs/>
          <w:color w:val="000000"/>
        </w:rPr>
        <w:t>uthority , as provided by the applicant.</w:t>
      </w:r>
    </w:p>
    <w:p w:rsidR="00304AB2" w:rsidRPr="00304AB2" w:rsidRDefault="00304AB2" w:rsidP="00304AB2">
      <w:pPr>
        <w:spacing w:after="120"/>
        <w:ind w:left="2259" w:right="1134" w:hanging="1125"/>
        <w:jc w:val="both"/>
        <w:rPr>
          <w:bCs/>
        </w:rPr>
      </w:pPr>
      <w:r w:rsidRPr="00304AB2">
        <w:rPr>
          <w:bCs/>
        </w:rPr>
        <w:t>6.1.9.3.3.2.</w:t>
      </w:r>
      <w:r w:rsidRPr="00304AB2">
        <w:rPr>
          <w:bCs/>
        </w:rPr>
        <w:tab/>
        <w:t>A test drive according to paragraph 1 in A</w:t>
      </w:r>
      <w:r w:rsidR="00E32F81">
        <w:rPr>
          <w:bCs/>
        </w:rPr>
        <w:t>nnex 12</w:t>
      </w:r>
      <w:r w:rsidRPr="00304AB2">
        <w:rPr>
          <w:bCs/>
        </w:rPr>
        <w:t xml:space="preserve">. </w:t>
      </w:r>
      <w:r w:rsidRPr="00304AB2">
        <w:rPr>
          <w:snapToGrid w:val="0"/>
        </w:rPr>
        <w:t xml:space="preserve">The performance </w:t>
      </w:r>
      <w:r w:rsidRPr="00304AB2">
        <w:rPr>
          <w:bCs/>
        </w:rPr>
        <w:t xml:space="preserve">of the automatic </w:t>
      </w:r>
      <w:r w:rsidRPr="00304AB2">
        <w:t>control</w:t>
      </w:r>
      <w:r w:rsidRPr="00304AB2">
        <w:rPr>
          <w:bCs/>
        </w:rPr>
        <w:t xml:space="preserve"> </w:t>
      </w:r>
      <w:r w:rsidRPr="00304AB2">
        <w:rPr>
          <w:snapToGrid w:val="0"/>
        </w:rPr>
        <w:t xml:space="preserve">shall be documented and checked against the applicant’s description. Any </w:t>
      </w:r>
      <w:r w:rsidRPr="00304AB2">
        <w:t>obvious malfunctioning shall be contested (e. g. excessive angular movement or flicker).</w:t>
      </w:r>
    </w:p>
    <w:p w:rsidR="00304AB2" w:rsidRPr="00304AB2" w:rsidRDefault="00304AB2" w:rsidP="00304AB2">
      <w:pPr>
        <w:spacing w:after="120"/>
        <w:ind w:left="2259" w:right="1134" w:hanging="1125"/>
        <w:jc w:val="both"/>
      </w:pPr>
      <w:r w:rsidRPr="00304AB2">
        <w:t>6.1.9.3.4.</w:t>
      </w:r>
      <w:r w:rsidRPr="00304AB2">
        <w:tab/>
      </w:r>
      <w:r w:rsidRPr="00304AB2">
        <w:rPr>
          <w:bCs/>
        </w:rPr>
        <w:t xml:space="preserve">The </w:t>
      </w:r>
      <w:r w:rsidRPr="00304AB2">
        <w:t xml:space="preserve">control of the main-beam headlamps may be such that the main-beam headlamps are switched ON automatically only when: </w:t>
      </w:r>
    </w:p>
    <w:p w:rsidR="00304AB2" w:rsidRPr="00304AB2" w:rsidRDefault="00304AB2" w:rsidP="00304AB2">
      <w:pPr>
        <w:spacing w:after="120"/>
        <w:ind w:left="2835" w:right="1134" w:hanging="567"/>
        <w:jc w:val="both"/>
        <w:rPr>
          <w:bCs/>
          <w:color w:val="000000"/>
        </w:rPr>
      </w:pPr>
      <w:r w:rsidRPr="00304AB2">
        <w:rPr>
          <w:bCs/>
          <w:color w:val="000000"/>
        </w:rPr>
        <w:t>(a)</w:t>
      </w:r>
      <w:r w:rsidRPr="00304AB2">
        <w:rPr>
          <w:bCs/>
          <w:color w:val="000000"/>
        </w:rPr>
        <w:tab/>
        <w:t>No vehicles, as mentioned in paragraph 6.1.7.1. above, are detected within the fields and distances according to paragraphs 6.1.9.3.1.1. and 6.1.9.3.1.2.; and</w:t>
      </w:r>
    </w:p>
    <w:p w:rsidR="00304AB2" w:rsidRPr="00304AB2" w:rsidRDefault="00304AB2" w:rsidP="00304AB2">
      <w:pPr>
        <w:spacing w:after="120"/>
        <w:ind w:left="2835" w:right="1134" w:hanging="567"/>
        <w:jc w:val="both"/>
        <w:rPr>
          <w:bCs/>
          <w:color w:val="000000"/>
        </w:rPr>
      </w:pPr>
      <w:r w:rsidRPr="00304AB2">
        <w:rPr>
          <w:bCs/>
          <w:color w:val="000000"/>
        </w:rPr>
        <w:t>(b)</w:t>
      </w:r>
      <w:r w:rsidRPr="00304AB2">
        <w:rPr>
          <w:bCs/>
          <w:color w:val="000000"/>
        </w:rPr>
        <w:tab/>
        <w:t>The detected ambient lighting levels are as prescribed in paragraph 6.1.9.3.5. below.</w:t>
      </w:r>
    </w:p>
    <w:p w:rsidR="00304AB2" w:rsidRPr="00304AB2" w:rsidRDefault="00304AB2" w:rsidP="00304AB2">
      <w:pPr>
        <w:spacing w:after="120"/>
        <w:ind w:left="2259" w:right="1134" w:hanging="1125"/>
        <w:jc w:val="both"/>
        <w:rPr>
          <w:highlight w:val="yellow"/>
        </w:rPr>
      </w:pPr>
      <w:r w:rsidRPr="00304AB2">
        <w:rPr>
          <w:bCs/>
        </w:rPr>
        <w:t>6.1.9.3.5.</w:t>
      </w:r>
      <w:r w:rsidRPr="00304AB2">
        <w:rPr>
          <w:bCs/>
        </w:rPr>
        <w:tab/>
      </w:r>
      <w:r w:rsidRPr="00304AB2">
        <w:t xml:space="preserve">In the case where main-beam headlamps are switched ON automatically, they shall be switched OFF automatically when oncoming or preceding vehicles, as mentioned in paragraph 6.1.7.1. above, are detected within the fields and distances according to paragraphs 6.1.9.3.1.1. and 6.1.9.3.1.2. </w:t>
      </w:r>
    </w:p>
    <w:p w:rsidR="00304AB2" w:rsidRPr="00304AB2" w:rsidRDefault="00304AB2" w:rsidP="00304AB2">
      <w:pPr>
        <w:spacing w:after="120"/>
        <w:ind w:left="2259" w:right="1134"/>
        <w:jc w:val="both"/>
      </w:pPr>
      <w:r w:rsidRPr="00304AB2">
        <w:t>Moreover, they shall be switched OFF automatically when the illuminance produced by ambient lighting conditions exceeds 7000 lx.</w:t>
      </w:r>
    </w:p>
    <w:p w:rsidR="00304AB2" w:rsidRPr="007E14EF" w:rsidRDefault="00304AB2" w:rsidP="00304AB2">
      <w:pPr>
        <w:pStyle w:val="para"/>
        <w:ind w:hanging="9"/>
      </w:pPr>
      <w:r w:rsidRPr="00304AB2">
        <w:rPr>
          <w:noProof/>
          <w:lang w:eastAsia="en-GB"/>
        </w:rPr>
        <w:t xml:space="preserve">Compliance with with this requirement shall be demonstrated by the applicant, using simulation or other means of verification accepted by the </w:t>
      </w:r>
      <w:r w:rsidR="006B52BC">
        <w:rPr>
          <w:bCs/>
          <w:color w:val="000000"/>
        </w:rPr>
        <w:t>Type Approval A</w:t>
      </w:r>
      <w:r w:rsidR="006B52BC" w:rsidRPr="00304AB2">
        <w:rPr>
          <w:bCs/>
          <w:color w:val="000000"/>
        </w:rPr>
        <w:t>uthority</w:t>
      </w:r>
      <w:r w:rsidRPr="00304AB2">
        <w:rPr>
          <w:noProof/>
          <w:lang w:eastAsia="en-GB"/>
        </w:rPr>
        <w:t>. If necessary t</w:t>
      </w:r>
      <w:r w:rsidRPr="00304AB2">
        <w:rPr>
          <w:bCs/>
        </w:rPr>
        <w:t xml:space="preserve">he illuminance shall be measured on a horizontal surface, with a cosine corrected sensor on the same height as the mounting position of the sensor on the vehicle. </w:t>
      </w:r>
      <w:r w:rsidRPr="00304AB2">
        <w:t xml:space="preserve">This may be demonstrated by the manufacturer by sufficient documentation or by other means accepted by the </w:t>
      </w:r>
      <w:r w:rsidR="006B52BC">
        <w:rPr>
          <w:bCs/>
          <w:color w:val="000000"/>
        </w:rPr>
        <w:t>Type Approval A</w:t>
      </w:r>
      <w:r w:rsidR="006B52BC" w:rsidRPr="00304AB2">
        <w:rPr>
          <w:bCs/>
          <w:color w:val="000000"/>
        </w:rPr>
        <w:t>uthority</w:t>
      </w:r>
      <w:r w:rsidRPr="00304AB2">
        <w:t>.</w:t>
      </w:r>
    </w:p>
    <w:p w:rsidR="007E14EF" w:rsidRPr="007E14EF" w:rsidRDefault="007E14EF" w:rsidP="007E14EF">
      <w:pPr>
        <w:pStyle w:val="para"/>
      </w:pPr>
      <w:r w:rsidRPr="007E14EF">
        <w:t>6.2.</w:t>
      </w:r>
      <w:r w:rsidRPr="007E14EF">
        <w:tab/>
      </w:r>
      <w:r w:rsidR="00E71668" w:rsidRPr="007E14EF">
        <w:t>Dipped</w:t>
      </w:r>
      <w:r w:rsidR="00E71668" w:rsidRPr="007E14EF">
        <w:noBreakHyphen/>
        <w:t xml:space="preserve">beam headlamp </w:t>
      </w:r>
      <w:r w:rsidRPr="007E14EF">
        <w:t>(Regulations Nos. 98 and 112)</w:t>
      </w:r>
    </w:p>
    <w:p w:rsidR="007E14EF" w:rsidRPr="007E14EF" w:rsidRDefault="007E14EF" w:rsidP="007E14EF">
      <w:pPr>
        <w:pStyle w:val="para"/>
      </w:pPr>
      <w:r w:rsidRPr="007E14EF">
        <w:t>6.2.1.</w:t>
      </w:r>
      <w:r w:rsidRPr="007E14EF">
        <w:tab/>
      </w:r>
      <w:r w:rsidRPr="00E71668">
        <w:t>Presence</w:t>
      </w:r>
    </w:p>
    <w:p w:rsidR="007E14EF" w:rsidRPr="007E14EF" w:rsidRDefault="007E14EF" w:rsidP="007E14EF">
      <w:pPr>
        <w:pStyle w:val="para"/>
      </w:pPr>
      <w:r w:rsidRPr="007E14EF">
        <w:tab/>
        <w:t xml:space="preserve">Mandatory on motor vehicles. Prohibited on trailers. </w:t>
      </w:r>
    </w:p>
    <w:p w:rsidR="008C4DA7" w:rsidRPr="00E0746D" w:rsidRDefault="008C4DA7" w:rsidP="008C4DA7">
      <w:pPr>
        <w:spacing w:after="120" w:line="240" w:lineRule="auto"/>
        <w:ind w:left="2268" w:right="1133" w:hanging="1134"/>
        <w:jc w:val="both"/>
      </w:pPr>
      <w:r w:rsidRPr="00E0746D">
        <w:t>6.2.2.</w:t>
      </w:r>
      <w:r w:rsidRPr="00E0746D">
        <w:tab/>
        <w:t>Number</w:t>
      </w:r>
    </w:p>
    <w:p w:rsidR="007E14EF" w:rsidRPr="007E14EF" w:rsidRDefault="008C4DA7" w:rsidP="00954131">
      <w:pPr>
        <w:pStyle w:val="para"/>
        <w:ind w:firstLine="0"/>
      </w:pPr>
      <w:r w:rsidRPr="00E0746D">
        <w:t>Two, type approved according to Regulations Nos. 98 or 112, excluding Class A headlamp.</w:t>
      </w:r>
    </w:p>
    <w:p w:rsidR="007E14EF" w:rsidRPr="007E14EF" w:rsidRDefault="007E14EF" w:rsidP="007E14EF">
      <w:pPr>
        <w:pStyle w:val="para"/>
      </w:pPr>
      <w:r w:rsidRPr="007E14EF">
        <w:t>6.2.3.</w:t>
      </w:r>
      <w:r w:rsidRPr="007E14EF">
        <w:tab/>
      </w:r>
      <w:r w:rsidRPr="00E71668">
        <w:t>Arrangement</w:t>
      </w:r>
    </w:p>
    <w:p w:rsidR="007E14EF" w:rsidRPr="007E14EF" w:rsidRDefault="007E14EF" w:rsidP="00E71668">
      <w:pPr>
        <w:pStyle w:val="para"/>
        <w:ind w:firstLine="0"/>
      </w:pPr>
      <w:r w:rsidRPr="007E14EF">
        <w:t xml:space="preserve">No special requirement. </w:t>
      </w:r>
    </w:p>
    <w:p w:rsidR="007E14EF" w:rsidRPr="007E14EF" w:rsidRDefault="007E14EF" w:rsidP="00316112">
      <w:pPr>
        <w:pStyle w:val="para"/>
        <w:keepNext/>
        <w:keepLines/>
      </w:pPr>
      <w:r w:rsidRPr="007E14EF">
        <w:t>6.2.4.</w:t>
      </w:r>
      <w:r w:rsidRPr="007E14EF">
        <w:tab/>
      </w:r>
      <w:r w:rsidRPr="00E71668">
        <w:t>Position</w:t>
      </w:r>
      <w:r w:rsidRPr="007E14EF">
        <w:t xml:space="preserve"> </w:t>
      </w:r>
    </w:p>
    <w:p w:rsidR="007E14EF" w:rsidRPr="007E14EF" w:rsidRDefault="007E14EF" w:rsidP="00316112">
      <w:pPr>
        <w:pStyle w:val="para"/>
        <w:keepNext/>
        <w:keepLines/>
      </w:pPr>
      <w:r w:rsidRPr="007E14EF">
        <w:t>6.2.4.1.</w:t>
      </w:r>
      <w:r w:rsidRPr="007E14EF">
        <w:tab/>
        <w:t>In width: that edge of the apparent surface in the direction of the reference axis which is farthest from the vehicle's median longitudinal plane shall be not more than 400 mm from the extreme outer edge of the vehicle.</w:t>
      </w:r>
    </w:p>
    <w:p w:rsidR="007E14EF" w:rsidRPr="007E14EF" w:rsidRDefault="007E14EF" w:rsidP="00E71668">
      <w:pPr>
        <w:pStyle w:val="para"/>
        <w:ind w:firstLine="0"/>
      </w:pPr>
      <w:r w:rsidRPr="007E14EF">
        <w:t>The inner edges of the apparent surfaces in the direction of the reference axes shall be not less than 600 mm apart. This does not apply, however, for M</w:t>
      </w:r>
      <w:r w:rsidRPr="007E14EF">
        <w:rPr>
          <w:vertAlign w:val="subscript"/>
        </w:rPr>
        <w:t>1</w:t>
      </w:r>
      <w:r w:rsidRPr="007E14EF">
        <w:t xml:space="preserve"> and N</w:t>
      </w:r>
      <w:r w:rsidRPr="007E14EF">
        <w:rPr>
          <w:vertAlign w:val="subscript"/>
        </w:rPr>
        <w:t>1</w:t>
      </w:r>
      <w:r w:rsidRPr="007E14EF">
        <w:t xml:space="preserve"> category vehicles; for all other categories of motor vehicles this distance may be reduced to 400 mm where the overall width of the vehicle is less than 1,300 mm.</w:t>
      </w:r>
    </w:p>
    <w:p w:rsidR="007E14EF" w:rsidRPr="007E14EF" w:rsidRDefault="007E14EF" w:rsidP="007E14EF">
      <w:pPr>
        <w:pStyle w:val="para"/>
      </w:pPr>
      <w:r w:rsidRPr="007E14EF">
        <w:t>6.2.4.2.</w:t>
      </w:r>
      <w:r w:rsidRPr="007E14EF">
        <w:tab/>
        <w:t>In height: not less than 500 mm and not more than 1,200 mm above the ground. For category N</w:t>
      </w:r>
      <w:r w:rsidRPr="007E14EF">
        <w:rPr>
          <w:vertAlign w:val="subscript"/>
        </w:rPr>
        <w:t>3</w:t>
      </w:r>
      <w:r w:rsidR="00DF7C92">
        <w:t>G (off-road) vehicles</w:t>
      </w:r>
      <w:r w:rsidR="00DF7C92">
        <w:rPr>
          <w:rStyle w:val="a3"/>
        </w:rPr>
        <w:footnoteReference w:id="12"/>
      </w:r>
      <w:r w:rsidRPr="007E14EF">
        <w:t xml:space="preserve"> the maximum height may be increased to 1,500 mm.</w:t>
      </w:r>
    </w:p>
    <w:p w:rsidR="007E14EF" w:rsidRPr="007E14EF" w:rsidRDefault="007E14EF" w:rsidP="007E14EF">
      <w:pPr>
        <w:pStyle w:val="para"/>
      </w:pPr>
      <w:r w:rsidRPr="007E14EF">
        <w:t>6.2.4.3.</w:t>
      </w:r>
      <w:r w:rsidRPr="007E14EF">
        <w:tab/>
        <w:t xml:space="preserve">In length: at the front of the vehicle. This requirement shall be deemed to be satisfied if the light emitted does not cause discomfort to the driver either directly, or indirectly through the devices for indirect vision and/or other reflecting surfaces of the vehicle. </w:t>
      </w:r>
    </w:p>
    <w:p w:rsidR="004D4E66" w:rsidRPr="004D4E66" w:rsidRDefault="007E14EF" w:rsidP="004D4E66">
      <w:pPr>
        <w:pStyle w:val="para"/>
      </w:pPr>
      <w:r w:rsidRPr="007E14EF">
        <w:t>6.2.5.</w:t>
      </w:r>
      <w:r w:rsidRPr="007E14EF">
        <w:tab/>
      </w:r>
      <w:r w:rsidR="004D4E66" w:rsidRPr="004D4E66">
        <w:t>Geometric visibility</w:t>
      </w:r>
    </w:p>
    <w:p w:rsidR="004D4E66" w:rsidRPr="004D4E66" w:rsidRDefault="004D4E66" w:rsidP="004D4E66">
      <w:pPr>
        <w:pStyle w:val="para"/>
        <w:rPr>
          <w:lang w:val="en-US"/>
        </w:rPr>
      </w:pPr>
      <w:r w:rsidRPr="004D4E66">
        <w:rPr>
          <w:lang w:val="en-US"/>
        </w:rPr>
        <w:tab/>
        <w:t xml:space="preserve">Defined by angles </w:t>
      </w:r>
      <w:r w:rsidRPr="004D4E66">
        <w:t>α</w:t>
      </w:r>
      <w:r w:rsidRPr="004D4E66">
        <w:rPr>
          <w:lang w:val="en-US"/>
        </w:rPr>
        <w:t xml:space="preserve"> and ß as specified in paragraph 2.13.:</w:t>
      </w:r>
    </w:p>
    <w:p w:rsidR="004D4E66" w:rsidRPr="004D4E66" w:rsidRDefault="004D4E66" w:rsidP="004D4E66">
      <w:pPr>
        <w:pStyle w:val="para"/>
      </w:pPr>
      <w:r w:rsidRPr="004D4E66">
        <w:tab/>
        <w:t>α = 15° upwards and 10° downwards,</w:t>
      </w:r>
    </w:p>
    <w:p w:rsidR="004D4E66" w:rsidRPr="004D4E66" w:rsidRDefault="004D4E66" w:rsidP="004D4E66">
      <w:pPr>
        <w:pStyle w:val="para"/>
      </w:pPr>
      <w:r w:rsidRPr="004D4E66">
        <w:tab/>
        <w:t xml:space="preserve">ß = 45° outwards and 10° inwards. </w:t>
      </w:r>
    </w:p>
    <w:p w:rsidR="007E14EF" w:rsidRPr="00954131" w:rsidRDefault="004D4E66" w:rsidP="00954131">
      <w:pPr>
        <w:pStyle w:val="para"/>
        <w:rPr>
          <w:lang w:val="en-US"/>
        </w:rPr>
      </w:pPr>
      <w:r w:rsidRPr="004D4E66">
        <w:rPr>
          <w:lang w:val="en-US"/>
        </w:rPr>
        <w:tab/>
        <w:t>The presence of partitions or other items of equipment near the headlamp shall not give rise to secondary effects causing discomfort to other road users.</w:t>
      </w:r>
    </w:p>
    <w:p w:rsidR="007E14EF" w:rsidRPr="007E14EF" w:rsidRDefault="007E14EF" w:rsidP="007E14EF">
      <w:pPr>
        <w:pStyle w:val="para"/>
      </w:pPr>
      <w:r w:rsidRPr="007E14EF">
        <w:t>6.2.6.</w:t>
      </w:r>
      <w:r w:rsidRPr="007E14EF">
        <w:tab/>
      </w:r>
      <w:r w:rsidRPr="00E71668">
        <w:t>Orientation</w:t>
      </w:r>
    </w:p>
    <w:p w:rsidR="007E14EF" w:rsidRPr="007E14EF" w:rsidRDefault="007E14EF" w:rsidP="007E14EF">
      <w:pPr>
        <w:pStyle w:val="para"/>
        <w:rPr>
          <w:u w:val="single"/>
        </w:rPr>
      </w:pPr>
      <w:r w:rsidRPr="007E14EF">
        <w:tab/>
        <w:t>Towards the front</w:t>
      </w:r>
    </w:p>
    <w:p w:rsidR="007E14EF" w:rsidRPr="007E14EF" w:rsidRDefault="007E14EF" w:rsidP="007E14EF">
      <w:pPr>
        <w:pStyle w:val="para"/>
      </w:pPr>
      <w:r w:rsidRPr="007E14EF">
        <w:t>6.2.6.1.</w:t>
      </w:r>
      <w:r w:rsidRPr="007E14EF">
        <w:tab/>
        <w:t>Vertical orientation</w:t>
      </w:r>
    </w:p>
    <w:p w:rsidR="007E14EF" w:rsidRPr="007E14EF" w:rsidRDefault="007E14EF" w:rsidP="007E14EF">
      <w:pPr>
        <w:pStyle w:val="para"/>
      </w:pPr>
      <w:r w:rsidRPr="007E14EF">
        <w:t>6.2.6.1.1.</w:t>
      </w:r>
      <w:r w:rsidRPr="007E14EF">
        <w:tab/>
        <w:t>The initial downward inclination of the cut</w:t>
      </w:r>
      <w:r w:rsidRPr="007E14EF">
        <w:noBreakHyphen/>
        <w:t>off of the dipped-beam to be set in the unladen vehicle state with one person in the driver's seat shall be specified within an accuracy of 0.1 per cent by the manufacturer and indicated in a clearly legible and indelible manner on each vehicle close to either headlamp or the manufacturer's plate by the symbol shown in Annex 7.</w:t>
      </w:r>
    </w:p>
    <w:p w:rsidR="007E14EF" w:rsidRPr="007E14EF" w:rsidRDefault="007E14EF" w:rsidP="007E14EF">
      <w:pPr>
        <w:pStyle w:val="para"/>
      </w:pPr>
      <w:r w:rsidRPr="007E14EF">
        <w:tab/>
        <w:t>The value of this indicated downward inclination shall be defined in accordance with paragraph 6.2.6.1.2.</w:t>
      </w:r>
    </w:p>
    <w:p w:rsidR="007E14EF" w:rsidRPr="007E14EF" w:rsidRDefault="007E14EF" w:rsidP="007E14EF">
      <w:pPr>
        <w:pStyle w:val="para"/>
      </w:pPr>
      <w:r w:rsidRPr="007E14EF">
        <w:t>6.2.6.1.2.</w:t>
      </w:r>
      <w:r w:rsidRPr="007E14EF">
        <w:tab/>
        <w:t>Depending on the mounting height in metres (h) of the lower edge of the apparent surface in the direction of the reference axis of the dipped</w:t>
      </w:r>
      <w:r w:rsidRPr="007E14EF">
        <w:noBreakHyphen/>
        <w:t>beam headlamp, measured on the unladen vehicles, the vertical inclination of the cut</w:t>
      </w:r>
      <w:r w:rsidRPr="007E14EF">
        <w:noBreakHyphen/>
        <w:t>off of the dipped- beam shall, under all the static conditions of Annex 5, remain between the following limits and the initial aiming shall have the following values:</w:t>
      </w:r>
    </w:p>
    <w:p w:rsidR="00C5420F" w:rsidRPr="00376BF8" w:rsidRDefault="00C5420F" w:rsidP="00316112">
      <w:pPr>
        <w:pStyle w:val="para"/>
        <w:keepNext/>
        <w:keepLines/>
        <w:ind w:firstLine="0"/>
      </w:pPr>
      <w:r w:rsidRPr="00376BF8">
        <w:t xml:space="preserve">h &lt; 0.8 </w:t>
      </w:r>
    </w:p>
    <w:p w:rsidR="00C5420F" w:rsidRPr="00C5420F" w:rsidRDefault="00C03A6B" w:rsidP="00316112">
      <w:pPr>
        <w:pStyle w:val="para"/>
        <w:keepNext/>
        <w:keepLines/>
        <w:ind w:firstLine="0"/>
      </w:pPr>
      <w:r>
        <w:t>L</w:t>
      </w:r>
      <w:r w:rsidR="00C5420F" w:rsidRPr="00C5420F">
        <w:t>imits:</w:t>
      </w:r>
      <w:r w:rsidR="00C5420F" w:rsidRPr="00C5420F">
        <w:tab/>
      </w:r>
      <w:r w:rsidR="00C5420F" w:rsidRPr="00C5420F">
        <w:tab/>
      </w:r>
      <w:r w:rsidR="00C5420F" w:rsidRPr="00C5420F">
        <w:tab/>
        <w:t xml:space="preserve">between </w:t>
      </w:r>
      <w:r w:rsidR="00C5420F" w:rsidRPr="00C5420F">
        <w:noBreakHyphen/>
        <w:t xml:space="preserve">0.5 per cent and </w:t>
      </w:r>
      <w:r w:rsidR="00C5420F" w:rsidRPr="00C5420F">
        <w:noBreakHyphen/>
        <w:t>2.5 per cent</w:t>
      </w:r>
    </w:p>
    <w:p w:rsidR="00C5420F" w:rsidRPr="00C5420F" w:rsidRDefault="00C03A6B" w:rsidP="00316112">
      <w:pPr>
        <w:pStyle w:val="para"/>
        <w:keepNext/>
        <w:keepLines/>
        <w:ind w:firstLine="0"/>
      </w:pPr>
      <w:r>
        <w:t>I</w:t>
      </w:r>
      <w:r w:rsidR="00C5420F" w:rsidRPr="00C5420F">
        <w:t>nitial aiming:</w:t>
      </w:r>
      <w:r w:rsidR="00C5420F" w:rsidRPr="00C5420F">
        <w:tab/>
      </w:r>
      <w:r w:rsidR="00C5420F" w:rsidRPr="00C5420F">
        <w:tab/>
        <w:t xml:space="preserve">between </w:t>
      </w:r>
      <w:r w:rsidR="00C5420F" w:rsidRPr="00C5420F">
        <w:noBreakHyphen/>
        <w:t xml:space="preserve">1.0 per cent and </w:t>
      </w:r>
      <w:r w:rsidR="00C5420F" w:rsidRPr="00C5420F">
        <w:noBreakHyphen/>
        <w:t xml:space="preserve">1.5 per cent </w:t>
      </w:r>
    </w:p>
    <w:p w:rsidR="00C5420F" w:rsidRPr="00376BF8" w:rsidRDefault="00C5420F" w:rsidP="00316112">
      <w:pPr>
        <w:pStyle w:val="para"/>
        <w:keepNext/>
        <w:keepLines/>
        <w:ind w:firstLine="0"/>
      </w:pPr>
      <w:r w:rsidRPr="00376BF8">
        <w:t xml:space="preserve">0.8 &lt; h &lt; 1.0 </w:t>
      </w:r>
    </w:p>
    <w:p w:rsidR="00C5420F" w:rsidRPr="00C5420F" w:rsidRDefault="00C03A6B" w:rsidP="00C5420F">
      <w:pPr>
        <w:pStyle w:val="para"/>
        <w:ind w:firstLine="0"/>
      </w:pPr>
      <w:r>
        <w:t>L</w:t>
      </w:r>
      <w:r w:rsidR="00C5420F" w:rsidRPr="00C5420F">
        <w:t>imits:</w:t>
      </w:r>
      <w:r w:rsidR="00C5420F" w:rsidRPr="00C5420F">
        <w:tab/>
      </w:r>
      <w:r w:rsidR="00C5420F" w:rsidRPr="00C5420F">
        <w:tab/>
      </w:r>
      <w:r w:rsidR="00C5420F" w:rsidRPr="00C5420F">
        <w:tab/>
        <w:t xml:space="preserve">between </w:t>
      </w:r>
      <w:r w:rsidR="00C5420F" w:rsidRPr="00C5420F">
        <w:noBreakHyphen/>
        <w:t xml:space="preserve">0.5 per cent and </w:t>
      </w:r>
      <w:r w:rsidR="00C5420F" w:rsidRPr="00C5420F">
        <w:noBreakHyphen/>
        <w:t>2.5 per cent</w:t>
      </w:r>
    </w:p>
    <w:p w:rsidR="00C5420F" w:rsidRPr="00C5420F" w:rsidRDefault="00C03A6B" w:rsidP="00C5420F">
      <w:pPr>
        <w:pStyle w:val="para"/>
        <w:ind w:firstLine="0"/>
      </w:pPr>
      <w:r>
        <w:t>I</w:t>
      </w:r>
      <w:r w:rsidR="00C5420F" w:rsidRPr="00C5420F">
        <w:t>nitial aiming:</w:t>
      </w:r>
      <w:r w:rsidR="00C5420F" w:rsidRPr="00C5420F">
        <w:tab/>
      </w:r>
      <w:r w:rsidR="00C5420F" w:rsidRPr="00C5420F">
        <w:tab/>
        <w:t xml:space="preserve">between </w:t>
      </w:r>
      <w:r w:rsidR="00C5420F" w:rsidRPr="00C5420F">
        <w:noBreakHyphen/>
        <w:t xml:space="preserve">1.0 per cent and </w:t>
      </w:r>
      <w:r w:rsidR="00C5420F" w:rsidRPr="00C5420F">
        <w:noBreakHyphen/>
        <w:t xml:space="preserve">1.5 per cent </w:t>
      </w:r>
    </w:p>
    <w:p w:rsidR="00C5420F" w:rsidRPr="00C5420F" w:rsidRDefault="00C5420F" w:rsidP="00C5420F">
      <w:pPr>
        <w:pStyle w:val="para"/>
        <w:ind w:firstLine="0"/>
      </w:pPr>
      <w:r w:rsidRPr="00C5420F">
        <w:t xml:space="preserve">Or, at the discretion of the manufacturer, </w:t>
      </w:r>
    </w:p>
    <w:p w:rsidR="00C5420F" w:rsidRPr="00C5420F" w:rsidRDefault="00C03A6B" w:rsidP="00C5420F">
      <w:pPr>
        <w:pStyle w:val="para"/>
        <w:ind w:firstLine="0"/>
      </w:pPr>
      <w:r>
        <w:t>L</w:t>
      </w:r>
      <w:r w:rsidR="00C5420F" w:rsidRPr="00C5420F">
        <w:t>imits:</w:t>
      </w:r>
      <w:r w:rsidR="00C5420F" w:rsidRPr="00C5420F">
        <w:tab/>
      </w:r>
      <w:r w:rsidR="00C5420F" w:rsidRPr="00C5420F">
        <w:tab/>
      </w:r>
      <w:r w:rsidR="00C5420F" w:rsidRPr="00C5420F">
        <w:tab/>
        <w:t xml:space="preserve">between </w:t>
      </w:r>
      <w:r w:rsidR="00C5420F" w:rsidRPr="00C5420F">
        <w:noBreakHyphen/>
        <w:t xml:space="preserve">1.0 per cent and </w:t>
      </w:r>
      <w:r w:rsidR="00C5420F" w:rsidRPr="00C5420F">
        <w:noBreakHyphen/>
        <w:t>3.0 per cent</w:t>
      </w:r>
    </w:p>
    <w:p w:rsidR="00C5420F" w:rsidRPr="00C5420F" w:rsidRDefault="00C03A6B" w:rsidP="00C5420F">
      <w:pPr>
        <w:pStyle w:val="para"/>
        <w:ind w:firstLine="0"/>
      </w:pPr>
      <w:r>
        <w:t>I</w:t>
      </w:r>
      <w:r w:rsidR="00C5420F" w:rsidRPr="00C5420F">
        <w:t>nitial aiming:</w:t>
      </w:r>
      <w:r w:rsidR="00C5420F" w:rsidRPr="00C5420F">
        <w:tab/>
      </w:r>
      <w:r w:rsidR="00C5420F" w:rsidRPr="00C5420F">
        <w:tab/>
        <w:t xml:space="preserve">between </w:t>
      </w:r>
      <w:r w:rsidR="00C5420F" w:rsidRPr="00C5420F">
        <w:noBreakHyphen/>
        <w:t xml:space="preserve">1.5 per cent and </w:t>
      </w:r>
      <w:r w:rsidR="00C5420F" w:rsidRPr="00C5420F">
        <w:noBreakHyphen/>
        <w:t xml:space="preserve">2.0 per cent </w:t>
      </w:r>
    </w:p>
    <w:p w:rsidR="00C5420F" w:rsidRPr="00C5420F" w:rsidRDefault="00C5420F" w:rsidP="00C5420F">
      <w:pPr>
        <w:pStyle w:val="para"/>
        <w:ind w:firstLine="0"/>
      </w:pPr>
      <w:r w:rsidRPr="00C5420F">
        <w:t>The application for the vehicle type</w:t>
      </w:r>
      <w:r w:rsidRPr="00C5420F">
        <w:noBreakHyphen/>
        <w:t>approval shall, in this case, contain information as to which of the two alternatives is to be used.</w:t>
      </w:r>
    </w:p>
    <w:p w:rsidR="00C5420F" w:rsidRPr="00376BF8" w:rsidRDefault="00C5420F" w:rsidP="00C5420F">
      <w:pPr>
        <w:pStyle w:val="para"/>
        <w:ind w:firstLine="0"/>
      </w:pPr>
      <w:r w:rsidRPr="00376BF8">
        <w:t>h &gt; 1.0</w:t>
      </w:r>
    </w:p>
    <w:p w:rsidR="00C5420F" w:rsidRPr="00C5420F" w:rsidRDefault="00C03A6B" w:rsidP="00C5420F">
      <w:pPr>
        <w:pStyle w:val="para"/>
        <w:ind w:firstLine="0"/>
      </w:pPr>
      <w:r>
        <w:t>L</w:t>
      </w:r>
      <w:r w:rsidR="00C5420F" w:rsidRPr="00C5420F">
        <w:t>imits:</w:t>
      </w:r>
      <w:r w:rsidR="00C5420F" w:rsidRPr="00C5420F">
        <w:tab/>
      </w:r>
      <w:r w:rsidR="00C5420F" w:rsidRPr="00C5420F">
        <w:tab/>
      </w:r>
      <w:r w:rsidR="00C5420F" w:rsidRPr="00C5420F">
        <w:tab/>
        <w:t xml:space="preserve">between </w:t>
      </w:r>
      <w:r w:rsidR="00C5420F" w:rsidRPr="00C5420F">
        <w:noBreakHyphen/>
        <w:t xml:space="preserve">1.0 per cent and </w:t>
      </w:r>
      <w:r w:rsidR="00C5420F" w:rsidRPr="00C5420F">
        <w:noBreakHyphen/>
        <w:t>3.0 per cent</w:t>
      </w:r>
    </w:p>
    <w:p w:rsidR="00C5420F" w:rsidRPr="00C5420F" w:rsidRDefault="00C03A6B" w:rsidP="00C5420F">
      <w:pPr>
        <w:pStyle w:val="para"/>
        <w:ind w:firstLine="0"/>
      </w:pPr>
      <w:r>
        <w:t>I</w:t>
      </w:r>
      <w:r w:rsidR="00C5420F" w:rsidRPr="00C5420F">
        <w:t>nitial aiming:</w:t>
      </w:r>
      <w:r w:rsidR="00C5420F" w:rsidRPr="00C5420F">
        <w:tab/>
      </w:r>
      <w:r w:rsidR="00C5420F" w:rsidRPr="00C5420F">
        <w:tab/>
        <w:t xml:space="preserve">between </w:t>
      </w:r>
      <w:r w:rsidR="00C5420F" w:rsidRPr="00C5420F">
        <w:noBreakHyphen/>
        <w:t xml:space="preserve">1.5 per cent and </w:t>
      </w:r>
      <w:r w:rsidR="00C5420F" w:rsidRPr="00C5420F">
        <w:noBreakHyphen/>
        <w:t>2.0 per cent</w:t>
      </w:r>
    </w:p>
    <w:p w:rsidR="00C5420F" w:rsidRPr="00C5420F" w:rsidRDefault="00C5420F" w:rsidP="00C5420F">
      <w:pPr>
        <w:pStyle w:val="para"/>
        <w:ind w:firstLine="0"/>
      </w:pPr>
      <w:r w:rsidRPr="00C5420F">
        <w:t>The above limits and the initial aiming values are summarized in the diagram below.</w:t>
      </w:r>
    </w:p>
    <w:p w:rsidR="00C5420F" w:rsidRPr="00C5420F" w:rsidRDefault="00C5420F" w:rsidP="00C5420F">
      <w:pPr>
        <w:pStyle w:val="para"/>
        <w:ind w:firstLine="0"/>
      </w:pPr>
      <w:r w:rsidRPr="00C5420F">
        <w:t>For category N</w:t>
      </w:r>
      <w:r w:rsidRPr="00C5420F">
        <w:rPr>
          <w:vertAlign w:val="subscript"/>
        </w:rPr>
        <w:t>3</w:t>
      </w:r>
      <w:r w:rsidRPr="00C5420F">
        <w:t>G (off-road) vehicles where the headlamps exceed a height of 1,200 mm, the limits for the vertical inclination of the cut-off shall be between: -1.5 per cent and -3.5 per cent.</w:t>
      </w:r>
    </w:p>
    <w:p w:rsidR="00C5420F" w:rsidRPr="00C5420F" w:rsidRDefault="00C5420F" w:rsidP="00C5420F">
      <w:pPr>
        <w:pStyle w:val="para"/>
        <w:ind w:firstLine="0"/>
      </w:pPr>
      <w:r w:rsidRPr="00C5420F">
        <w:t>The initial aim shall be set between:-2 per cent and -2.5 per cent.</w:t>
      </w:r>
    </w:p>
    <w:p w:rsidR="00D02851" w:rsidRPr="00D02851" w:rsidRDefault="00C5420F" w:rsidP="00580F50">
      <w:pPr>
        <w:pStyle w:val="para"/>
        <w:ind w:left="1134" w:firstLine="0"/>
      </w:pPr>
      <w:r>
        <w:object w:dxaOrig="8087" w:dyaOrig="75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35pt;height:378.05pt" o:ole="">
            <v:imagedata r:id="rId15" o:title=""/>
          </v:shape>
          <o:OLEObject Type="Embed" ProgID="PBrush" ShapeID="_x0000_i1025" DrawAspect="Content" ObjectID="_1772965150" r:id="rId16"/>
        </w:object>
      </w:r>
      <w:r w:rsidR="00D02851" w:rsidRPr="00D02851">
        <w:t>6.2.6.2.</w:t>
      </w:r>
      <w:r w:rsidR="00D02851" w:rsidRPr="00D02851">
        <w:tab/>
      </w:r>
      <w:r w:rsidR="00D02851" w:rsidRPr="00580F50">
        <w:t>Headlamp</w:t>
      </w:r>
      <w:r w:rsidR="00D02851" w:rsidRPr="00D02851">
        <w:t xml:space="preserve"> levelling device</w:t>
      </w:r>
    </w:p>
    <w:p w:rsidR="00D02851" w:rsidRPr="00D02851" w:rsidRDefault="00D02851" w:rsidP="00580F50">
      <w:pPr>
        <w:pStyle w:val="para"/>
        <w:tabs>
          <w:tab w:val="left" w:pos="1134"/>
        </w:tabs>
      </w:pPr>
      <w:r w:rsidRPr="00D02851">
        <w:t>6.2.6.2.1.</w:t>
      </w:r>
      <w:r w:rsidRPr="00D02851">
        <w:tab/>
        <w:t>In the case where a headlamp levelling device is necessary to satisfy the requirements of paragraphs 6.2.6.1.1. and 6.2.6.1.2., the device shall be automatic.</w:t>
      </w:r>
    </w:p>
    <w:p w:rsidR="00D02851" w:rsidRPr="00D02851" w:rsidRDefault="00D02851" w:rsidP="00D02851">
      <w:pPr>
        <w:pStyle w:val="para"/>
      </w:pPr>
      <w:r w:rsidRPr="00D02851">
        <w:t>6.2.6.2.2.</w:t>
      </w:r>
      <w:r w:rsidRPr="00D02851">
        <w:tab/>
        <w:t>However, devices which are adjusted manually, either continuously or non</w:t>
      </w:r>
      <w:r w:rsidRPr="00D02851">
        <w:noBreakHyphen/>
        <w:t>continuously, shall be permitted, provided they have a stop position at which the lamps can be returned to the initial inclination defined in paragraph 6.2.6.1.1. by means of the usual adjusting screws or similar means.</w:t>
      </w:r>
    </w:p>
    <w:p w:rsidR="00D02851" w:rsidRPr="00D02851" w:rsidRDefault="00D02851" w:rsidP="00D02851">
      <w:pPr>
        <w:pStyle w:val="para"/>
      </w:pPr>
      <w:r w:rsidRPr="00D02851">
        <w:tab/>
        <w:t>These manually adjustable devices shall be operable from the driver's seat.</w:t>
      </w:r>
    </w:p>
    <w:p w:rsidR="00D02851" w:rsidRPr="00D02851" w:rsidRDefault="00D02851" w:rsidP="00D02851">
      <w:pPr>
        <w:pStyle w:val="para"/>
      </w:pPr>
      <w:r w:rsidRPr="00D02851">
        <w:tab/>
        <w:t>Continually adjustable devices shall have reference marks indicating the loading conditions that require adjustment of the dipped-beam.</w:t>
      </w:r>
    </w:p>
    <w:p w:rsidR="00D02851" w:rsidRPr="00D02851" w:rsidRDefault="00D02851" w:rsidP="00D02851">
      <w:pPr>
        <w:pStyle w:val="para"/>
        <w:ind w:firstLine="0"/>
      </w:pPr>
      <w:r w:rsidRPr="00D02851">
        <w:t>The number of positions on devices which are not continuously adjustable shall be such as to ensure compliance with the range of values prescribed in paragraph 6.2.6.1.2. in all the loading conditions defined in Annex 5.</w:t>
      </w:r>
    </w:p>
    <w:p w:rsidR="00D02851" w:rsidRPr="00D02851" w:rsidRDefault="00D02851" w:rsidP="00D02851">
      <w:pPr>
        <w:pStyle w:val="para"/>
        <w:ind w:firstLine="0"/>
      </w:pPr>
      <w:r w:rsidRPr="00D02851">
        <w:t>For these devices also, the loading conditions of Annex 5 that require adjustment of the dipped-beam shall be clearly marked near the control of the device (Annex 8).</w:t>
      </w:r>
    </w:p>
    <w:p w:rsidR="00D02851" w:rsidRPr="00D02851" w:rsidRDefault="00D02851" w:rsidP="00D02851">
      <w:pPr>
        <w:pStyle w:val="para"/>
      </w:pPr>
      <w:r w:rsidRPr="00D02851">
        <w:t>6.2.6.2.3.</w:t>
      </w:r>
      <w:r w:rsidRPr="00D02851">
        <w:tab/>
        <w:t>In the event of a failure of devices described in paragraphs 6.2.6.2.1. and 6.2.6.2.2., the dipped-beam shall not assume a position in which the dip is less than it was at the time when the failure of the device occurred.</w:t>
      </w:r>
    </w:p>
    <w:p w:rsidR="00D02851" w:rsidRPr="00D02851" w:rsidRDefault="00D02851" w:rsidP="00D02851">
      <w:pPr>
        <w:pStyle w:val="para"/>
      </w:pPr>
      <w:r w:rsidRPr="00D02851">
        <w:t>6.2.6.3.</w:t>
      </w:r>
      <w:r w:rsidRPr="00D02851">
        <w:tab/>
        <w:t>Measuring procedure</w:t>
      </w:r>
    </w:p>
    <w:p w:rsidR="00D02851" w:rsidRPr="00D02851" w:rsidRDefault="00D02851" w:rsidP="00D02851">
      <w:pPr>
        <w:pStyle w:val="para"/>
      </w:pPr>
      <w:r w:rsidRPr="00D02851">
        <w:t>6.2.6.3.1.</w:t>
      </w:r>
      <w:r w:rsidRPr="00D02851">
        <w:tab/>
        <w:t>After adjustment of the initial inclination, the vertical inclination of the dipped-beam, expressed in per</w:t>
      </w:r>
      <w:r w:rsidR="00142C96">
        <w:t xml:space="preserve"> </w:t>
      </w:r>
      <w:r w:rsidRPr="00D02851">
        <w:t>cent, shall be measured in static conditions under all the loading conditions defined in Annex 5.</w:t>
      </w:r>
    </w:p>
    <w:p w:rsidR="00D02851" w:rsidRPr="00D02851" w:rsidRDefault="00D02851" w:rsidP="00D02851">
      <w:pPr>
        <w:pStyle w:val="para"/>
      </w:pPr>
      <w:r w:rsidRPr="00D02851">
        <w:t>6.2.6.3.2.</w:t>
      </w:r>
      <w:r w:rsidRPr="00D02851">
        <w:tab/>
        <w:t>The measurement of the variation of dipped</w:t>
      </w:r>
      <w:r w:rsidRPr="00D02851">
        <w:noBreakHyphen/>
        <w:t>beam inclination as a function of load shall be carried out in accordance with the test procedure set out in Annex 6.</w:t>
      </w:r>
    </w:p>
    <w:p w:rsidR="00D02851" w:rsidRPr="00D02851" w:rsidRDefault="00D02851" w:rsidP="00D02851">
      <w:pPr>
        <w:pStyle w:val="para"/>
        <w:rPr>
          <w:lang w:val="en-US"/>
        </w:rPr>
      </w:pPr>
      <w:r w:rsidRPr="00D02851">
        <w:rPr>
          <w:lang w:val="en-US"/>
        </w:rPr>
        <w:t>6.2.6.4.</w:t>
      </w:r>
      <w:r w:rsidRPr="00D02851">
        <w:rPr>
          <w:lang w:val="en-US"/>
        </w:rPr>
        <w:tab/>
        <w:t>Horizontal orientation</w:t>
      </w:r>
    </w:p>
    <w:p w:rsidR="00D02851" w:rsidRPr="00D02851" w:rsidRDefault="00D02851" w:rsidP="00D02851">
      <w:pPr>
        <w:pStyle w:val="para"/>
      </w:pPr>
      <w:r w:rsidRPr="00D02851">
        <w:rPr>
          <w:lang w:val="en-US"/>
        </w:rPr>
        <w:tab/>
      </w:r>
      <w:r w:rsidRPr="00D02851">
        <w:t>The horizontal orientation of one or both dipped-beam headlamps may be varied to produce bend lighting, provided that if the whole beam or the kink of the elbow of the cut-off is moved, the kink of the elbow of the cut-off shall not intersect the line of the trajectory of the centre of gravity of the vehicle at distances from the front of the vehicle which are larger than 100 times the mounting height of the respective dipped-beam headlamps.</w:t>
      </w:r>
    </w:p>
    <w:p w:rsidR="001C1385" w:rsidRPr="001C1385" w:rsidRDefault="001C1385" w:rsidP="001C1385">
      <w:pPr>
        <w:pStyle w:val="para"/>
        <w:rPr>
          <w:lang w:val="en-US"/>
        </w:rPr>
      </w:pPr>
      <w:r w:rsidRPr="001C1385">
        <w:rPr>
          <w:lang w:val="en-US"/>
        </w:rPr>
        <w:t>6.2.7.</w:t>
      </w:r>
      <w:r w:rsidRPr="001C1385">
        <w:rPr>
          <w:lang w:val="en-US"/>
        </w:rPr>
        <w:tab/>
      </w:r>
      <w:r w:rsidRPr="001C1385">
        <w:rPr>
          <w:iCs/>
          <w:lang w:val="en-US"/>
        </w:rPr>
        <w:t>Electrical connections</w:t>
      </w:r>
    </w:p>
    <w:p w:rsidR="001C1385" w:rsidRPr="001C1385" w:rsidRDefault="001C1385" w:rsidP="001C1385">
      <w:pPr>
        <w:pStyle w:val="para"/>
        <w:rPr>
          <w:lang w:val="en-US"/>
        </w:rPr>
      </w:pPr>
      <w:r w:rsidRPr="001C1385">
        <w:rPr>
          <w:lang w:val="en-US"/>
        </w:rPr>
        <w:t>6.2.7.1.</w:t>
      </w:r>
      <w:r w:rsidRPr="001C1385">
        <w:rPr>
          <w:lang w:val="en-US"/>
        </w:rPr>
        <w:tab/>
        <w:t>The control for changing over to the dipped-beam shall switch off all main-beam headlamps simultaneously.</w:t>
      </w:r>
    </w:p>
    <w:p w:rsidR="001C1385" w:rsidRPr="001C1385" w:rsidRDefault="001C1385" w:rsidP="001C1385">
      <w:pPr>
        <w:pStyle w:val="para"/>
        <w:rPr>
          <w:lang w:val="en-US"/>
        </w:rPr>
      </w:pPr>
      <w:r w:rsidRPr="001C1385">
        <w:rPr>
          <w:lang w:val="en-US"/>
        </w:rPr>
        <w:t>6.2.7.2.</w:t>
      </w:r>
      <w:r w:rsidRPr="001C1385">
        <w:rPr>
          <w:lang w:val="en-US"/>
        </w:rPr>
        <w:tab/>
        <w:t xml:space="preserve">The </w:t>
      </w:r>
      <w:r w:rsidR="00876E4E">
        <w:rPr>
          <w:lang w:val="en-US"/>
        </w:rPr>
        <w:t>dipped-beam</w:t>
      </w:r>
      <w:r w:rsidRPr="001C1385">
        <w:rPr>
          <w:lang w:val="en-US"/>
        </w:rPr>
        <w:t xml:space="preserve"> may remain switched on at the same time as the main beams.</w:t>
      </w:r>
    </w:p>
    <w:p w:rsidR="001C1385" w:rsidRPr="001C1385" w:rsidRDefault="001C1385" w:rsidP="001C1385">
      <w:pPr>
        <w:pStyle w:val="para"/>
        <w:rPr>
          <w:lang w:val="en-US"/>
        </w:rPr>
      </w:pPr>
      <w:r w:rsidRPr="001C1385">
        <w:rPr>
          <w:lang w:val="en-US"/>
        </w:rPr>
        <w:t>6.2.7.3.</w:t>
      </w:r>
      <w:r w:rsidRPr="001C1385">
        <w:rPr>
          <w:lang w:val="en-US"/>
        </w:rPr>
        <w:tab/>
        <w:t>In the case of dipped-beam headlamps according to Regulation No. 98, the gas-discharge light sources shall remain switched on during the main-beam operation.</w:t>
      </w:r>
    </w:p>
    <w:p w:rsidR="001C1385" w:rsidRPr="001C1385" w:rsidRDefault="001C1385" w:rsidP="001C1385">
      <w:pPr>
        <w:pStyle w:val="para"/>
        <w:rPr>
          <w:lang w:val="en-US"/>
        </w:rPr>
      </w:pPr>
      <w:r w:rsidRPr="001C1385">
        <w:rPr>
          <w:lang w:val="en-US"/>
        </w:rPr>
        <w:t>6.2.7.4.</w:t>
      </w:r>
      <w:r w:rsidRPr="001C1385">
        <w:rPr>
          <w:lang w:val="en-US"/>
        </w:rPr>
        <w:tab/>
        <w:t xml:space="preserve">One additional light source or one or more LED module(s), located inside the dipped-beam headlamps or in a lamp (except the main-beam headlamp) grouped or reciprocally incorporated with the respective dipped-beam headlamps, may be activated to produce bend lighting, provided that the horizontal radius of curvature of the trajectory of the centre of gravity of the vehicle is 500 m or less. This may be demonstrated by the manufacturer by calculation or by other means accepted by the </w:t>
      </w:r>
      <w:r w:rsidR="006B52BC">
        <w:rPr>
          <w:bCs/>
          <w:color w:val="000000"/>
        </w:rPr>
        <w:t>Type Approval A</w:t>
      </w:r>
      <w:r w:rsidR="006B52BC" w:rsidRPr="00304AB2">
        <w:rPr>
          <w:bCs/>
          <w:color w:val="000000"/>
        </w:rPr>
        <w:t>uthority</w:t>
      </w:r>
      <w:r w:rsidRPr="001C1385">
        <w:rPr>
          <w:lang w:val="en-US"/>
        </w:rPr>
        <w:t xml:space="preserve">. </w:t>
      </w:r>
    </w:p>
    <w:p w:rsidR="001C1385" w:rsidRDefault="001C1385" w:rsidP="001C1385">
      <w:pPr>
        <w:pStyle w:val="para"/>
        <w:rPr>
          <w:lang w:val="en-US"/>
        </w:rPr>
      </w:pPr>
      <w:r w:rsidRPr="001C1385">
        <w:rPr>
          <w:lang w:val="en-US"/>
        </w:rPr>
        <w:t>6.2.7.5.</w:t>
      </w:r>
      <w:r w:rsidRPr="001C1385">
        <w:rPr>
          <w:lang w:val="en-US"/>
        </w:rPr>
        <w:tab/>
        <w:t>Dipped-beam headlamps may be switched ON or OFF automatically. However, it shall be always possible to switch these dipped-beam headlamps ON and OFF manually.</w:t>
      </w:r>
    </w:p>
    <w:p w:rsidR="00BE1F59" w:rsidRPr="00BE1F59" w:rsidRDefault="00BE1F59" w:rsidP="00BE1F59">
      <w:pPr>
        <w:spacing w:after="120"/>
        <w:ind w:left="2268" w:right="1134" w:hanging="1134"/>
        <w:jc w:val="both"/>
        <w:rPr>
          <w:color w:val="000000"/>
        </w:rPr>
      </w:pPr>
      <w:r w:rsidRPr="00BE1F59">
        <w:rPr>
          <w:color w:val="000000"/>
        </w:rPr>
        <w:t>6.2.7.6.</w:t>
      </w:r>
      <w:r w:rsidRPr="00BE1F59">
        <w:rPr>
          <w:color w:val="000000"/>
        </w:rPr>
        <w:tab/>
        <w:t xml:space="preserve">If daytime running lamps are present and operate according to paragraph 6.19., either </w:t>
      </w:r>
    </w:p>
    <w:p w:rsidR="00052CB4" w:rsidRDefault="00052CB4" w:rsidP="00BE1F59">
      <w:pPr>
        <w:spacing w:after="120"/>
        <w:ind w:left="2268" w:right="1134" w:hanging="1134"/>
        <w:jc w:val="both"/>
        <w:rPr>
          <w:color w:val="000000"/>
        </w:rPr>
      </w:pPr>
      <w:r w:rsidRPr="00052CB4">
        <w:rPr>
          <w:color w:val="000000"/>
        </w:rPr>
        <w:t>6.2.7.6.1.</w:t>
      </w:r>
      <w:r w:rsidRPr="00052CB4">
        <w:rPr>
          <w:color w:val="000000"/>
        </w:rPr>
        <w:tab/>
        <w:t xml:space="preserve">The dipped-beam headlamps shall be switched ON and OFF automatically relative to the ambient light conditions (e.g. switch ON during </w:t>
      </w:r>
      <w:r w:rsidR="00142C96" w:rsidRPr="00052CB4">
        <w:rPr>
          <w:color w:val="000000"/>
        </w:rPr>
        <w:t>night-time</w:t>
      </w:r>
      <w:r w:rsidRPr="00052CB4">
        <w:rPr>
          <w:color w:val="000000"/>
        </w:rPr>
        <w:t xml:space="preserve"> driving conditions, tunnels, etc.) according to the requirements of Annex 13; or</w:t>
      </w:r>
    </w:p>
    <w:p w:rsidR="00BE1F59" w:rsidRPr="00BE1F59" w:rsidRDefault="00BE1F59" w:rsidP="00BE1F59">
      <w:pPr>
        <w:spacing w:after="120"/>
        <w:ind w:left="2268" w:right="1134" w:hanging="1134"/>
        <w:jc w:val="both"/>
        <w:rPr>
          <w:color w:val="000000"/>
        </w:rPr>
      </w:pPr>
      <w:r w:rsidRPr="00BE1F59">
        <w:rPr>
          <w:color w:val="000000"/>
        </w:rPr>
        <w:t>6.2.7.6.2.</w:t>
      </w:r>
      <w:r w:rsidRPr="00BE1F59">
        <w:rPr>
          <w:color w:val="000000"/>
        </w:rPr>
        <w:tab/>
      </w:r>
      <w:r w:rsidRPr="00BE1F59">
        <w:rPr>
          <w:noProof/>
          <w:lang w:eastAsia="zh-TW"/>
        </w:rPr>
        <w:t>Daytime running lamps operate in conjunction with the lamps listed in paragraph 5.11. where, as a minimum requirement, at least the rear position lamps shall be activated</w:t>
      </w:r>
      <w:r w:rsidRPr="00BE1F59">
        <w:rPr>
          <w:color w:val="000000"/>
        </w:rPr>
        <w:t>; or</w:t>
      </w:r>
    </w:p>
    <w:p w:rsidR="00BE1F59" w:rsidRPr="00BE1F59" w:rsidRDefault="00BE1F59" w:rsidP="00BE1F59">
      <w:pPr>
        <w:spacing w:after="120"/>
        <w:ind w:left="2268" w:right="1134" w:hanging="1134"/>
        <w:jc w:val="both"/>
        <w:rPr>
          <w:color w:val="000000"/>
        </w:rPr>
      </w:pPr>
      <w:r w:rsidRPr="00BE1F59">
        <w:rPr>
          <w:color w:val="000000"/>
        </w:rPr>
        <w:t>6.2.7.6.3.</w:t>
      </w:r>
      <w:r w:rsidRPr="00BE1F59">
        <w:rPr>
          <w:color w:val="000000"/>
        </w:rPr>
        <w:tab/>
        <w:t xml:space="preserve">Distinctive means are provided to inform the driver that the headlamps, position lamps and if so equipped end outline marker lamps and side marker lamps are not illuminated. Such means are: </w:t>
      </w:r>
    </w:p>
    <w:p w:rsidR="00BE1F59" w:rsidRPr="00BE1F59" w:rsidRDefault="00BE1F59" w:rsidP="00BE1F59">
      <w:pPr>
        <w:spacing w:after="120"/>
        <w:ind w:left="2268" w:right="1134" w:hanging="1134"/>
        <w:jc w:val="both"/>
        <w:rPr>
          <w:color w:val="000000"/>
        </w:rPr>
      </w:pPr>
      <w:r w:rsidRPr="00BE1F59">
        <w:rPr>
          <w:color w:val="000000"/>
        </w:rPr>
        <w:t>6.2.7.6.3.1.</w:t>
      </w:r>
      <w:r w:rsidRPr="00BE1F59">
        <w:rPr>
          <w:color w:val="000000"/>
        </w:rPr>
        <w:tab/>
        <w:t xml:space="preserve">Two distinctly different levels of instrument panel illumination intensity are provided during night and day, indicating to the driver that the </w:t>
      </w:r>
      <w:r w:rsidR="00876E4E">
        <w:rPr>
          <w:color w:val="000000"/>
        </w:rPr>
        <w:t>dipped-beam</w:t>
      </w:r>
      <w:r w:rsidRPr="00BE1F59">
        <w:rPr>
          <w:color w:val="000000"/>
        </w:rPr>
        <w:t xml:space="preserve"> headlamps shall be switched ON; or</w:t>
      </w:r>
    </w:p>
    <w:p w:rsidR="00BE1F59" w:rsidRPr="00BE1F59" w:rsidRDefault="00BE1F59" w:rsidP="00BE1F59">
      <w:pPr>
        <w:spacing w:after="120"/>
        <w:ind w:left="2268" w:right="1134" w:hanging="1134"/>
        <w:jc w:val="both"/>
        <w:rPr>
          <w:color w:val="000000"/>
        </w:rPr>
      </w:pPr>
      <w:r w:rsidRPr="00BE1F59">
        <w:rPr>
          <w:color w:val="000000"/>
        </w:rPr>
        <w:t>6.2.7.6.3.2.</w:t>
      </w:r>
      <w:r w:rsidRPr="00BE1F59">
        <w:rPr>
          <w:color w:val="000000"/>
        </w:rPr>
        <w:tab/>
        <w:t>Non-illuminated indicators and identification of hand controls that are required by Regulation No. 121 to be illuminated when the headlamps are activated; or</w:t>
      </w:r>
    </w:p>
    <w:p w:rsidR="0064490E" w:rsidRDefault="0064490E" w:rsidP="00BE1F59">
      <w:pPr>
        <w:spacing w:after="120"/>
        <w:ind w:left="2268" w:right="1134" w:hanging="1134"/>
        <w:jc w:val="both"/>
        <w:rPr>
          <w:color w:val="000000"/>
        </w:rPr>
      </w:pPr>
      <w:r w:rsidRPr="0064490E">
        <w:rPr>
          <w:color w:val="000000"/>
        </w:rPr>
        <w:t>6.2.7.6.3.3.</w:t>
      </w:r>
      <w:r w:rsidRPr="0064490E">
        <w:rPr>
          <w:color w:val="000000"/>
        </w:rPr>
        <w:tab/>
        <w:t>A tell-tale visual, auditory or both, shall be activated only in reduced ambient lighting conditions as defined in Annex 13</w:t>
      </w:r>
      <w:r w:rsidRPr="0064490E">
        <w:rPr>
          <w:b/>
          <w:color w:val="000000"/>
        </w:rPr>
        <w:t xml:space="preserve"> </w:t>
      </w:r>
      <w:r w:rsidRPr="0064490E">
        <w:rPr>
          <w:color w:val="000000"/>
        </w:rPr>
        <w:t xml:space="preserve">to inform the driver that the </w:t>
      </w:r>
      <w:r w:rsidR="00876E4E">
        <w:rPr>
          <w:color w:val="000000"/>
        </w:rPr>
        <w:t>dipped-beam</w:t>
      </w:r>
      <w:r w:rsidRPr="0064490E">
        <w:rPr>
          <w:color w:val="000000"/>
        </w:rPr>
        <w:t xml:space="preserve"> headlamps should be switched ON. Once the tell-tale is activated, it shall only be extinguished when the </w:t>
      </w:r>
      <w:r w:rsidR="00876E4E">
        <w:rPr>
          <w:color w:val="000000"/>
        </w:rPr>
        <w:t>dipped-beam</w:t>
      </w:r>
      <w:r w:rsidRPr="0064490E">
        <w:rPr>
          <w:color w:val="000000"/>
        </w:rPr>
        <w:t xml:space="preserve"> headlamps have been switched on or the device which starts and/or stops the engine (propulsion system) is set in a position which makes it impossible for the engine (propulsion system) to operate.</w:t>
      </w:r>
    </w:p>
    <w:p w:rsidR="00BE1F59" w:rsidRPr="00D02851" w:rsidRDefault="00BE1F59" w:rsidP="00BE1F59">
      <w:pPr>
        <w:spacing w:after="120"/>
        <w:ind w:left="2268" w:right="1134" w:hanging="1134"/>
        <w:jc w:val="both"/>
      </w:pPr>
      <w:r w:rsidRPr="00BE1F59">
        <w:rPr>
          <w:color w:val="000000"/>
        </w:rPr>
        <w:t>6.2.7.7.</w:t>
      </w:r>
      <w:r w:rsidRPr="00BE1F59">
        <w:rPr>
          <w:color w:val="000000"/>
        </w:rPr>
        <w:tab/>
        <w:t>Without prejudice to paragraph 6.2.7.6.1., the dipped-beam headlamps may switch ON and OFF automatically relative to other factors such as time or ambient conditions (e.g. time of the day, vehicle location, rain, fog, etc.)</w:t>
      </w:r>
    </w:p>
    <w:p w:rsidR="008C4DA7" w:rsidRPr="00E0746D" w:rsidRDefault="008C4DA7" w:rsidP="008C4DA7">
      <w:pPr>
        <w:pStyle w:val="SingleTxtG"/>
        <w:spacing w:line="240" w:lineRule="auto"/>
        <w:ind w:left="2268" w:right="1133" w:hanging="1134"/>
      </w:pPr>
      <w:r w:rsidRPr="00E0746D">
        <w:t>6.2.8.</w:t>
      </w:r>
      <w:r w:rsidRPr="00E0746D">
        <w:tab/>
        <w:t xml:space="preserve">Tell-tale </w:t>
      </w:r>
    </w:p>
    <w:p w:rsidR="008C4DA7" w:rsidRPr="00E0746D" w:rsidRDefault="008C4DA7" w:rsidP="008C4DA7">
      <w:pPr>
        <w:pStyle w:val="SingleTxtG"/>
        <w:spacing w:line="240" w:lineRule="auto"/>
        <w:ind w:left="2268" w:right="1133" w:hanging="1134"/>
      </w:pPr>
      <w:r w:rsidRPr="00E0746D">
        <w:t>6.2.8.1.</w:t>
      </w:r>
      <w:r w:rsidRPr="00E0746D">
        <w:tab/>
        <w:t xml:space="preserve">Tell-tale optional </w:t>
      </w:r>
    </w:p>
    <w:p w:rsidR="008C4DA7" w:rsidRPr="00E0746D" w:rsidRDefault="008C4DA7" w:rsidP="008C4DA7">
      <w:pPr>
        <w:pStyle w:val="SingleTxtG"/>
        <w:spacing w:line="240" w:lineRule="auto"/>
        <w:ind w:left="2268" w:right="1133" w:hanging="1134"/>
      </w:pPr>
      <w:r w:rsidRPr="00E0746D">
        <w:t>6.2.8.2.</w:t>
      </w:r>
      <w:r w:rsidRPr="00E0746D">
        <w:tab/>
        <w:t>A visual tell-tale whether flashing or not is mandatory:</w:t>
      </w:r>
    </w:p>
    <w:p w:rsidR="008C4DA7" w:rsidRPr="00E0746D" w:rsidRDefault="008C4DA7" w:rsidP="008C4DA7">
      <w:pPr>
        <w:pStyle w:val="SingleTxtG"/>
        <w:spacing w:line="240" w:lineRule="auto"/>
        <w:ind w:left="2835" w:right="1133" w:hanging="567"/>
      </w:pPr>
      <w:r w:rsidRPr="00E0746D">
        <w:t>(a)</w:t>
      </w:r>
      <w:r w:rsidRPr="00E0746D">
        <w:tab/>
        <w:t>In the case where the whole beam or the kink of the elbow of the cut-off is moved to produce bend lighting; or</w:t>
      </w:r>
    </w:p>
    <w:p w:rsidR="008C4DA7" w:rsidRPr="00E0746D" w:rsidRDefault="008C4DA7" w:rsidP="008C4DA7">
      <w:pPr>
        <w:spacing w:after="120" w:line="240" w:lineRule="auto"/>
        <w:ind w:left="2835" w:right="1133" w:hanging="567"/>
        <w:jc w:val="both"/>
      </w:pPr>
      <w:r w:rsidRPr="00E0746D">
        <w:t>(b)</w:t>
      </w:r>
      <w:r w:rsidRPr="00E0746D">
        <w:tab/>
        <w:t>If one or more LED modules are used to produce the principal</w:t>
      </w:r>
      <w:r>
        <w:br/>
      </w:r>
      <w:r w:rsidRPr="00E0746D">
        <w:t>dipped-beam, except when they are wired so that the failure of any one LED module causes all of them to stop emitting light.</w:t>
      </w:r>
    </w:p>
    <w:p w:rsidR="008C4DA7" w:rsidRPr="00E0746D" w:rsidRDefault="008C4DA7" w:rsidP="008C4DA7">
      <w:pPr>
        <w:pStyle w:val="SingleTxtG"/>
        <w:spacing w:line="240" w:lineRule="auto"/>
        <w:ind w:left="2268" w:right="1133"/>
      </w:pPr>
      <w:r w:rsidRPr="00E0746D">
        <w:t>It shall be activated:</w:t>
      </w:r>
    </w:p>
    <w:p w:rsidR="008C4DA7" w:rsidRPr="00E0746D" w:rsidRDefault="008C4DA7" w:rsidP="008C4DA7">
      <w:pPr>
        <w:pStyle w:val="SingleTxtG"/>
        <w:spacing w:line="240" w:lineRule="auto"/>
        <w:ind w:left="2835" w:right="1133" w:hanging="567"/>
      </w:pPr>
      <w:r w:rsidRPr="00E0746D">
        <w:t>(a)</w:t>
      </w:r>
      <w:r w:rsidRPr="00E0746D">
        <w:tab/>
        <w:t>In the event of a malfunction of the displacement of the kink of the elbow of the cut-off; or</w:t>
      </w:r>
    </w:p>
    <w:p w:rsidR="008C4DA7" w:rsidRPr="00E0746D" w:rsidRDefault="008C4DA7" w:rsidP="008C4DA7">
      <w:pPr>
        <w:pStyle w:val="SingleTxtG"/>
        <w:spacing w:line="240" w:lineRule="auto"/>
        <w:ind w:left="2835" w:right="1133" w:hanging="567"/>
      </w:pPr>
      <w:r w:rsidRPr="00E0746D">
        <w:t>(b)</w:t>
      </w:r>
      <w:r w:rsidRPr="00E0746D">
        <w:tab/>
        <w:t>In case of a failure of any one of the LED module(s) producing the principal dipped-beam, except when they are wired so that the failure of any one LED module causes all of them to stop emitting light.</w:t>
      </w:r>
    </w:p>
    <w:p w:rsidR="00D02851" w:rsidRPr="00D02851" w:rsidRDefault="008C4DA7" w:rsidP="00954131">
      <w:pPr>
        <w:pStyle w:val="para"/>
        <w:ind w:firstLine="0"/>
      </w:pPr>
      <w:r w:rsidRPr="00E0746D">
        <w:t>It shall remain activated while the failure is present. It may be cancelled temporarily, but shall be repeated whenever the device, which starts and stops the engine, is switched on and off.</w:t>
      </w:r>
    </w:p>
    <w:p w:rsidR="00B548EE" w:rsidRPr="00B548EE" w:rsidRDefault="00D02851" w:rsidP="00B548EE">
      <w:pPr>
        <w:pStyle w:val="para"/>
        <w:rPr>
          <w:i/>
        </w:rPr>
      </w:pPr>
      <w:r w:rsidRPr="00D02851">
        <w:t>6.2.9.</w:t>
      </w:r>
      <w:r w:rsidRPr="00D02851">
        <w:tab/>
      </w:r>
      <w:r w:rsidR="00B548EE" w:rsidRPr="00B548EE">
        <w:t>Other requirements</w:t>
      </w:r>
      <w:r w:rsidR="00B548EE" w:rsidRPr="00B548EE">
        <w:rPr>
          <w:i/>
        </w:rPr>
        <w:t xml:space="preserve"> </w:t>
      </w:r>
    </w:p>
    <w:p w:rsidR="00B548EE" w:rsidRPr="00B548EE" w:rsidRDefault="00B548EE" w:rsidP="00316112">
      <w:pPr>
        <w:pStyle w:val="para"/>
      </w:pPr>
      <w:r w:rsidRPr="00B548EE">
        <w:tab/>
        <w:t>The requirements of paragraph 5.5.2. shall not apply to dipped-beam headlamps.</w:t>
      </w:r>
    </w:p>
    <w:p w:rsidR="00B548EE" w:rsidRPr="00B548EE" w:rsidRDefault="00B548EE" w:rsidP="00316112">
      <w:pPr>
        <w:pStyle w:val="para"/>
      </w:pPr>
      <w:r w:rsidRPr="00B548EE">
        <w:tab/>
        <w:t xml:space="preserve">Dipped-beam headlamps with a light source or LED module( s) producing the principal </w:t>
      </w:r>
      <w:r w:rsidR="00876E4E">
        <w:t>dipped-beam</w:t>
      </w:r>
      <w:r w:rsidRPr="00B548EE">
        <w:t xml:space="preserve"> and having a total objective luminous flux which exceeds  2,000  lumen shall only be installed in conjunction with the installation of headlamp cleaning device( s) according to Regulation No. 45</w:t>
      </w:r>
      <w:r w:rsidR="007C1324">
        <w:t>.</w:t>
      </w:r>
      <w:r w:rsidR="0025221C">
        <w:rPr>
          <w:rStyle w:val="a3"/>
        </w:rPr>
        <w:footnoteReference w:id="13"/>
      </w:r>
    </w:p>
    <w:p w:rsidR="00B548EE" w:rsidRPr="00B548EE" w:rsidRDefault="00B548EE" w:rsidP="00B548EE">
      <w:pPr>
        <w:pStyle w:val="para"/>
      </w:pPr>
      <w:r w:rsidRPr="00B548EE">
        <w:tab/>
        <w:t>With respect to vertical inclination the provisions of paragraph 6.2.6.2.2. above shall not be applied for dipped-beam headlamps:</w:t>
      </w:r>
    </w:p>
    <w:p w:rsidR="00B548EE" w:rsidRPr="00B548EE" w:rsidRDefault="00B548EE" w:rsidP="00B548EE">
      <w:pPr>
        <w:pStyle w:val="ad"/>
      </w:pPr>
      <w:r w:rsidRPr="00B548EE">
        <w:t xml:space="preserve">(a) </w:t>
      </w:r>
      <w:r w:rsidRPr="00B548EE">
        <w:tab/>
        <w:t xml:space="preserve">With LED module(s) producing the principal </w:t>
      </w:r>
      <w:r w:rsidR="00876E4E">
        <w:t>dipped-beam</w:t>
      </w:r>
      <w:r w:rsidRPr="00B548EE">
        <w:t xml:space="preserve">, or </w:t>
      </w:r>
    </w:p>
    <w:p w:rsidR="00B548EE" w:rsidRPr="00B548EE" w:rsidRDefault="00B548EE" w:rsidP="00B548EE">
      <w:pPr>
        <w:pStyle w:val="ad"/>
      </w:pPr>
      <w:r w:rsidRPr="00B548EE">
        <w:t xml:space="preserve">(b) </w:t>
      </w:r>
      <w:r w:rsidRPr="00B548EE">
        <w:tab/>
        <w:t xml:space="preserve">With a light source producing the principal </w:t>
      </w:r>
      <w:r w:rsidR="00876E4E">
        <w:t>dipped-beam</w:t>
      </w:r>
      <w:r w:rsidRPr="00B548EE">
        <w:t xml:space="preserve"> and having an objective lum</w:t>
      </w:r>
      <w:r w:rsidR="00142C96">
        <w:t>inous flux which exceeds 2,000 </w:t>
      </w:r>
      <w:r w:rsidRPr="00B548EE">
        <w:t>lumen</w:t>
      </w:r>
      <w:r w:rsidR="00142C96">
        <w:t>s</w:t>
      </w:r>
      <w:r w:rsidRPr="00B548EE">
        <w:t>.</w:t>
      </w:r>
    </w:p>
    <w:p w:rsidR="00B548EE" w:rsidRPr="00B548EE" w:rsidRDefault="00B548EE" w:rsidP="00B548EE">
      <w:pPr>
        <w:pStyle w:val="para"/>
      </w:pPr>
      <w:r w:rsidRPr="00B548EE">
        <w:tab/>
        <w:t xml:space="preserve">In the case of filament lamps for which more than one test voltage is specified, the objective luminous flux which produces the principal </w:t>
      </w:r>
      <w:r w:rsidR="00876E4E">
        <w:t>dipped-beam</w:t>
      </w:r>
      <w:r w:rsidRPr="00B548EE">
        <w:t>, as indicated in the communication form for the type approval of the device, is applied.</w:t>
      </w:r>
    </w:p>
    <w:p w:rsidR="00B548EE" w:rsidRPr="00B548EE" w:rsidRDefault="00B548EE" w:rsidP="00B548EE">
      <w:pPr>
        <w:pStyle w:val="para"/>
      </w:pPr>
      <w:r w:rsidRPr="00B548EE">
        <w:rPr>
          <w:bCs/>
        </w:rPr>
        <w:tab/>
        <w:t>In the case of dipped-beam headlamps equipped with an approved light source, the applicable objective luminous flux is the value at the relevant test voltage as given in the relevant data sheet in the Regulation, according to which the applied light source was approved, without taking into account the tolerances to the objective luminous flux specified on this datasheet.</w:t>
      </w:r>
    </w:p>
    <w:p w:rsidR="00B548EE" w:rsidRPr="00B548EE" w:rsidRDefault="00B548EE" w:rsidP="00B548EE">
      <w:pPr>
        <w:pStyle w:val="para"/>
      </w:pPr>
      <w:r w:rsidRPr="00B548EE">
        <w:tab/>
        <w:t>Only dipped-beam headlamps according to Regulation Nos. 98 or 112 may be used to produce bend lighting.</w:t>
      </w:r>
    </w:p>
    <w:p w:rsidR="00B548EE" w:rsidRDefault="00B548EE" w:rsidP="00B548EE">
      <w:pPr>
        <w:pStyle w:val="para"/>
        <w:rPr>
          <w:bCs/>
        </w:rPr>
      </w:pPr>
      <w:r w:rsidRPr="00B548EE">
        <w:tab/>
      </w:r>
      <w:r w:rsidRPr="00B548EE">
        <w:rPr>
          <w:bCs/>
        </w:rPr>
        <w:t>If bend lighting is produced by a horizontal movement of the whole beam or the kink of the elbow of the cut-off, it shall be activated only if the vehicle is in forward motion; this shall not apply if bend lighting is produced for a right turn in right hand traffic (left turn in left hand traffic).</w:t>
      </w:r>
      <w:r>
        <w:rPr>
          <w:bCs/>
        </w:rPr>
        <w:t xml:space="preserve"> </w:t>
      </w:r>
    </w:p>
    <w:p w:rsidR="00D02851" w:rsidRPr="00D02851" w:rsidRDefault="00D02851" w:rsidP="00D02851">
      <w:pPr>
        <w:pStyle w:val="para"/>
      </w:pPr>
      <w:r w:rsidRPr="00D02851">
        <w:t>6.3.</w:t>
      </w:r>
      <w:r w:rsidRPr="00D02851">
        <w:tab/>
        <w:t xml:space="preserve">Front fog lamp </w:t>
      </w:r>
      <w:r w:rsidRPr="00D02851">
        <w:rPr>
          <w:b/>
        </w:rPr>
        <w:t>(</w:t>
      </w:r>
      <w:r w:rsidRPr="00D02851">
        <w:t>Regulation No. 19)</w:t>
      </w:r>
    </w:p>
    <w:p w:rsidR="00D02851" w:rsidRPr="00D02851" w:rsidRDefault="00D02851" w:rsidP="00D02851">
      <w:pPr>
        <w:pStyle w:val="para"/>
      </w:pPr>
      <w:r w:rsidRPr="00D02851">
        <w:t>6.3.1.</w:t>
      </w:r>
      <w:r w:rsidRPr="00D02851">
        <w:tab/>
        <w:t>Presence</w:t>
      </w:r>
    </w:p>
    <w:p w:rsidR="00D02851" w:rsidRPr="00D02851" w:rsidRDefault="00D02851" w:rsidP="00D02851">
      <w:pPr>
        <w:pStyle w:val="para"/>
        <w:ind w:firstLine="0"/>
      </w:pPr>
      <w:r w:rsidRPr="00D02851">
        <w:t xml:space="preserve">Optional on motor vehicles. Prohibited on trailers. </w:t>
      </w:r>
    </w:p>
    <w:p w:rsidR="00955368" w:rsidRPr="00955368" w:rsidRDefault="00D02851" w:rsidP="00955368">
      <w:pPr>
        <w:pStyle w:val="para"/>
        <w:rPr>
          <w:iCs/>
        </w:rPr>
      </w:pPr>
      <w:r w:rsidRPr="00D02851">
        <w:t>6.3.2.</w:t>
      </w:r>
      <w:r w:rsidRPr="00D02851">
        <w:tab/>
      </w:r>
      <w:r w:rsidR="00955368" w:rsidRPr="00955368">
        <w:rPr>
          <w:iCs/>
        </w:rPr>
        <w:t>Number</w:t>
      </w:r>
    </w:p>
    <w:p w:rsidR="00D02851" w:rsidRPr="00D02851" w:rsidRDefault="00955368" w:rsidP="00955368">
      <w:pPr>
        <w:pStyle w:val="para"/>
        <w:ind w:firstLine="0"/>
      </w:pPr>
      <w:r w:rsidRPr="00955368">
        <w:rPr>
          <w:bCs/>
          <w:iCs/>
        </w:rPr>
        <w:t xml:space="preserve">Two; </w:t>
      </w:r>
      <w:r w:rsidRPr="00955368">
        <w:rPr>
          <w:bCs/>
        </w:rPr>
        <w:t>complying with the requirements of the 03 and subsequent series of amendments to Regulation No. 19.</w:t>
      </w:r>
    </w:p>
    <w:p w:rsidR="00D02851" w:rsidRPr="00D02851" w:rsidRDefault="00D02851" w:rsidP="00D02851">
      <w:pPr>
        <w:pStyle w:val="para"/>
      </w:pPr>
      <w:r w:rsidRPr="00D02851">
        <w:t>6.3.3.</w:t>
      </w:r>
      <w:r w:rsidRPr="00D02851">
        <w:tab/>
        <w:t>Arrangement</w:t>
      </w:r>
    </w:p>
    <w:p w:rsidR="00D02851" w:rsidRPr="00D02851" w:rsidRDefault="00D02851" w:rsidP="00D02851">
      <w:pPr>
        <w:pStyle w:val="para"/>
        <w:ind w:firstLine="0"/>
      </w:pPr>
      <w:r w:rsidRPr="00D02851">
        <w:t xml:space="preserve">No special requirement. </w:t>
      </w:r>
    </w:p>
    <w:p w:rsidR="00D02851" w:rsidRPr="00D02851" w:rsidRDefault="00D02851" w:rsidP="00D02851">
      <w:pPr>
        <w:pStyle w:val="para"/>
      </w:pPr>
      <w:r w:rsidRPr="00D02851">
        <w:t>6.3.4.</w:t>
      </w:r>
      <w:r w:rsidRPr="00D02851">
        <w:tab/>
        <w:t xml:space="preserve">Position </w:t>
      </w:r>
    </w:p>
    <w:p w:rsidR="00D02851" w:rsidRPr="00D02851" w:rsidRDefault="00D02851" w:rsidP="00D02851">
      <w:pPr>
        <w:pStyle w:val="para"/>
      </w:pPr>
      <w:r w:rsidRPr="00D02851">
        <w:t>6.3.4.1.</w:t>
      </w:r>
      <w:r w:rsidRPr="00D02851">
        <w:tab/>
        <w:t xml:space="preserve">In width: that point on the apparent surface in the direction of the reference axis which is farthest from the vehicle's median longitudinal plane shall not be more than 400 mm from the extreme outer edge of the vehicle. </w:t>
      </w:r>
    </w:p>
    <w:p w:rsidR="00D02851" w:rsidRPr="00D02851" w:rsidRDefault="00D02851" w:rsidP="00D02851">
      <w:pPr>
        <w:pStyle w:val="para"/>
        <w:rPr>
          <w:lang w:val="en-US"/>
        </w:rPr>
      </w:pPr>
      <w:r w:rsidRPr="00D02851">
        <w:t xml:space="preserve">6.3.4.2. </w:t>
      </w:r>
      <w:r w:rsidRPr="00D02851">
        <w:tab/>
      </w:r>
      <w:r w:rsidRPr="00D02851">
        <w:rPr>
          <w:lang w:val="en-US"/>
        </w:rPr>
        <w:t>In height:</w:t>
      </w:r>
    </w:p>
    <w:p w:rsidR="00D02851" w:rsidRPr="00D02851" w:rsidRDefault="00D02851" w:rsidP="00D02851">
      <w:pPr>
        <w:pStyle w:val="para"/>
        <w:ind w:firstLine="0"/>
        <w:rPr>
          <w:lang w:val="en-US"/>
        </w:rPr>
      </w:pPr>
      <w:r w:rsidRPr="00D02851">
        <w:rPr>
          <w:lang w:val="en-US"/>
        </w:rPr>
        <w:t>Minimum:</w:t>
      </w:r>
      <w:r w:rsidRPr="00D02851">
        <w:rPr>
          <w:lang w:val="en-US"/>
        </w:rPr>
        <w:tab/>
        <w:t>Not less than 250 mm above the ground.</w:t>
      </w:r>
    </w:p>
    <w:p w:rsidR="00D02851" w:rsidRPr="00D02851" w:rsidRDefault="00D02851" w:rsidP="00D02851">
      <w:pPr>
        <w:pStyle w:val="para"/>
        <w:ind w:left="3402"/>
        <w:rPr>
          <w:lang w:val="en-US"/>
        </w:rPr>
      </w:pPr>
      <w:r w:rsidRPr="00D02851">
        <w:rPr>
          <w:lang w:val="en-US"/>
        </w:rPr>
        <w:t>Maximum:</w:t>
      </w:r>
      <w:r w:rsidRPr="00D02851">
        <w:rPr>
          <w:lang w:val="en-US"/>
        </w:rPr>
        <w:tab/>
        <w:t>For M</w:t>
      </w:r>
      <w:r w:rsidRPr="00D02851">
        <w:rPr>
          <w:vertAlign w:val="subscript"/>
          <w:lang w:val="en-US"/>
        </w:rPr>
        <w:t>1</w:t>
      </w:r>
      <w:r w:rsidRPr="00D02851">
        <w:rPr>
          <w:lang w:val="en-US"/>
        </w:rPr>
        <w:t xml:space="preserve"> </w:t>
      </w:r>
      <w:r w:rsidRPr="00D02851">
        <w:rPr>
          <w:rFonts w:hint="eastAsia"/>
          <w:lang w:val="en-US"/>
        </w:rPr>
        <w:t>and N</w:t>
      </w:r>
      <w:r w:rsidRPr="00D02851">
        <w:rPr>
          <w:rFonts w:hint="eastAsia"/>
          <w:vertAlign w:val="subscript"/>
          <w:lang w:val="en-US"/>
        </w:rPr>
        <w:t>1</w:t>
      </w:r>
      <w:r w:rsidRPr="00D02851">
        <w:rPr>
          <w:lang w:val="en-US"/>
        </w:rPr>
        <w:t xml:space="preserve"> category vehicles: not more than 800 mm above the ground. </w:t>
      </w:r>
    </w:p>
    <w:p w:rsidR="00D02851" w:rsidRPr="00D02851" w:rsidRDefault="00D02851" w:rsidP="00D02851">
      <w:pPr>
        <w:pStyle w:val="para"/>
        <w:rPr>
          <w:lang w:val="en-US"/>
        </w:rPr>
      </w:pPr>
      <w:r w:rsidRPr="00D02851">
        <w:rPr>
          <w:lang w:val="en-US"/>
        </w:rPr>
        <w:tab/>
      </w:r>
      <w:r w:rsidRPr="00D02851">
        <w:rPr>
          <w:lang w:val="en-US"/>
        </w:rPr>
        <w:tab/>
      </w:r>
      <w:r w:rsidRPr="00D02851">
        <w:rPr>
          <w:lang w:val="en-US"/>
        </w:rPr>
        <w:tab/>
      </w:r>
      <w:r>
        <w:rPr>
          <w:lang w:val="en-US"/>
        </w:rPr>
        <w:tab/>
      </w:r>
      <w:r w:rsidRPr="00D02851">
        <w:rPr>
          <w:lang w:val="en-US"/>
        </w:rPr>
        <w:t>For all other categories except N</w:t>
      </w:r>
      <w:r w:rsidRPr="00D02851">
        <w:rPr>
          <w:vertAlign w:val="subscript"/>
          <w:lang w:val="en-US"/>
        </w:rPr>
        <w:t>3</w:t>
      </w:r>
      <w:r w:rsidR="004F3AA4">
        <w:rPr>
          <w:lang w:val="en-US"/>
        </w:rPr>
        <w:t>G (off-road)</w:t>
      </w:r>
      <w:r w:rsidR="004F3AA4">
        <w:rPr>
          <w:rStyle w:val="a3"/>
          <w:lang w:val="en-US"/>
        </w:rPr>
        <w:footnoteReference w:id="14"/>
      </w:r>
      <w:r w:rsidRPr="00D02851">
        <w:rPr>
          <w:lang w:val="en-US"/>
        </w:rPr>
        <w:t xml:space="preserve"> vehicles: not </w:t>
      </w:r>
      <w:r w:rsidRPr="00D02851">
        <w:rPr>
          <w:lang w:val="en-US"/>
        </w:rPr>
        <w:tab/>
      </w:r>
      <w:r>
        <w:rPr>
          <w:lang w:val="en-US"/>
        </w:rPr>
        <w:tab/>
      </w:r>
      <w:r>
        <w:rPr>
          <w:lang w:val="en-US"/>
        </w:rPr>
        <w:tab/>
      </w:r>
      <w:r w:rsidRPr="00D02851">
        <w:rPr>
          <w:lang w:val="en-US"/>
        </w:rPr>
        <w:t>more than 1,200 mm above the ground.</w:t>
      </w:r>
    </w:p>
    <w:p w:rsidR="00D02851" w:rsidRPr="00D02851" w:rsidRDefault="00D02851" w:rsidP="00D02851">
      <w:pPr>
        <w:pStyle w:val="para"/>
        <w:ind w:left="3399" w:firstLine="0"/>
        <w:rPr>
          <w:lang w:val="en-US"/>
        </w:rPr>
      </w:pPr>
      <w:r w:rsidRPr="00D02851">
        <w:rPr>
          <w:lang w:val="en-US"/>
        </w:rPr>
        <w:t>For category N</w:t>
      </w:r>
      <w:r w:rsidRPr="00D02851">
        <w:rPr>
          <w:vertAlign w:val="subscript"/>
          <w:lang w:val="en-US"/>
        </w:rPr>
        <w:t>3</w:t>
      </w:r>
      <w:r w:rsidRPr="00D02851">
        <w:rPr>
          <w:lang w:val="en-US"/>
        </w:rPr>
        <w:t>G vehicles: the m</w:t>
      </w:r>
      <w:r w:rsidR="001773A6">
        <w:rPr>
          <w:lang w:val="en-US"/>
        </w:rPr>
        <w:t xml:space="preserve">aximum height may be increased </w:t>
      </w:r>
      <w:r w:rsidRPr="00D02851">
        <w:rPr>
          <w:lang w:val="en-US"/>
        </w:rPr>
        <w:t>to 1,500 mm.</w:t>
      </w:r>
    </w:p>
    <w:p w:rsidR="00D02851" w:rsidRPr="00D02851" w:rsidRDefault="00D02851" w:rsidP="00D02851">
      <w:pPr>
        <w:pStyle w:val="para"/>
        <w:rPr>
          <w:lang w:val="en-US"/>
        </w:rPr>
      </w:pPr>
      <w:r w:rsidRPr="00D02851">
        <w:rPr>
          <w:lang w:val="en-US"/>
        </w:rPr>
        <w:tab/>
        <w:t xml:space="preserve">No point on the apparent surface in the direction of the reference axis </w:t>
      </w:r>
      <w:r w:rsidR="006C5876">
        <w:rPr>
          <w:lang w:val="en-US"/>
        </w:rPr>
        <w:t>shall</w:t>
      </w:r>
      <w:r w:rsidRPr="00D02851">
        <w:rPr>
          <w:lang w:val="en-US"/>
        </w:rPr>
        <w:t xml:space="preserve"> be higher than the highest point on the apparent surface in the direction of the reference axis of the dipped-beam headlamp.</w:t>
      </w:r>
    </w:p>
    <w:p w:rsidR="00D02851" w:rsidRPr="00D02851" w:rsidRDefault="00D02851" w:rsidP="00D02851">
      <w:pPr>
        <w:pStyle w:val="para"/>
      </w:pPr>
      <w:r w:rsidRPr="00D02851">
        <w:t>6.3.4.3.</w:t>
      </w:r>
      <w:r w:rsidRPr="00D02851">
        <w:tab/>
        <w:t xml:space="preserve">In length: at the front of the vehicle. This requirement shall be deemed to be satisfied if the light emitted does not cause discomfort to the driver either directly, or indirectly through the devices for indirect vision and/or other reflecting surfaces of the vehicle. </w:t>
      </w:r>
    </w:p>
    <w:p w:rsidR="004D4E66" w:rsidRPr="004D4E66" w:rsidRDefault="00D02851" w:rsidP="004D4E66">
      <w:pPr>
        <w:pStyle w:val="para"/>
      </w:pPr>
      <w:r w:rsidRPr="00D02851">
        <w:rPr>
          <w:lang w:val="en-US"/>
        </w:rPr>
        <w:t>6.3.5.</w:t>
      </w:r>
      <w:r w:rsidRPr="00D02851">
        <w:rPr>
          <w:lang w:val="en-US"/>
        </w:rPr>
        <w:tab/>
      </w:r>
      <w:r w:rsidR="004D4E66" w:rsidRPr="004D4E66">
        <w:t>Geometric visibility</w:t>
      </w:r>
    </w:p>
    <w:p w:rsidR="004D4E66" w:rsidRPr="004D4E66" w:rsidRDefault="004D4E66" w:rsidP="004D4E66">
      <w:pPr>
        <w:pStyle w:val="para"/>
      </w:pPr>
      <w:r w:rsidRPr="004D4E66">
        <w:tab/>
        <w:t>Defined by angles α and ß as specified in paragraph 2.13.,</w:t>
      </w:r>
    </w:p>
    <w:p w:rsidR="004D4E66" w:rsidRPr="004D4E66" w:rsidRDefault="004D4E66" w:rsidP="004D4E66">
      <w:pPr>
        <w:pStyle w:val="para"/>
      </w:pPr>
      <w:r w:rsidRPr="004D4E66">
        <w:tab/>
        <w:t xml:space="preserve">α = 5° upwards and downwards, </w:t>
      </w:r>
    </w:p>
    <w:p w:rsidR="004D4E66" w:rsidRDefault="004D4E66" w:rsidP="004D4E66">
      <w:pPr>
        <w:pStyle w:val="para"/>
      </w:pPr>
      <w:r w:rsidRPr="004D4E66">
        <w:tab/>
        <w:t>ß = 45° outwards and 10° inwards.</w:t>
      </w:r>
    </w:p>
    <w:p w:rsidR="00D02851" w:rsidRPr="00D02851" w:rsidRDefault="00D02851" w:rsidP="004D4E66">
      <w:pPr>
        <w:pStyle w:val="para"/>
        <w:ind w:firstLine="0"/>
      </w:pPr>
      <w:r w:rsidRPr="00D02851">
        <w:rPr>
          <w:lang w:val="en-US"/>
        </w:rPr>
        <w:t xml:space="preserve"> The presence of partitions or other items of equipment near the front fog lamp shall not give rise to secondary effects causing discomfort to other road users</w:t>
      </w:r>
      <w:r w:rsidR="007C1324">
        <w:rPr>
          <w:lang w:val="en-US"/>
        </w:rPr>
        <w:t>.</w:t>
      </w:r>
      <w:r w:rsidR="00954131">
        <w:rPr>
          <w:lang w:val="en-US"/>
        </w:rPr>
        <w:t xml:space="preserve"> </w:t>
      </w:r>
      <w:r w:rsidR="004F3AA4">
        <w:rPr>
          <w:rStyle w:val="a3"/>
          <w:lang w:val="en-US"/>
        </w:rPr>
        <w:footnoteReference w:id="15"/>
      </w:r>
    </w:p>
    <w:p w:rsidR="007C140C" w:rsidRPr="00AA0F0C" w:rsidRDefault="007C140C" w:rsidP="007C140C">
      <w:pPr>
        <w:pStyle w:val="para"/>
        <w:rPr>
          <w:u w:val="single"/>
        </w:rPr>
      </w:pPr>
      <w:r w:rsidRPr="00AA0F0C">
        <w:t>6.3.6.</w:t>
      </w:r>
      <w:r w:rsidRPr="00AA0F0C">
        <w:tab/>
        <w:t>Orientation</w:t>
      </w:r>
    </w:p>
    <w:p w:rsidR="007C140C" w:rsidRPr="007C140C" w:rsidRDefault="007C140C" w:rsidP="007C140C">
      <w:pPr>
        <w:pStyle w:val="para"/>
        <w:rPr>
          <w:bCs/>
        </w:rPr>
      </w:pPr>
      <w:r w:rsidRPr="007C140C">
        <w:rPr>
          <w:bCs/>
        </w:rPr>
        <w:tab/>
        <w:t>Toward the front.</w:t>
      </w:r>
    </w:p>
    <w:p w:rsidR="007C140C" w:rsidRPr="007C140C" w:rsidRDefault="007C140C" w:rsidP="007C140C">
      <w:pPr>
        <w:pStyle w:val="para"/>
        <w:rPr>
          <w:bCs/>
        </w:rPr>
      </w:pPr>
      <w:r w:rsidRPr="007C140C">
        <w:rPr>
          <w:bCs/>
        </w:rPr>
        <w:t>6.3.6.1.</w:t>
      </w:r>
      <w:r w:rsidRPr="007C140C">
        <w:rPr>
          <w:bCs/>
        </w:rPr>
        <w:tab/>
        <w:t>Vertical orientation</w:t>
      </w:r>
    </w:p>
    <w:p w:rsidR="007C140C" w:rsidRPr="007C140C" w:rsidRDefault="007C140C" w:rsidP="007C140C">
      <w:pPr>
        <w:pStyle w:val="para"/>
        <w:rPr>
          <w:bCs/>
        </w:rPr>
      </w:pPr>
      <w:r w:rsidRPr="007C140C">
        <w:rPr>
          <w:bCs/>
        </w:rPr>
        <w:t>6.3.6.1.1.</w:t>
      </w:r>
      <w:r w:rsidRPr="007C140C">
        <w:rPr>
          <w:bCs/>
        </w:rPr>
        <w:tab/>
        <w:t xml:space="preserve">In the case of class </w:t>
      </w:r>
      <w:r w:rsidR="00055DFB">
        <w:rPr>
          <w:bCs/>
        </w:rPr>
        <w:t>"</w:t>
      </w:r>
      <w:r w:rsidRPr="007C140C">
        <w:rPr>
          <w:bCs/>
        </w:rPr>
        <w:t>B</w:t>
      </w:r>
      <w:r w:rsidR="00055DFB">
        <w:rPr>
          <w:bCs/>
        </w:rPr>
        <w:t>"</w:t>
      </w:r>
      <w:r w:rsidRPr="007C140C">
        <w:rPr>
          <w:bCs/>
        </w:rPr>
        <w:t xml:space="preserve"> front fog lamps the vertical inclination of the cut-off to be set in the unladen vehicle state with one person in the driver's seat shall be -1.5 per cent or lower</w:t>
      </w:r>
      <w:r w:rsidR="007C1324">
        <w:rPr>
          <w:bCs/>
        </w:rPr>
        <w:t>.</w:t>
      </w:r>
      <w:r w:rsidR="00954131">
        <w:rPr>
          <w:bCs/>
        </w:rPr>
        <w:t xml:space="preserve"> </w:t>
      </w:r>
      <w:r w:rsidRPr="007C140C">
        <w:rPr>
          <w:bCs/>
          <w:vertAlign w:val="superscript"/>
        </w:rPr>
        <w:t>13</w:t>
      </w:r>
    </w:p>
    <w:p w:rsidR="007C140C" w:rsidRPr="007C140C" w:rsidRDefault="007C140C" w:rsidP="007C140C">
      <w:pPr>
        <w:pStyle w:val="para"/>
        <w:rPr>
          <w:bCs/>
        </w:rPr>
      </w:pPr>
      <w:r w:rsidRPr="007C140C">
        <w:rPr>
          <w:bCs/>
        </w:rPr>
        <w:t>6.3.6.1.2.</w:t>
      </w:r>
      <w:r w:rsidRPr="007C140C">
        <w:rPr>
          <w:bCs/>
        </w:rPr>
        <w:tab/>
        <w:t xml:space="preserve">In the case of class </w:t>
      </w:r>
      <w:r w:rsidR="00055DFB">
        <w:rPr>
          <w:bCs/>
        </w:rPr>
        <w:t>"</w:t>
      </w:r>
      <w:r w:rsidRPr="007C140C">
        <w:rPr>
          <w:bCs/>
        </w:rPr>
        <w:t>F3</w:t>
      </w:r>
      <w:r w:rsidR="00055DFB">
        <w:rPr>
          <w:bCs/>
        </w:rPr>
        <w:t>"</w:t>
      </w:r>
      <w:r w:rsidRPr="007C140C">
        <w:rPr>
          <w:bCs/>
        </w:rPr>
        <w:t xml:space="preserve"> front fog lamps:</w:t>
      </w:r>
    </w:p>
    <w:p w:rsidR="007C140C" w:rsidRPr="007C140C" w:rsidRDefault="007C140C" w:rsidP="007C140C">
      <w:pPr>
        <w:pStyle w:val="para"/>
      </w:pPr>
      <w:r w:rsidRPr="007C140C">
        <w:t>6.3.6.1.2.1.</w:t>
      </w:r>
      <w:r w:rsidRPr="007C140C">
        <w:tab/>
        <w:t>When the total objective luminous flux of the light source does not exceed 2,000 lumens:</w:t>
      </w:r>
    </w:p>
    <w:p w:rsidR="007C140C" w:rsidRPr="007C140C" w:rsidRDefault="007C140C" w:rsidP="007C140C">
      <w:pPr>
        <w:pStyle w:val="para"/>
      </w:pPr>
      <w:r w:rsidRPr="007C140C">
        <w:t>6.3.6.1.2.1.1.</w:t>
      </w:r>
      <w:r w:rsidRPr="007C140C">
        <w:tab/>
        <w:t>The vertical inclination of the cut-off to be set in the unladen vehicle state with one person in the driver´s seat shall be – 1.0 per cent or lower</w:t>
      </w:r>
    </w:p>
    <w:p w:rsidR="007C140C" w:rsidRDefault="007C140C" w:rsidP="007C140C">
      <w:pPr>
        <w:pStyle w:val="para"/>
      </w:pPr>
      <w:r w:rsidRPr="007C140C">
        <w:t>6.3.6.1.2.2.</w:t>
      </w:r>
      <w:r w:rsidRPr="007C140C">
        <w:tab/>
        <w:t>When the total objective luminous flux of the light source exceeds 2,000 lumens:</w:t>
      </w:r>
    </w:p>
    <w:p w:rsidR="00D02851" w:rsidRPr="00D02851" w:rsidRDefault="00D02851" w:rsidP="00D02851">
      <w:pPr>
        <w:pStyle w:val="para"/>
      </w:pPr>
      <w:r w:rsidRPr="00D02851">
        <w:t>6.3.6.1.2.2.</w:t>
      </w:r>
      <w:r w:rsidR="00C60C3C">
        <w:t>1.</w:t>
      </w:r>
      <w:r w:rsidRPr="00D02851">
        <w:tab/>
      </w:r>
      <w:r w:rsidR="007C140C" w:rsidRPr="007C140C">
        <w:rPr>
          <w:bCs/>
        </w:rPr>
        <w:t>Depending on the mounting height in metres (h) of the lower edge of the apparent surface in the direction of the reference axis of the front fog lamp, measured on the unladen vehicles, the vertical inclination of the cut-off shall under all the static conditions of Annex 5 automatically remain between the following values:</w:t>
      </w:r>
      <w:r w:rsidR="007C140C">
        <w:rPr>
          <w:bCs/>
        </w:rPr>
        <w:t xml:space="preserve"> </w:t>
      </w:r>
    </w:p>
    <w:p w:rsidR="008A04B4" w:rsidRPr="00376BF8" w:rsidRDefault="00D02851" w:rsidP="00316112">
      <w:pPr>
        <w:pStyle w:val="para"/>
        <w:keepNext/>
        <w:keepLines/>
      </w:pPr>
      <w:r w:rsidRPr="00D02851">
        <w:tab/>
      </w:r>
      <w:r w:rsidR="008A04B4" w:rsidRPr="00376BF8">
        <w:t xml:space="preserve">h ≤  0.8 </w:t>
      </w:r>
      <w:r w:rsidR="008A04B4" w:rsidRPr="00376BF8">
        <w:tab/>
      </w:r>
    </w:p>
    <w:p w:rsidR="008A04B4" w:rsidRPr="00376BF8" w:rsidRDefault="008A04B4" w:rsidP="00316112">
      <w:pPr>
        <w:pStyle w:val="para"/>
        <w:keepNext/>
        <w:keepLines/>
      </w:pPr>
      <w:r w:rsidRPr="00376BF8">
        <w:tab/>
      </w:r>
      <w:r w:rsidRPr="00376BF8">
        <w:tab/>
        <w:t xml:space="preserve">Limits: </w:t>
      </w:r>
      <w:r w:rsidRPr="00376BF8">
        <w:tab/>
      </w:r>
      <w:r w:rsidRPr="00376BF8">
        <w:tab/>
      </w:r>
      <w:r w:rsidR="007C140C" w:rsidRPr="00376BF8">
        <w:tab/>
      </w:r>
      <w:r w:rsidRPr="00376BF8">
        <w:t>between -1.0 per cent and -3.0 per cent</w:t>
      </w:r>
    </w:p>
    <w:p w:rsidR="008A04B4" w:rsidRPr="00376BF8" w:rsidRDefault="008A04B4" w:rsidP="00316112">
      <w:pPr>
        <w:pStyle w:val="para"/>
        <w:keepNext/>
        <w:keepLines/>
      </w:pPr>
      <w:r w:rsidRPr="00376BF8">
        <w:tab/>
      </w:r>
      <w:r w:rsidRPr="00376BF8">
        <w:tab/>
        <w:t>Initial aiming:</w:t>
      </w:r>
      <w:r w:rsidRPr="00376BF8">
        <w:tab/>
      </w:r>
      <w:r w:rsidR="007C140C" w:rsidRPr="00376BF8">
        <w:tab/>
      </w:r>
      <w:r w:rsidRPr="00376BF8">
        <w:t>between -1.5 per cent and -2.0 per cent</w:t>
      </w:r>
    </w:p>
    <w:p w:rsidR="008A04B4" w:rsidRPr="00376BF8" w:rsidRDefault="008A04B4" w:rsidP="00316112">
      <w:pPr>
        <w:pStyle w:val="para"/>
        <w:keepNext/>
        <w:keepLines/>
        <w:ind w:firstLine="0"/>
      </w:pPr>
      <w:r w:rsidRPr="00376BF8">
        <w:t>h &gt; 0.8</w:t>
      </w:r>
    </w:p>
    <w:p w:rsidR="008A04B4" w:rsidRPr="00376BF8" w:rsidRDefault="008A04B4" w:rsidP="008A04B4">
      <w:pPr>
        <w:pStyle w:val="para"/>
      </w:pPr>
      <w:r w:rsidRPr="00376BF8">
        <w:tab/>
      </w:r>
      <w:r w:rsidRPr="00376BF8">
        <w:tab/>
        <w:t xml:space="preserve">Limits: </w:t>
      </w:r>
      <w:r w:rsidRPr="00376BF8">
        <w:tab/>
      </w:r>
      <w:r w:rsidRPr="00376BF8">
        <w:tab/>
      </w:r>
      <w:r w:rsidR="007C140C" w:rsidRPr="00376BF8">
        <w:tab/>
      </w:r>
      <w:r w:rsidRPr="00376BF8">
        <w:t>between -1.5 per cent and -3.5 per cent</w:t>
      </w:r>
    </w:p>
    <w:p w:rsidR="008A04B4" w:rsidRPr="00376BF8" w:rsidRDefault="008A04B4" w:rsidP="008A04B4">
      <w:pPr>
        <w:pStyle w:val="para"/>
      </w:pPr>
      <w:r w:rsidRPr="00376BF8">
        <w:tab/>
      </w:r>
      <w:r w:rsidRPr="00376BF8">
        <w:tab/>
        <w:t>Initial aiming:</w:t>
      </w:r>
      <w:r w:rsidRPr="00376BF8">
        <w:tab/>
      </w:r>
      <w:r w:rsidR="007C140C" w:rsidRPr="00376BF8">
        <w:tab/>
      </w:r>
      <w:r w:rsidRPr="00376BF8">
        <w:t xml:space="preserve">between </w:t>
      </w:r>
      <w:r w:rsidR="00C9361F" w:rsidRPr="00376BF8">
        <w:t>-</w:t>
      </w:r>
      <w:r w:rsidRPr="00376BF8">
        <w:t>2.0 per cent and -2.5 per cent.</w:t>
      </w:r>
    </w:p>
    <w:p w:rsidR="007C140C" w:rsidRPr="007C140C" w:rsidRDefault="007C140C" w:rsidP="007C140C">
      <w:pPr>
        <w:pStyle w:val="para"/>
        <w:rPr>
          <w:bCs/>
        </w:rPr>
      </w:pPr>
      <w:r w:rsidRPr="007C140C">
        <w:rPr>
          <w:bCs/>
        </w:rPr>
        <w:t>6.3.6.1.2.2.2.</w:t>
      </w:r>
      <w:r w:rsidRPr="007C140C">
        <w:rPr>
          <w:bCs/>
        </w:rPr>
        <w:tab/>
        <w:t>The initial downward inclination of the cut-off to be set in the unladen vehicle state with one person in the driver's seat shall be specified within an accuracy of one decimal place by the manufacturer and indicated in a clearly legible and indelible manner on each vehicle close to either the front fog lamp or the manufacturer's plate or in combination with the indication referred to in paragraph 6.2.6.1.1. by the symbol shown in Annex 7 to this Regulation. The value of this indicated downward inclination shall be defined in accordance with paragraph 6.3.6.1.2.2.1.</w:t>
      </w:r>
    </w:p>
    <w:p w:rsidR="007C140C" w:rsidRPr="007C140C" w:rsidRDefault="007C140C" w:rsidP="007C140C">
      <w:pPr>
        <w:pStyle w:val="para"/>
        <w:rPr>
          <w:bCs/>
        </w:rPr>
      </w:pPr>
      <w:r w:rsidRPr="007C140C">
        <w:rPr>
          <w:bCs/>
        </w:rPr>
        <w:t>6.3.6.2.</w:t>
      </w:r>
      <w:r w:rsidRPr="007C140C">
        <w:rPr>
          <w:bCs/>
        </w:rPr>
        <w:tab/>
        <w:t>Front fog lamp levelling device</w:t>
      </w:r>
    </w:p>
    <w:p w:rsidR="007C140C" w:rsidRPr="007C140C" w:rsidRDefault="007C140C" w:rsidP="007C140C">
      <w:pPr>
        <w:pStyle w:val="para"/>
        <w:rPr>
          <w:bCs/>
        </w:rPr>
      </w:pPr>
      <w:r w:rsidRPr="007C140C">
        <w:rPr>
          <w:bCs/>
        </w:rPr>
        <w:t>6.3.6.2.1.</w:t>
      </w:r>
      <w:r w:rsidRPr="007C140C">
        <w:rPr>
          <w:bCs/>
        </w:rPr>
        <w:tab/>
        <w:t>Where a levelling device is fitted for a front fog lamp, independent or grouped with other front lighting and light signalling functions, it shall be such that the vertical inclination, under all the static loading conditions of Annex 5 of this Regulation, shall remain between the limits prescribed in paragraph 6.3.6.1.2.2.1.</w:t>
      </w:r>
    </w:p>
    <w:p w:rsidR="007C140C" w:rsidRPr="007C140C" w:rsidRDefault="007C140C" w:rsidP="007C140C">
      <w:pPr>
        <w:pStyle w:val="para"/>
        <w:rPr>
          <w:bCs/>
        </w:rPr>
      </w:pPr>
      <w:r w:rsidRPr="007C140C">
        <w:rPr>
          <w:bCs/>
        </w:rPr>
        <w:t>6.3.6.2.2.</w:t>
      </w:r>
      <w:r w:rsidRPr="007C140C">
        <w:rPr>
          <w:bCs/>
        </w:rPr>
        <w:tab/>
        <w:t xml:space="preserve">In the case where the front fog lamp of category </w:t>
      </w:r>
      <w:r w:rsidR="00055DFB">
        <w:rPr>
          <w:bCs/>
        </w:rPr>
        <w:t>"</w:t>
      </w:r>
      <w:r w:rsidRPr="007C140C">
        <w:rPr>
          <w:bCs/>
        </w:rPr>
        <w:t>F3</w:t>
      </w:r>
      <w:r w:rsidR="00055DFB">
        <w:rPr>
          <w:bCs/>
        </w:rPr>
        <w:t>"</w:t>
      </w:r>
      <w:r w:rsidRPr="007C140C">
        <w:rPr>
          <w:bCs/>
        </w:rPr>
        <w:t xml:space="preserve"> is part of the </w:t>
      </w:r>
      <w:r w:rsidR="00876E4E">
        <w:rPr>
          <w:bCs/>
        </w:rPr>
        <w:t>dipped-beam</w:t>
      </w:r>
      <w:r w:rsidRPr="007C140C">
        <w:rPr>
          <w:bCs/>
        </w:rPr>
        <w:t xml:space="preserve"> headlamp or is part of an AFS system, the requirements of paragraph 6.2.6. shall be applied during the use of the front fog beam as part of the </w:t>
      </w:r>
      <w:r w:rsidR="00876E4E">
        <w:rPr>
          <w:bCs/>
        </w:rPr>
        <w:t>dipped-beam</w:t>
      </w:r>
      <w:r w:rsidRPr="007C140C">
        <w:rPr>
          <w:bCs/>
        </w:rPr>
        <w:t>.</w:t>
      </w:r>
    </w:p>
    <w:p w:rsidR="007C140C" w:rsidRPr="007C140C" w:rsidRDefault="007C140C" w:rsidP="007C140C">
      <w:pPr>
        <w:pStyle w:val="para"/>
        <w:rPr>
          <w:bCs/>
        </w:rPr>
      </w:pPr>
      <w:r w:rsidRPr="007C140C">
        <w:rPr>
          <w:bCs/>
        </w:rPr>
        <w:tab/>
        <w:t>In this case the levelling limits defined in paragraph 6.2.6. may be applied also when this front fog lamp is used as such.</w:t>
      </w:r>
    </w:p>
    <w:p w:rsidR="007C140C" w:rsidRPr="007C140C" w:rsidRDefault="007C140C" w:rsidP="007C140C">
      <w:pPr>
        <w:pStyle w:val="para"/>
        <w:rPr>
          <w:bCs/>
        </w:rPr>
      </w:pPr>
      <w:r w:rsidRPr="007C140C">
        <w:rPr>
          <w:bCs/>
        </w:rPr>
        <w:t>6.3.6.2.3.</w:t>
      </w:r>
      <w:r w:rsidRPr="007C140C">
        <w:rPr>
          <w:bCs/>
        </w:rPr>
        <w:tab/>
        <w:t>The levelling device may also be used to automatically adapt the inclination of the front fog beam in relation to the prevailing ambient conditions, provided that the limits for the downward inclination specified in paragraph 6.3.6.1.2.2.1. are not exceeded.</w:t>
      </w:r>
    </w:p>
    <w:p w:rsidR="007C140C" w:rsidRDefault="007C140C" w:rsidP="007C140C">
      <w:pPr>
        <w:pStyle w:val="para"/>
        <w:rPr>
          <w:bCs/>
        </w:rPr>
      </w:pPr>
      <w:r w:rsidRPr="007C140C">
        <w:rPr>
          <w:bCs/>
        </w:rPr>
        <w:t>6.3.6.2.4.</w:t>
      </w:r>
      <w:r w:rsidRPr="007C140C">
        <w:rPr>
          <w:bCs/>
        </w:rPr>
        <w:tab/>
        <w:t>In the case of a failure of the levelling device, the front fog beam shall not assume a position in which the cut off is less inclined than it was at the time when the failure of the device occurred.</w:t>
      </w:r>
    </w:p>
    <w:p w:rsidR="00D02851" w:rsidRPr="00D02851" w:rsidRDefault="00D02851" w:rsidP="00D02851">
      <w:pPr>
        <w:pStyle w:val="para"/>
      </w:pPr>
      <w:r w:rsidRPr="00D02851">
        <w:t>6.3.7.</w:t>
      </w:r>
      <w:r w:rsidRPr="00D02851">
        <w:tab/>
        <w:t>Electrical connections</w:t>
      </w:r>
    </w:p>
    <w:p w:rsidR="00D02851" w:rsidRPr="00D02851" w:rsidRDefault="00D02851" w:rsidP="00D02851">
      <w:pPr>
        <w:pStyle w:val="para"/>
      </w:pPr>
      <w:r w:rsidRPr="00D02851">
        <w:rPr>
          <w:bCs/>
        </w:rPr>
        <w:tab/>
      </w:r>
      <w:r w:rsidRPr="00D02851">
        <w:t>It shall be possible to switch the front fog lamps ON and OFF independently of the main-beam headlamps, the dipped-beam headlamps or any combination of main- and dipped-beam headlamps, unless the front fog lamps are used as part of another lighting function in an AFS; however, the switching ON of the front fog lamps function shall have the priority over the function for which the front fog lamps are used as a part.</w:t>
      </w:r>
    </w:p>
    <w:p w:rsidR="00D02851" w:rsidRPr="00D02851" w:rsidRDefault="00D02851" w:rsidP="00D02851">
      <w:pPr>
        <w:pStyle w:val="para"/>
      </w:pPr>
      <w:r w:rsidRPr="00D02851">
        <w:t>6.3.8.</w:t>
      </w:r>
      <w:r w:rsidRPr="00D02851">
        <w:tab/>
        <w:t>Tell-tale</w:t>
      </w:r>
    </w:p>
    <w:p w:rsidR="00D02851" w:rsidRPr="00E3698E" w:rsidRDefault="00D02851" w:rsidP="00D02851">
      <w:pPr>
        <w:pStyle w:val="para"/>
        <w:rPr>
          <w:spacing w:val="-2"/>
        </w:rPr>
      </w:pPr>
      <w:r w:rsidRPr="00E3698E">
        <w:rPr>
          <w:spacing w:val="-2"/>
        </w:rPr>
        <w:tab/>
        <w:t>Circuit-closed tell-tale mandatory. An independent non-flashing warning light.</w:t>
      </w:r>
    </w:p>
    <w:p w:rsidR="00D02851" w:rsidRPr="00D02851" w:rsidRDefault="00D02851" w:rsidP="00316112">
      <w:pPr>
        <w:pStyle w:val="para"/>
        <w:keepNext/>
        <w:keepLines/>
        <w:rPr>
          <w:u w:val="single"/>
        </w:rPr>
      </w:pPr>
      <w:r w:rsidRPr="00D02851">
        <w:t>6.3.9.</w:t>
      </w:r>
      <w:r w:rsidRPr="00D02851">
        <w:tab/>
        <w:t>Other requirements</w:t>
      </w:r>
    </w:p>
    <w:p w:rsidR="00D02851" w:rsidRPr="00D02851" w:rsidRDefault="00D02851" w:rsidP="00316112">
      <w:pPr>
        <w:pStyle w:val="para"/>
        <w:keepNext/>
        <w:keepLines/>
      </w:pPr>
      <w:r w:rsidRPr="00D02851">
        <w:tab/>
        <w:t xml:space="preserve">In the case where there is a positive indication in the communication form in item 10.9. of Annex 1 of Regulation No. 19 the alignment and the luminous intensities of the class </w:t>
      </w:r>
      <w:r w:rsidR="00055DFB">
        <w:t>"</w:t>
      </w:r>
      <w:r w:rsidRPr="00D02851">
        <w:t>F3</w:t>
      </w:r>
      <w:r w:rsidR="00055DFB">
        <w:t>"</w:t>
      </w:r>
      <w:r w:rsidRPr="00D02851">
        <w:t xml:space="preserve"> front fog beam may be automatically adapted in relation to the prevailing ambient conditions. Any variations of the luminous intensities or alignment shall be performed automatically and in such a way that no discomfort, neither for the driver nor to other road users, is caused.</w:t>
      </w:r>
    </w:p>
    <w:p w:rsidR="00D02851" w:rsidRPr="00D02851" w:rsidRDefault="00D02851" w:rsidP="00D02851">
      <w:pPr>
        <w:pStyle w:val="para"/>
        <w:rPr>
          <w:b/>
        </w:rPr>
      </w:pPr>
      <w:r w:rsidRPr="00D02851">
        <w:t>6.4.</w:t>
      </w:r>
      <w:r w:rsidRPr="00D02851">
        <w:tab/>
        <w:t xml:space="preserve">Reversing lamp </w:t>
      </w:r>
      <w:r w:rsidRPr="00D02851">
        <w:rPr>
          <w:b/>
        </w:rPr>
        <w:t>(</w:t>
      </w:r>
      <w:r w:rsidRPr="00D02851">
        <w:t>Regulation No. 23)</w:t>
      </w:r>
    </w:p>
    <w:p w:rsidR="00D02851" w:rsidRPr="00D02851" w:rsidRDefault="00D02851" w:rsidP="00D02851">
      <w:pPr>
        <w:pStyle w:val="para"/>
      </w:pPr>
      <w:r w:rsidRPr="00D02851">
        <w:t>6.4.1.</w:t>
      </w:r>
      <w:r w:rsidRPr="00D02851">
        <w:tab/>
        <w:t>Presence</w:t>
      </w:r>
    </w:p>
    <w:p w:rsidR="00D02851" w:rsidRPr="00D02851" w:rsidRDefault="00D02851" w:rsidP="00D02851">
      <w:pPr>
        <w:pStyle w:val="para"/>
      </w:pPr>
      <w:r w:rsidRPr="00D02851">
        <w:tab/>
        <w:t>Mandatory on motor vehicles and on trailers of categories O</w:t>
      </w:r>
      <w:r w:rsidRPr="00D02851">
        <w:rPr>
          <w:vertAlign w:val="subscript"/>
        </w:rPr>
        <w:t>2</w:t>
      </w:r>
      <w:r w:rsidRPr="00D02851">
        <w:t>, O</w:t>
      </w:r>
      <w:r w:rsidRPr="00D02851">
        <w:rPr>
          <w:vertAlign w:val="subscript"/>
        </w:rPr>
        <w:t>3</w:t>
      </w:r>
      <w:r w:rsidRPr="00D02851">
        <w:t xml:space="preserve"> and O</w:t>
      </w:r>
      <w:r w:rsidRPr="00D02851">
        <w:rPr>
          <w:vertAlign w:val="subscript"/>
        </w:rPr>
        <w:t>4</w:t>
      </w:r>
      <w:r w:rsidRPr="00D02851">
        <w:t>. Optional on trailers of category O</w:t>
      </w:r>
      <w:r w:rsidRPr="00D02851">
        <w:rPr>
          <w:vertAlign w:val="subscript"/>
        </w:rPr>
        <w:t>1</w:t>
      </w:r>
      <w:r w:rsidRPr="00D02851">
        <w:t>.</w:t>
      </w:r>
    </w:p>
    <w:p w:rsidR="00D02851" w:rsidRPr="00D02851" w:rsidRDefault="00D02851" w:rsidP="00D02851">
      <w:pPr>
        <w:pStyle w:val="para"/>
        <w:rPr>
          <w:lang w:val="en-US"/>
        </w:rPr>
      </w:pPr>
      <w:r w:rsidRPr="00D02851">
        <w:rPr>
          <w:lang w:val="en-US"/>
        </w:rPr>
        <w:t>6.4.2.</w:t>
      </w:r>
      <w:r w:rsidRPr="00D02851">
        <w:rPr>
          <w:lang w:val="en-US"/>
        </w:rPr>
        <w:tab/>
        <w:t>Number</w:t>
      </w:r>
    </w:p>
    <w:p w:rsidR="00D02851" w:rsidRPr="00D02851" w:rsidRDefault="00D02851" w:rsidP="00D02851">
      <w:pPr>
        <w:pStyle w:val="para"/>
        <w:rPr>
          <w:lang w:val="en-US"/>
        </w:rPr>
      </w:pPr>
      <w:r w:rsidRPr="00D02851">
        <w:rPr>
          <w:lang w:val="en-US"/>
        </w:rPr>
        <w:t>6.4.2.1.</w:t>
      </w:r>
      <w:r w:rsidRPr="00D02851">
        <w:rPr>
          <w:lang w:val="en-US"/>
        </w:rPr>
        <w:tab/>
        <w:t>One device mandatory and a second device optional on motor vehicles of category M</w:t>
      </w:r>
      <w:r w:rsidRPr="00D02851">
        <w:rPr>
          <w:vertAlign w:val="subscript"/>
          <w:lang w:val="en-US"/>
        </w:rPr>
        <w:t>1</w:t>
      </w:r>
      <w:r w:rsidRPr="00D02851">
        <w:rPr>
          <w:lang w:val="en-US"/>
        </w:rPr>
        <w:t xml:space="preserve"> and on all other vehicles with a length not exceeding 6,000 mm. </w:t>
      </w:r>
    </w:p>
    <w:p w:rsidR="00D02851" w:rsidRPr="00D02851" w:rsidRDefault="00D02851" w:rsidP="00D02851">
      <w:pPr>
        <w:pStyle w:val="para"/>
        <w:rPr>
          <w:i/>
          <w:iCs/>
          <w:lang w:val="en-US"/>
        </w:rPr>
      </w:pPr>
      <w:r w:rsidRPr="00D02851">
        <w:rPr>
          <w:lang w:val="en-US"/>
        </w:rPr>
        <w:t>6.4.2.2.</w:t>
      </w:r>
      <w:r w:rsidRPr="00D02851">
        <w:rPr>
          <w:lang w:val="en-US"/>
        </w:rPr>
        <w:tab/>
        <w:t>Two devices mandatory and two devices optional on all vehicles with a length exceeding 6,000 mm, except vehicles of category M</w:t>
      </w:r>
      <w:r w:rsidRPr="00D02851">
        <w:rPr>
          <w:vertAlign w:val="subscript"/>
          <w:lang w:val="en-US"/>
        </w:rPr>
        <w:t>1</w:t>
      </w:r>
      <w:r w:rsidRPr="00D02851">
        <w:rPr>
          <w:lang w:val="en-US"/>
        </w:rPr>
        <w:t>.</w:t>
      </w:r>
    </w:p>
    <w:p w:rsidR="00D02851" w:rsidRPr="00D02851" w:rsidRDefault="00D02851" w:rsidP="00D02851">
      <w:pPr>
        <w:pStyle w:val="para"/>
        <w:rPr>
          <w:bCs/>
          <w:lang w:val="en-US"/>
        </w:rPr>
      </w:pPr>
      <w:r w:rsidRPr="00D02851">
        <w:rPr>
          <w:bCs/>
          <w:lang w:val="en-US"/>
        </w:rPr>
        <w:t>6.4.3.</w:t>
      </w:r>
      <w:r w:rsidRPr="00D02851">
        <w:rPr>
          <w:bCs/>
          <w:lang w:val="en-US"/>
        </w:rPr>
        <w:tab/>
        <w:t>Arrangement</w:t>
      </w:r>
    </w:p>
    <w:p w:rsidR="00D02851" w:rsidRPr="00D02851" w:rsidRDefault="00D02851" w:rsidP="00D02851">
      <w:pPr>
        <w:pStyle w:val="para"/>
        <w:rPr>
          <w:bCs/>
          <w:lang w:val="en-US"/>
        </w:rPr>
      </w:pPr>
      <w:r w:rsidRPr="00D02851">
        <w:rPr>
          <w:bCs/>
          <w:lang w:val="en-US"/>
        </w:rPr>
        <w:tab/>
        <w:t>No special requirement.</w:t>
      </w:r>
    </w:p>
    <w:p w:rsidR="00D02851" w:rsidRPr="00D02851" w:rsidRDefault="00D02851" w:rsidP="00D02851">
      <w:pPr>
        <w:pStyle w:val="para"/>
        <w:rPr>
          <w:bCs/>
          <w:lang w:val="en-US"/>
        </w:rPr>
      </w:pPr>
      <w:r w:rsidRPr="00D02851">
        <w:rPr>
          <w:bCs/>
          <w:lang w:val="en-US"/>
        </w:rPr>
        <w:t>6.4.4.</w:t>
      </w:r>
      <w:r w:rsidRPr="00D02851">
        <w:rPr>
          <w:bCs/>
          <w:lang w:val="en-US"/>
        </w:rPr>
        <w:tab/>
      </w:r>
      <w:r w:rsidRPr="00D02851">
        <w:rPr>
          <w:lang w:val="en-US"/>
        </w:rPr>
        <w:t>Position</w:t>
      </w:r>
    </w:p>
    <w:p w:rsidR="00D02851" w:rsidRPr="00D02851" w:rsidRDefault="00D02851" w:rsidP="00D02851">
      <w:pPr>
        <w:pStyle w:val="para"/>
        <w:rPr>
          <w:bCs/>
          <w:lang w:val="en-US"/>
        </w:rPr>
      </w:pPr>
      <w:r w:rsidRPr="00D02851">
        <w:rPr>
          <w:bCs/>
          <w:lang w:val="en-US"/>
        </w:rPr>
        <w:t>6.4.4.1.</w:t>
      </w:r>
      <w:r w:rsidRPr="00D02851">
        <w:rPr>
          <w:bCs/>
          <w:lang w:val="en-US"/>
        </w:rPr>
        <w:tab/>
        <w:t>In width:</w:t>
      </w:r>
      <w:r w:rsidRPr="00D02851">
        <w:rPr>
          <w:bCs/>
          <w:lang w:val="en-US"/>
        </w:rPr>
        <w:tab/>
        <w:t>no special requirement.</w:t>
      </w:r>
    </w:p>
    <w:p w:rsidR="00D02851" w:rsidRPr="00D02851" w:rsidRDefault="00D02851" w:rsidP="00D02851">
      <w:pPr>
        <w:pStyle w:val="para"/>
        <w:ind w:hanging="1125"/>
        <w:rPr>
          <w:bCs/>
          <w:lang w:val="en-US"/>
        </w:rPr>
      </w:pPr>
      <w:r w:rsidRPr="00D02851">
        <w:rPr>
          <w:bCs/>
          <w:lang w:val="en-US"/>
        </w:rPr>
        <w:t>6.4.4.2.</w:t>
      </w:r>
      <w:r w:rsidRPr="00D02851">
        <w:rPr>
          <w:bCs/>
          <w:lang w:val="en-US"/>
        </w:rPr>
        <w:tab/>
        <w:t>In height:</w:t>
      </w:r>
      <w:r w:rsidRPr="00D02851">
        <w:rPr>
          <w:bCs/>
          <w:lang w:val="en-US"/>
        </w:rPr>
        <w:tab/>
        <w:t>not less than 250 mm and not more than 1,200 mm above the</w:t>
      </w:r>
      <w:r>
        <w:rPr>
          <w:bCs/>
          <w:lang w:val="en-US"/>
        </w:rPr>
        <w:t xml:space="preserve"> </w:t>
      </w:r>
      <w:r>
        <w:rPr>
          <w:bCs/>
          <w:lang w:val="en-US"/>
        </w:rPr>
        <w:br/>
      </w:r>
      <w:r>
        <w:rPr>
          <w:bCs/>
          <w:lang w:val="en-US"/>
        </w:rPr>
        <w:tab/>
      </w:r>
      <w:r>
        <w:rPr>
          <w:bCs/>
          <w:lang w:val="en-US"/>
        </w:rPr>
        <w:tab/>
      </w:r>
      <w:r>
        <w:rPr>
          <w:bCs/>
          <w:lang w:val="en-US"/>
        </w:rPr>
        <w:tab/>
      </w:r>
      <w:r w:rsidRPr="00D02851">
        <w:rPr>
          <w:bCs/>
          <w:lang w:val="en-US"/>
        </w:rPr>
        <w:t>ground.</w:t>
      </w:r>
    </w:p>
    <w:p w:rsidR="00F268D7" w:rsidRPr="00F268D7" w:rsidRDefault="00D02851" w:rsidP="00F268D7">
      <w:pPr>
        <w:pStyle w:val="para"/>
        <w:rPr>
          <w:bCs/>
        </w:rPr>
      </w:pPr>
      <w:r w:rsidRPr="00D02851">
        <w:rPr>
          <w:bCs/>
          <w:lang w:val="en-US"/>
        </w:rPr>
        <w:t>6.4.4.3.</w:t>
      </w:r>
      <w:r w:rsidRPr="00D02851">
        <w:rPr>
          <w:bCs/>
          <w:lang w:val="en-US"/>
        </w:rPr>
        <w:tab/>
      </w:r>
      <w:r w:rsidR="00F268D7" w:rsidRPr="00F268D7">
        <w:rPr>
          <w:bCs/>
        </w:rPr>
        <w:t xml:space="preserve">In length: </w:t>
      </w:r>
      <w:r w:rsidR="00F268D7">
        <w:rPr>
          <w:bCs/>
        </w:rPr>
        <w:tab/>
      </w:r>
      <w:r w:rsidR="00F268D7" w:rsidRPr="00F268D7">
        <w:rPr>
          <w:bCs/>
        </w:rPr>
        <w:t>at the rear of the vehicle</w:t>
      </w:r>
    </w:p>
    <w:p w:rsidR="00D02851" w:rsidRPr="00DE410A" w:rsidRDefault="00F268D7" w:rsidP="00DE410A">
      <w:pPr>
        <w:pStyle w:val="para"/>
        <w:rPr>
          <w:bCs/>
        </w:rPr>
      </w:pPr>
      <w:r w:rsidRPr="00F268D7">
        <w:rPr>
          <w:bCs/>
        </w:rPr>
        <w:tab/>
      </w:r>
      <w:r w:rsidRPr="00F268D7">
        <w:rPr>
          <w:bCs/>
        </w:rPr>
        <w:tab/>
        <w:t>However, if installed, the two optional devices mentioned in paragraph 6.4.2.2. may be fitted on the side of the vehicle, provided that the requirements of paragraphs 6.4.5.2. and 6.4.6.2. below are fulfilled.</w:t>
      </w:r>
    </w:p>
    <w:p w:rsidR="0058263F" w:rsidRPr="0058263F" w:rsidRDefault="0058263F" w:rsidP="0058263F">
      <w:pPr>
        <w:pStyle w:val="para"/>
        <w:rPr>
          <w:bCs/>
        </w:rPr>
      </w:pPr>
      <w:r w:rsidRPr="0058263F">
        <w:rPr>
          <w:bCs/>
        </w:rPr>
        <w:t xml:space="preserve">6.4.5. </w:t>
      </w:r>
      <w:r w:rsidRPr="0058263F">
        <w:rPr>
          <w:bCs/>
        </w:rPr>
        <w:tab/>
        <w:t>Geometric visibility</w:t>
      </w:r>
    </w:p>
    <w:p w:rsidR="0058263F" w:rsidRPr="0058263F" w:rsidRDefault="0058263F" w:rsidP="0058263F">
      <w:pPr>
        <w:pStyle w:val="para"/>
        <w:rPr>
          <w:bCs/>
        </w:rPr>
      </w:pPr>
      <w:r w:rsidRPr="0058263F">
        <w:rPr>
          <w:bCs/>
        </w:rPr>
        <w:t>6.4.5.1.</w:t>
      </w:r>
      <w:r w:rsidRPr="0058263F">
        <w:rPr>
          <w:bCs/>
        </w:rPr>
        <w:tab/>
        <w:t>Devices installed at the rear of the vehicle:</w:t>
      </w:r>
    </w:p>
    <w:p w:rsidR="0058263F" w:rsidRPr="0058263F" w:rsidRDefault="0058263F" w:rsidP="0058263F">
      <w:pPr>
        <w:pStyle w:val="para"/>
        <w:rPr>
          <w:bCs/>
        </w:rPr>
      </w:pPr>
      <w:r w:rsidRPr="0058263F">
        <w:rPr>
          <w:bCs/>
        </w:rPr>
        <w:tab/>
        <w:t>Defined by angles α and β, as specified in paragraph 2.13.:</w:t>
      </w:r>
    </w:p>
    <w:p w:rsidR="0058263F" w:rsidRPr="0058263F" w:rsidRDefault="0058263F" w:rsidP="0058263F">
      <w:pPr>
        <w:pStyle w:val="para"/>
        <w:rPr>
          <w:bCs/>
        </w:rPr>
      </w:pPr>
      <w:r w:rsidRPr="0058263F">
        <w:rPr>
          <w:bCs/>
        </w:rPr>
        <w:tab/>
        <w:t>α = 15° upwards and 5° downwards,</w:t>
      </w:r>
    </w:p>
    <w:p w:rsidR="0058263F" w:rsidRPr="0058263F" w:rsidRDefault="0058263F" w:rsidP="0058263F">
      <w:pPr>
        <w:pStyle w:val="para"/>
        <w:rPr>
          <w:bCs/>
        </w:rPr>
      </w:pPr>
      <w:r w:rsidRPr="0058263F">
        <w:rPr>
          <w:bCs/>
        </w:rPr>
        <w:tab/>
        <w:t>β = 45° to right and to left if there is only one device,</w:t>
      </w:r>
    </w:p>
    <w:p w:rsidR="0058263F" w:rsidRPr="0058263F" w:rsidRDefault="0058263F" w:rsidP="0058263F">
      <w:pPr>
        <w:pStyle w:val="para"/>
        <w:rPr>
          <w:bCs/>
        </w:rPr>
      </w:pPr>
      <w:r w:rsidRPr="0058263F">
        <w:rPr>
          <w:bCs/>
        </w:rPr>
        <w:tab/>
        <w:t>45° outwards and 30° inwards if there are two.</w:t>
      </w:r>
    </w:p>
    <w:p w:rsidR="0058263F" w:rsidRPr="0058263F" w:rsidRDefault="0058263F" w:rsidP="0058263F">
      <w:pPr>
        <w:pStyle w:val="para"/>
        <w:rPr>
          <w:bCs/>
        </w:rPr>
      </w:pPr>
      <w:r w:rsidRPr="0058263F">
        <w:rPr>
          <w:bCs/>
        </w:rPr>
        <w:t xml:space="preserve">6.4.5.2. </w:t>
      </w:r>
      <w:r w:rsidRPr="0058263F">
        <w:rPr>
          <w:bCs/>
        </w:rPr>
        <w:tab/>
      </w:r>
      <w:r w:rsidRPr="0058263F">
        <w:rPr>
          <w:bCs/>
        </w:rPr>
        <w:tab/>
        <w:t>Two optional devices mentioned in paragraph 6.4.2.2. if fitted on the side of the vehicle:</w:t>
      </w:r>
    </w:p>
    <w:p w:rsidR="00D02851" w:rsidRPr="00D02851" w:rsidRDefault="0058263F" w:rsidP="00DE410A">
      <w:pPr>
        <w:pStyle w:val="para"/>
        <w:rPr>
          <w:bCs/>
          <w:lang w:val="en-US"/>
        </w:rPr>
      </w:pPr>
      <w:r w:rsidRPr="0058263F">
        <w:rPr>
          <w:bCs/>
        </w:rPr>
        <w:tab/>
      </w:r>
      <w:r w:rsidRPr="0058263F">
        <w:rPr>
          <w:bCs/>
        </w:rPr>
        <w:tab/>
        <w:t xml:space="preserve">The geometric visibility is considered to be ensured if the reference axis of the respective device is directed outwards with an angle β not exceeding 15° relative to the median </w:t>
      </w:r>
      <w:r w:rsidRPr="0058263F">
        <w:rPr>
          <w:bCs/>
          <w:lang w:val="en-US"/>
        </w:rPr>
        <w:t>longitudinal plane of the vehicle. The vertical aim of the two optional devices may be directed downwards.</w:t>
      </w:r>
    </w:p>
    <w:p w:rsidR="0058263F" w:rsidRPr="0058263F" w:rsidRDefault="0058263F" w:rsidP="0058263F">
      <w:pPr>
        <w:pStyle w:val="para"/>
        <w:rPr>
          <w:bCs/>
        </w:rPr>
      </w:pPr>
      <w:r w:rsidRPr="0058263F">
        <w:rPr>
          <w:bCs/>
        </w:rPr>
        <w:t xml:space="preserve">6.4.6. </w:t>
      </w:r>
      <w:r w:rsidRPr="0058263F">
        <w:rPr>
          <w:bCs/>
        </w:rPr>
        <w:tab/>
      </w:r>
      <w:r w:rsidRPr="0058263F">
        <w:rPr>
          <w:bCs/>
        </w:rPr>
        <w:tab/>
        <w:t>Orientation</w:t>
      </w:r>
    </w:p>
    <w:p w:rsidR="0058263F" w:rsidRPr="0058263F" w:rsidRDefault="0058263F" w:rsidP="0058263F">
      <w:pPr>
        <w:pStyle w:val="para"/>
        <w:rPr>
          <w:bCs/>
        </w:rPr>
      </w:pPr>
      <w:r w:rsidRPr="0058263F">
        <w:rPr>
          <w:bCs/>
        </w:rPr>
        <w:t xml:space="preserve">6.4.6.1. </w:t>
      </w:r>
      <w:r w:rsidRPr="0058263F">
        <w:rPr>
          <w:bCs/>
        </w:rPr>
        <w:tab/>
      </w:r>
      <w:r w:rsidRPr="0058263F">
        <w:rPr>
          <w:bCs/>
        </w:rPr>
        <w:tab/>
        <w:t>Rearwards</w:t>
      </w:r>
    </w:p>
    <w:p w:rsidR="00D02851" w:rsidRPr="00DE410A" w:rsidRDefault="0058263F" w:rsidP="00DE410A">
      <w:pPr>
        <w:pStyle w:val="para"/>
        <w:rPr>
          <w:bCs/>
        </w:rPr>
      </w:pPr>
      <w:r w:rsidRPr="0058263F">
        <w:rPr>
          <w:bCs/>
        </w:rPr>
        <w:t xml:space="preserve">6.4.6.2. </w:t>
      </w:r>
      <w:r w:rsidRPr="0058263F">
        <w:rPr>
          <w:bCs/>
        </w:rPr>
        <w:tab/>
      </w:r>
      <w:r w:rsidRPr="0058263F">
        <w:rPr>
          <w:bCs/>
        </w:rPr>
        <w:tab/>
        <w:t xml:space="preserve">In addition, if the two optional devices mentioned in paragraph 6.4.2.2., are fitted on the side of the vehicle, the provisions of paragraph </w:t>
      </w:r>
      <w:r>
        <w:rPr>
          <w:bCs/>
        </w:rPr>
        <w:t>6.4.5.2.</w:t>
      </w:r>
      <w:r w:rsidRPr="0058263F">
        <w:rPr>
          <w:bCs/>
        </w:rPr>
        <w:t xml:space="preserve"> above shall apply.</w:t>
      </w:r>
    </w:p>
    <w:p w:rsidR="00D02851" w:rsidRPr="00D02851" w:rsidRDefault="00D02851" w:rsidP="00D02851">
      <w:pPr>
        <w:pStyle w:val="para"/>
      </w:pPr>
      <w:r w:rsidRPr="00D02851">
        <w:t>6.4.7.</w:t>
      </w:r>
      <w:r w:rsidRPr="00D02851">
        <w:tab/>
        <w:t>Electrical connections</w:t>
      </w:r>
    </w:p>
    <w:p w:rsidR="00D02851" w:rsidRPr="00D02851" w:rsidRDefault="00D02851" w:rsidP="00D02851">
      <w:pPr>
        <w:pStyle w:val="para"/>
      </w:pPr>
      <w:r w:rsidRPr="00D02851">
        <w:t>6.4.7.1.</w:t>
      </w:r>
      <w:r w:rsidRPr="00D02851">
        <w:tab/>
        <w:t>They shall be such that the lamp can light up only if the reverse gear is engaged and if the device which controls the starting and stopping of the engine is in such a position that operation of the engine is possible. It shall not light up or remain lit if either of the above conditions is not satisfied.</w:t>
      </w:r>
    </w:p>
    <w:p w:rsidR="00D02851" w:rsidRPr="00D02851" w:rsidRDefault="00D02851" w:rsidP="00D02851">
      <w:pPr>
        <w:pStyle w:val="para"/>
      </w:pPr>
      <w:r w:rsidRPr="00D02851">
        <w:t>6.4.7.2.</w:t>
      </w:r>
      <w:r w:rsidRPr="00D02851">
        <w:tab/>
        <w:t>Moreover, the electrical connections of the two optional devices mentioned in paragraph 6.4.2.2. shall be such that these devices cannot illuminate unless the lamps referred to in paragraph 5.11. are switched on.</w:t>
      </w:r>
    </w:p>
    <w:p w:rsidR="00D02851" w:rsidRPr="00D02851" w:rsidRDefault="00D02851" w:rsidP="00D02851">
      <w:pPr>
        <w:pStyle w:val="para"/>
      </w:pPr>
      <w:r w:rsidRPr="00D02851">
        <w:tab/>
        <w:t>The devices fitted on the side of the vehicle may be switched on for slow manoeuvres in forward motion of the vehicle up to a maximum speed of 10 km/h, provided that the following conditions are fulfilled:</w:t>
      </w:r>
    </w:p>
    <w:p w:rsidR="00D02851" w:rsidRPr="00D02851" w:rsidRDefault="00D02851" w:rsidP="00D02851">
      <w:pPr>
        <w:pStyle w:val="ad"/>
      </w:pPr>
      <w:r w:rsidRPr="00D02851">
        <w:t>(a)</w:t>
      </w:r>
      <w:r w:rsidRPr="00D02851">
        <w:tab/>
        <w:t>The devices shall be activated and deactivated manually by a separate switch;</w:t>
      </w:r>
    </w:p>
    <w:p w:rsidR="00D02851" w:rsidRPr="00D02851" w:rsidRDefault="00D02851" w:rsidP="00D02851">
      <w:pPr>
        <w:pStyle w:val="ad"/>
      </w:pPr>
      <w:r w:rsidRPr="00D02851">
        <w:t>(b)</w:t>
      </w:r>
      <w:r w:rsidRPr="00D02851">
        <w:tab/>
        <w:t>If so activated, they may remain illuminated after reverse gear is disengaged;</w:t>
      </w:r>
    </w:p>
    <w:p w:rsidR="00D02851" w:rsidRPr="00D02851" w:rsidRDefault="00D02851" w:rsidP="00D02851">
      <w:pPr>
        <w:pStyle w:val="ad"/>
      </w:pPr>
      <w:r w:rsidRPr="00D02851">
        <w:t>(c)</w:t>
      </w:r>
      <w:r w:rsidRPr="00D02851">
        <w:tab/>
        <w:t xml:space="preserve">They shall be automatically switched off if the forward speed of the vehicle exceeds 10 km/h, regardless of the position of the separate switch; in this case they shall remain switched off until deliberately being switched on again. </w:t>
      </w:r>
    </w:p>
    <w:p w:rsidR="00D02851" w:rsidRPr="00D02851" w:rsidRDefault="00D02851" w:rsidP="00D02851">
      <w:pPr>
        <w:pStyle w:val="para"/>
      </w:pPr>
      <w:r w:rsidRPr="00D02851">
        <w:t>6.4.8.</w:t>
      </w:r>
      <w:r w:rsidRPr="00D02851">
        <w:tab/>
        <w:t>Tell</w:t>
      </w:r>
      <w:r w:rsidRPr="00D02851">
        <w:noBreakHyphen/>
        <w:t>tale</w:t>
      </w:r>
    </w:p>
    <w:p w:rsidR="00D02851" w:rsidRPr="00D02851" w:rsidRDefault="00D02851" w:rsidP="00D02851">
      <w:pPr>
        <w:pStyle w:val="para"/>
        <w:ind w:firstLine="0"/>
      </w:pPr>
      <w:r w:rsidRPr="00D02851">
        <w:t>Tell</w:t>
      </w:r>
      <w:r w:rsidRPr="00D02851">
        <w:noBreakHyphen/>
        <w:t xml:space="preserve">tale optional. </w:t>
      </w:r>
    </w:p>
    <w:p w:rsidR="00D02851" w:rsidRPr="00D02851" w:rsidRDefault="00D02851" w:rsidP="00D02851">
      <w:pPr>
        <w:pStyle w:val="para"/>
      </w:pPr>
      <w:r w:rsidRPr="00D02851">
        <w:t>6.4.9.</w:t>
      </w:r>
      <w:r w:rsidRPr="00D02851">
        <w:tab/>
        <w:t>Other requirements</w:t>
      </w:r>
    </w:p>
    <w:p w:rsidR="00D02851" w:rsidRPr="00D02851" w:rsidRDefault="00D02851" w:rsidP="00D02851">
      <w:pPr>
        <w:pStyle w:val="para"/>
        <w:ind w:firstLine="0"/>
      </w:pPr>
      <w:r w:rsidRPr="00D02851">
        <w:t>None.</w:t>
      </w:r>
    </w:p>
    <w:p w:rsidR="00D02851" w:rsidRPr="00D02851" w:rsidRDefault="00D02851" w:rsidP="00D02851">
      <w:pPr>
        <w:pStyle w:val="para"/>
      </w:pPr>
      <w:r w:rsidRPr="00D02851">
        <w:t>6.5.</w:t>
      </w:r>
      <w:r w:rsidRPr="00D02851">
        <w:tab/>
        <w:t xml:space="preserve">Direction-indicator lamp </w:t>
      </w:r>
      <w:r w:rsidRPr="00D02851">
        <w:rPr>
          <w:b/>
        </w:rPr>
        <w:t>(</w:t>
      </w:r>
      <w:r w:rsidRPr="00D02851">
        <w:t>Regulation No. 6)</w:t>
      </w:r>
    </w:p>
    <w:p w:rsidR="00D02851" w:rsidRPr="00D02851" w:rsidRDefault="00D02851" w:rsidP="00D02851">
      <w:pPr>
        <w:pStyle w:val="para"/>
      </w:pPr>
      <w:r w:rsidRPr="00D02851">
        <w:t>6.5.1.</w:t>
      </w:r>
      <w:r w:rsidRPr="00D02851">
        <w:tab/>
        <w:t>Presence (see figure below)</w:t>
      </w:r>
    </w:p>
    <w:p w:rsidR="00D02851" w:rsidRPr="00D02851" w:rsidRDefault="00D02851" w:rsidP="00D02851">
      <w:pPr>
        <w:pStyle w:val="para"/>
      </w:pPr>
      <w:r w:rsidRPr="00D02851">
        <w:tab/>
        <w:t>Mandatory. Types of direction-indicator lamps fall into categories (1, 1a, 1b, 2a, 2b, 5 and 6) the assembly of which on one vehicle constitutes an arrangement (</w:t>
      </w:r>
      <w:r w:rsidR="00055DFB">
        <w:t>"</w:t>
      </w:r>
      <w:r w:rsidRPr="00D02851">
        <w:t>A</w:t>
      </w:r>
      <w:r w:rsidR="00055DFB">
        <w:t>"</w:t>
      </w:r>
      <w:r w:rsidRPr="00D02851">
        <w:t xml:space="preserve"> and </w:t>
      </w:r>
      <w:r w:rsidR="00055DFB">
        <w:t>"</w:t>
      </w:r>
      <w:r w:rsidRPr="00D02851">
        <w:t>B</w:t>
      </w:r>
      <w:r w:rsidR="00055DFB">
        <w:t>"</w:t>
      </w:r>
      <w:r w:rsidRPr="00D02851">
        <w:t xml:space="preserve">). </w:t>
      </w:r>
    </w:p>
    <w:p w:rsidR="00D02851" w:rsidRPr="00D02851" w:rsidRDefault="00D02851" w:rsidP="00D02851">
      <w:pPr>
        <w:pStyle w:val="para"/>
      </w:pPr>
      <w:r w:rsidRPr="00D02851">
        <w:tab/>
        <w:t xml:space="preserve">Arrangement </w:t>
      </w:r>
      <w:r w:rsidR="00055DFB">
        <w:t>"</w:t>
      </w:r>
      <w:r w:rsidRPr="00D02851">
        <w:t>A</w:t>
      </w:r>
      <w:r w:rsidR="00055DFB">
        <w:t>"</w:t>
      </w:r>
      <w:r w:rsidRPr="00D02851">
        <w:t xml:space="preserve"> shall apply to all motor vehicles. </w:t>
      </w:r>
    </w:p>
    <w:p w:rsidR="00D02851" w:rsidRPr="00D02851" w:rsidRDefault="00D02851" w:rsidP="00D02851">
      <w:pPr>
        <w:pStyle w:val="para"/>
      </w:pPr>
      <w:r w:rsidRPr="00D02851">
        <w:tab/>
        <w:t xml:space="preserve">Arrangement </w:t>
      </w:r>
      <w:r w:rsidR="00055DFB">
        <w:t>"</w:t>
      </w:r>
      <w:r w:rsidRPr="00D02851">
        <w:t>B</w:t>
      </w:r>
      <w:r w:rsidR="00055DFB">
        <w:t>"</w:t>
      </w:r>
      <w:r w:rsidRPr="00D02851">
        <w:t xml:space="preserve"> shall apply to trailers only. </w:t>
      </w:r>
    </w:p>
    <w:p w:rsidR="00D02851" w:rsidRPr="00D02851" w:rsidRDefault="00D02851" w:rsidP="00D02851">
      <w:pPr>
        <w:pStyle w:val="para"/>
      </w:pPr>
      <w:r w:rsidRPr="00D02851">
        <w:t>6.5.2.</w:t>
      </w:r>
      <w:r w:rsidRPr="00D02851">
        <w:tab/>
        <w:t>Number</w:t>
      </w:r>
    </w:p>
    <w:p w:rsidR="00D02851" w:rsidRPr="00D02851" w:rsidRDefault="00D02851" w:rsidP="00D02851">
      <w:pPr>
        <w:pStyle w:val="para"/>
        <w:ind w:firstLine="0"/>
      </w:pPr>
      <w:r w:rsidRPr="00D02851">
        <w:t xml:space="preserve">According to the arrangement. </w:t>
      </w:r>
    </w:p>
    <w:p w:rsidR="00D02851" w:rsidRPr="00D02851" w:rsidRDefault="00D02851" w:rsidP="00D02851">
      <w:pPr>
        <w:pStyle w:val="para"/>
      </w:pPr>
      <w:r w:rsidRPr="00D02851">
        <w:t>6.5.3.</w:t>
      </w:r>
      <w:r w:rsidRPr="00D02851">
        <w:tab/>
        <w:t xml:space="preserve">Arrangements (see figure below) </w:t>
      </w:r>
    </w:p>
    <w:p w:rsidR="00D02851" w:rsidRPr="00D02851" w:rsidRDefault="00D02851" w:rsidP="00D02851">
      <w:pPr>
        <w:pStyle w:val="para"/>
      </w:pPr>
      <w:r w:rsidRPr="00D02851">
        <w:tab/>
        <w:t xml:space="preserve">A: Two front direction-indicator lamps of the following categories: </w:t>
      </w:r>
    </w:p>
    <w:p w:rsidR="00D02851" w:rsidRPr="00D02851" w:rsidRDefault="00D02851" w:rsidP="003316B3">
      <w:pPr>
        <w:pStyle w:val="para"/>
        <w:ind w:firstLine="0"/>
      </w:pPr>
      <w:r w:rsidRPr="00D02851">
        <w:t>1 or 1a or 1b,</w:t>
      </w:r>
    </w:p>
    <w:p w:rsidR="00D02851" w:rsidRPr="00D02851" w:rsidRDefault="00D02851" w:rsidP="003316B3">
      <w:pPr>
        <w:pStyle w:val="para"/>
        <w:ind w:firstLine="0"/>
      </w:pPr>
      <w:r w:rsidRPr="00D02851">
        <w:t>If the distance between the edge of the apparent surface in the direction of the reference axis of this lamp and that of the apparent surface in the direction of the reference axis of the dipped</w:t>
      </w:r>
      <w:r w:rsidRPr="00D02851">
        <w:noBreakHyphen/>
        <w:t>beam headlamp and/or the front fog lamp, if there is one, is at least 40 mm;</w:t>
      </w:r>
    </w:p>
    <w:p w:rsidR="00D02851" w:rsidRPr="00D02851" w:rsidRDefault="00D02851" w:rsidP="003316B3">
      <w:pPr>
        <w:pStyle w:val="para"/>
        <w:ind w:firstLine="0"/>
      </w:pPr>
      <w:r w:rsidRPr="00D02851">
        <w:t>1a or 1b,</w:t>
      </w:r>
    </w:p>
    <w:p w:rsidR="00D02851" w:rsidRPr="00D02851" w:rsidRDefault="00D02851" w:rsidP="003316B3">
      <w:pPr>
        <w:pStyle w:val="para"/>
        <w:ind w:firstLine="0"/>
      </w:pPr>
      <w:r w:rsidRPr="00D02851">
        <w:t>If the distance between the edge of the apparent surface in the direction of the reference axis of this lamp and that of the apparent surface in the direction of the reference axis of the dipped</w:t>
      </w:r>
      <w:r w:rsidRPr="00D02851">
        <w:noBreakHyphen/>
        <w:t xml:space="preserve">beam headlamp and/or the front fog lamp, if there is one, is greater than 20 mm and less than 40 mm; </w:t>
      </w:r>
    </w:p>
    <w:p w:rsidR="00D02851" w:rsidRPr="00D02851" w:rsidRDefault="00D02851" w:rsidP="001C4F0A">
      <w:pPr>
        <w:pStyle w:val="para"/>
        <w:keepNext/>
        <w:keepLines/>
        <w:ind w:firstLine="0"/>
      </w:pPr>
      <w:r w:rsidRPr="00D02851">
        <w:t>1b,</w:t>
      </w:r>
    </w:p>
    <w:p w:rsidR="00D02851" w:rsidRPr="00D02851" w:rsidRDefault="00D02851" w:rsidP="001C4F0A">
      <w:pPr>
        <w:pStyle w:val="para"/>
        <w:keepNext/>
        <w:keepLines/>
        <w:ind w:firstLine="0"/>
      </w:pPr>
      <w:r w:rsidRPr="00D02851">
        <w:t>If the distance between the edge of the apparent surface in the direction of the reference axis of this lamp and that of the apparent surface in the direction of the reference axis of the dipped</w:t>
      </w:r>
      <w:r w:rsidRPr="00D02851">
        <w:noBreakHyphen/>
        <w:t>beam headlamp and/or the front fog lamp, if there is one, is less than or equal to 20 mm;</w:t>
      </w:r>
    </w:p>
    <w:p w:rsidR="00D02851" w:rsidRPr="00D02851" w:rsidRDefault="00D02851" w:rsidP="003316B3">
      <w:pPr>
        <w:pStyle w:val="para"/>
        <w:ind w:firstLine="0"/>
      </w:pPr>
      <w:r w:rsidRPr="00D02851">
        <w:t xml:space="preserve">Two rear direction-indicator lamps (category 2a or 2b); </w:t>
      </w:r>
    </w:p>
    <w:p w:rsidR="00D02851" w:rsidRPr="00D02851" w:rsidRDefault="00D02851" w:rsidP="003316B3">
      <w:pPr>
        <w:pStyle w:val="para"/>
        <w:ind w:firstLine="0"/>
      </w:pPr>
      <w:r w:rsidRPr="00D02851">
        <w:t>Two optional lamps (category 2a or 2b) on all vehicles in categories M</w:t>
      </w:r>
      <w:r w:rsidRPr="00D02851">
        <w:rPr>
          <w:vertAlign w:val="subscript"/>
        </w:rPr>
        <w:t>2</w:t>
      </w:r>
      <w:r w:rsidRPr="00D02851">
        <w:t>, M</w:t>
      </w:r>
      <w:r w:rsidRPr="00D02851">
        <w:rPr>
          <w:vertAlign w:val="subscript"/>
        </w:rPr>
        <w:t>3</w:t>
      </w:r>
      <w:r w:rsidRPr="00D02851">
        <w:t>, N</w:t>
      </w:r>
      <w:r w:rsidRPr="00D02851">
        <w:rPr>
          <w:vertAlign w:val="subscript"/>
        </w:rPr>
        <w:t>2</w:t>
      </w:r>
      <w:r w:rsidRPr="00D02851">
        <w:t>, N</w:t>
      </w:r>
      <w:r w:rsidRPr="00D02851">
        <w:rPr>
          <w:vertAlign w:val="subscript"/>
        </w:rPr>
        <w:t>3</w:t>
      </w:r>
      <w:r w:rsidRPr="00D02851">
        <w:t>.</w:t>
      </w:r>
    </w:p>
    <w:p w:rsidR="00D02851" w:rsidRPr="00D02851" w:rsidRDefault="00D02851" w:rsidP="003316B3">
      <w:pPr>
        <w:pStyle w:val="para"/>
        <w:ind w:firstLine="0"/>
      </w:pPr>
      <w:r w:rsidRPr="00D02851">
        <w:t xml:space="preserve">Two side direction-indicator lamps of the categories 5 or 6 (minimum requirements): </w:t>
      </w:r>
    </w:p>
    <w:p w:rsidR="00D02851" w:rsidRPr="00D02851" w:rsidRDefault="00D02851" w:rsidP="003316B3">
      <w:pPr>
        <w:pStyle w:val="para"/>
        <w:ind w:firstLine="0"/>
      </w:pPr>
      <w:r w:rsidRPr="00D02851">
        <w:t>5</w:t>
      </w:r>
    </w:p>
    <w:p w:rsidR="00D02851" w:rsidRPr="00D02851" w:rsidRDefault="001C4F0A" w:rsidP="003316B3">
      <w:pPr>
        <w:pStyle w:val="para"/>
        <w:ind w:firstLine="0"/>
      </w:pPr>
      <w:r w:rsidRPr="00D02851">
        <w:t>For</w:t>
      </w:r>
      <w:r w:rsidR="00D02851" w:rsidRPr="00D02851">
        <w:t xml:space="preserve"> all M</w:t>
      </w:r>
      <w:r w:rsidR="00D02851" w:rsidRPr="00D02851">
        <w:rPr>
          <w:vertAlign w:val="subscript"/>
        </w:rPr>
        <w:t xml:space="preserve">1 </w:t>
      </w:r>
      <w:r w:rsidR="00D02851" w:rsidRPr="00D02851">
        <w:t>vehicles;</w:t>
      </w:r>
    </w:p>
    <w:p w:rsidR="00D02851" w:rsidRPr="00D02851" w:rsidRDefault="001C4F0A" w:rsidP="003316B3">
      <w:pPr>
        <w:pStyle w:val="para"/>
        <w:ind w:firstLine="0"/>
      </w:pPr>
      <w:r w:rsidRPr="00D02851">
        <w:t>For</w:t>
      </w:r>
      <w:r w:rsidR="00D02851" w:rsidRPr="00D02851">
        <w:t xml:space="preserve"> N</w:t>
      </w:r>
      <w:r w:rsidR="00D02851" w:rsidRPr="00D02851">
        <w:rPr>
          <w:vertAlign w:val="subscript"/>
        </w:rPr>
        <w:t>1</w:t>
      </w:r>
      <w:r w:rsidR="00D02851" w:rsidRPr="00D02851">
        <w:t>, M</w:t>
      </w:r>
      <w:r w:rsidR="00D02851" w:rsidRPr="00D02851">
        <w:rPr>
          <w:vertAlign w:val="subscript"/>
        </w:rPr>
        <w:t>2</w:t>
      </w:r>
      <w:r w:rsidR="00D02851" w:rsidRPr="00D02851">
        <w:t xml:space="preserve"> and M</w:t>
      </w:r>
      <w:r w:rsidR="00D02851" w:rsidRPr="00D02851">
        <w:rPr>
          <w:vertAlign w:val="subscript"/>
        </w:rPr>
        <w:t xml:space="preserve">3 </w:t>
      </w:r>
      <w:r w:rsidR="00D02851" w:rsidRPr="00D02851">
        <w:t xml:space="preserve">vehicles not exceeding 6 metres in length. </w:t>
      </w:r>
    </w:p>
    <w:p w:rsidR="00D02851" w:rsidRPr="00D02851" w:rsidRDefault="00D02851" w:rsidP="003316B3">
      <w:pPr>
        <w:pStyle w:val="para"/>
        <w:ind w:firstLine="0"/>
      </w:pPr>
      <w:r w:rsidRPr="00D02851">
        <w:t>6</w:t>
      </w:r>
    </w:p>
    <w:p w:rsidR="00D02851" w:rsidRPr="00D02851" w:rsidRDefault="001C4F0A" w:rsidP="003316B3">
      <w:pPr>
        <w:pStyle w:val="para"/>
        <w:ind w:firstLine="0"/>
      </w:pPr>
      <w:r w:rsidRPr="00D02851">
        <w:t>For</w:t>
      </w:r>
      <w:r w:rsidR="00D02851" w:rsidRPr="00D02851">
        <w:t xml:space="preserve"> all N</w:t>
      </w:r>
      <w:r w:rsidR="00D02851" w:rsidRPr="00D02851">
        <w:rPr>
          <w:vertAlign w:val="subscript"/>
        </w:rPr>
        <w:t>2</w:t>
      </w:r>
      <w:r w:rsidR="00D02851" w:rsidRPr="00D02851">
        <w:t xml:space="preserve"> and N</w:t>
      </w:r>
      <w:r w:rsidR="00D02851" w:rsidRPr="00D02851">
        <w:rPr>
          <w:vertAlign w:val="subscript"/>
        </w:rPr>
        <w:t xml:space="preserve">3 </w:t>
      </w:r>
      <w:r w:rsidR="00D02851" w:rsidRPr="00D02851">
        <w:t>vehicles;</w:t>
      </w:r>
    </w:p>
    <w:p w:rsidR="00D02851" w:rsidRPr="00D02851" w:rsidRDefault="001C4F0A" w:rsidP="003316B3">
      <w:pPr>
        <w:pStyle w:val="para"/>
        <w:ind w:firstLine="0"/>
      </w:pPr>
      <w:r w:rsidRPr="00D02851">
        <w:t>For</w:t>
      </w:r>
      <w:r w:rsidR="00D02851" w:rsidRPr="00D02851">
        <w:t xml:space="preserve"> N</w:t>
      </w:r>
      <w:r w:rsidR="00D02851" w:rsidRPr="00D02851">
        <w:rPr>
          <w:vertAlign w:val="subscript"/>
        </w:rPr>
        <w:t>1</w:t>
      </w:r>
      <w:r w:rsidR="00D02851" w:rsidRPr="00D02851">
        <w:t>, M</w:t>
      </w:r>
      <w:r w:rsidR="00D02851" w:rsidRPr="00D02851">
        <w:rPr>
          <w:vertAlign w:val="subscript"/>
        </w:rPr>
        <w:t>2</w:t>
      </w:r>
      <w:r w:rsidR="00D02851" w:rsidRPr="00D02851">
        <w:rPr>
          <w:vertAlign w:val="superscript"/>
        </w:rPr>
        <w:t xml:space="preserve"> </w:t>
      </w:r>
      <w:r w:rsidR="00D02851" w:rsidRPr="00D02851">
        <w:t>and M</w:t>
      </w:r>
      <w:r w:rsidR="00D02851" w:rsidRPr="00D02851">
        <w:rPr>
          <w:vertAlign w:val="subscript"/>
        </w:rPr>
        <w:t>3</w:t>
      </w:r>
      <w:r w:rsidR="00D02851" w:rsidRPr="00D02851">
        <w:t xml:space="preserve"> vehicles exceeding 6 metres in length. </w:t>
      </w:r>
    </w:p>
    <w:p w:rsidR="0007059E" w:rsidRPr="0007059E" w:rsidRDefault="0007059E" w:rsidP="0007059E">
      <w:pPr>
        <w:pStyle w:val="para"/>
        <w:ind w:firstLine="0"/>
      </w:pPr>
      <w:r w:rsidRPr="0007059E">
        <w:t xml:space="preserve">It is permitted to replace </w:t>
      </w:r>
      <w:r w:rsidR="00876E4E">
        <w:t>c</w:t>
      </w:r>
      <w:r w:rsidR="00876E4E" w:rsidRPr="0007059E">
        <w:t xml:space="preserve">ategory </w:t>
      </w:r>
      <w:r w:rsidRPr="0007059E">
        <w:t xml:space="preserve">5 side direction-indicator lamps by </w:t>
      </w:r>
      <w:r w:rsidR="00876E4E">
        <w:t>c</w:t>
      </w:r>
      <w:r w:rsidR="00876E4E" w:rsidRPr="0007059E">
        <w:t xml:space="preserve">ategory </w:t>
      </w:r>
      <w:r w:rsidRPr="0007059E">
        <w:t>6 side direction-indicator lamps in all instances</w:t>
      </w:r>
    </w:p>
    <w:p w:rsidR="0007059E" w:rsidRDefault="0007059E" w:rsidP="0007059E">
      <w:pPr>
        <w:pStyle w:val="para"/>
        <w:ind w:firstLine="0"/>
      </w:pPr>
      <w:r w:rsidRPr="0007059E">
        <w:tab/>
        <w:t xml:space="preserve">A maximum of three optional </w:t>
      </w:r>
      <w:r w:rsidR="00876E4E">
        <w:t>c</w:t>
      </w:r>
      <w:r w:rsidR="00876E4E" w:rsidRPr="0007059E">
        <w:t xml:space="preserve">ategory </w:t>
      </w:r>
      <w:r w:rsidRPr="0007059E">
        <w:t xml:space="preserve">5 or one optional </w:t>
      </w:r>
      <w:r w:rsidR="00876E4E">
        <w:t>c</w:t>
      </w:r>
      <w:r w:rsidR="00876E4E" w:rsidRPr="0007059E">
        <w:t xml:space="preserve">ategory </w:t>
      </w:r>
      <w:r w:rsidRPr="0007059E">
        <w:t>6 device per side on vehicles of type M</w:t>
      </w:r>
      <w:r w:rsidRPr="0007059E">
        <w:rPr>
          <w:vertAlign w:val="subscript"/>
        </w:rPr>
        <w:t>2</w:t>
      </w:r>
      <w:r w:rsidRPr="0007059E">
        <w:t>, M</w:t>
      </w:r>
      <w:r w:rsidRPr="0007059E">
        <w:rPr>
          <w:vertAlign w:val="subscript"/>
        </w:rPr>
        <w:t>3</w:t>
      </w:r>
      <w:r w:rsidRPr="0007059E">
        <w:t>, N</w:t>
      </w:r>
      <w:r w:rsidRPr="0007059E">
        <w:rPr>
          <w:vertAlign w:val="subscript"/>
        </w:rPr>
        <w:t>2</w:t>
      </w:r>
      <w:r w:rsidRPr="0007059E">
        <w:t xml:space="preserve"> and N</w:t>
      </w:r>
      <w:r w:rsidRPr="0007059E">
        <w:rPr>
          <w:vertAlign w:val="subscript"/>
        </w:rPr>
        <w:t>3</w:t>
      </w:r>
      <w:r w:rsidRPr="0007059E">
        <w:t xml:space="preserve"> exceeding 9 m in length.</w:t>
      </w:r>
    </w:p>
    <w:p w:rsidR="00D02851" w:rsidRPr="00D02851" w:rsidRDefault="00D02851" w:rsidP="003316B3">
      <w:pPr>
        <w:pStyle w:val="para"/>
        <w:ind w:firstLine="0"/>
      </w:pPr>
      <w:r w:rsidRPr="00D02851">
        <w:t>Where lamps combining the functions of front direction-indicator lamps (categories 1, 1a, 1b) and side direction-indicator lamps (categories 5 or 6) are fitted, two additional side direction- indicator lamps (categories 5 or 6) may be fitted to meet the visibility requirements of paragraph 6.5.5.</w:t>
      </w:r>
    </w:p>
    <w:p w:rsidR="0007059E" w:rsidRPr="0007059E" w:rsidRDefault="0007059E" w:rsidP="0007059E">
      <w:pPr>
        <w:pStyle w:val="para"/>
        <w:ind w:firstLine="0"/>
      </w:pPr>
      <w:r w:rsidRPr="0007059E">
        <w:t>B: two rear direction-indicator lamps (Categories 2a or 2b)</w:t>
      </w:r>
    </w:p>
    <w:p w:rsidR="0007059E" w:rsidRPr="0007059E" w:rsidRDefault="0007059E" w:rsidP="0007059E">
      <w:pPr>
        <w:pStyle w:val="para"/>
        <w:ind w:firstLine="0"/>
      </w:pPr>
      <w:r w:rsidRPr="0007059E">
        <w:tab/>
      </w:r>
      <w:r w:rsidR="001C4F0A" w:rsidRPr="0007059E">
        <w:t>Two</w:t>
      </w:r>
      <w:r w:rsidRPr="0007059E">
        <w:t xml:space="preserve"> optional lamps (</w:t>
      </w:r>
      <w:r w:rsidR="00876E4E">
        <w:t>c</w:t>
      </w:r>
      <w:r w:rsidR="00876E4E" w:rsidRPr="0007059E">
        <w:t xml:space="preserve">ategory </w:t>
      </w:r>
      <w:r w:rsidRPr="0007059E">
        <w:t xml:space="preserve">2a or 2b) on all vehicles in </w:t>
      </w:r>
      <w:r w:rsidR="00876E4E">
        <w:t>c</w:t>
      </w:r>
      <w:r w:rsidR="00876E4E" w:rsidRPr="0007059E">
        <w:t xml:space="preserve">ategories </w:t>
      </w:r>
      <w:r w:rsidRPr="0007059E">
        <w:t>O</w:t>
      </w:r>
      <w:r w:rsidRPr="0007059E">
        <w:rPr>
          <w:vertAlign w:val="subscript"/>
        </w:rPr>
        <w:t>2</w:t>
      </w:r>
      <w:r w:rsidRPr="0007059E">
        <w:t>, O</w:t>
      </w:r>
      <w:r w:rsidRPr="0007059E">
        <w:rPr>
          <w:vertAlign w:val="subscript"/>
        </w:rPr>
        <w:t>3</w:t>
      </w:r>
      <w:r w:rsidRPr="0007059E">
        <w:t xml:space="preserve"> and O</w:t>
      </w:r>
      <w:r w:rsidRPr="0007059E">
        <w:rPr>
          <w:vertAlign w:val="subscript"/>
        </w:rPr>
        <w:t>4</w:t>
      </w:r>
      <w:r w:rsidRPr="0007059E">
        <w:t>.</w:t>
      </w:r>
    </w:p>
    <w:p w:rsidR="0007059E" w:rsidRDefault="0007059E" w:rsidP="0007059E">
      <w:pPr>
        <w:pStyle w:val="para"/>
        <w:ind w:firstLine="0"/>
      </w:pPr>
      <w:r w:rsidRPr="0007059E">
        <w:tab/>
        <w:t xml:space="preserve">A maximum of three optional </w:t>
      </w:r>
      <w:r w:rsidR="00876E4E">
        <w:t>c</w:t>
      </w:r>
      <w:r w:rsidR="00876E4E" w:rsidRPr="0007059E">
        <w:t xml:space="preserve">ategory </w:t>
      </w:r>
      <w:r w:rsidRPr="0007059E">
        <w:t xml:space="preserve">5 or one optional </w:t>
      </w:r>
      <w:r w:rsidR="00876E4E">
        <w:t>c</w:t>
      </w:r>
      <w:r w:rsidR="00876E4E" w:rsidRPr="0007059E">
        <w:t xml:space="preserve">ategory </w:t>
      </w:r>
      <w:r w:rsidRPr="0007059E">
        <w:t>6 device per side on vehicles of type O</w:t>
      </w:r>
      <w:r w:rsidRPr="0007059E">
        <w:rPr>
          <w:vertAlign w:val="subscript"/>
        </w:rPr>
        <w:t>2</w:t>
      </w:r>
      <w:r w:rsidRPr="0007059E">
        <w:t>, O</w:t>
      </w:r>
      <w:r w:rsidRPr="0007059E">
        <w:rPr>
          <w:vertAlign w:val="subscript"/>
        </w:rPr>
        <w:t>3</w:t>
      </w:r>
      <w:r w:rsidRPr="0007059E">
        <w:t xml:space="preserve"> and O</w:t>
      </w:r>
      <w:r w:rsidRPr="0007059E">
        <w:rPr>
          <w:vertAlign w:val="subscript"/>
        </w:rPr>
        <w:t>4</w:t>
      </w:r>
      <w:r w:rsidRPr="0007059E">
        <w:t xml:space="preserve"> exceeding 9 m in length.</w:t>
      </w:r>
    </w:p>
    <w:p w:rsidR="00D02851" w:rsidRPr="00D02851" w:rsidRDefault="00D02851" w:rsidP="003316B3">
      <w:pPr>
        <w:pStyle w:val="para"/>
        <w:ind w:firstLine="0"/>
      </w:pPr>
      <w:r w:rsidRPr="00D02851">
        <w:t xml:space="preserve">Where an AFS is fitted, the distance to be considered for the choice of the category is the distance between the front direction-indicator lamp and the closest lighting unit in its closest position contributing to or performing a </w:t>
      </w:r>
      <w:r w:rsidR="007D46DB">
        <w:t>passing-beam</w:t>
      </w:r>
      <w:r w:rsidRPr="00D02851">
        <w:t xml:space="preserve"> mode.</w:t>
      </w:r>
    </w:p>
    <w:p w:rsidR="00D02851" w:rsidRPr="00D02851" w:rsidRDefault="00D02851" w:rsidP="00D02851">
      <w:pPr>
        <w:pStyle w:val="para"/>
      </w:pPr>
      <w:r w:rsidRPr="00D02851">
        <w:t>6.5.4.</w:t>
      </w:r>
      <w:r w:rsidRPr="00D02851">
        <w:tab/>
      </w:r>
      <w:r w:rsidRPr="003316B3">
        <w:t>Position</w:t>
      </w:r>
      <w:r w:rsidRPr="00D02851">
        <w:t xml:space="preserve"> </w:t>
      </w:r>
    </w:p>
    <w:p w:rsidR="00D02851" w:rsidRPr="00D02851" w:rsidRDefault="00D02851" w:rsidP="00D02851">
      <w:pPr>
        <w:pStyle w:val="para"/>
      </w:pPr>
      <w:r w:rsidRPr="00D02851">
        <w:t>6.5.4.1.</w:t>
      </w:r>
      <w:r w:rsidRPr="00D02851">
        <w:tab/>
        <w:t>In width: the edge of the apparent surface in the direction of the reference axis farthest from the median longitudinal plane of the vehicle shall not be more than 400 mm from the extreme outer edge of the vehicle. This condition shall not apply to the optional rear lamps.</w:t>
      </w:r>
    </w:p>
    <w:p w:rsidR="00D02851" w:rsidRPr="00D02851" w:rsidRDefault="00D02851" w:rsidP="00D02851">
      <w:pPr>
        <w:pStyle w:val="para"/>
      </w:pPr>
      <w:r w:rsidRPr="00D02851">
        <w:tab/>
        <w:t>The distance between the inner edges of the two apparent surfaces in the direction of the reference axes shall not be less than 600 mm.</w:t>
      </w:r>
    </w:p>
    <w:p w:rsidR="00D02851" w:rsidRPr="00D02851" w:rsidRDefault="00D02851" w:rsidP="00D02851">
      <w:pPr>
        <w:pStyle w:val="para"/>
      </w:pPr>
      <w:r w:rsidRPr="00D02851">
        <w:tab/>
        <w:t xml:space="preserve">This distance may be reduced to 400 mm where the overall width of the vehicle is less than 1,300 mm. </w:t>
      </w:r>
    </w:p>
    <w:p w:rsidR="00D02851" w:rsidRPr="00D02851" w:rsidRDefault="00D02851" w:rsidP="00D02851">
      <w:pPr>
        <w:pStyle w:val="para"/>
      </w:pPr>
      <w:r w:rsidRPr="00D02851">
        <w:t>6.5.4.2.</w:t>
      </w:r>
      <w:r w:rsidRPr="00D02851">
        <w:tab/>
        <w:t xml:space="preserve">In height: above the ground. </w:t>
      </w:r>
    </w:p>
    <w:p w:rsidR="00D02851" w:rsidRPr="00D02851" w:rsidRDefault="00D02851" w:rsidP="00D02851">
      <w:pPr>
        <w:pStyle w:val="para"/>
      </w:pPr>
      <w:r w:rsidRPr="00D02851">
        <w:t>6.5.4.2.1.</w:t>
      </w:r>
      <w:r w:rsidRPr="00D02851">
        <w:tab/>
        <w:t>The height of the light-emitting surface of the side direction-indicator lamps of categories 5 or 6 shall not be:</w:t>
      </w:r>
    </w:p>
    <w:p w:rsidR="00D02851" w:rsidRPr="00D02851" w:rsidRDefault="00D02851" w:rsidP="003316B3">
      <w:pPr>
        <w:pStyle w:val="para"/>
        <w:ind w:left="3402"/>
      </w:pPr>
      <w:r w:rsidRPr="00D02851">
        <w:t>Less than:</w:t>
      </w:r>
      <w:r w:rsidRPr="00D02851">
        <w:tab/>
        <w:t>350 mm for M</w:t>
      </w:r>
      <w:r w:rsidRPr="00D02851">
        <w:rPr>
          <w:vertAlign w:val="subscript"/>
        </w:rPr>
        <w:t>1</w:t>
      </w:r>
      <w:r w:rsidRPr="00D02851">
        <w:t xml:space="preserve"> and N</w:t>
      </w:r>
      <w:r w:rsidRPr="00D02851">
        <w:rPr>
          <w:vertAlign w:val="subscript"/>
        </w:rPr>
        <w:t>1</w:t>
      </w:r>
      <w:r w:rsidRPr="00D02851">
        <w:t xml:space="preserve"> category of vehicles, and 500 mm for </w:t>
      </w:r>
      <w:r w:rsidR="003316B3">
        <w:t xml:space="preserve">all </w:t>
      </w:r>
      <w:r w:rsidRPr="00D02851">
        <w:t xml:space="preserve">other categories of vehicles, both measured from the lowest point; </w:t>
      </w:r>
      <w:r w:rsidRPr="00D02851">
        <w:tab/>
        <w:t>and</w:t>
      </w:r>
    </w:p>
    <w:p w:rsidR="00D02851" w:rsidRPr="00D02851" w:rsidRDefault="00D02851" w:rsidP="003316B3">
      <w:pPr>
        <w:pStyle w:val="para"/>
        <w:ind w:firstLine="0"/>
      </w:pPr>
      <w:r w:rsidRPr="00D02851">
        <w:t>More than:</w:t>
      </w:r>
      <w:r w:rsidRPr="00D02851">
        <w:tab/>
        <w:t>1,500 mm, measured from the highest point.</w:t>
      </w:r>
    </w:p>
    <w:p w:rsidR="00D02851" w:rsidRPr="00D02851" w:rsidRDefault="00D02851" w:rsidP="00D02851">
      <w:pPr>
        <w:pStyle w:val="para"/>
      </w:pPr>
      <w:r w:rsidRPr="00D02851">
        <w:t>6.5.4.2.2.</w:t>
      </w:r>
      <w:r w:rsidRPr="00D02851">
        <w:tab/>
        <w:t>The height of the direction-indicator lamps of categories 1, 1a, 1b, 2a and 2b, measured in accordance with paragraph 5.8., shall not be less than 350 mm or more than 1,500 mm.</w:t>
      </w:r>
    </w:p>
    <w:p w:rsidR="00D02851" w:rsidRPr="00D02851" w:rsidRDefault="00D02851" w:rsidP="00D02851">
      <w:pPr>
        <w:pStyle w:val="para"/>
      </w:pPr>
      <w:r w:rsidRPr="00D02851">
        <w:t>6.5.4.2.3.</w:t>
      </w:r>
      <w:r w:rsidRPr="00D02851">
        <w:tab/>
        <w:t xml:space="preserve">If the structure of the vehicle does not permit these upper limits, measured as specified above, to be respected, and if the optional </w:t>
      </w:r>
      <w:r w:rsidR="005C5E1F" w:rsidRPr="005C5E1F">
        <w:t xml:space="preserve">rear </w:t>
      </w:r>
      <w:r w:rsidRPr="00D02851">
        <w:t>lamps are not installed, they may be increased to 2,300 mm for side direction-indicator lamps of categories 5 and 6, and to 2,100 mm for the direction-indicator lamps of categories 1, 1a, 1b, 2a and 2b.</w:t>
      </w:r>
    </w:p>
    <w:p w:rsidR="00D02851" w:rsidRPr="00D02851" w:rsidRDefault="00D02851" w:rsidP="00D02851">
      <w:pPr>
        <w:pStyle w:val="para"/>
      </w:pPr>
      <w:r w:rsidRPr="00D02851">
        <w:t>6.5.4.2.4.</w:t>
      </w:r>
      <w:r w:rsidRPr="00D02851">
        <w:tab/>
        <w:t xml:space="preserve">If optional </w:t>
      </w:r>
      <w:r w:rsidR="00F26368" w:rsidRPr="00F26368">
        <w:t xml:space="preserve">rear </w:t>
      </w:r>
      <w:r w:rsidRPr="00D02851">
        <w:t>lamps are installed, they shall be placed at a height compatible with the applicable requirements of paragraph 6.5.4.1., the symmetry of the lamps, and at a vertical distance as large as the shape of the bodywork makes it possible, but not less than 600 mm above the mandatory lamps.</w:t>
      </w:r>
    </w:p>
    <w:p w:rsidR="00D02851" w:rsidRPr="00D02851" w:rsidRDefault="00D02851" w:rsidP="00D02851">
      <w:pPr>
        <w:pStyle w:val="para"/>
      </w:pPr>
      <w:r w:rsidRPr="00D02851">
        <w:t>6.5.4.3.</w:t>
      </w:r>
      <w:r w:rsidRPr="00D02851">
        <w:tab/>
        <w:t xml:space="preserve">In length (see figure below) </w:t>
      </w:r>
    </w:p>
    <w:p w:rsidR="00D02851" w:rsidRPr="00D02851" w:rsidRDefault="00D02851" w:rsidP="00D02851">
      <w:pPr>
        <w:pStyle w:val="para"/>
      </w:pPr>
      <w:r w:rsidRPr="00D02851">
        <w:tab/>
        <w:t>The distance between the light</w:t>
      </w:r>
      <w:r w:rsidRPr="00D02851">
        <w:noBreakHyphen/>
        <w:t xml:space="preserve">emitting surface of the side direction-indicator lamp (categories 5 and 6) and the transverse plane which marks the forward boundary of the vehicle's overall length, shall not exceed 1,800 mm. </w:t>
      </w:r>
    </w:p>
    <w:p w:rsidR="00D02851" w:rsidRPr="00D02851" w:rsidRDefault="00D02851" w:rsidP="00D02851">
      <w:pPr>
        <w:pStyle w:val="para"/>
      </w:pPr>
      <w:r w:rsidRPr="00D02851">
        <w:tab/>
        <w:t>However, this distance shall not exceed 2,500 mm:</w:t>
      </w:r>
    </w:p>
    <w:p w:rsidR="00D02851" w:rsidRPr="00D02851" w:rsidRDefault="00D02851" w:rsidP="003316B3">
      <w:pPr>
        <w:pStyle w:val="ad"/>
        <w:rPr>
          <w:lang w:val="en-US"/>
        </w:rPr>
      </w:pPr>
      <w:r w:rsidRPr="00D02851">
        <w:rPr>
          <w:lang w:val="en-US"/>
        </w:rPr>
        <w:t>(a)</w:t>
      </w:r>
      <w:r w:rsidRPr="00D02851">
        <w:rPr>
          <w:lang w:val="en-US"/>
        </w:rPr>
        <w:tab/>
        <w:t>For M</w:t>
      </w:r>
      <w:r w:rsidRPr="00D02851">
        <w:rPr>
          <w:vertAlign w:val="subscript"/>
          <w:lang w:val="en-US"/>
        </w:rPr>
        <w:t>1</w:t>
      </w:r>
      <w:r w:rsidRPr="00D02851">
        <w:rPr>
          <w:lang w:val="en-US"/>
        </w:rPr>
        <w:t xml:space="preserve"> and N</w:t>
      </w:r>
      <w:r w:rsidRPr="00D02851">
        <w:rPr>
          <w:vertAlign w:val="subscript"/>
          <w:lang w:val="en-US"/>
        </w:rPr>
        <w:t>1</w:t>
      </w:r>
      <w:r w:rsidRPr="00D02851">
        <w:rPr>
          <w:lang w:val="en-US"/>
        </w:rPr>
        <w:t xml:space="preserve"> category vehicles;</w:t>
      </w:r>
    </w:p>
    <w:p w:rsidR="00D02851" w:rsidRDefault="00D02851" w:rsidP="003316B3">
      <w:pPr>
        <w:pStyle w:val="ad"/>
      </w:pPr>
      <w:r w:rsidRPr="00D02851">
        <w:rPr>
          <w:lang w:val="en-US"/>
        </w:rPr>
        <w:t>(b)</w:t>
      </w:r>
      <w:r w:rsidRPr="00D02851">
        <w:tab/>
        <w:t>For all other categories of vehicles if the structure of the vehicle makes it impossible to comply with the minimum angles of visibility.</w:t>
      </w:r>
    </w:p>
    <w:p w:rsidR="008A4D78" w:rsidRPr="008A4D78" w:rsidRDefault="008A4D78" w:rsidP="00EE7880">
      <w:pPr>
        <w:pStyle w:val="ad"/>
        <w:ind w:left="2268" w:firstLine="0"/>
      </w:pPr>
      <w:r w:rsidRPr="008A4D78">
        <w:t xml:space="preserve">Optional </w:t>
      </w:r>
      <w:r w:rsidR="00876E4E">
        <w:t>c</w:t>
      </w:r>
      <w:r w:rsidR="00876E4E" w:rsidRPr="008A4D78">
        <w:t xml:space="preserve">ategory </w:t>
      </w:r>
      <w:r w:rsidRPr="008A4D78">
        <w:t xml:space="preserve">5 side direction indicator lamps, shall be fitted, spaced evenly, along the length of the vehicle. </w:t>
      </w:r>
    </w:p>
    <w:p w:rsidR="008A4D78" w:rsidRPr="00D02851" w:rsidRDefault="008A4D78" w:rsidP="00EE7880">
      <w:pPr>
        <w:pStyle w:val="ad"/>
        <w:ind w:left="2268" w:firstLine="0"/>
      </w:pPr>
      <w:r w:rsidRPr="008A4D78">
        <w:t xml:space="preserve">Optional </w:t>
      </w:r>
      <w:r w:rsidR="00876E4E">
        <w:t>c</w:t>
      </w:r>
      <w:r w:rsidR="00876E4E" w:rsidRPr="008A4D78">
        <w:t xml:space="preserve">ategory </w:t>
      </w:r>
      <w:r w:rsidRPr="008A4D78">
        <w:t>6 side direction indicator lamp shall be fitted in the area between the first and last quartiles of the length of a trailer.</w:t>
      </w:r>
    </w:p>
    <w:p w:rsidR="00AE1909" w:rsidRPr="00AE1909" w:rsidRDefault="00AE1909" w:rsidP="00AE1909">
      <w:pPr>
        <w:tabs>
          <w:tab w:val="left" w:pos="1134"/>
          <w:tab w:val="left" w:pos="8505"/>
        </w:tabs>
        <w:suppressAutoHyphens w:val="0"/>
        <w:spacing w:after="120"/>
        <w:ind w:left="2268" w:right="1134" w:hanging="1134"/>
        <w:jc w:val="both"/>
        <w:rPr>
          <w:lang w:val="en-US" w:eastAsia="it-IT"/>
        </w:rPr>
      </w:pPr>
      <w:r w:rsidRPr="00AE1909">
        <w:rPr>
          <w:lang w:val="en-US" w:eastAsia="it-IT"/>
        </w:rPr>
        <w:t>6.5.5.</w:t>
      </w:r>
      <w:r w:rsidRPr="00AE1909">
        <w:rPr>
          <w:lang w:val="en-US" w:eastAsia="it-IT"/>
        </w:rPr>
        <w:tab/>
        <w:t>Geometric visibility</w:t>
      </w:r>
    </w:p>
    <w:p w:rsidR="00AE1909" w:rsidRPr="00AE1909" w:rsidRDefault="00AE1909" w:rsidP="00AE1909">
      <w:pPr>
        <w:tabs>
          <w:tab w:val="left" w:pos="8505"/>
        </w:tabs>
        <w:suppressAutoHyphens w:val="0"/>
        <w:spacing w:after="120"/>
        <w:ind w:left="2268" w:right="1134" w:hanging="1134"/>
        <w:jc w:val="both"/>
        <w:rPr>
          <w:lang w:val="en-US" w:eastAsia="it-IT"/>
        </w:rPr>
      </w:pPr>
      <w:r w:rsidRPr="00AE1909">
        <w:rPr>
          <w:lang w:val="en-US" w:eastAsia="it-IT"/>
        </w:rPr>
        <w:t>6.5.5.1.</w:t>
      </w:r>
      <w:r w:rsidRPr="00AE1909">
        <w:rPr>
          <w:lang w:val="en-US" w:eastAsia="it-IT"/>
        </w:rPr>
        <w:tab/>
        <w:t xml:space="preserve">Horizontal angles: (see figure below) </w:t>
      </w:r>
    </w:p>
    <w:p w:rsidR="00AE1909" w:rsidRPr="00AE1909" w:rsidRDefault="00AE1909" w:rsidP="00AE1909">
      <w:pPr>
        <w:spacing w:after="120"/>
        <w:ind w:left="2268" w:right="1134"/>
        <w:jc w:val="both"/>
        <w:rPr>
          <w:lang w:val="en-US" w:eastAsia="it-IT"/>
        </w:rPr>
      </w:pPr>
      <w:r w:rsidRPr="00AE1909">
        <w:rPr>
          <w:lang w:val="en-US" w:eastAsia="it-IT"/>
        </w:rPr>
        <w:t>Vertical angles: 15° above and below the horizontal for direction indicator lamps of categories 1, 1a, 1b, 2a, 2b and 5.</w:t>
      </w:r>
    </w:p>
    <w:p w:rsidR="00AE1909" w:rsidRPr="00AE1909" w:rsidRDefault="00AE1909" w:rsidP="00316112">
      <w:pPr>
        <w:keepNext/>
        <w:keepLines/>
        <w:suppressAutoHyphens w:val="0"/>
        <w:spacing w:after="120"/>
        <w:ind w:left="2268" w:hanging="1134"/>
        <w:jc w:val="both"/>
        <w:outlineLvl w:val="0"/>
        <w:rPr>
          <w:lang w:val="en-US" w:eastAsia="it-IT"/>
        </w:rPr>
      </w:pPr>
      <w:r w:rsidRPr="00AE1909">
        <w:rPr>
          <w:lang w:val="en-US" w:eastAsia="it-IT"/>
        </w:rPr>
        <w:tab/>
        <w:t xml:space="preserve">However: </w:t>
      </w:r>
    </w:p>
    <w:p w:rsidR="00AE1909" w:rsidRPr="00AE1909" w:rsidRDefault="00AE1909" w:rsidP="00316112">
      <w:pPr>
        <w:keepNext/>
        <w:keepLines/>
        <w:spacing w:after="120"/>
        <w:ind w:left="2835" w:right="1134" w:hanging="567"/>
        <w:jc w:val="both"/>
        <w:rPr>
          <w:lang w:val="en-US" w:eastAsia="it-IT"/>
        </w:rPr>
      </w:pPr>
      <w:r w:rsidRPr="00AE1909">
        <w:rPr>
          <w:lang w:val="en-US" w:eastAsia="it-IT"/>
        </w:rPr>
        <w:t>(a)</w:t>
      </w:r>
      <w:r w:rsidRPr="00AE1909">
        <w:rPr>
          <w:lang w:val="en-US" w:eastAsia="it-IT"/>
        </w:rPr>
        <w:tab/>
        <w:t>Where a lamp is mounted below 750 mm (measured according to the provisions of paragraph 5.8.1), the downward angle of 15°</w:t>
      </w:r>
      <w:r w:rsidRPr="00AE1909">
        <w:rPr>
          <w:bCs/>
          <w:lang w:val="en-US" w:eastAsia="it-IT"/>
        </w:rPr>
        <w:t xml:space="preserve"> may be reduced to </w:t>
      </w:r>
      <w:r w:rsidRPr="00AE1909">
        <w:rPr>
          <w:lang w:val="en-US" w:eastAsia="it-IT"/>
        </w:rPr>
        <w:t>5°;</w:t>
      </w:r>
    </w:p>
    <w:p w:rsidR="00AE1909" w:rsidRPr="00AE1909" w:rsidRDefault="00AE1909" w:rsidP="00AE1909">
      <w:pPr>
        <w:spacing w:after="120"/>
        <w:ind w:left="2835" w:right="1134" w:hanging="567"/>
        <w:jc w:val="both"/>
        <w:rPr>
          <w:lang w:val="en-US" w:eastAsia="it-IT"/>
        </w:rPr>
      </w:pPr>
      <w:r w:rsidRPr="00AE1909">
        <w:rPr>
          <w:lang w:val="en-US" w:eastAsia="it-IT"/>
        </w:rPr>
        <w:t>(b)</w:t>
      </w:r>
      <w:r w:rsidRPr="00AE1909">
        <w:rPr>
          <w:lang w:val="en-US" w:eastAsia="it-IT"/>
        </w:rPr>
        <w:tab/>
        <w:t>Where an optional rear lamp is mounted above 2,100 mm (measured according to the provisions of paragraph 5.8.1. above) the upward angle of 15° may be reduced to 5°.</w:t>
      </w:r>
    </w:p>
    <w:p w:rsidR="00AE1909" w:rsidRPr="00AE1909" w:rsidRDefault="00AE1909" w:rsidP="00AE1909">
      <w:pPr>
        <w:spacing w:after="120"/>
        <w:ind w:left="2268" w:right="1134"/>
        <w:jc w:val="both"/>
        <w:rPr>
          <w:lang w:val="en-US" w:eastAsia="it-IT"/>
        </w:rPr>
      </w:pPr>
      <w:r w:rsidRPr="00AE1909">
        <w:rPr>
          <w:lang w:val="en-US" w:eastAsia="it-IT"/>
        </w:rPr>
        <w:t>30° above and 5° below the horizontal for direction indicator lamps of category 6.</w:t>
      </w:r>
    </w:p>
    <w:p w:rsidR="00AE1909" w:rsidRPr="00AE1909" w:rsidRDefault="00AE1909" w:rsidP="00AE1909">
      <w:pPr>
        <w:pStyle w:val="1"/>
        <w:rPr>
          <w:lang w:val="it-IT" w:eastAsia="it-IT"/>
        </w:rPr>
      </w:pPr>
      <w:r w:rsidRPr="00AE1909">
        <w:rPr>
          <w:lang w:val="it-IT" w:eastAsia="it-IT"/>
        </w:rPr>
        <w:t xml:space="preserve">Figure (see paragraph 6.5.) </w:t>
      </w:r>
    </w:p>
    <w:p w:rsidR="00AE1909" w:rsidRPr="00AE1909" w:rsidRDefault="00AE1909" w:rsidP="00AE1909">
      <w:pPr>
        <w:keepNext/>
        <w:keepLines/>
        <w:suppressAutoHyphens w:val="0"/>
        <w:spacing w:after="120"/>
        <w:ind w:left="2268" w:hanging="1134"/>
        <w:jc w:val="center"/>
        <w:rPr>
          <w:lang w:val="it-IT" w:eastAsia="it-IT"/>
        </w:rPr>
      </w:pPr>
      <w:r w:rsidRPr="00AE1909">
        <w:rPr>
          <w:lang w:val="it-IT" w:eastAsia="it-IT"/>
        </w:rPr>
        <w:object w:dxaOrig="8206" w:dyaOrig="5024">
          <v:shape id="_x0000_i1026" type="#_x0000_t75" style="width:340.55pt;height:139.9pt" filled="t">
            <v:imagedata r:id="rId17" o:title="" croptop="3457f" cropbottom="24785f" cropleft="5063f" cropright="4400f"/>
          </v:shape>
        </w:object>
      </w:r>
    </w:p>
    <w:p w:rsidR="00AE1909" w:rsidRPr="00AE1909" w:rsidRDefault="00AE1909" w:rsidP="00DE410A">
      <w:pPr>
        <w:keepNext/>
        <w:keepLines/>
        <w:spacing w:after="120" w:line="220" w:lineRule="exact"/>
        <w:ind w:left="2268" w:right="1134"/>
        <w:jc w:val="both"/>
        <w:rPr>
          <w:sz w:val="18"/>
          <w:lang w:val="en-US" w:eastAsia="it-IT"/>
        </w:rPr>
      </w:pPr>
      <w:r w:rsidRPr="00AE1909">
        <w:rPr>
          <w:sz w:val="18"/>
          <w:lang w:val="en-US" w:eastAsia="it-IT"/>
        </w:rPr>
        <w:tab/>
        <w:t>(*)</w:t>
      </w:r>
      <w:r w:rsidRPr="00AE1909">
        <w:rPr>
          <w:sz w:val="18"/>
          <w:lang w:val="en-US" w:eastAsia="it-IT"/>
        </w:rPr>
        <w:tab/>
        <w:t xml:space="preserve">The value of 5° given for dead angle of visibility to the rear of the side direction-indicator is an upper limit d </w:t>
      </w:r>
      <w:r w:rsidRPr="00AE1909">
        <w:rPr>
          <w:sz w:val="18"/>
          <w:lang w:val="it-IT" w:eastAsia="it-IT"/>
        </w:rPr>
        <w:sym w:font="Symbol" w:char="F0A3"/>
      </w:r>
      <w:r w:rsidRPr="00AE1909">
        <w:rPr>
          <w:sz w:val="18"/>
          <w:lang w:val="en-US" w:eastAsia="it-IT"/>
        </w:rPr>
        <w:t xml:space="preserve"> 1.80 m (for M</w:t>
      </w:r>
      <w:r w:rsidRPr="00AE1909">
        <w:rPr>
          <w:sz w:val="18"/>
          <w:vertAlign w:val="subscript"/>
          <w:lang w:val="en-US" w:eastAsia="it-IT"/>
        </w:rPr>
        <w:t>1</w:t>
      </w:r>
      <w:r w:rsidRPr="00AE1909">
        <w:rPr>
          <w:sz w:val="18"/>
          <w:lang w:val="en-US" w:eastAsia="it-IT"/>
        </w:rPr>
        <w:t xml:space="preserve"> and N</w:t>
      </w:r>
      <w:r w:rsidRPr="00AE1909">
        <w:rPr>
          <w:sz w:val="18"/>
          <w:vertAlign w:val="subscript"/>
          <w:lang w:val="en-US" w:eastAsia="it-IT"/>
        </w:rPr>
        <w:t>1</w:t>
      </w:r>
      <w:r w:rsidRPr="00AE1909">
        <w:rPr>
          <w:sz w:val="18"/>
          <w:lang w:val="en-US" w:eastAsia="it-IT"/>
        </w:rPr>
        <w:t xml:space="preserve"> category vehicles </w:t>
      </w:r>
      <w:r w:rsidRPr="00AE1909">
        <w:rPr>
          <w:sz w:val="18"/>
          <w:lang w:val="en-US" w:eastAsia="it-IT"/>
        </w:rPr>
        <w:br/>
        <w:t xml:space="preserve">d </w:t>
      </w:r>
      <w:r w:rsidRPr="00AE1909">
        <w:rPr>
          <w:sz w:val="18"/>
          <w:lang w:val="it-IT" w:eastAsia="it-IT"/>
        </w:rPr>
        <w:sym w:font="Symbol" w:char="F0A3"/>
      </w:r>
      <w:r w:rsidRPr="00AE1909">
        <w:rPr>
          <w:sz w:val="18"/>
          <w:lang w:val="en-US" w:eastAsia="it-IT"/>
        </w:rPr>
        <w:t xml:space="preserve"> 2.50 m).</w:t>
      </w:r>
    </w:p>
    <w:p w:rsidR="00AE1909" w:rsidRPr="00AE1909" w:rsidRDefault="00AE1909" w:rsidP="00AE1909">
      <w:pPr>
        <w:spacing w:after="120"/>
        <w:ind w:left="2268" w:right="1134"/>
        <w:jc w:val="both"/>
        <w:rPr>
          <w:lang w:val="en-US" w:eastAsia="it-IT"/>
        </w:rPr>
      </w:pPr>
      <w:r w:rsidRPr="00AE1909">
        <w:rPr>
          <w:lang w:val="en-US" w:eastAsia="it-IT"/>
        </w:rPr>
        <w:t>F</w:t>
      </w:r>
      <w:r w:rsidRPr="00AE1909">
        <w:rPr>
          <w:bCs/>
          <w:lang w:val="en-US" w:eastAsia="it-IT"/>
        </w:rPr>
        <w:t>or the direction indicator lamps of categories 1, 1a, 1b, 2a and 2b</w:t>
      </w:r>
      <w:r w:rsidRPr="00AE1909">
        <w:rPr>
          <w:lang w:val="en-US" w:eastAsia="it-IT"/>
        </w:rPr>
        <w:t xml:space="preserve"> mounted below 750 mm (measured according to the provisions of paragraph 5.8.1), the inward angle of 45°</w:t>
      </w:r>
      <w:r w:rsidRPr="00AE1909">
        <w:rPr>
          <w:bCs/>
          <w:lang w:val="en-US" w:eastAsia="it-IT"/>
        </w:rPr>
        <w:t xml:space="preserve"> may be reduced to </w:t>
      </w:r>
      <w:r w:rsidRPr="00AE1909">
        <w:rPr>
          <w:lang w:val="en-US" w:eastAsia="it-IT"/>
        </w:rPr>
        <w:t xml:space="preserve">20° </w:t>
      </w:r>
      <w:r w:rsidRPr="00AE1909">
        <w:rPr>
          <w:bCs/>
          <w:lang w:val="en-US" w:eastAsia="it-IT"/>
        </w:rPr>
        <w:t>under</w:t>
      </w:r>
      <w:r w:rsidRPr="00AE1909">
        <w:rPr>
          <w:lang w:val="en-US" w:eastAsia="it-IT"/>
        </w:rPr>
        <w:t xml:space="preserve"> the H plane.</w:t>
      </w:r>
    </w:p>
    <w:p w:rsidR="00AE1909" w:rsidRPr="00AE1909" w:rsidRDefault="00AE1909" w:rsidP="00AE1909">
      <w:pPr>
        <w:pBdr>
          <w:top w:val="single" w:sz="6" w:space="0" w:color="FFFFFF"/>
          <w:left w:val="single" w:sz="6" w:space="0" w:color="FFFFFF"/>
          <w:bottom w:val="single" w:sz="6" w:space="0" w:color="FFFFFF"/>
          <w:right w:val="single" w:sz="6" w:space="0" w:color="FFFFFF"/>
        </w:pBdr>
        <w:suppressAutoHyphens w:val="0"/>
        <w:spacing w:after="120"/>
        <w:ind w:left="2268" w:right="1134" w:hanging="1134"/>
        <w:jc w:val="right"/>
        <w:rPr>
          <w:lang w:val="it-IT" w:eastAsia="it-IT"/>
        </w:rPr>
      </w:pPr>
      <w:r w:rsidRPr="00AE1909">
        <w:rPr>
          <w:lang w:val="it-IT" w:eastAsia="it-IT"/>
        </w:rPr>
        <w:object w:dxaOrig="8206" w:dyaOrig="5024">
          <v:shape id="_x0000_i1027" type="#_x0000_t75" style="width:328.65pt;height:100.5pt" filled="t">
            <v:imagedata r:id="rId17" o:title="" croptop="40595f" cropbottom="2635f" cropleft="5063f" cropright="4600f"/>
          </v:shape>
        </w:object>
      </w:r>
    </w:p>
    <w:p w:rsidR="00AE1909" w:rsidRPr="00AE1909" w:rsidRDefault="00AE1909" w:rsidP="00AE1909">
      <w:pPr>
        <w:spacing w:after="120"/>
        <w:ind w:left="2268" w:right="1134" w:hanging="1134"/>
        <w:jc w:val="both"/>
        <w:rPr>
          <w:lang w:val="en-US" w:eastAsia="it-IT"/>
        </w:rPr>
      </w:pPr>
      <w:r w:rsidRPr="00AE1909">
        <w:rPr>
          <w:lang w:val="en-US" w:eastAsia="it-IT"/>
        </w:rPr>
        <w:t>6.5.5.2.</w:t>
      </w:r>
      <w:r w:rsidRPr="00AE1909">
        <w:rPr>
          <w:lang w:val="en-US" w:eastAsia="it-IT"/>
        </w:rPr>
        <w:tab/>
        <w:t>Or, at the discretion of the manufacturer, for M</w:t>
      </w:r>
      <w:r w:rsidRPr="00AE1909">
        <w:rPr>
          <w:vertAlign w:val="subscript"/>
          <w:lang w:val="en-US" w:eastAsia="it-IT"/>
        </w:rPr>
        <w:t>1</w:t>
      </w:r>
      <w:r w:rsidRPr="00AE1909">
        <w:rPr>
          <w:lang w:val="en-US" w:eastAsia="it-IT"/>
        </w:rPr>
        <w:t xml:space="preserve"> and N</w:t>
      </w:r>
      <w:r w:rsidRPr="00AE1909">
        <w:rPr>
          <w:vertAlign w:val="subscript"/>
          <w:lang w:val="en-US" w:eastAsia="it-IT"/>
        </w:rPr>
        <w:t>1</w:t>
      </w:r>
      <w:r w:rsidRPr="00AE1909">
        <w:rPr>
          <w:lang w:val="en-US" w:eastAsia="it-IT"/>
        </w:rPr>
        <w:t xml:space="preserve"> category vehicles: Front and rear direction indicator lamps, as well as side-marker lamps (**).</w:t>
      </w:r>
    </w:p>
    <w:p w:rsidR="00AE1909" w:rsidRPr="00AE1909" w:rsidRDefault="00AE1909" w:rsidP="00AE1909">
      <w:pPr>
        <w:suppressAutoHyphens w:val="0"/>
        <w:spacing w:after="120"/>
        <w:ind w:left="2268" w:hanging="1134"/>
        <w:jc w:val="both"/>
        <w:rPr>
          <w:lang w:val="en-US" w:eastAsia="it-IT"/>
        </w:rPr>
      </w:pPr>
      <w:r w:rsidRPr="00AE1909">
        <w:rPr>
          <w:lang w:val="en-US" w:eastAsia="it-IT"/>
        </w:rPr>
        <w:tab/>
        <w:t>Horizontal angles:</w:t>
      </w:r>
      <w:r w:rsidRPr="00AE1909">
        <w:rPr>
          <w:lang w:val="en-US" w:eastAsia="it-IT"/>
        </w:rPr>
        <w:tab/>
        <w:t>(see figure below)</w:t>
      </w:r>
    </w:p>
    <w:p w:rsidR="00AE1909" w:rsidRPr="00AE1909" w:rsidRDefault="00AE1909" w:rsidP="00AE1909">
      <w:pPr>
        <w:suppressAutoHyphens w:val="0"/>
        <w:spacing w:after="120"/>
        <w:ind w:left="2268" w:right="1134" w:hanging="1134"/>
        <w:jc w:val="both"/>
        <w:rPr>
          <w:lang w:val="it-IT" w:eastAsia="it-IT"/>
        </w:rPr>
      </w:pPr>
      <w:r w:rsidRPr="00AE1909">
        <w:rPr>
          <w:lang w:val="en-US" w:eastAsia="it-IT"/>
        </w:rPr>
        <w:tab/>
        <w:t xml:space="preserve"> </w:t>
      </w:r>
      <w:r w:rsidR="00FF1DA4">
        <w:rPr>
          <w:noProof/>
          <w:lang w:val="en-US" w:eastAsia="ko-KR"/>
        </w:rPr>
        <w:drawing>
          <wp:inline distT="0" distB="0" distL="0" distR="0">
            <wp:extent cx="4502150" cy="196215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l="9422" t="19240" r="9587" b="15060"/>
                    <a:stretch>
                      <a:fillRect/>
                    </a:stretch>
                  </pic:blipFill>
                  <pic:spPr bwMode="auto">
                    <a:xfrm>
                      <a:off x="0" y="0"/>
                      <a:ext cx="4502150" cy="1962150"/>
                    </a:xfrm>
                    <a:prstGeom prst="rect">
                      <a:avLst/>
                    </a:prstGeom>
                    <a:noFill/>
                    <a:ln>
                      <a:noFill/>
                    </a:ln>
                  </pic:spPr>
                </pic:pic>
              </a:graphicData>
            </a:graphic>
          </wp:inline>
        </w:drawing>
      </w:r>
    </w:p>
    <w:p w:rsidR="00AE1909" w:rsidRPr="00AE1909" w:rsidRDefault="00AE1909" w:rsidP="00DE410A">
      <w:pPr>
        <w:spacing w:after="120" w:line="220" w:lineRule="exact"/>
        <w:ind w:left="2268" w:right="1134"/>
        <w:jc w:val="both"/>
        <w:rPr>
          <w:sz w:val="18"/>
          <w:lang w:eastAsia="it-IT"/>
        </w:rPr>
      </w:pPr>
      <w:r w:rsidRPr="00AE1909">
        <w:rPr>
          <w:sz w:val="18"/>
          <w:lang w:eastAsia="it-IT"/>
        </w:rPr>
        <w:t>(**)</w:t>
      </w:r>
      <w:r w:rsidRPr="00AE1909">
        <w:rPr>
          <w:sz w:val="18"/>
          <w:lang w:eastAsia="it-IT"/>
        </w:rPr>
        <w:tab/>
        <w:t xml:space="preserve">The value of 5° given for the dead angle of visibility to the rear of the side direction-indicator is an upper limit. d </w:t>
      </w:r>
      <w:r w:rsidRPr="00AE1909">
        <w:rPr>
          <w:sz w:val="18"/>
          <w:lang w:val="it-IT" w:eastAsia="it-IT"/>
        </w:rPr>
        <w:sym w:font="Symbol" w:char="F0A3"/>
      </w:r>
      <w:r w:rsidRPr="00AE1909">
        <w:rPr>
          <w:sz w:val="18"/>
          <w:lang w:eastAsia="it-IT"/>
        </w:rPr>
        <w:t xml:space="preserve"> 2.50 m</w:t>
      </w:r>
    </w:p>
    <w:p w:rsidR="00AE1909" w:rsidRPr="00AE1909" w:rsidRDefault="00AE1909" w:rsidP="00AE1909">
      <w:pPr>
        <w:keepNext/>
        <w:keepLines/>
        <w:spacing w:after="120"/>
        <w:ind w:left="2268" w:right="1134" w:hanging="1134"/>
        <w:jc w:val="both"/>
        <w:rPr>
          <w:lang w:val="en-US" w:eastAsia="it-IT"/>
        </w:rPr>
      </w:pPr>
      <w:r w:rsidRPr="00AE1909">
        <w:rPr>
          <w:bCs/>
          <w:lang w:val="en-US" w:eastAsia="it-IT"/>
        </w:rPr>
        <w:tab/>
        <w:t>However, for the direction indicator lamps of categories 1, 1a, 1b, 2a and 2b</w:t>
      </w:r>
      <w:r w:rsidRPr="00AE1909">
        <w:rPr>
          <w:lang w:val="en-US" w:eastAsia="it-IT"/>
        </w:rPr>
        <w:t xml:space="preserve"> mounted below 750 mm (measured according to the provisions of paragraph 5.8.1. above), the inward angle of 45°</w:t>
      </w:r>
      <w:r w:rsidRPr="00AE1909">
        <w:rPr>
          <w:bCs/>
          <w:lang w:val="en-US" w:eastAsia="it-IT"/>
        </w:rPr>
        <w:t xml:space="preserve"> may be reduced to </w:t>
      </w:r>
      <w:r w:rsidRPr="00AE1909">
        <w:rPr>
          <w:lang w:val="en-US" w:eastAsia="it-IT"/>
        </w:rPr>
        <w:t xml:space="preserve">20° </w:t>
      </w:r>
      <w:r w:rsidRPr="00AE1909">
        <w:rPr>
          <w:bCs/>
          <w:lang w:val="en-US" w:eastAsia="it-IT"/>
        </w:rPr>
        <w:t>under</w:t>
      </w:r>
      <w:r w:rsidRPr="00AE1909">
        <w:rPr>
          <w:lang w:val="en-US" w:eastAsia="it-IT"/>
        </w:rPr>
        <w:t xml:space="preserve"> the H plane.</w:t>
      </w:r>
    </w:p>
    <w:p w:rsidR="00AE1909" w:rsidRPr="00AE1909" w:rsidRDefault="00AE1909" w:rsidP="00AE1909">
      <w:pPr>
        <w:spacing w:after="120"/>
        <w:ind w:left="2268" w:right="1134"/>
        <w:jc w:val="both"/>
        <w:rPr>
          <w:lang w:val="en-US" w:eastAsia="it-IT"/>
        </w:rPr>
      </w:pPr>
      <w:r w:rsidRPr="00AE1909">
        <w:rPr>
          <w:lang w:val="en-US" w:eastAsia="it-IT"/>
        </w:rPr>
        <w:t>Vertical angles: 15° above and below the horizontal. However, where a lamp is mounted below 750 mm (measured according to the provisions of paragraph 5.8.1), the downward angle of 15°</w:t>
      </w:r>
      <w:r w:rsidRPr="00AE1909">
        <w:rPr>
          <w:bCs/>
          <w:lang w:val="en-US" w:eastAsia="it-IT"/>
        </w:rPr>
        <w:t xml:space="preserve"> may be reduced to </w:t>
      </w:r>
      <w:r w:rsidRPr="00AE1909">
        <w:rPr>
          <w:lang w:val="en-US" w:eastAsia="it-IT"/>
        </w:rPr>
        <w:t>5°.</w:t>
      </w:r>
    </w:p>
    <w:p w:rsidR="006B6D4D" w:rsidRPr="00DE410A" w:rsidRDefault="00AE1909" w:rsidP="00DE410A">
      <w:pPr>
        <w:pStyle w:val="para"/>
        <w:rPr>
          <w:lang w:val="en-US" w:eastAsia="it-IT"/>
        </w:rPr>
      </w:pPr>
      <w:r w:rsidRPr="00AE1909">
        <w:rPr>
          <w:lang w:val="en-US" w:eastAsia="it-IT"/>
        </w:rPr>
        <w:tab/>
        <w:t xml:space="preserve">To be considered visible, the lamp </w:t>
      </w:r>
      <w:r w:rsidR="006C5876">
        <w:rPr>
          <w:lang w:val="en-US" w:eastAsia="it-IT"/>
        </w:rPr>
        <w:t>shall</w:t>
      </w:r>
      <w:r w:rsidRPr="00AE1909">
        <w:rPr>
          <w:lang w:val="en-US" w:eastAsia="it-IT"/>
        </w:rPr>
        <w:t xml:space="preserve"> provide an unobstructed view of the apparent surface of at least 12.5 square centimetres, except for side direction-indicators of categories 5 and 6. The illuminating surface area of any retro-reflector that does not transmit light shall be excluded.</w:t>
      </w:r>
    </w:p>
    <w:p w:rsidR="006B6D4D" w:rsidRPr="006B6D4D" w:rsidRDefault="006B6D4D" w:rsidP="006B6D4D">
      <w:pPr>
        <w:pStyle w:val="para"/>
      </w:pPr>
      <w:r w:rsidRPr="006B6D4D">
        <w:t>6.5.6.</w:t>
      </w:r>
      <w:r w:rsidRPr="006B6D4D">
        <w:tab/>
        <w:t>Orientation</w:t>
      </w:r>
    </w:p>
    <w:p w:rsidR="006B6D4D" w:rsidRPr="006B6D4D" w:rsidRDefault="006B6D4D" w:rsidP="006B6D4D">
      <w:pPr>
        <w:pStyle w:val="para"/>
        <w:ind w:firstLine="0"/>
      </w:pPr>
      <w:r w:rsidRPr="006B6D4D">
        <w:t xml:space="preserve">According to the specifications for installation by the manufacturer, if any. </w:t>
      </w:r>
    </w:p>
    <w:p w:rsidR="006B6D4D" w:rsidRPr="006B6D4D" w:rsidRDefault="006B6D4D" w:rsidP="006B6D4D">
      <w:pPr>
        <w:pStyle w:val="para"/>
      </w:pPr>
      <w:r w:rsidRPr="006B6D4D">
        <w:t>6.5.7.</w:t>
      </w:r>
      <w:r w:rsidRPr="006B6D4D">
        <w:tab/>
        <w:t>Electrical connections</w:t>
      </w:r>
    </w:p>
    <w:p w:rsidR="006B6D4D" w:rsidRPr="006B6D4D" w:rsidRDefault="006B6D4D" w:rsidP="006B6D4D">
      <w:pPr>
        <w:pStyle w:val="para"/>
        <w:ind w:firstLine="0"/>
      </w:pPr>
      <w:r w:rsidRPr="006B6D4D">
        <w:t xml:space="preserve">Direction-indicator lamps shall switch on independently of the other lamps. All direction-indicator lamps on one side of a vehicle shall be switched on and off by means of one control and shall flash in phase. </w:t>
      </w:r>
    </w:p>
    <w:p w:rsidR="006B6D4D" w:rsidRPr="006B6D4D" w:rsidRDefault="006B6D4D" w:rsidP="006B6D4D">
      <w:pPr>
        <w:pStyle w:val="para"/>
        <w:ind w:firstLine="0"/>
      </w:pPr>
      <w:r w:rsidRPr="006B6D4D">
        <w:t>On M</w:t>
      </w:r>
      <w:r w:rsidRPr="006B6D4D">
        <w:rPr>
          <w:vertAlign w:val="subscript"/>
        </w:rPr>
        <w:t>1</w:t>
      </w:r>
      <w:r w:rsidRPr="006B6D4D">
        <w:t xml:space="preserve"> and N</w:t>
      </w:r>
      <w:r w:rsidRPr="006B6D4D">
        <w:rPr>
          <w:vertAlign w:val="subscript"/>
        </w:rPr>
        <w:t>1</w:t>
      </w:r>
      <w:r w:rsidRPr="006B6D4D">
        <w:t xml:space="preserve"> vehicles less than 6 m in length, with an arrangement complying with paragraph 6.5.5.2. above, the amber side-marker lamps, when mounted, shall also flash at the same frequency (in phase) with the direction-indicator lamps.</w:t>
      </w:r>
    </w:p>
    <w:p w:rsidR="006B6D4D" w:rsidRPr="006B6D4D" w:rsidRDefault="006B6D4D" w:rsidP="006B6D4D">
      <w:pPr>
        <w:pStyle w:val="para"/>
      </w:pPr>
      <w:r w:rsidRPr="006B6D4D">
        <w:t>6.5.8.</w:t>
      </w:r>
      <w:r w:rsidRPr="006B6D4D">
        <w:tab/>
        <w:t>Tell-tale</w:t>
      </w:r>
    </w:p>
    <w:p w:rsidR="006B6D4D" w:rsidRPr="006B6D4D" w:rsidRDefault="006B6D4D" w:rsidP="006B6D4D">
      <w:pPr>
        <w:pStyle w:val="para"/>
        <w:ind w:firstLine="0"/>
      </w:pPr>
      <w:r w:rsidRPr="006B6D4D">
        <w:t>Operating tell-tale mandatory for direction-indicator lamps of categories 1, 1a, 1b, 2a and 2b.  It may be visual or auditory or both.  If it is visual it shall be a flashing light which, at least in the event of the malfunction of any of these direction-indicator lamps, is either extinguished, or remains alight without flashing, or shows a marked change of frequency.  If it is entirely auditory it shall be clearly audible and shall show a marked change of frequency, at least in the event of the malfunction of any of these direction-indicator lamps.</w:t>
      </w:r>
    </w:p>
    <w:p w:rsidR="006B6D4D" w:rsidRPr="006B6D4D" w:rsidRDefault="006B6D4D" w:rsidP="006B6D4D">
      <w:pPr>
        <w:pStyle w:val="para"/>
        <w:ind w:firstLine="0"/>
        <w:rPr>
          <w:lang w:val="en-US"/>
        </w:rPr>
      </w:pPr>
      <w:r w:rsidRPr="006B6D4D">
        <w:t>It shall be activated by the signal produced according to paragraph 6.4.2. of Regulation No. 6 or another suitable way</w:t>
      </w:r>
      <w:r w:rsidR="00EF47FD" w:rsidRPr="00EF47FD">
        <w:rPr>
          <w:vertAlign w:val="superscript"/>
        </w:rPr>
        <w:t>13</w:t>
      </w:r>
      <w:r w:rsidRPr="006B6D4D">
        <w:t>.</w:t>
      </w:r>
    </w:p>
    <w:p w:rsidR="006B6D4D" w:rsidRPr="006B6D4D" w:rsidRDefault="006B6D4D" w:rsidP="006B6D4D">
      <w:pPr>
        <w:pStyle w:val="para"/>
        <w:ind w:firstLine="0"/>
      </w:pPr>
      <w:r w:rsidRPr="006B6D4D">
        <w:t>If a motor vehicle is equipped to draw a trailer, it shall be fitted with a special visual operational tell</w:t>
      </w:r>
      <w:r w:rsidRPr="006B6D4D">
        <w:noBreakHyphen/>
        <w:t>tale for the direction-indicator lamps on the trailer unless the tell</w:t>
      </w:r>
      <w:r w:rsidRPr="006B6D4D">
        <w:noBreakHyphen/>
        <w:t xml:space="preserve">tale of the drawing vehicle allows the failure of any one of the direction-indicator lamps on the vehicle combination thus formed to be detected. </w:t>
      </w:r>
    </w:p>
    <w:p w:rsidR="006B6D4D" w:rsidRPr="006B6D4D" w:rsidRDefault="00D44D9C" w:rsidP="006B6D4D">
      <w:pPr>
        <w:pStyle w:val="para"/>
        <w:ind w:firstLine="0"/>
      </w:pPr>
      <w:r w:rsidRPr="00D44D9C">
        <w:t>For the optional direction-indicator lamps on motor vehicles and trailers, operating tell</w:t>
      </w:r>
      <w:r w:rsidRPr="00D44D9C">
        <w:noBreakHyphen/>
        <w:t>tale shall not be mandatory.</w:t>
      </w:r>
    </w:p>
    <w:p w:rsidR="006B6D4D" w:rsidRPr="006B6D4D" w:rsidRDefault="006B6D4D" w:rsidP="006B6D4D">
      <w:pPr>
        <w:pStyle w:val="para"/>
      </w:pPr>
      <w:r w:rsidRPr="006B6D4D">
        <w:t>6.5.9.</w:t>
      </w:r>
      <w:r w:rsidRPr="006B6D4D">
        <w:tab/>
        <w:t>Other requirements</w:t>
      </w:r>
    </w:p>
    <w:p w:rsidR="006B6D4D" w:rsidRPr="006B6D4D" w:rsidRDefault="006B6D4D" w:rsidP="006B6D4D">
      <w:pPr>
        <w:pStyle w:val="para"/>
        <w:ind w:firstLine="0"/>
      </w:pPr>
      <w:r w:rsidRPr="006B6D4D">
        <w:t xml:space="preserve">The light shall be a flashing light flashing 90 ± 30 times per minute. </w:t>
      </w:r>
    </w:p>
    <w:p w:rsidR="006B6D4D" w:rsidRPr="006B6D4D" w:rsidRDefault="006B6D4D" w:rsidP="006B6D4D">
      <w:pPr>
        <w:pStyle w:val="para"/>
        <w:ind w:firstLine="0"/>
      </w:pPr>
      <w:r w:rsidRPr="006B6D4D">
        <w:t>Operation of the light</w:t>
      </w:r>
      <w:r w:rsidRPr="006B6D4D">
        <w:noBreakHyphen/>
        <w:t>signal control shall be followed within not more than one second by the emission of light and within not more than one and one</w:t>
      </w:r>
      <w:r w:rsidRPr="006B6D4D">
        <w:noBreakHyphen/>
        <w:t>half seconds by its first extinction. If a motor vehicle is equipped to draw a trailer, the control of the direction-indicator lamps on the drawing vehicle shall also operate the indicator lamps of the trailer. In the event of failure, other than short</w:t>
      </w:r>
      <w:r w:rsidRPr="006B6D4D">
        <w:noBreakHyphen/>
        <w:t>circuit, of one direction-indicator lamp, the others shall continue to flash, but the frequency in this condition may be different from that prescribed.</w:t>
      </w:r>
    </w:p>
    <w:p w:rsidR="006B6D4D" w:rsidRPr="006B6D4D" w:rsidRDefault="006B6D4D" w:rsidP="006B6D4D">
      <w:pPr>
        <w:pStyle w:val="para"/>
      </w:pPr>
      <w:r w:rsidRPr="006B6D4D">
        <w:t>6.6.</w:t>
      </w:r>
      <w:r w:rsidRPr="006B6D4D">
        <w:tab/>
        <w:t>Hazard warning signal</w:t>
      </w:r>
    </w:p>
    <w:p w:rsidR="006B6D4D" w:rsidRPr="006B6D4D" w:rsidRDefault="006B6D4D" w:rsidP="006B6D4D">
      <w:pPr>
        <w:pStyle w:val="para"/>
      </w:pPr>
      <w:r w:rsidRPr="006B6D4D">
        <w:t>6.6.1.</w:t>
      </w:r>
      <w:r w:rsidRPr="006B6D4D">
        <w:tab/>
        <w:t>Presence</w:t>
      </w:r>
    </w:p>
    <w:p w:rsidR="006B6D4D" w:rsidRPr="006B6D4D" w:rsidRDefault="006B6D4D" w:rsidP="006B6D4D">
      <w:pPr>
        <w:pStyle w:val="para"/>
      </w:pPr>
      <w:r w:rsidRPr="006B6D4D">
        <w:tab/>
        <w:t xml:space="preserve">Mandatory. </w:t>
      </w:r>
    </w:p>
    <w:p w:rsidR="006B6D4D" w:rsidRPr="006B6D4D" w:rsidRDefault="006B6D4D" w:rsidP="006B6D4D">
      <w:pPr>
        <w:pStyle w:val="para"/>
        <w:ind w:firstLine="0"/>
      </w:pPr>
      <w:r w:rsidRPr="006B6D4D">
        <w:t>The signal shall be given by simultaneous operation of the direction-indicator lamps in accordance with the requirements of paragraph 6.5. above.</w:t>
      </w:r>
    </w:p>
    <w:p w:rsidR="006B6D4D" w:rsidRPr="006B6D4D" w:rsidRDefault="006B6D4D" w:rsidP="006B6D4D">
      <w:pPr>
        <w:pStyle w:val="para"/>
      </w:pPr>
      <w:r w:rsidRPr="006B6D4D">
        <w:t>6.6.2.</w:t>
      </w:r>
      <w:r w:rsidRPr="006B6D4D">
        <w:tab/>
        <w:t>Number</w:t>
      </w:r>
    </w:p>
    <w:p w:rsidR="006B6D4D" w:rsidRPr="006B6D4D" w:rsidRDefault="006B6D4D" w:rsidP="006B6D4D">
      <w:pPr>
        <w:pStyle w:val="para"/>
        <w:ind w:firstLine="0"/>
      </w:pPr>
      <w:r w:rsidRPr="006B6D4D">
        <w:t>As specified in paragraph 6.5.2.</w:t>
      </w:r>
    </w:p>
    <w:p w:rsidR="006B6D4D" w:rsidRPr="006B6D4D" w:rsidRDefault="006B6D4D" w:rsidP="006B6D4D">
      <w:pPr>
        <w:pStyle w:val="para"/>
      </w:pPr>
      <w:r w:rsidRPr="006B6D4D">
        <w:t>6.6.3.</w:t>
      </w:r>
      <w:r w:rsidRPr="006B6D4D">
        <w:tab/>
        <w:t>Arrangement</w:t>
      </w:r>
    </w:p>
    <w:p w:rsidR="006B6D4D" w:rsidRPr="006B6D4D" w:rsidRDefault="006B6D4D" w:rsidP="006B6D4D">
      <w:pPr>
        <w:pStyle w:val="para"/>
        <w:ind w:firstLine="0"/>
      </w:pPr>
      <w:r w:rsidRPr="006B6D4D">
        <w:t>As specified in paragraph 6.5.3.</w:t>
      </w:r>
    </w:p>
    <w:p w:rsidR="006B6D4D" w:rsidRPr="006B6D4D" w:rsidRDefault="006B6D4D" w:rsidP="006B6D4D">
      <w:pPr>
        <w:pStyle w:val="para"/>
      </w:pPr>
      <w:r w:rsidRPr="006B6D4D">
        <w:t>6.6.4.</w:t>
      </w:r>
      <w:r w:rsidRPr="006B6D4D">
        <w:tab/>
        <w:t>Position</w:t>
      </w:r>
    </w:p>
    <w:p w:rsidR="006B6D4D" w:rsidRPr="006B6D4D" w:rsidRDefault="006B6D4D" w:rsidP="006B6D4D">
      <w:pPr>
        <w:pStyle w:val="para"/>
      </w:pPr>
      <w:r w:rsidRPr="006B6D4D">
        <w:t>6.6.4.1.</w:t>
      </w:r>
      <w:r w:rsidRPr="006B6D4D">
        <w:tab/>
        <w:t>Width:</w:t>
      </w:r>
      <w:r w:rsidRPr="006B6D4D">
        <w:tab/>
        <w:t>As specified in paragraph 6.5.4.1.</w:t>
      </w:r>
    </w:p>
    <w:p w:rsidR="006B6D4D" w:rsidRPr="006B6D4D" w:rsidRDefault="006B6D4D" w:rsidP="006B6D4D">
      <w:pPr>
        <w:pStyle w:val="para"/>
      </w:pPr>
      <w:r w:rsidRPr="006B6D4D">
        <w:t>6.6.4.2.</w:t>
      </w:r>
      <w:r w:rsidRPr="006B6D4D">
        <w:tab/>
        <w:t>Height:</w:t>
      </w:r>
      <w:r w:rsidRPr="006B6D4D">
        <w:tab/>
        <w:t>As specified in paragraph 6.5.4.2.</w:t>
      </w:r>
    </w:p>
    <w:p w:rsidR="006B6D4D" w:rsidRPr="006B6D4D" w:rsidRDefault="006B6D4D" w:rsidP="006B6D4D">
      <w:pPr>
        <w:pStyle w:val="para"/>
      </w:pPr>
      <w:r w:rsidRPr="006B6D4D">
        <w:t>6.6.4.3.</w:t>
      </w:r>
      <w:r w:rsidRPr="006B6D4D">
        <w:tab/>
        <w:t>Length:</w:t>
      </w:r>
      <w:r w:rsidRPr="006B6D4D">
        <w:tab/>
        <w:t>As specified in paragraph 6.5.4.3.</w:t>
      </w:r>
    </w:p>
    <w:p w:rsidR="006B6D4D" w:rsidRPr="006B6D4D" w:rsidRDefault="006B6D4D" w:rsidP="006B6D4D">
      <w:pPr>
        <w:pStyle w:val="para"/>
      </w:pPr>
      <w:r w:rsidRPr="006B6D4D">
        <w:t>6.6.5.</w:t>
      </w:r>
      <w:r w:rsidRPr="006B6D4D">
        <w:tab/>
        <w:t>Geometric visibility</w:t>
      </w:r>
    </w:p>
    <w:p w:rsidR="006B6D4D" w:rsidRPr="006B6D4D" w:rsidRDefault="006B6D4D" w:rsidP="006B6D4D">
      <w:pPr>
        <w:pStyle w:val="para"/>
      </w:pPr>
      <w:r w:rsidRPr="006B6D4D">
        <w:tab/>
        <w:t>As specified in paragraph 6.5.5.</w:t>
      </w:r>
    </w:p>
    <w:p w:rsidR="006B6D4D" w:rsidRPr="006B6D4D" w:rsidRDefault="006B6D4D" w:rsidP="006B6D4D">
      <w:pPr>
        <w:pStyle w:val="para"/>
      </w:pPr>
      <w:r w:rsidRPr="006B6D4D">
        <w:t>6.6.6.</w:t>
      </w:r>
      <w:r w:rsidRPr="006B6D4D">
        <w:tab/>
        <w:t>Orientation</w:t>
      </w:r>
    </w:p>
    <w:p w:rsidR="006B6D4D" w:rsidRPr="006B6D4D" w:rsidRDefault="006B6D4D" w:rsidP="006B6D4D">
      <w:pPr>
        <w:pStyle w:val="para"/>
      </w:pPr>
      <w:r w:rsidRPr="006B6D4D">
        <w:tab/>
        <w:t>As specified in paragraph 6.5.6.</w:t>
      </w:r>
    </w:p>
    <w:p w:rsidR="006B6D4D" w:rsidRPr="006B6D4D" w:rsidRDefault="006B6D4D" w:rsidP="006B6D4D">
      <w:pPr>
        <w:pStyle w:val="para"/>
      </w:pPr>
      <w:r w:rsidRPr="006B6D4D">
        <w:t>6.6.7.</w:t>
      </w:r>
      <w:r w:rsidRPr="006B6D4D">
        <w:tab/>
        <w:t>Electrical connections</w:t>
      </w:r>
    </w:p>
    <w:p w:rsidR="006B6D4D" w:rsidRPr="006B6D4D" w:rsidRDefault="006B6D4D" w:rsidP="006B6D4D">
      <w:pPr>
        <w:pStyle w:val="para"/>
        <w:rPr>
          <w:lang w:val="en-US"/>
        </w:rPr>
      </w:pPr>
      <w:r w:rsidRPr="006B6D4D">
        <w:rPr>
          <w:lang w:val="en-US"/>
        </w:rPr>
        <w:t>6.6.7.1.</w:t>
      </w:r>
      <w:r w:rsidRPr="006B6D4D">
        <w:rPr>
          <w:lang w:val="en-US"/>
        </w:rPr>
        <w:tab/>
        <w:t>The signal shall be operated by means of a separate manual control enabling all the direction-indicator lamps to flash in phase.</w:t>
      </w:r>
    </w:p>
    <w:p w:rsidR="006B6D4D" w:rsidRPr="006B6D4D" w:rsidRDefault="008C4DA7" w:rsidP="00DE410A">
      <w:pPr>
        <w:pStyle w:val="para"/>
      </w:pPr>
      <w:r w:rsidRPr="00E0746D">
        <w:t>6.6.7.2.</w:t>
      </w:r>
      <w:r w:rsidRPr="00E0746D">
        <w:tab/>
        <w:t>The hazard warning signal may be activated automatically in the event of a vehicle being involved in a collision or after the de-activation of the emergency stop signal, as specified in paragraph 6.23.</w:t>
      </w:r>
      <w:r>
        <w:t xml:space="preserve"> below.</w:t>
      </w:r>
      <w:r w:rsidRPr="00E0746D">
        <w:t xml:space="preserve"> In such cases, it may be turned "off" manually.</w:t>
      </w:r>
    </w:p>
    <w:p w:rsidR="006B6D4D" w:rsidRPr="006B6D4D" w:rsidRDefault="006B6D4D" w:rsidP="006B6D4D">
      <w:pPr>
        <w:pStyle w:val="para"/>
      </w:pPr>
      <w:r w:rsidRPr="006B6D4D">
        <w:t>6.6.7.3.</w:t>
      </w:r>
      <w:r w:rsidRPr="006B6D4D">
        <w:rPr>
          <w:b/>
          <w:bCs/>
        </w:rPr>
        <w:tab/>
      </w:r>
      <w:r w:rsidRPr="006B6D4D">
        <w:rPr>
          <w:bCs/>
        </w:rPr>
        <w:t>On M</w:t>
      </w:r>
      <w:r w:rsidRPr="006B6D4D">
        <w:rPr>
          <w:bCs/>
          <w:vertAlign w:val="subscript"/>
        </w:rPr>
        <w:t>1</w:t>
      </w:r>
      <w:r w:rsidRPr="006B6D4D">
        <w:rPr>
          <w:bCs/>
        </w:rPr>
        <w:t xml:space="preserve"> and N</w:t>
      </w:r>
      <w:r w:rsidRPr="006B6D4D">
        <w:rPr>
          <w:bCs/>
          <w:vertAlign w:val="subscript"/>
        </w:rPr>
        <w:t>1</w:t>
      </w:r>
      <w:r w:rsidRPr="006B6D4D">
        <w:rPr>
          <w:bCs/>
        </w:rPr>
        <w:t xml:space="preserve"> vehicles less than 6 m in length, with an arrangement complying with paragraph 6.5.5.2. above, the amber side-marker lamps, when mounted, shall also</w:t>
      </w:r>
      <w:r w:rsidRPr="006B6D4D">
        <w:t xml:space="preserve"> flash at the same frequency (in phase) with the direction-indicator lamps.</w:t>
      </w:r>
    </w:p>
    <w:p w:rsidR="00FC347D" w:rsidRPr="00FC347D" w:rsidRDefault="006B6D4D" w:rsidP="00FC347D">
      <w:pPr>
        <w:pStyle w:val="para"/>
      </w:pPr>
      <w:r w:rsidRPr="006B6D4D">
        <w:t>6.6.8.</w:t>
      </w:r>
      <w:r w:rsidRPr="006B6D4D">
        <w:tab/>
      </w:r>
      <w:r w:rsidR="00FC347D" w:rsidRPr="00FC347D">
        <w:t>Tell</w:t>
      </w:r>
      <w:r w:rsidR="00FC347D" w:rsidRPr="00FC347D">
        <w:noBreakHyphen/>
        <w:t>tale</w:t>
      </w:r>
    </w:p>
    <w:p w:rsidR="006B6D4D" w:rsidRPr="00DE410A" w:rsidRDefault="00FC347D" w:rsidP="00DE410A">
      <w:pPr>
        <w:pStyle w:val="para"/>
        <w:ind w:firstLine="0"/>
        <w:rPr>
          <w:lang w:val="en-US"/>
        </w:rPr>
      </w:pPr>
      <w:r w:rsidRPr="00FC347D">
        <w:rPr>
          <w:lang w:val="en-US"/>
        </w:rPr>
        <w:t>Flashing circuit-closed tell</w:t>
      </w:r>
      <w:r w:rsidRPr="00FC347D">
        <w:rPr>
          <w:lang w:val="en-US"/>
        </w:rPr>
        <w:noBreakHyphen/>
        <w:t>tale mandatory.</w:t>
      </w:r>
    </w:p>
    <w:p w:rsidR="006B6D4D" w:rsidRPr="006B6D4D" w:rsidRDefault="006B6D4D" w:rsidP="006B6D4D">
      <w:pPr>
        <w:pStyle w:val="para"/>
      </w:pPr>
      <w:r w:rsidRPr="006B6D4D">
        <w:t>6.6.9.</w:t>
      </w:r>
      <w:r w:rsidRPr="006B6D4D">
        <w:tab/>
        <w:t>Other requirements</w:t>
      </w:r>
    </w:p>
    <w:p w:rsidR="006B6D4D" w:rsidRPr="006B6D4D" w:rsidRDefault="006B6D4D" w:rsidP="006B6D4D">
      <w:pPr>
        <w:pStyle w:val="para"/>
      </w:pPr>
      <w:r w:rsidRPr="006B6D4D">
        <w:tab/>
        <w:t>As specified in paragraph 6.5.9.</w:t>
      </w:r>
      <w:r w:rsidR="00D77BE2">
        <w:t>,</w:t>
      </w:r>
      <w:r w:rsidRPr="006B6D4D">
        <w:t xml:space="preserve"> </w:t>
      </w:r>
      <w:r w:rsidR="00D77BE2">
        <w:t>i</w:t>
      </w:r>
      <w:r w:rsidR="00D77BE2" w:rsidRPr="006B6D4D">
        <w:t xml:space="preserve">f </w:t>
      </w:r>
      <w:r w:rsidRPr="006B6D4D">
        <w:t>a power</w:t>
      </w:r>
      <w:r w:rsidRPr="006B6D4D">
        <w:noBreakHyphen/>
        <w:t>driven vehicle is equipped to draw a trailer the hazard warning signal control shall also be capable of bringing the direction</w:t>
      </w:r>
      <w:r w:rsidRPr="006B6D4D">
        <w:noBreakHyphen/>
        <w:t xml:space="preserve">indicator lamps on the trailer into action. The hazard warning signal shall be able to function even if the device which starts or stops the engine is in a position which makes it impossible to start the engine. </w:t>
      </w:r>
    </w:p>
    <w:p w:rsidR="006B6D4D" w:rsidRPr="006B6D4D" w:rsidRDefault="006B6D4D" w:rsidP="009C2AA1">
      <w:pPr>
        <w:pStyle w:val="para"/>
        <w:keepNext/>
      </w:pPr>
      <w:r w:rsidRPr="006B6D4D">
        <w:t>6.7.</w:t>
      </w:r>
      <w:r w:rsidRPr="006B6D4D">
        <w:tab/>
        <w:t xml:space="preserve">Stop lamp </w:t>
      </w:r>
      <w:r w:rsidRPr="006B6D4D">
        <w:rPr>
          <w:b/>
        </w:rPr>
        <w:t>(</w:t>
      </w:r>
      <w:r w:rsidRPr="006B6D4D">
        <w:t>Regulation No.7)</w:t>
      </w:r>
    </w:p>
    <w:p w:rsidR="006B6D4D" w:rsidRPr="006B6D4D" w:rsidRDefault="006B6D4D" w:rsidP="009C2AA1">
      <w:pPr>
        <w:pStyle w:val="para"/>
        <w:keepNext/>
        <w:rPr>
          <w:bCs/>
        </w:rPr>
      </w:pPr>
      <w:r w:rsidRPr="006B6D4D">
        <w:rPr>
          <w:bCs/>
        </w:rPr>
        <w:t>6.7.1.</w:t>
      </w:r>
      <w:r w:rsidRPr="006B6D4D">
        <w:rPr>
          <w:bCs/>
        </w:rPr>
        <w:tab/>
        <w:t>Presence</w:t>
      </w:r>
    </w:p>
    <w:p w:rsidR="006B6D4D" w:rsidRPr="006B6D4D" w:rsidRDefault="006B6D4D" w:rsidP="006B6D4D">
      <w:pPr>
        <w:pStyle w:val="para"/>
        <w:ind w:firstLine="0"/>
        <w:rPr>
          <w:bCs/>
        </w:rPr>
      </w:pPr>
      <w:r w:rsidRPr="006B6D4D">
        <w:rPr>
          <w:bCs/>
        </w:rPr>
        <w:t xml:space="preserve">Devices of S1 or S2 categories: </w:t>
      </w:r>
      <w:r w:rsidRPr="006B6D4D">
        <w:rPr>
          <w:bCs/>
        </w:rPr>
        <w:tab/>
        <w:t>mandatory on all categories of vehicles.</w:t>
      </w:r>
    </w:p>
    <w:p w:rsidR="006B6D4D" w:rsidRPr="006B6D4D" w:rsidRDefault="006B6D4D" w:rsidP="006B6D4D">
      <w:pPr>
        <w:pStyle w:val="para"/>
        <w:ind w:firstLine="0"/>
        <w:rPr>
          <w:bCs/>
        </w:rPr>
      </w:pPr>
      <w:r w:rsidRPr="006B6D4D">
        <w:rPr>
          <w:bCs/>
        </w:rPr>
        <w:t xml:space="preserve">Devices of S3 </w:t>
      </w:r>
      <w:r w:rsidRPr="006B6D4D">
        <w:t>or S4</w:t>
      </w:r>
      <w:r w:rsidRPr="006B6D4D">
        <w:rPr>
          <w:bCs/>
        </w:rPr>
        <w:t xml:space="preserve"> category: </w:t>
      </w:r>
      <w:r w:rsidRPr="006B6D4D">
        <w:rPr>
          <w:bCs/>
        </w:rPr>
        <w:tab/>
        <w:t>mandatory on M</w:t>
      </w:r>
      <w:r w:rsidRPr="006B6D4D">
        <w:rPr>
          <w:bCs/>
          <w:vertAlign w:val="subscript"/>
        </w:rPr>
        <w:t>1</w:t>
      </w:r>
      <w:r w:rsidRPr="006B6D4D">
        <w:rPr>
          <w:bCs/>
        </w:rPr>
        <w:t xml:space="preserve"> and N</w:t>
      </w:r>
      <w:r w:rsidRPr="006B6D4D">
        <w:rPr>
          <w:bCs/>
          <w:vertAlign w:val="subscript"/>
        </w:rPr>
        <w:t>1</w:t>
      </w:r>
      <w:r w:rsidRPr="006B6D4D">
        <w:rPr>
          <w:bCs/>
        </w:rPr>
        <w:t xml:space="preserve"> categories of vehicles, except for chassis-cabs and those N</w:t>
      </w:r>
      <w:r w:rsidRPr="006B6D4D">
        <w:rPr>
          <w:bCs/>
          <w:vertAlign w:val="subscript"/>
        </w:rPr>
        <w:t xml:space="preserve">1 </w:t>
      </w:r>
      <w:r w:rsidRPr="006B6D4D">
        <w:rPr>
          <w:bCs/>
        </w:rPr>
        <w:t>category vehicles with open cargo space;</w:t>
      </w:r>
      <w:r>
        <w:rPr>
          <w:bCs/>
        </w:rPr>
        <w:t xml:space="preserve"> </w:t>
      </w:r>
      <w:r w:rsidRPr="006B6D4D">
        <w:rPr>
          <w:bCs/>
        </w:rPr>
        <w:t>optional on other categories of vehicles.</w:t>
      </w:r>
    </w:p>
    <w:p w:rsidR="006B6D4D" w:rsidRPr="006B6D4D" w:rsidRDefault="006B6D4D" w:rsidP="006B6D4D">
      <w:pPr>
        <w:pStyle w:val="para"/>
        <w:rPr>
          <w:u w:val="single"/>
        </w:rPr>
      </w:pPr>
      <w:r w:rsidRPr="006B6D4D">
        <w:t>6.7.2.</w:t>
      </w:r>
      <w:r w:rsidRPr="006B6D4D">
        <w:tab/>
        <w:t>Number</w:t>
      </w:r>
    </w:p>
    <w:p w:rsidR="006B6D4D" w:rsidRPr="006B6D4D" w:rsidRDefault="006B6D4D" w:rsidP="006B6D4D">
      <w:pPr>
        <w:pStyle w:val="para"/>
      </w:pPr>
      <w:r w:rsidRPr="006B6D4D">
        <w:rPr>
          <w:bCs/>
        </w:rPr>
        <w:tab/>
      </w:r>
      <w:r w:rsidRPr="006B6D4D">
        <w:t xml:space="preserve">Two S1 or S2 category devices and one S3 or S4 category device on all categories of vehicles. </w:t>
      </w:r>
    </w:p>
    <w:p w:rsidR="006B6D4D" w:rsidRPr="006B6D4D" w:rsidRDefault="006B6D4D" w:rsidP="006B6D4D">
      <w:pPr>
        <w:pStyle w:val="para"/>
      </w:pPr>
      <w:r w:rsidRPr="006B6D4D">
        <w:t>6.7.2.1.</w:t>
      </w:r>
      <w:r w:rsidRPr="006B6D4D">
        <w:tab/>
        <w:t>Except in the case where a category S3 or S4 device is installed, two optional category S1 or S2 devices may be installed on vehicles in categories M</w:t>
      </w:r>
      <w:r w:rsidRPr="006B6D4D">
        <w:rPr>
          <w:vertAlign w:val="subscript"/>
        </w:rPr>
        <w:t>2</w:t>
      </w:r>
      <w:r w:rsidRPr="006B6D4D">
        <w:t>, M</w:t>
      </w:r>
      <w:r w:rsidRPr="006B6D4D">
        <w:rPr>
          <w:vertAlign w:val="subscript"/>
        </w:rPr>
        <w:t>3</w:t>
      </w:r>
      <w:r w:rsidRPr="006B6D4D">
        <w:t>, N</w:t>
      </w:r>
      <w:r w:rsidRPr="006B6D4D">
        <w:rPr>
          <w:vertAlign w:val="subscript"/>
        </w:rPr>
        <w:t>2</w:t>
      </w:r>
      <w:r w:rsidRPr="006B6D4D">
        <w:t>, N</w:t>
      </w:r>
      <w:r w:rsidRPr="006B6D4D">
        <w:rPr>
          <w:vertAlign w:val="subscript"/>
        </w:rPr>
        <w:t>3</w:t>
      </w:r>
      <w:r w:rsidRPr="006B6D4D">
        <w:t>, O</w:t>
      </w:r>
      <w:r w:rsidRPr="006B6D4D">
        <w:rPr>
          <w:vertAlign w:val="subscript"/>
        </w:rPr>
        <w:t>2</w:t>
      </w:r>
      <w:r w:rsidRPr="006B6D4D">
        <w:t>, O</w:t>
      </w:r>
      <w:r w:rsidRPr="006B6D4D">
        <w:rPr>
          <w:vertAlign w:val="subscript"/>
        </w:rPr>
        <w:t>3</w:t>
      </w:r>
      <w:r w:rsidRPr="006B6D4D">
        <w:t>, and O</w:t>
      </w:r>
      <w:r w:rsidRPr="006B6D4D">
        <w:rPr>
          <w:vertAlign w:val="subscript"/>
        </w:rPr>
        <w:t>4</w:t>
      </w:r>
      <w:r w:rsidRPr="006B6D4D">
        <w:t>.</w:t>
      </w:r>
    </w:p>
    <w:p w:rsidR="006B6D4D" w:rsidRPr="006B6D4D" w:rsidRDefault="006B6D4D" w:rsidP="006B6D4D">
      <w:pPr>
        <w:pStyle w:val="para"/>
      </w:pPr>
      <w:r w:rsidRPr="006B6D4D">
        <w:t>6.7.2.2.</w:t>
      </w:r>
      <w:r w:rsidRPr="006B6D4D">
        <w:tab/>
        <w:t>Only, when the median longitudinal plane of the vehicle is not located on a fixed body panel but separates one or two movable parts of the vehicle (e.g. doors), and lacks sufficient space to install a single device of the S3 or S4 category on the median longitudinal plane above such movable parts, either:</w:t>
      </w:r>
    </w:p>
    <w:p w:rsidR="005B4927" w:rsidRDefault="006B6D4D" w:rsidP="006B6D4D">
      <w:pPr>
        <w:pStyle w:val="para"/>
      </w:pPr>
      <w:r w:rsidRPr="006B6D4D">
        <w:tab/>
      </w:r>
      <w:r w:rsidRPr="005B4927">
        <w:rPr>
          <w:bCs/>
        </w:rPr>
        <w:t>Two</w:t>
      </w:r>
      <w:r w:rsidRPr="005B4927">
        <w:t xml:space="preserve"> devices of the S3 or S4 category type </w:t>
      </w:r>
      <w:r w:rsidR="00055DFB">
        <w:t>"</w:t>
      </w:r>
      <w:r w:rsidRPr="005B4927">
        <w:t>D</w:t>
      </w:r>
      <w:r w:rsidR="00055DFB">
        <w:t>"</w:t>
      </w:r>
      <w:r w:rsidRPr="005B4927">
        <w:t xml:space="preserve"> may be installed</w:t>
      </w:r>
      <w:r w:rsidRPr="005B4927">
        <w:rPr>
          <w:bCs/>
        </w:rPr>
        <w:t>;</w:t>
      </w:r>
      <w:r w:rsidRPr="005B4927">
        <w:t xml:space="preserve"> or</w:t>
      </w:r>
      <w:r w:rsidR="00CD2150" w:rsidRPr="005B4927">
        <w:rPr>
          <w:highlight w:val="yellow"/>
        </w:rPr>
        <w:t xml:space="preserve"> </w:t>
      </w:r>
    </w:p>
    <w:p w:rsidR="005B4927" w:rsidRDefault="006B6D4D" w:rsidP="006B6D4D">
      <w:pPr>
        <w:pStyle w:val="para"/>
      </w:pPr>
      <w:r w:rsidRPr="006B6D4D">
        <w:rPr>
          <w:bCs/>
        </w:rPr>
        <w:tab/>
        <w:t>One</w:t>
      </w:r>
      <w:r w:rsidRPr="006B6D4D">
        <w:t xml:space="preserve"> device of the S3 or S4 category may be installed offset to the left or to the right of the median longitudinal plane</w:t>
      </w:r>
      <w:r w:rsidR="005B4927">
        <w:t>, or</w:t>
      </w:r>
    </w:p>
    <w:p w:rsidR="006B6D4D" w:rsidRPr="006B6D4D" w:rsidRDefault="00D54E68" w:rsidP="005B4927">
      <w:pPr>
        <w:pStyle w:val="para"/>
        <w:ind w:firstLine="0"/>
      </w:pPr>
      <w:r w:rsidRPr="00E752C8">
        <w:t>A</w:t>
      </w:r>
      <w:r w:rsidR="00CD2150" w:rsidRPr="00E752C8">
        <w:t>n interdependent lamp system of category S3 or S4 may be installed.</w:t>
      </w:r>
    </w:p>
    <w:p w:rsidR="006B6D4D" w:rsidRPr="006B6D4D" w:rsidRDefault="006B6D4D" w:rsidP="006B6D4D">
      <w:pPr>
        <w:pStyle w:val="para"/>
      </w:pPr>
      <w:r w:rsidRPr="006B6D4D">
        <w:t>6.7.3.</w:t>
      </w:r>
      <w:r w:rsidRPr="006B6D4D">
        <w:tab/>
        <w:t>Arrangement</w:t>
      </w:r>
    </w:p>
    <w:p w:rsidR="006B6D4D" w:rsidRPr="006B6D4D" w:rsidRDefault="006B6D4D" w:rsidP="006B6D4D">
      <w:pPr>
        <w:pStyle w:val="para"/>
      </w:pPr>
      <w:r w:rsidRPr="006B6D4D">
        <w:tab/>
        <w:t>No special requirement.</w:t>
      </w:r>
    </w:p>
    <w:p w:rsidR="006B6D4D" w:rsidRPr="006B6D4D" w:rsidRDefault="006B6D4D" w:rsidP="006B6D4D">
      <w:pPr>
        <w:pStyle w:val="para"/>
      </w:pPr>
      <w:r w:rsidRPr="006B6D4D">
        <w:t>6.7.4.</w:t>
      </w:r>
      <w:r w:rsidRPr="006B6D4D">
        <w:tab/>
        <w:t xml:space="preserve">Position </w:t>
      </w:r>
    </w:p>
    <w:p w:rsidR="006B6D4D" w:rsidRPr="006B6D4D" w:rsidRDefault="006B6D4D" w:rsidP="006B6D4D">
      <w:pPr>
        <w:pStyle w:val="para"/>
      </w:pPr>
      <w:r w:rsidRPr="006B6D4D">
        <w:t>6.7.4.1.</w:t>
      </w:r>
      <w:r w:rsidRPr="006B6D4D">
        <w:tab/>
        <w:t xml:space="preserve">In width: </w:t>
      </w:r>
    </w:p>
    <w:p w:rsidR="006B6D4D" w:rsidRPr="006B6D4D" w:rsidRDefault="006B6D4D" w:rsidP="006B6D4D">
      <w:pPr>
        <w:pStyle w:val="para"/>
      </w:pPr>
      <w:r w:rsidRPr="006B6D4D">
        <w:tab/>
        <w:t>For M</w:t>
      </w:r>
      <w:r w:rsidRPr="006B6D4D">
        <w:rPr>
          <w:vertAlign w:val="subscript"/>
        </w:rPr>
        <w:t>1</w:t>
      </w:r>
      <w:r w:rsidRPr="006B6D4D">
        <w:t xml:space="preserve"> and N</w:t>
      </w:r>
      <w:r w:rsidRPr="006B6D4D">
        <w:rPr>
          <w:vertAlign w:val="subscript"/>
        </w:rPr>
        <w:t>1</w:t>
      </w:r>
      <w:r w:rsidRPr="006B6D4D">
        <w:t xml:space="preserve"> category vehicles:</w:t>
      </w:r>
    </w:p>
    <w:p w:rsidR="006B6D4D" w:rsidRPr="006B6D4D" w:rsidRDefault="006B6D4D" w:rsidP="006B6D4D">
      <w:pPr>
        <w:pStyle w:val="para"/>
      </w:pPr>
      <w:r w:rsidRPr="006B6D4D">
        <w:tab/>
        <w:t>For S1 or S2 categories devices that point on the apparent surface in the direction of the reference axis which is farthest from the vehicle's median longitudinal plane shall not be more than 400 mm from the extreme outer edge of the vehicle;</w:t>
      </w:r>
    </w:p>
    <w:p w:rsidR="006B6D4D" w:rsidRPr="006B6D4D" w:rsidRDefault="006B6D4D" w:rsidP="006B6D4D">
      <w:pPr>
        <w:pStyle w:val="para"/>
      </w:pPr>
      <w:r w:rsidRPr="006B6D4D">
        <w:tab/>
        <w:t>For the distance in between the inner edges of the apparent surfaces in the direction of the reference axes there is no special requirement.</w:t>
      </w:r>
    </w:p>
    <w:p w:rsidR="006B6D4D" w:rsidRPr="006B6D4D" w:rsidRDefault="006B6D4D" w:rsidP="006B6D4D">
      <w:pPr>
        <w:pStyle w:val="para"/>
      </w:pPr>
      <w:r w:rsidRPr="006B6D4D">
        <w:tab/>
        <w:t xml:space="preserve">For all other categories of vehicles: </w:t>
      </w:r>
    </w:p>
    <w:p w:rsidR="006B6D4D" w:rsidRPr="006B6D4D" w:rsidRDefault="006B6D4D" w:rsidP="006B6D4D">
      <w:pPr>
        <w:pStyle w:val="para"/>
      </w:pPr>
      <w:r w:rsidRPr="006B6D4D">
        <w:tab/>
        <w:t>For S1 or S2 categories devices the distance in between the inner edges of the apparent surfaces in the direction of the reference axes shall be not less than 600 mm. This distance may be reduced to 400 mm if the overall width of the vehicle is less than 1,300 mm.</w:t>
      </w:r>
    </w:p>
    <w:p w:rsidR="006B6D4D" w:rsidRPr="006B6D4D" w:rsidRDefault="006B6D4D" w:rsidP="006B6D4D">
      <w:pPr>
        <w:pStyle w:val="para"/>
      </w:pPr>
      <w:r w:rsidRPr="006B6D4D">
        <w:rPr>
          <w:bCs/>
        </w:rPr>
        <w:tab/>
      </w:r>
      <w:r w:rsidRPr="006B6D4D">
        <w:t>For S3 or S4 category devices: the centre of reference shall be situated on the median longitudinal plane of the vehicle. However, in the case where the two devices of the S3 or S4 category are installed, according to paragraph 6.7.2., they shall be positioned as close as possible to the median longitudinal plane, one on each side of this plane.</w:t>
      </w:r>
    </w:p>
    <w:p w:rsidR="006B6D4D" w:rsidRPr="006B6D4D" w:rsidRDefault="006B6D4D" w:rsidP="006B6D4D">
      <w:pPr>
        <w:pStyle w:val="para"/>
      </w:pPr>
      <w:r w:rsidRPr="006B6D4D">
        <w:rPr>
          <w:bCs/>
        </w:rPr>
        <w:tab/>
      </w:r>
      <w:r w:rsidRPr="006B6D4D">
        <w:t>In the case where one S3 or S4 category lamp offset from the median longitudinal plane is permitted according to paragraph 6.7.2., this offset shall not exceed 150 mm from the median longitudinal plane to the centre of reference of the lamp.</w:t>
      </w:r>
    </w:p>
    <w:p w:rsidR="006B6D4D" w:rsidRPr="006B6D4D" w:rsidRDefault="006B6D4D" w:rsidP="006B6D4D">
      <w:pPr>
        <w:pStyle w:val="para"/>
      </w:pPr>
      <w:r w:rsidRPr="006B6D4D">
        <w:t>6.7.4.2.</w:t>
      </w:r>
      <w:r w:rsidRPr="006B6D4D">
        <w:tab/>
        <w:t>In height:</w:t>
      </w:r>
    </w:p>
    <w:p w:rsidR="006B6D4D" w:rsidRPr="006B6D4D" w:rsidRDefault="006B6D4D" w:rsidP="006B6D4D">
      <w:pPr>
        <w:pStyle w:val="para"/>
      </w:pPr>
      <w:r w:rsidRPr="006B6D4D">
        <w:t>6.7.4.2.1.</w:t>
      </w:r>
      <w:r w:rsidRPr="006B6D4D">
        <w:tab/>
        <w:t>For S1 or S2 categories devices:</w:t>
      </w:r>
    </w:p>
    <w:p w:rsidR="006B6D4D" w:rsidRPr="006B6D4D" w:rsidRDefault="006B6D4D" w:rsidP="006B6D4D">
      <w:pPr>
        <w:pStyle w:val="para"/>
      </w:pPr>
      <w:r w:rsidRPr="006B6D4D">
        <w:tab/>
        <w:t>Above the ground, not less than 350 mm nor more than 1,500 mm (2,100 mm if the shape of the bodywork makes it impossible to keep within 1,500 mm and if the optional lamps are not installed).</w:t>
      </w:r>
    </w:p>
    <w:p w:rsidR="006B6D4D" w:rsidRPr="006B6D4D" w:rsidRDefault="006B6D4D" w:rsidP="006B6D4D">
      <w:pPr>
        <w:pStyle w:val="para"/>
      </w:pPr>
      <w:r w:rsidRPr="006B6D4D">
        <w:tab/>
        <w:t>If the optional lamps are installed, they shall be positioned at a height compatible with the requirements of the width and the symmetry of the lamps, and at a vertical distance as large as the shape of the bodywork makes it possible, but not less than 600 mm above the mandatory lamps.</w:t>
      </w:r>
    </w:p>
    <w:p w:rsidR="006B6D4D" w:rsidRPr="006B6D4D" w:rsidRDefault="006B6D4D" w:rsidP="006B6D4D">
      <w:pPr>
        <w:pStyle w:val="para"/>
        <w:rPr>
          <w:bCs/>
        </w:rPr>
      </w:pPr>
      <w:r w:rsidRPr="006B6D4D">
        <w:t>6.7.4.2.2.</w:t>
      </w:r>
      <w:r w:rsidRPr="006B6D4D">
        <w:tab/>
        <w:t>For S3 or S4 categories devices:</w:t>
      </w:r>
    </w:p>
    <w:p w:rsidR="006B6D4D" w:rsidRPr="006B6D4D" w:rsidRDefault="006B6D4D" w:rsidP="006B6D4D">
      <w:pPr>
        <w:pStyle w:val="para"/>
      </w:pPr>
      <w:r w:rsidRPr="006B6D4D">
        <w:rPr>
          <w:bCs/>
        </w:rPr>
        <w:tab/>
        <w:t>The</w:t>
      </w:r>
      <w:r w:rsidRPr="006B6D4D">
        <w:t xml:space="preserve"> horizontal plane tangential to the lower edge of the apparent surface shall:</w:t>
      </w:r>
      <w:r w:rsidRPr="006B6D4D">
        <w:rPr>
          <w:bCs/>
        </w:rPr>
        <w:t xml:space="preserve"> </w:t>
      </w:r>
      <w:r w:rsidRPr="006B6D4D">
        <w:t>either not be more than 150 mm below the horizontal plane tangential to the lower edge of the exposed surface of the glass or glazing of the rear window, or not be less than 850 mm above the ground.</w:t>
      </w:r>
    </w:p>
    <w:p w:rsidR="006B6D4D" w:rsidRPr="006B6D4D" w:rsidRDefault="006B6D4D" w:rsidP="006B6D4D">
      <w:pPr>
        <w:pStyle w:val="para"/>
      </w:pPr>
      <w:r w:rsidRPr="006B6D4D">
        <w:rPr>
          <w:bCs/>
        </w:rPr>
        <w:tab/>
      </w:r>
      <w:r w:rsidRPr="006B6D4D">
        <w:t>However, the horizontal plane tangential to the lower edge of the apparent surface of a S3 or S4 category device shall be above the horizontal plane tangential to the upper edge of the apparent surface of S1 or S2 categories devices.</w:t>
      </w:r>
    </w:p>
    <w:p w:rsidR="006B6D4D" w:rsidRPr="006B6D4D" w:rsidRDefault="00080048" w:rsidP="00080048">
      <w:pPr>
        <w:pStyle w:val="para"/>
      </w:pPr>
      <w:r>
        <w:t>6.7.4.3.</w:t>
      </w:r>
      <w:r>
        <w:tab/>
      </w:r>
      <w:r w:rsidR="006B6D4D" w:rsidRPr="006B6D4D">
        <w:t>In length:</w:t>
      </w:r>
    </w:p>
    <w:p w:rsidR="006B6D4D" w:rsidRPr="006B6D4D" w:rsidRDefault="00080048" w:rsidP="00080048">
      <w:pPr>
        <w:pStyle w:val="para"/>
      </w:pPr>
      <w:r>
        <w:t>6.7.4.4.</w:t>
      </w:r>
      <w:r w:rsidR="006B6D4D" w:rsidRPr="006B6D4D">
        <w:tab/>
      </w:r>
      <w:r w:rsidR="006B6D4D" w:rsidRPr="00080048">
        <w:t>For</w:t>
      </w:r>
      <w:r w:rsidR="006B6D4D" w:rsidRPr="006B6D4D">
        <w:t xml:space="preserve"> S1 or S2 categories devices:</w:t>
      </w:r>
      <w:r w:rsidR="006B6D4D" w:rsidRPr="006B6D4D">
        <w:tab/>
      </w:r>
      <w:r w:rsidR="006B6D4D" w:rsidRPr="006B6D4D">
        <w:rPr>
          <w:bCs/>
        </w:rPr>
        <w:tab/>
      </w:r>
      <w:r w:rsidR="006B6D4D" w:rsidRPr="006B6D4D">
        <w:t>at the rear of the vehicle.</w:t>
      </w:r>
    </w:p>
    <w:p w:rsidR="006B6D4D" w:rsidRPr="006B6D4D" w:rsidRDefault="00080048" w:rsidP="00080048">
      <w:pPr>
        <w:pStyle w:val="para"/>
      </w:pPr>
      <w:r>
        <w:t>6.7.4.5.</w:t>
      </w:r>
      <w:r w:rsidR="006B6D4D" w:rsidRPr="006B6D4D">
        <w:tab/>
        <w:t xml:space="preserve">For </w:t>
      </w:r>
      <w:r w:rsidR="006B6D4D" w:rsidRPr="00080048">
        <w:t>S3</w:t>
      </w:r>
      <w:r w:rsidR="006B6D4D" w:rsidRPr="006B6D4D">
        <w:t xml:space="preserve"> or S4 categories devices:</w:t>
      </w:r>
      <w:r w:rsidR="006B6D4D" w:rsidRPr="006B6D4D">
        <w:tab/>
      </w:r>
      <w:r w:rsidR="006B6D4D" w:rsidRPr="006B6D4D">
        <w:rPr>
          <w:bCs/>
        </w:rPr>
        <w:tab/>
      </w:r>
      <w:r w:rsidR="006B6D4D" w:rsidRPr="006B6D4D">
        <w:t>no special requirement.</w:t>
      </w:r>
    </w:p>
    <w:p w:rsidR="00AE1909" w:rsidRPr="00AE1909" w:rsidRDefault="006B6D4D" w:rsidP="00AE1909">
      <w:pPr>
        <w:suppressAutoHyphens w:val="0"/>
        <w:spacing w:after="120"/>
        <w:ind w:left="2268" w:right="1134" w:hanging="1134"/>
        <w:jc w:val="both"/>
        <w:outlineLvl w:val="0"/>
        <w:rPr>
          <w:lang w:val="en-US" w:eastAsia="it-IT"/>
        </w:rPr>
      </w:pPr>
      <w:r w:rsidRPr="006B6D4D">
        <w:t>6.7.5.</w:t>
      </w:r>
      <w:r w:rsidRPr="006B6D4D">
        <w:tab/>
      </w:r>
      <w:r w:rsidR="00AE1909" w:rsidRPr="00AE1909">
        <w:rPr>
          <w:lang w:val="en-US" w:eastAsia="it-IT"/>
        </w:rPr>
        <w:t>Geometric visibility</w:t>
      </w:r>
    </w:p>
    <w:p w:rsidR="00AE1909" w:rsidRPr="00AE1909" w:rsidRDefault="00AE1909" w:rsidP="00AE1909">
      <w:pPr>
        <w:suppressAutoHyphens w:val="0"/>
        <w:spacing w:after="120"/>
        <w:ind w:left="2268"/>
        <w:jc w:val="both"/>
        <w:rPr>
          <w:lang w:val="en-US" w:eastAsia="it-IT"/>
        </w:rPr>
      </w:pPr>
      <w:r>
        <w:rPr>
          <w:lang w:val="en-US" w:eastAsia="it-IT"/>
        </w:rPr>
        <w:t>Horizontal angle:</w:t>
      </w:r>
    </w:p>
    <w:p w:rsidR="00AE1909" w:rsidRPr="00AE1909" w:rsidRDefault="00AE1909" w:rsidP="00AE1909">
      <w:pPr>
        <w:spacing w:after="120"/>
        <w:ind w:left="2268" w:right="1134"/>
        <w:jc w:val="both"/>
        <w:rPr>
          <w:lang w:val="en-US" w:eastAsia="it-IT"/>
        </w:rPr>
      </w:pPr>
      <w:r w:rsidRPr="00AE1909">
        <w:rPr>
          <w:lang w:val="en-US" w:eastAsia="it-IT"/>
        </w:rPr>
        <w:t xml:space="preserve">For S1 or S2 categories devices: 45° to the left and to the right of the longitudinal axis of the vehicle. </w:t>
      </w:r>
    </w:p>
    <w:p w:rsidR="00AE1909" w:rsidRPr="00AE1909" w:rsidRDefault="00AE1909" w:rsidP="00AE1909">
      <w:pPr>
        <w:spacing w:after="120"/>
        <w:ind w:left="2268" w:right="1134"/>
        <w:jc w:val="both"/>
        <w:rPr>
          <w:lang w:val="en-US" w:eastAsia="it-IT"/>
        </w:rPr>
      </w:pPr>
      <w:r w:rsidRPr="00AE1909">
        <w:rPr>
          <w:lang w:val="en-US" w:eastAsia="it-IT"/>
        </w:rPr>
        <w:t xml:space="preserve">However, for </w:t>
      </w:r>
      <w:r w:rsidRPr="00AE1909">
        <w:rPr>
          <w:bCs/>
          <w:lang w:val="en-US" w:eastAsia="it-IT"/>
        </w:rPr>
        <w:t xml:space="preserve">the stop lamps of categories S1 and S2 </w:t>
      </w:r>
      <w:r w:rsidRPr="00AE1909">
        <w:rPr>
          <w:lang w:val="en-US" w:eastAsia="it-IT"/>
        </w:rPr>
        <w:t>mounted below 750 mm (measured according to the provisions of paragraph 5.8.1. above), the inward angle of 45°</w:t>
      </w:r>
      <w:r w:rsidRPr="00AE1909">
        <w:rPr>
          <w:bCs/>
          <w:lang w:val="en-US" w:eastAsia="it-IT"/>
        </w:rPr>
        <w:t xml:space="preserve"> may be reduced to </w:t>
      </w:r>
      <w:r w:rsidRPr="00AE1909">
        <w:rPr>
          <w:lang w:val="en-US" w:eastAsia="it-IT"/>
        </w:rPr>
        <w:t xml:space="preserve">20° </w:t>
      </w:r>
      <w:r w:rsidRPr="00AE1909">
        <w:rPr>
          <w:bCs/>
          <w:lang w:val="en-US" w:eastAsia="it-IT"/>
        </w:rPr>
        <w:t>under</w:t>
      </w:r>
      <w:r w:rsidRPr="00AE1909">
        <w:rPr>
          <w:lang w:val="en-US" w:eastAsia="it-IT"/>
        </w:rPr>
        <w:t xml:space="preserve"> the H plane.</w:t>
      </w:r>
    </w:p>
    <w:p w:rsidR="00AE1909" w:rsidRPr="00AE1909" w:rsidRDefault="00AE1909" w:rsidP="00AE1909">
      <w:pPr>
        <w:spacing w:after="120"/>
        <w:ind w:left="2268" w:right="1134"/>
        <w:jc w:val="both"/>
        <w:rPr>
          <w:lang w:val="en-US" w:eastAsia="it-IT"/>
        </w:rPr>
      </w:pPr>
      <w:r w:rsidRPr="00AE1909">
        <w:rPr>
          <w:lang w:val="en-US" w:eastAsia="it-IT"/>
        </w:rPr>
        <w:t>For S3 or S4 categories devices: 10° to the left and to the right of the longitudinal axis of the vehicle;</w:t>
      </w:r>
    </w:p>
    <w:p w:rsidR="00AE1909" w:rsidRPr="00AE1909" w:rsidRDefault="00AE1909" w:rsidP="00AE1909">
      <w:pPr>
        <w:suppressAutoHyphens w:val="0"/>
        <w:spacing w:after="120"/>
        <w:ind w:left="2268" w:right="1134"/>
        <w:jc w:val="both"/>
        <w:rPr>
          <w:lang w:val="en-US" w:eastAsia="it-IT"/>
        </w:rPr>
      </w:pPr>
      <w:r w:rsidRPr="00AE1909">
        <w:rPr>
          <w:lang w:val="en-US" w:eastAsia="it-IT"/>
        </w:rPr>
        <w:t>Vertical angle:</w:t>
      </w:r>
    </w:p>
    <w:p w:rsidR="00AE1909" w:rsidRPr="00AE1909" w:rsidRDefault="00AE1909" w:rsidP="00AE1909">
      <w:pPr>
        <w:suppressAutoHyphens w:val="0"/>
        <w:spacing w:after="120"/>
        <w:ind w:left="2268" w:right="1134"/>
        <w:jc w:val="both"/>
        <w:rPr>
          <w:lang w:val="en-US" w:eastAsia="it-IT"/>
        </w:rPr>
      </w:pPr>
      <w:r w:rsidRPr="00AE1909">
        <w:rPr>
          <w:lang w:val="en-US" w:eastAsia="it-IT"/>
        </w:rPr>
        <w:tab/>
        <w:t xml:space="preserve">For S1 or S2 categories devices: 15° above and below the horizontal. </w:t>
      </w:r>
    </w:p>
    <w:p w:rsidR="00AE1909" w:rsidRPr="00AE1909" w:rsidRDefault="00AE1909" w:rsidP="00AE1909">
      <w:pPr>
        <w:suppressAutoHyphens w:val="0"/>
        <w:spacing w:after="120"/>
        <w:ind w:left="2268" w:hanging="1134"/>
        <w:jc w:val="both"/>
        <w:outlineLvl w:val="0"/>
        <w:rPr>
          <w:strike/>
          <w:lang w:val="en-US" w:eastAsia="it-IT"/>
        </w:rPr>
      </w:pPr>
      <w:r w:rsidRPr="00AE1909">
        <w:rPr>
          <w:lang w:val="en-US" w:eastAsia="it-IT"/>
        </w:rPr>
        <w:tab/>
        <w:t>However,</w:t>
      </w:r>
    </w:p>
    <w:p w:rsidR="00AE1909" w:rsidRPr="00AE1909" w:rsidRDefault="00AE1909" w:rsidP="00AE1909">
      <w:pPr>
        <w:spacing w:after="120"/>
        <w:ind w:left="2835" w:right="1134" w:hanging="567"/>
        <w:jc w:val="both"/>
        <w:rPr>
          <w:lang w:val="en-US" w:eastAsia="it-IT"/>
        </w:rPr>
      </w:pPr>
      <w:r w:rsidRPr="00AE1909">
        <w:rPr>
          <w:lang w:val="en-US" w:eastAsia="it-IT"/>
        </w:rPr>
        <w:t>(a)</w:t>
      </w:r>
      <w:r w:rsidRPr="00AE1909">
        <w:rPr>
          <w:lang w:val="en-US" w:eastAsia="it-IT"/>
        </w:rPr>
        <w:tab/>
        <w:t>Where a lamp is mounted below 750 mm (measured according to the provisions of paragraph 5.8.1. above), the downward angle of 15°</w:t>
      </w:r>
      <w:r w:rsidRPr="00AE1909">
        <w:rPr>
          <w:bCs/>
          <w:lang w:val="en-US" w:eastAsia="it-IT"/>
        </w:rPr>
        <w:t xml:space="preserve"> may be reduced to </w:t>
      </w:r>
      <w:r w:rsidRPr="00AE1909">
        <w:rPr>
          <w:lang w:val="en-US" w:eastAsia="it-IT"/>
        </w:rPr>
        <w:t>5°;</w:t>
      </w:r>
    </w:p>
    <w:p w:rsidR="00AE1909" w:rsidRPr="00AE1909" w:rsidRDefault="00AE1909" w:rsidP="00AE1909">
      <w:pPr>
        <w:spacing w:after="120"/>
        <w:ind w:left="2835" w:right="1134" w:hanging="567"/>
        <w:jc w:val="both"/>
        <w:rPr>
          <w:lang w:val="en-US" w:eastAsia="it-IT"/>
        </w:rPr>
      </w:pPr>
      <w:r w:rsidRPr="00AE1909">
        <w:rPr>
          <w:lang w:val="en-US" w:eastAsia="it-IT"/>
        </w:rPr>
        <w:t>(b)</w:t>
      </w:r>
      <w:r w:rsidRPr="00AE1909">
        <w:rPr>
          <w:lang w:val="en-US" w:eastAsia="it-IT"/>
        </w:rPr>
        <w:tab/>
        <w:t>Where an optional lamp is mounted above 2,100 mm (measured according to the provisions of paragraph 5.8.1. above) the upward angle of 15° may be reduced to 5°.</w:t>
      </w:r>
    </w:p>
    <w:p w:rsidR="006B6D4D" w:rsidRPr="00DE410A" w:rsidRDefault="00AE1909" w:rsidP="00DE410A">
      <w:pPr>
        <w:pStyle w:val="para"/>
        <w:ind w:firstLine="0"/>
        <w:rPr>
          <w:lang w:val="en-US" w:eastAsia="it-IT"/>
        </w:rPr>
      </w:pPr>
      <w:r w:rsidRPr="00AE1909">
        <w:rPr>
          <w:lang w:val="en-US" w:eastAsia="it-IT"/>
        </w:rPr>
        <w:t>For S3 or S4 categories devices: 10° above and 5° below the horizontal.</w:t>
      </w:r>
    </w:p>
    <w:p w:rsidR="006B6D4D" w:rsidRPr="006B6D4D" w:rsidRDefault="006B6D4D" w:rsidP="006B6D4D">
      <w:pPr>
        <w:pStyle w:val="para"/>
      </w:pPr>
      <w:r w:rsidRPr="006B6D4D">
        <w:t>6.7.6.</w:t>
      </w:r>
      <w:r w:rsidRPr="006B6D4D">
        <w:tab/>
      </w:r>
      <w:r w:rsidRPr="00080048">
        <w:t>Orientation</w:t>
      </w:r>
    </w:p>
    <w:p w:rsidR="006B6D4D" w:rsidRPr="006B6D4D" w:rsidRDefault="006B6D4D" w:rsidP="00080048">
      <w:pPr>
        <w:pStyle w:val="para"/>
        <w:ind w:firstLine="0"/>
      </w:pPr>
      <w:r w:rsidRPr="006B6D4D">
        <w:t xml:space="preserve">Towards the rear of the vehicle. </w:t>
      </w:r>
    </w:p>
    <w:p w:rsidR="006B6D4D" w:rsidRPr="006B6D4D" w:rsidRDefault="006B6D4D" w:rsidP="006B6D4D">
      <w:pPr>
        <w:pStyle w:val="para"/>
      </w:pPr>
      <w:r w:rsidRPr="006B6D4D">
        <w:t>6.7.7.</w:t>
      </w:r>
      <w:r w:rsidRPr="006B6D4D">
        <w:tab/>
      </w:r>
      <w:r w:rsidRPr="00080048">
        <w:t>Electrical connections</w:t>
      </w:r>
    </w:p>
    <w:p w:rsidR="006B6D4D" w:rsidRPr="006B6D4D" w:rsidRDefault="006B6D4D" w:rsidP="006B6D4D">
      <w:pPr>
        <w:pStyle w:val="para"/>
      </w:pPr>
      <w:r w:rsidRPr="006B6D4D">
        <w:t>6.7.7.1.</w:t>
      </w:r>
      <w:r w:rsidRPr="006B6D4D">
        <w:tab/>
        <w:t>All stop lamps shall light up simultaneously when the braking system provides the relevant signal defined in Regulations Nos. 13 and 13-H.</w:t>
      </w:r>
    </w:p>
    <w:p w:rsidR="006B6D4D" w:rsidRPr="006B6D4D" w:rsidRDefault="006B6D4D" w:rsidP="006B6D4D">
      <w:pPr>
        <w:pStyle w:val="para"/>
      </w:pPr>
      <w:r w:rsidRPr="006B6D4D">
        <w:t>6.7.7.2.</w:t>
      </w:r>
      <w:r w:rsidRPr="006B6D4D">
        <w:tab/>
        <w:t>The stop lamps need not function if the device, which starts and/or stops the engine, is in a position that makes it impossible for the engine to operate.</w:t>
      </w:r>
    </w:p>
    <w:p w:rsidR="006B6D4D" w:rsidRPr="006B6D4D" w:rsidRDefault="006B6D4D" w:rsidP="006B6D4D">
      <w:pPr>
        <w:pStyle w:val="para"/>
      </w:pPr>
      <w:r w:rsidRPr="006B6D4D">
        <w:t>6.7.8.</w:t>
      </w:r>
      <w:r w:rsidRPr="006B6D4D">
        <w:tab/>
      </w:r>
      <w:r w:rsidRPr="00080048">
        <w:t>Tell</w:t>
      </w:r>
      <w:r w:rsidRPr="00080048">
        <w:noBreakHyphen/>
        <w:t>tale</w:t>
      </w:r>
    </w:p>
    <w:p w:rsidR="006B6D4D" w:rsidRPr="006B6D4D" w:rsidRDefault="006B6D4D" w:rsidP="006B6D4D">
      <w:pPr>
        <w:pStyle w:val="para"/>
      </w:pPr>
      <w:r w:rsidRPr="006B6D4D">
        <w:tab/>
        <w:t>Tell</w:t>
      </w:r>
      <w:r w:rsidRPr="006B6D4D">
        <w:noBreakHyphen/>
        <w:t>tale optional; where fitted, this tell</w:t>
      </w:r>
      <w:r w:rsidRPr="006B6D4D">
        <w:noBreakHyphen/>
        <w:t>tale shall be an operating tell</w:t>
      </w:r>
      <w:r w:rsidRPr="006B6D4D">
        <w:noBreakHyphen/>
        <w:t>tale consisting of a non</w:t>
      </w:r>
      <w:r w:rsidRPr="006B6D4D">
        <w:noBreakHyphen/>
        <w:t xml:space="preserve">flashing warning light which comes on in the event of the malfunctioning of the stop lamps. </w:t>
      </w:r>
    </w:p>
    <w:p w:rsidR="006B6D4D" w:rsidRPr="006B6D4D" w:rsidRDefault="006B6D4D" w:rsidP="006B6D4D">
      <w:pPr>
        <w:pStyle w:val="para"/>
      </w:pPr>
      <w:r w:rsidRPr="006B6D4D">
        <w:t>6.7.9.</w:t>
      </w:r>
      <w:r w:rsidRPr="006B6D4D">
        <w:tab/>
      </w:r>
      <w:r w:rsidRPr="00080048">
        <w:t>Other requirements</w:t>
      </w:r>
      <w:r w:rsidRPr="006B6D4D">
        <w:t xml:space="preserve"> </w:t>
      </w:r>
    </w:p>
    <w:p w:rsidR="006B6D4D" w:rsidRPr="006B6D4D" w:rsidRDefault="006B6D4D" w:rsidP="006B6D4D">
      <w:pPr>
        <w:pStyle w:val="para"/>
      </w:pPr>
      <w:r w:rsidRPr="006B6D4D">
        <w:t>6.7.9.1.</w:t>
      </w:r>
      <w:r w:rsidRPr="006B6D4D">
        <w:tab/>
        <w:t>The S3 or S4 category device may not be reciprocally incorporated with any other lamp.</w:t>
      </w:r>
    </w:p>
    <w:p w:rsidR="006B6D4D" w:rsidRPr="006B6D4D" w:rsidRDefault="006B6D4D" w:rsidP="006B6D4D">
      <w:pPr>
        <w:pStyle w:val="para"/>
      </w:pPr>
      <w:r w:rsidRPr="006B6D4D">
        <w:t>6.7.9.2.</w:t>
      </w:r>
      <w:r w:rsidRPr="006B6D4D">
        <w:tab/>
        <w:t xml:space="preserve">The S3 or S4 category device may be installed outside or inside the vehicle. </w:t>
      </w:r>
    </w:p>
    <w:p w:rsidR="006B6D4D" w:rsidRPr="006B6D4D" w:rsidRDefault="006B6D4D" w:rsidP="006B6D4D">
      <w:pPr>
        <w:pStyle w:val="para"/>
      </w:pPr>
      <w:r w:rsidRPr="006B6D4D">
        <w:t>6.7.9.2.1.</w:t>
      </w:r>
      <w:r w:rsidRPr="006B6D4D">
        <w:tab/>
        <w:t>In the case where it is installed inside the vehicle:</w:t>
      </w:r>
    </w:p>
    <w:p w:rsidR="006B6D4D" w:rsidRPr="006B6D4D" w:rsidRDefault="006B6D4D" w:rsidP="006B6D4D">
      <w:pPr>
        <w:pStyle w:val="para"/>
      </w:pPr>
      <w:r w:rsidRPr="006B6D4D">
        <w:tab/>
        <w:t>The light emitted shall not cause discomfort to the driver through the devices for indirect vision and/or other surfaces of the vehicle (i.e. rear window).</w:t>
      </w:r>
    </w:p>
    <w:p w:rsidR="006B6D4D" w:rsidRPr="006B6D4D" w:rsidRDefault="006B6D4D" w:rsidP="006B6D4D">
      <w:pPr>
        <w:pStyle w:val="para"/>
      </w:pPr>
      <w:r w:rsidRPr="006B6D4D">
        <w:t>6.8.</w:t>
      </w:r>
      <w:r w:rsidRPr="006B6D4D">
        <w:tab/>
      </w:r>
      <w:r w:rsidR="00080048" w:rsidRPr="006B6D4D">
        <w:t xml:space="preserve">Rear registration plate lamp </w:t>
      </w:r>
      <w:r w:rsidRPr="006B6D4D">
        <w:t>(Regulation No. 4)</w:t>
      </w:r>
    </w:p>
    <w:p w:rsidR="006B6D4D" w:rsidRPr="006B6D4D" w:rsidRDefault="006B6D4D" w:rsidP="006B6D4D">
      <w:pPr>
        <w:pStyle w:val="para"/>
      </w:pPr>
      <w:r w:rsidRPr="006B6D4D">
        <w:t>6.8.1.</w:t>
      </w:r>
      <w:r w:rsidRPr="006B6D4D">
        <w:tab/>
      </w:r>
      <w:r w:rsidRPr="00080048">
        <w:t>Presence</w:t>
      </w:r>
    </w:p>
    <w:p w:rsidR="006B6D4D" w:rsidRPr="006B6D4D" w:rsidRDefault="006B6D4D" w:rsidP="006B6D4D">
      <w:pPr>
        <w:pStyle w:val="para"/>
      </w:pPr>
      <w:r w:rsidRPr="006B6D4D">
        <w:tab/>
        <w:t xml:space="preserve">Mandatory. </w:t>
      </w:r>
    </w:p>
    <w:p w:rsidR="006B6D4D" w:rsidRPr="006B6D4D" w:rsidRDefault="006B6D4D" w:rsidP="006B6D4D">
      <w:pPr>
        <w:pStyle w:val="para"/>
      </w:pPr>
      <w:r w:rsidRPr="006B6D4D">
        <w:t>6.8.2.</w:t>
      </w:r>
      <w:r w:rsidRPr="006B6D4D">
        <w:tab/>
      </w:r>
      <w:r w:rsidRPr="00080048">
        <w:t>Number</w:t>
      </w:r>
    </w:p>
    <w:p w:rsidR="006B6D4D" w:rsidRPr="006B6D4D" w:rsidRDefault="006B6D4D" w:rsidP="006B6D4D">
      <w:pPr>
        <w:pStyle w:val="para"/>
      </w:pPr>
      <w:r w:rsidRPr="006B6D4D">
        <w:tab/>
        <w:t xml:space="preserve">Such that the device illuminates the site of the registration plate. </w:t>
      </w:r>
    </w:p>
    <w:p w:rsidR="006B6D4D" w:rsidRPr="006B6D4D" w:rsidRDefault="006B6D4D" w:rsidP="006B6D4D">
      <w:pPr>
        <w:pStyle w:val="para"/>
        <w:rPr>
          <w:u w:val="single"/>
        </w:rPr>
      </w:pPr>
      <w:r w:rsidRPr="006B6D4D">
        <w:t>6.8.3.</w:t>
      </w:r>
      <w:r w:rsidRPr="006B6D4D">
        <w:tab/>
      </w:r>
      <w:r w:rsidRPr="00080048">
        <w:t>Arrangement</w:t>
      </w:r>
    </w:p>
    <w:p w:rsidR="006B6D4D" w:rsidRPr="006B6D4D" w:rsidRDefault="006B6D4D" w:rsidP="006B6D4D">
      <w:pPr>
        <w:pStyle w:val="para"/>
      </w:pPr>
      <w:r w:rsidRPr="006B6D4D">
        <w:tab/>
        <w:t xml:space="preserve">Such that the device illuminates the site of the registration plate. </w:t>
      </w:r>
    </w:p>
    <w:p w:rsidR="006B6D4D" w:rsidRPr="006B6D4D" w:rsidRDefault="006B6D4D" w:rsidP="006B6D4D">
      <w:pPr>
        <w:pStyle w:val="para"/>
      </w:pPr>
      <w:r w:rsidRPr="006B6D4D">
        <w:t>6.8.4.</w:t>
      </w:r>
      <w:r w:rsidRPr="006B6D4D">
        <w:tab/>
      </w:r>
      <w:r w:rsidRPr="00080048">
        <w:t>Position</w:t>
      </w:r>
      <w:r w:rsidRPr="006B6D4D">
        <w:t xml:space="preserve"> </w:t>
      </w:r>
    </w:p>
    <w:p w:rsidR="006B6D4D" w:rsidRPr="006B6D4D" w:rsidRDefault="006B6D4D" w:rsidP="006B6D4D">
      <w:pPr>
        <w:pStyle w:val="para"/>
      </w:pPr>
      <w:r w:rsidRPr="006B6D4D">
        <w:t>6.8.4.1.</w:t>
      </w:r>
      <w:r w:rsidRPr="006B6D4D">
        <w:tab/>
        <w:t xml:space="preserve">In width: such that the device illuminates the site of the registration plate. </w:t>
      </w:r>
    </w:p>
    <w:p w:rsidR="006B6D4D" w:rsidRPr="006B6D4D" w:rsidRDefault="006B6D4D" w:rsidP="006B6D4D">
      <w:pPr>
        <w:pStyle w:val="para"/>
      </w:pPr>
      <w:r w:rsidRPr="006B6D4D">
        <w:t>6.8.4.2.</w:t>
      </w:r>
      <w:r w:rsidRPr="006B6D4D">
        <w:tab/>
        <w:t xml:space="preserve">In height: such that the device illuminates the site of the registration plate. </w:t>
      </w:r>
    </w:p>
    <w:p w:rsidR="006B6D4D" w:rsidRPr="006B6D4D" w:rsidRDefault="006B6D4D" w:rsidP="006B6D4D">
      <w:pPr>
        <w:pStyle w:val="para"/>
      </w:pPr>
      <w:r w:rsidRPr="006B6D4D">
        <w:t>6.8.4.3.</w:t>
      </w:r>
      <w:r w:rsidRPr="006B6D4D">
        <w:tab/>
        <w:t xml:space="preserve">In length: such that the device illuminates the site of the registration plate. </w:t>
      </w:r>
    </w:p>
    <w:p w:rsidR="006B6D4D" w:rsidRPr="006B6D4D" w:rsidRDefault="006B6D4D" w:rsidP="006B6D4D">
      <w:pPr>
        <w:pStyle w:val="para"/>
      </w:pPr>
      <w:r w:rsidRPr="006B6D4D">
        <w:t>6.8.5.</w:t>
      </w:r>
      <w:r w:rsidRPr="006B6D4D">
        <w:tab/>
      </w:r>
      <w:r w:rsidRPr="00080048">
        <w:t>Geometric visibility</w:t>
      </w:r>
    </w:p>
    <w:p w:rsidR="006B6D4D" w:rsidRPr="006B6D4D" w:rsidRDefault="006B6D4D" w:rsidP="006B6D4D">
      <w:pPr>
        <w:pStyle w:val="para"/>
      </w:pPr>
      <w:r w:rsidRPr="006B6D4D">
        <w:tab/>
        <w:t xml:space="preserve">Such that the device illuminates the site of the registration plate. </w:t>
      </w:r>
    </w:p>
    <w:p w:rsidR="006B6D4D" w:rsidRPr="006B6D4D" w:rsidRDefault="006B6D4D" w:rsidP="00952852">
      <w:pPr>
        <w:pStyle w:val="para"/>
        <w:keepNext/>
        <w:keepLines/>
      </w:pPr>
      <w:r w:rsidRPr="006B6D4D">
        <w:t>6.8.6.</w:t>
      </w:r>
      <w:r w:rsidRPr="006B6D4D">
        <w:tab/>
      </w:r>
      <w:r w:rsidRPr="00080048">
        <w:t>Orientation</w:t>
      </w:r>
    </w:p>
    <w:p w:rsidR="006B6D4D" w:rsidRPr="006B6D4D" w:rsidRDefault="006B6D4D" w:rsidP="006B6D4D">
      <w:pPr>
        <w:pStyle w:val="para"/>
      </w:pPr>
      <w:r w:rsidRPr="006B6D4D">
        <w:tab/>
        <w:t xml:space="preserve">Such that the device illuminates the site of the registration plate. </w:t>
      </w:r>
    </w:p>
    <w:p w:rsidR="006B6D4D" w:rsidRPr="006B6D4D" w:rsidRDefault="006B6D4D" w:rsidP="006B6D4D">
      <w:pPr>
        <w:pStyle w:val="para"/>
      </w:pPr>
      <w:r w:rsidRPr="006B6D4D">
        <w:t>6.8.7.</w:t>
      </w:r>
      <w:r w:rsidRPr="006B6D4D">
        <w:tab/>
      </w:r>
      <w:r w:rsidRPr="00080048">
        <w:t>Electrical connections</w:t>
      </w:r>
    </w:p>
    <w:p w:rsidR="006B6D4D" w:rsidRPr="006B6D4D" w:rsidRDefault="006B6D4D" w:rsidP="006B6D4D">
      <w:pPr>
        <w:pStyle w:val="para"/>
      </w:pPr>
      <w:r w:rsidRPr="006B6D4D">
        <w:tab/>
        <w:t>In accordance with paragraph 5.11.</w:t>
      </w:r>
    </w:p>
    <w:p w:rsidR="006B6D4D" w:rsidRPr="006B6D4D" w:rsidRDefault="006B6D4D" w:rsidP="006B6D4D">
      <w:pPr>
        <w:pStyle w:val="para"/>
      </w:pPr>
      <w:r w:rsidRPr="006B6D4D">
        <w:t>6.8.8.</w:t>
      </w:r>
      <w:r w:rsidRPr="006B6D4D">
        <w:tab/>
      </w:r>
      <w:r w:rsidRPr="00080048">
        <w:t>Tell</w:t>
      </w:r>
      <w:r w:rsidRPr="00080048">
        <w:noBreakHyphen/>
        <w:t>tale</w:t>
      </w:r>
    </w:p>
    <w:p w:rsidR="006B6D4D" w:rsidRPr="006B6D4D" w:rsidRDefault="006B6D4D" w:rsidP="006B6D4D">
      <w:pPr>
        <w:pStyle w:val="para"/>
      </w:pPr>
      <w:r w:rsidRPr="006B6D4D">
        <w:tab/>
        <w:t>Tell</w:t>
      </w:r>
      <w:r w:rsidRPr="006B6D4D">
        <w:noBreakHyphen/>
        <w:t>tale optional. If it exists, its function shall be carried out by the tell</w:t>
      </w:r>
      <w:r w:rsidRPr="006B6D4D">
        <w:noBreakHyphen/>
        <w:t xml:space="preserve">tale required for the front and rear position lamps. </w:t>
      </w:r>
    </w:p>
    <w:p w:rsidR="006B6D4D" w:rsidRPr="006B6D4D" w:rsidRDefault="006B6D4D" w:rsidP="006B6D4D">
      <w:pPr>
        <w:pStyle w:val="para"/>
        <w:rPr>
          <w:u w:val="single"/>
        </w:rPr>
      </w:pPr>
      <w:r w:rsidRPr="006B6D4D">
        <w:t>6.8.9.</w:t>
      </w:r>
      <w:r w:rsidRPr="006B6D4D">
        <w:tab/>
      </w:r>
      <w:r w:rsidRPr="00080048">
        <w:t>Other requirements</w:t>
      </w:r>
    </w:p>
    <w:p w:rsidR="006B6D4D" w:rsidRPr="006B6D4D" w:rsidRDefault="006B6D4D" w:rsidP="006B6D4D">
      <w:pPr>
        <w:pStyle w:val="para"/>
      </w:pPr>
      <w:r w:rsidRPr="006B6D4D">
        <w:tab/>
        <w:t>When the rear registration plate lamp is combined with the rear position lamp, reciprocally incorporated in the stop lamp or in the rear fog lamp, the photometric characteristics of the rear registration plate lamp may be modified during the illumination of the stop lamp or the rear fog lamp.</w:t>
      </w:r>
    </w:p>
    <w:p w:rsidR="006B6D4D" w:rsidRPr="006B6D4D" w:rsidRDefault="006B6D4D" w:rsidP="009C2AA1">
      <w:pPr>
        <w:pStyle w:val="para"/>
        <w:keepNext/>
        <w:rPr>
          <w:b/>
          <w:lang w:val="en-US"/>
        </w:rPr>
      </w:pPr>
      <w:r w:rsidRPr="006B6D4D">
        <w:rPr>
          <w:lang w:val="en-US"/>
        </w:rPr>
        <w:t>6.9.</w:t>
      </w:r>
      <w:r w:rsidRPr="006B6D4D">
        <w:rPr>
          <w:lang w:val="en-US"/>
        </w:rPr>
        <w:tab/>
      </w:r>
      <w:r w:rsidR="00080048" w:rsidRPr="006B6D4D">
        <w:rPr>
          <w:lang w:val="en-US"/>
        </w:rPr>
        <w:t xml:space="preserve">Front position lamp </w:t>
      </w:r>
      <w:r w:rsidRPr="006B6D4D">
        <w:t>(Regulation No. 7)</w:t>
      </w:r>
    </w:p>
    <w:p w:rsidR="006B6D4D" w:rsidRPr="006B6D4D" w:rsidRDefault="006B6D4D" w:rsidP="009C2AA1">
      <w:pPr>
        <w:pStyle w:val="para"/>
        <w:keepNext/>
      </w:pPr>
      <w:r w:rsidRPr="006B6D4D">
        <w:rPr>
          <w:lang w:val="en-US"/>
        </w:rPr>
        <w:t>6.9.1.</w:t>
      </w:r>
      <w:r w:rsidRPr="006B6D4D">
        <w:rPr>
          <w:lang w:val="en-US"/>
        </w:rPr>
        <w:tab/>
      </w:r>
      <w:r w:rsidRPr="00080048">
        <w:t>Presence</w:t>
      </w:r>
    </w:p>
    <w:p w:rsidR="006B6D4D" w:rsidRPr="006B6D4D" w:rsidRDefault="006B6D4D" w:rsidP="006B6D4D">
      <w:pPr>
        <w:pStyle w:val="para"/>
      </w:pPr>
      <w:r w:rsidRPr="006B6D4D">
        <w:tab/>
        <w:t>Mandatory on all motor vehicles.</w:t>
      </w:r>
    </w:p>
    <w:p w:rsidR="006B6D4D" w:rsidRPr="006B6D4D" w:rsidRDefault="006B6D4D" w:rsidP="006B6D4D">
      <w:pPr>
        <w:pStyle w:val="para"/>
      </w:pPr>
      <w:r w:rsidRPr="006B6D4D">
        <w:tab/>
        <w:t xml:space="preserve">Mandatory on trailers over 1,600 mm wide. </w:t>
      </w:r>
    </w:p>
    <w:p w:rsidR="006B6D4D" w:rsidRPr="006B6D4D" w:rsidRDefault="006B6D4D" w:rsidP="006B6D4D">
      <w:pPr>
        <w:pStyle w:val="para"/>
      </w:pPr>
      <w:r w:rsidRPr="006B6D4D">
        <w:tab/>
        <w:t xml:space="preserve">Optional on trailers which are not more than 1,600 mm wide. </w:t>
      </w:r>
    </w:p>
    <w:p w:rsidR="006B6D4D" w:rsidRPr="006B6D4D" w:rsidRDefault="006B6D4D" w:rsidP="006B6D4D">
      <w:pPr>
        <w:pStyle w:val="para"/>
      </w:pPr>
      <w:r w:rsidRPr="006B6D4D">
        <w:t>6.9.2.</w:t>
      </w:r>
      <w:r w:rsidRPr="006B6D4D">
        <w:tab/>
      </w:r>
      <w:r w:rsidRPr="00080048">
        <w:t>Number</w:t>
      </w:r>
    </w:p>
    <w:p w:rsidR="006B6D4D" w:rsidRPr="006B6D4D" w:rsidRDefault="006B6D4D" w:rsidP="006B6D4D">
      <w:pPr>
        <w:pStyle w:val="para"/>
      </w:pPr>
      <w:r w:rsidRPr="006B6D4D">
        <w:tab/>
        <w:t>Two.</w:t>
      </w:r>
    </w:p>
    <w:p w:rsidR="006B6D4D" w:rsidRPr="006B6D4D" w:rsidRDefault="006B6D4D" w:rsidP="006B6D4D">
      <w:pPr>
        <w:pStyle w:val="para"/>
      </w:pPr>
      <w:r w:rsidRPr="006B6D4D">
        <w:t>6.9.3.</w:t>
      </w:r>
      <w:r w:rsidRPr="006B6D4D">
        <w:tab/>
      </w:r>
      <w:r w:rsidRPr="00080048">
        <w:t>Arrangement</w:t>
      </w:r>
    </w:p>
    <w:p w:rsidR="006B6D4D" w:rsidRPr="006B6D4D" w:rsidRDefault="006B6D4D" w:rsidP="006B6D4D">
      <w:pPr>
        <w:pStyle w:val="para"/>
      </w:pPr>
      <w:r w:rsidRPr="006B6D4D">
        <w:tab/>
        <w:t xml:space="preserve">No special requirement. </w:t>
      </w:r>
    </w:p>
    <w:p w:rsidR="006B6D4D" w:rsidRPr="006B6D4D" w:rsidRDefault="006B6D4D" w:rsidP="006B6D4D">
      <w:pPr>
        <w:pStyle w:val="para"/>
      </w:pPr>
      <w:r w:rsidRPr="006B6D4D">
        <w:t>6.9.4.</w:t>
      </w:r>
      <w:r w:rsidRPr="006B6D4D">
        <w:tab/>
      </w:r>
      <w:r w:rsidRPr="005B4927">
        <w:t>Position</w:t>
      </w:r>
    </w:p>
    <w:p w:rsidR="006B6D4D" w:rsidRPr="006B6D4D" w:rsidRDefault="006B6D4D" w:rsidP="006B6D4D">
      <w:pPr>
        <w:pStyle w:val="para"/>
      </w:pPr>
      <w:r w:rsidRPr="006B6D4D">
        <w:t>6.9.4.1.</w:t>
      </w:r>
      <w:r w:rsidRPr="006B6D4D">
        <w:tab/>
        <w:t xml:space="preserve">In width: that point on the apparent surface in the direction of the reference axis which is farthest from the vehicle's median longitudinal plane shall not be more than 400 mm from the extreme outer edge of the vehicle. </w:t>
      </w:r>
    </w:p>
    <w:p w:rsidR="006B6D4D" w:rsidRPr="006B6D4D" w:rsidRDefault="006B6D4D" w:rsidP="006B6D4D">
      <w:pPr>
        <w:pStyle w:val="para"/>
      </w:pPr>
      <w:r w:rsidRPr="006B6D4D">
        <w:tab/>
        <w:t>In the case of a trailer, that point on the apparent surface in the direction of the reference axis which is farthest from the median longitudinal plane shall not be more than 150 mm from the extreme outer edge of the vehicle.</w:t>
      </w:r>
    </w:p>
    <w:p w:rsidR="006B6D4D" w:rsidRPr="006B6D4D" w:rsidRDefault="006B6D4D" w:rsidP="00080048">
      <w:pPr>
        <w:pStyle w:val="para"/>
        <w:ind w:firstLine="0"/>
      </w:pPr>
      <w:r w:rsidRPr="006B6D4D">
        <w:t>The distance between the inner edges of the two apparent surfaces in the direction of the reference axes shall:</w:t>
      </w:r>
    </w:p>
    <w:p w:rsidR="006B6D4D" w:rsidRPr="006B6D4D" w:rsidRDefault="006B6D4D" w:rsidP="00080048">
      <w:pPr>
        <w:pStyle w:val="para"/>
        <w:ind w:firstLine="0"/>
      </w:pPr>
      <w:r w:rsidRPr="006B6D4D">
        <w:t>For M</w:t>
      </w:r>
      <w:r w:rsidRPr="006B6D4D">
        <w:rPr>
          <w:vertAlign w:val="subscript"/>
        </w:rPr>
        <w:t>1</w:t>
      </w:r>
      <w:r w:rsidRPr="006B6D4D">
        <w:t xml:space="preserve"> and N</w:t>
      </w:r>
      <w:r w:rsidRPr="006B6D4D">
        <w:rPr>
          <w:vertAlign w:val="subscript"/>
        </w:rPr>
        <w:t>1</w:t>
      </w:r>
      <w:r w:rsidRPr="006B6D4D">
        <w:t xml:space="preserve"> category vehicles: No special requirement;</w:t>
      </w:r>
    </w:p>
    <w:p w:rsidR="006B6D4D" w:rsidRPr="006B6D4D" w:rsidRDefault="006B6D4D" w:rsidP="00080048">
      <w:pPr>
        <w:pStyle w:val="para"/>
        <w:ind w:firstLine="0"/>
      </w:pPr>
      <w:r w:rsidRPr="006B6D4D">
        <w:t>For all other categories of vehicles: Not less than 600 mm. This distance may be reduced to 400 mm where the overall width of the vehicle is less than 1,300 mm.</w:t>
      </w:r>
    </w:p>
    <w:p w:rsidR="006B6D4D" w:rsidRPr="006B6D4D" w:rsidRDefault="003229DF" w:rsidP="00DE410A">
      <w:pPr>
        <w:pStyle w:val="para"/>
      </w:pPr>
      <w:r w:rsidRPr="00E0746D">
        <w:t>6.9.4.2.</w:t>
      </w:r>
      <w:r w:rsidRPr="00E0746D">
        <w:tab/>
        <w:t>In height: above the ground, not less than 250 mm nor more than 1,500 mm (2,100 mm for O</w:t>
      </w:r>
      <w:r w:rsidRPr="00E0746D">
        <w:rPr>
          <w:vertAlign w:val="subscript"/>
        </w:rPr>
        <w:t>1</w:t>
      </w:r>
      <w:r w:rsidRPr="00E0746D">
        <w:t xml:space="preserve"> and O</w:t>
      </w:r>
      <w:r w:rsidRPr="00E0746D">
        <w:rPr>
          <w:vertAlign w:val="subscript"/>
        </w:rPr>
        <w:t>2</w:t>
      </w:r>
      <w:r w:rsidRPr="00E0746D">
        <w:t xml:space="preserve"> categories of vehicles, or if for any other categories of vehicles the shape of the bodywork makes it impossible to keep within 1,500 mm).</w:t>
      </w:r>
    </w:p>
    <w:p w:rsidR="006B6D4D" w:rsidRPr="006B6D4D" w:rsidRDefault="006B6D4D" w:rsidP="006B6D4D">
      <w:pPr>
        <w:pStyle w:val="para"/>
      </w:pPr>
      <w:r w:rsidRPr="006B6D4D">
        <w:t>6.9.4.3.</w:t>
      </w:r>
      <w:r w:rsidRPr="006B6D4D">
        <w:tab/>
        <w:t xml:space="preserve">In length: no individual specification. </w:t>
      </w:r>
    </w:p>
    <w:p w:rsidR="006B6D4D" w:rsidRPr="006B6D4D" w:rsidRDefault="006B6D4D" w:rsidP="00952852">
      <w:pPr>
        <w:pStyle w:val="para"/>
        <w:keepNext/>
        <w:keepLines/>
      </w:pPr>
      <w:r w:rsidRPr="006B6D4D">
        <w:t>6.9.4.4.</w:t>
      </w:r>
      <w:r w:rsidRPr="006B6D4D">
        <w:tab/>
        <w:t xml:space="preserve">Where the front position lamp and another lamp are reciprocally incorporated, the apparent surface in the direction of the reference axis of the other lamp shall be used to verify compliance with the positioning requirements (paragraphs 6.9.4.1. to 6.9.4.3.). </w:t>
      </w:r>
    </w:p>
    <w:p w:rsidR="00C143BD" w:rsidRPr="00C143BD" w:rsidRDefault="00C143BD" w:rsidP="00C143BD">
      <w:pPr>
        <w:spacing w:after="120"/>
        <w:ind w:left="2268" w:right="1134" w:hanging="1134"/>
        <w:jc w:val="both"/>
        <w:rPr>
          <w:lang w:val="en-US" w:eastAsia="it-IT"/>
        </w:rPr>
      </w:pPr>
      <w:r w:rsidRPr="00C143BD">
        <w:rPr>
          <w:lang w:val="en-US" w:eastAsia="it-IT"/>
        </w:rPr>
        <w:t>6.9.5.</w:t>
      </w:r>
      <w:r w:rsidRPr="00C143BD">
        <w:rPr>
          <w:lang w:val="en-US" w:eastAsia="it-IT"/>
        </w:rPr>
        <w:tab/>
        <w:t>Geometric visibility</w:t>
      </w:r>
    </w:p>
    <w:p w:rsidR="00C143BD" w:rsidRPr="00C143BD" w:rsidRDefault="00C143BD" w:rsidP="00C143BD">
      <w:pPr>
        <w:spacing w:after="120"/>
        <w:ind w:left="2268" w:right="1134" w:hanging="1134"/>
        <w:jc w:val="both"/>
        <w:rPr>
          <w:lang w:val="en-US" w:eastAsia="it-IT"/>
        </w:rPr>
      </w:pPr>
      <w:r w:rsidRPr="00C143BD">
        <w:rPr>
          <w:lang w:val="en-US" w:eastAsia="it-IT"/>
        </w:rPr>
        <w:t>6.9.5.1.</w:t>
      </w:r>
      <w:r w:rsidRPr="00C143BD">
        <w:rPr>
          <w:lang w:val="en-US" w:eastAsia="it-IT"/>
        </w:rPr>
        <w:tab/>
        <w:t xml:space="preserve">Horizontal angle: 45° inwards and 80° outwards. </w:t>
      </w:r>
    </w:p>
    <w:p w:rsidR="00C143BD" w:rsidRPr="00C143BD" w:rsidRDefault="00C143BD" w:rsidP="00C143BD">
      <w:pPr>
        <w:spacing w:after="120"/>
        <w:ind w:left="2268" w:right="1134"/>
        <w:jc w:val="both"/>
        <w:rPr>
          <w:lang w:val="en-US" w:eastAsia="it-IT"/>
        </w:rPr>
      </w:pPr>
      <w:r w:rsidRPr="00C143BD">
        <w:rPr>
          <w:lang w:val="en-US" w:eastAsia="it-IT"/>
        </w:rPr>
        <w:t>However, where a lamp is mounted below 750 mm (measured according to the provisions of paragraph 5.8.1. above), the inward angle of 45°</w:t>
      </w:r>
      <w:r w:rsidRPr="00C143BD">
        <w:rPr>
          <w:bCs/>
          <w:lang w:val="en-US" w:eastAsia="it-IT"/>
        </w:rPr>
        <w:t xml:space="preserve"> may be reduced to </w:t>
      </w:r>
      <w:r w:rsidRPr="00C143BD">
        <w:rPr>
          <w:lang w:val="en-US" w:eastAsia="it-IT"/>
        </w:rPr>
        <w:t xml:space="preserve">20° </w:t>
      </w:r>
      <w:r w:rsidRPr="00C143BD">
        <w:rPr>
          <w:bCs/>
          <w:lang w:val="en-US" w:eastAsia="it-IT"/>
        </w:rPr>
        <w:t>under</w:t>
      </w:r>
      <w:r w:rsidRPr="00C143BD">
        <w:rPr>
          <w:lang w:val="en-US" w:eastAsia="it-IT"/>
        </w:rPr>
        <w:t xml:space="preserve"> the H plane.</w:t>
      </w:r>
    </w:p>
    <w:p w:rsidR="00C143BD" w:rsidRPr="00C143BD" w:rsidRDefault="00C143BD" w:rsidP="00C143BD">
      <w:pPr>
        <w:spacing w:after="120"/>
        <w:ind w:left="2268" w:right="1134"/>
        <w:jc w:val="both"/>
        <w:rPr>
          <w:lang w:val="en-US" w:eastAsia="it-IT"/>
        </w:rPr>
      </w:pPr>
      <w:r w:rsidRPr="00C143BD">
        <w:rPr>
          <w:lang w:val="en-US" w:eastAsia="it-IT"/>
        </w:rPr>
        <w:t>In the case of trailers, the angle inwards may be reduced to 5°.</w:t>
      </w:r>
    </w:p>
    <w:p w:rsidR="00C143BD" w:rsidRPr="00C143BD" w:rsidRDefault="00C143BD" w:rsidP="00C143BD">
      <w:pPr>
        <w:spacing w:after="120"/>
        <w:ind w:left="2268" w:right="1134"/>
        <w:jc w:val="both"/>
        <w:rPr>
          <w:lang w:val="en-US" w:eastAsia="it-IT"/>
        </w:rPr>
      </w:pPr>
      <w:r w:rsidRPr="00C143BD">
        <w:rPr>
          <w:lang w:val="en-US" w:eastAsia="it-IT"/>
        </w:rPr>
        <w:t>Vertical angle: 15° above and below the horizontal. However, where a lamp is mounted below 750 mm (measured according to the provisions of paragraph 5.8.1. above), the downward angle of 15°</w:t>
      </w:r>
      <w:r w:rsidRPr="00C143BD">
        <w:rPr>
          <w:bCs/>
          <w:lang w:val="en-US" w:eastAsia="it-IT"/>
        </w:rPr>
        <w:t xml:space="preserve"> may be reduced to </w:t>
      </w:r>
      <w:r w:rsidRPr="00C143BD">
        <w:rPr>
          <w:lang w:val="en-US" w:eastAsia="it-IT"/>
        </w:rPr>
        <w:t>5°.</w:t>
      </w:r>
    </w:p>
    <w:p w:rsidR="00C143BD" w:rsidRPr="00C143BD" w:rsidRDefault="00C143BD" w:rsidP="00C143BD">
      <w:pPr>
        <w:keepNext/>
        <w:keepLines/>
        <w:spacing w:after="120"/>
        <w:ind w:left="2268" w:right="1134" w:hanging="1134"/>
        <w:jc w:val="both"/>
        <w:rPr>
          <w:lang w:val="en-US" w:eastAsia="it-IT"/>
        </w:rPr>
      </w:pPr>
      <w:r w:rsidRPr="00C143BD">
        <w:rPr>
          <w:lang w:val="en-US" w:eastAsia="it-IT"/>
        </w:rPr>
        <w:t>6.9.5.2.</w:t>
      </w:r>
      <w:r w:rsidRPr="00C143BD">
        <w:rPr>
          <w:lang w:val="en-US" w:eastAsia="it-IT"/>
        </w:rPr>
        <w:tab/>
        <w:t>For M</w:t>
      </w:r>
      <w:r w:rsidRPr="00C143BD">
        <w:rPr>
          <w:vertAlign w:val="subscript"/>
          <w:lang w:val="en-US" w:eastAsia="it-IT"/>
        </w:rPr>
        <w:t>1</w:t>
      </w:r>
      <w:r w:rsidRPr="00C143BD">
        <w:rPr>
          <w:lang w:val="en-US" w:eastAsia="it-IT"/>
        </w:rPr>
        <w:t xml:space="preserve"> and N</w:t>
      </w:r>
      <w:r w:rsidRPr="00C143BD">
        <w:rPr>
          <w:vertAlign w:val="subscript"/>
          <w:lang w:val="en-US" w:eastAsia="it-IT"/>
        </w:rPr>
        <w:t>1</w:t>
      </w:r>
      <w:r w:rsidRPr="00C143BD">
        <w:rPr>
          <w:lang w:val="en-US" w:eastAsia="it-IT"/>
        </w:rPr>
        <w:t xml:space="preserve"> category vehicles, as an alternative to paragraph 6.9.5.1. above, at the discretion of the manufacturer or his duly accredited representative, and only if a front side-marker lamp is installed on the vehicle:</w:t>
      </w:r>
    </w:p>
    <w:p w:rsidR="00C143BD" w:rsidRPr="00C143BD" w:rsidRDefault="00C143BD" w:rsidP="00C143BD">
      <w:pPr>
        <w:spacing w:after="120"/>
        <w:ind w:left="2268" w:right="1134"/>
        <w:jc w:val="both"/>
        <w:rPr>
          <w:lang w:val="en-US" w:eastAsia="it-IT"/>
        </w:rPr>
      </w:pPr>
      <w:r w:rsidRPr="00C143BD">
        <w:rPr>
          <w:lang w:val="en-US" w:eastAsia="it-IT"/>
        </w:rPr>
        <w:t>Horizontal angle: 45° outwards to 45° inwards.</w:t>
      </w:r>
    </w:p>
    <w:p w:rsidR="00C143BD" w:rsidRPr="00C143BD" w:rsidRDefault="00C143BD" w:rsidP="00C143BD">
      <w:pPr>
        <w:spacing w:after="120"/>
        <w:ind w:left="2268" w:right="1134"/>
        <w:jc w:val="both"/>
        <w:rPr>
          <w:lang w:val="en-US" w:eastAsia="it-IT"/>
        </w:rPr>
      </w:pPr>
      <w:r w:rsidRPr="00C143BD">
        <w:rPr>
          <w:lang w:val="en-US" w:eastAsia="it-IT"/>
        </w:rPr>
        <w:t>However, where a lamp is mounted below 750 mm (measured according to the provisions of paragraph 5.8.1. above), the inward angle of 45°</w:t>
      </w:r>
      <w:r w:rsidRPr="00C143BD">
        <w:rPr>
          <w:bCs/>
          <w:lang w:val="en-US" w:eastAsia="it-IT"/>
        </w:rPr>
        <w:t xml:space="preserve"> may be reduced to </w:t>
      </w:r>
      <w:r w:rsidRPr="00C143BD">
        <w:rPr>
          <w:lang w:val="en-US" w:eastAsia="it-IT"/>
        </w:rPr>
        <w:t xml:space="preserve">20° </w:t>
      </w:r>
      <w:r w:rsidRPr="00C143BD">
        <w:rPr>
          <w:bCs/>
          <w:lang w:val="en-US" w:eastAsia="it-IT"/>
        </w:rPr>
        <w:t>under</w:t>
      </w:r>
      <w:r w:rsidRPr="00C143BD">
        <w:rPr>
          <w:lang w:val="en-US" w:eastAsia="it-IT"/>
        </w:rPr>
        <w:t xml:space="preserve"> the H plane.</w:t>
      </w:r>
    </w:p>
    <w:p w:rsidR="00C143BD" w:rsidRPr="00C143BD" w:rsidRDefault="00C143BD" w:rsidP="00C143BD">
      <w:pPr>
        <w:spacing w:after="120"/>
        <w:ind w:left="2268" w:right="1134"/>
        <w:jc w:val="both"/>
        <w:rPr>
          <w:strike/>
          <w:lang w:val="en-US" w:eastAsia="it-IT"/>
        </w:rPr>
      </w:pPr>
      <w:r w:rsidRPr="00C143BD">
        <w:rPr>
          <w:lang w:val="en-US" w:eastAsia="it-IT"/>
        </w:rPr>
        <w:t>Vertical angle: 15° above and below the horizontal.</w:t>
      </w:r>
    </w:p>
    <w:p w:rsidR="00C143BD" w:rsidRPr="00C143BD" w:rsidRDefault="00C143BD" w:rsidP="00C143BD">
      <w:pPr>
        <w:spacing w:after="120"/>
        <w:ind w:left="2268" w:right="1134"/>
        <w:jc w:val="both"/>
        <w:rPr>
          <w:strike/>
          <w:lang w:val="en-US" w:eastAsia="it-IT"/>
        </w:rPr>
      </w:pPr>
      <w:r w:rsidRPr="00C143BD">
        <w:rPr>
          <w:lang w:val="en-US" w:eastAsia="it-IT"/>
        </w:rPr>
        <w:t>However, where a lamp is mounted below 750 mm (measured according to the provisions of paragraph 5.8.1. above), the downward angle of 15°</w:t>
      </w:r>
      <w:r w:rsidRPr="00C143BD">
        <w:rPr>
          <w:bCs/>
          <w:lang w:val="en-US" w:eastAsia="it-IT"/>
        </w:rPr>
        <w:t xml:space="preserve"> may be reduced to </w:t>
      </w:r>
      <w:r w:rsidRPr="00C143BD">
        <w:rPr>
          <w:lang w:val="en-US" w:eastAsia="it-IT"/>
        </w:rPr>
        <w:t>5°.</w:t>
      </w:r>
    </w:p>
    <w:p w:rsidR="006B6D4D" w:rsidRPr="00DE410A" w:rsidRDefault="00C143BD" w:rsidP="00DE410A">
      <w:pPr>
        <w:pStyle w:val="para"/>
        <w:rPr>
          <w:lang w:val="en-US" w:eastAsia="it-IT"/>
        </w:rPr>
      </w:pPr>
      <w:r w:rsidRPr="00C143BD">
        <w:rPr>
          <w:lang w:val="en-US" w:eastAsia="it-IT"/>
        </w:rPr>
        <w:tab/>
        <w:t xml:space="preserve">To be considered visible, the lamp </w:t>
      </w:r>
      <w:r w:rsidR="006C5876">
        <w:rPr>
          <w:lang w:val="en-US" w:eastAsia="it-IT"/>
        </w:rPr>
        <w:t>shall</w:t>
      </w:r>
      <w:r w:rsidRPr="00C143BD">
        <w:rPr>
          <w:lang w:val="en-US" w:eastAsia="it-IT"/>
        </w:rPr>
        <w:t xml:space="preserve"> provide an unobstructed view of the apparent surface of at least 12.5 cm</w:t>
      </w:r>
      <w:r w:rsidRPr="00C143BD">
        <w:rPr>
          <w:vertAlign w:val="superscript"/>
          <w:lang w:val="en-US" w:eastAsia="it-IT"/>
        </w:rPr>
        <w:t>2</w:t>
      </w:r>
      <w:r w:rsidRPr="00C143BD">
        <w:rPr>
          <w:lang w:val="en-US" w:eastAsia="it-IT"/>
        </w:rPr>
        <w:t>. The illuminating surface area of any retro-reflector that does not transmit light shall be excluded.</w:t>
      </w:r>
    </w:p>
    <w:p w:rsidR="006B6D4D" w:rsidRPr="006B6D4D" w:rsidRDefault="006B6D4D" w:rsidP="006B6D4D">
      <w:pPr>
        <w:pStyle w:val="para"/>
      </w:pPr>
      <w:r w:rsidRPr="006B6D4D">
        <w:t>6.9.6.</w:t>
      </w:r>
      <w:r w:rsidRPr="006B6D4D">
        <w:tab/>
      </w:r>
      <w:r w:rsidRPr="00080048">
        <w:t>Orientation</w:t>
      </w:r>
    </w:p>
    <w:p w:rsidR="006B6D4D" w:rsidRPr="006B6D4D" w:rsidRDefault="006B6D4D" w:rsidP="00080048">
      <w:pPr>
        <w:pStyle w:val="para"/>
        <w:ind w:firstLine="0"/>
      </w:pPr>
      <w:r w:rsidRPr="006B6D4D">
        <w:t xml:space="preserve">Forwards. </w:t>
      </w:r>
    </w:p>
    <w:p w:rsidR="006B6D4D" w:rsidRPr="006B6D4D" w:rsidRDefault="006B6D4D" w:rsidP="006B6D4D">
      <w:pPr>
        <w:pStyle w:val="para"/>
      </w:pPr>
      <w:r w:rsidRPr="006B6D4D">
        <w:t>6.9.7.</w:t>
      </w:r>
      <w:r w:rsidRPr="006B6D4D">
        <w:tab/>
      </w:r>
      <w:r w:rsidRPr="00080048">
        <w:t>Electrical connections</w:t>
      </w:r>
    </w:p>
    <w:p w:rsidR="006B6D4D" w:rsidRPr="006B6D4D" w:rsidRDefault="006B6D4D" w:rsidP="00080048">
      <w:pPr>
        <w:pStyle w:val="para"/>
        <w:ind w:firstLine="0"/>
      </w:pPr>
      <w:r w:rsidRPr="006B6D4D">
        <w:t>In accordance with paragraph 5.11.</w:t>
      </w:r>
    </w:p>
    <w:p w:rsidR="006B6D4D" w:rsidRPr="006B6D4D" w:rsidRDefault="006B6D4D" w:rsidP="006B6D4D">
      <w:pPr>
        <w:pStyle w:val="para"/>
      </w:pPr>
      <w:r w:rsidRPr="006B6D4D">
        <w:tab/>
        <w:t>However, if a front position lamp is reciprocally incorporated with a direction-indicator the electrical connection of the front position lamp on the relevant side of the vehicle or the reciprocally incorporated part of it may be such that it is switched off during the entire period (both ON and OFF cycle) of activation of the direction-indicator lamp.</w:t>
      </w:r>
    </w:p>
    <w:p w:rsidR="006B6D4D" w:rsidRPr="006B6D4D" w:rsidRDefault="006B6D4D" w:rsidP="006B6D4D">
      <w:pPr>
        <w:pStyle w:val="para"/>
      </w:pPr>
      <w:r w:rsidRPr="006B6D4D">
        <w:t>6.9.8.</w:t>
      </w:r>
      <w:r w:rsidRPr="006B6D4D">
        <w:tab/>
      </w:r>
      <w:r w:rsidRPr="00080048">
        <w:t>Tell</w:t>
      </w:r>
      <w:r w:rsidRPr="00080048">
        <w:noBreakHyphen/>
        <w:t>tale</w:t>
      </w:r>
    </w:p>
    <w:p w:rsidR="006B6D4D" w:rsidRDefault="006B6D4D" w:rsidP="006B6D4D">
      <w:pPr>
        <w:pStyle w:val="para"/>
      </w:pPr>
      <w:r w:rsidRPr="006B6D4D">
        <w:tab/>
        <w:t>Circuit-closed tell</w:t>
      </w:r>
      <w:r w:rsidRPr="006B6D4D">
        <w:noBreakHyphen/>
        <w:t>tale mandatory. This tell</w:t>
      </w:r>
      <w:r w:rsidRPr="006B6D4D">
        <w:noBreakHyphen/>
        <w:t>tale shall be non</w:t>
      </w:r>
      <w:r w:rsidRPr="006B6D4D">
        <w:noBreakHyphen/>
        <w:t xml:space="preserve">flashing and shall not be required if the instrument panel lighting can only be turned on simultaneously with the front position lamps. </w:t>
      </w:r>
    </w:p>
    <w:p w:rsidR="002553C1" w:rsidRPr="006B6D4D" w:rsidRDefault="002553C1" w:rsidP="002553C1">
      <w:pPr>
        <w:pStyle w:val="para"/>
        <w:ind w:firstLine="0"/>
      </w:pPr>
      <w:r w:rsidRPr="008D2A7D">
        <w:rPr>
          <w:bCs/>
          <w:color w:val="000000"/>
          <w:lang w:eastAsia="fr-FR"/>
        </w:rPr>
        <w:t>This requirement does not apply when light signalling system operates according to paragraph 6.2.7.6.2.</w:t>
      </w:r>
    </w:p>
    <w:p w:rsidR="006B6D4D" w:rsidRPr="006B6D4D" w:rsidRDefault="006B6D4D" w:rsidP="006B6D4D">
      <w:pPr>
        <w:pStyle w:val="para"/>
      </w:pPr>
      <w:r w:rsidRPr="006B6D4D">
        <w:rPr>
          <w:rFonts w:hint="eastAsia"/>
        </w:rPr>
        <w:t>6.9.9</w:t>
      </w:r>
      <w:r w:rsidRPr="006B6D4D">
        <w:t>.</w:t>
      </w:r>
      <w:r w:rsidRPr="006B6D4D">
        <w:tab/>
      </w:r>
      <w:r w:rsidRPr="00080048">
        <w:rPr>
          <w:rFonts w:hint="eastAsia"/>
        </w:rPr>
        <w:t>Other requirements</w:t>
      </w:r>
    </w:p>
    <w:p w:rsidR="006B6D4D" w:rsidRPr="006B6D4D" w:rsidRDefault="006B6D4D" w:rsidP="006B6D4D">
      <w:pPr>
        <w:pStyle w:val="para"/>
      </w:pPr>
      <w:r w:rsidRPr="006B6D4D">
        <w:t>6.9.9.1.</w:t>
      </w:r>
      <w:r w:rsidRPr="006B6D4D">
        <w:rPr>
          <w:b/>
          <w:bCs/>
        </w:rPr>
        <w:tab/>
      </w:r>
      <w:r w:rsidRPr="006B6D4D">
        <w:rPr>
          <w:rFonts w:hint="eastAsia"/>
        </w:rPr>
        <w:t xml:space="preserve">If one or more </w:t>
      </w:r>
      <w:r w:rsidRPr="006B6D4D">
        <w:t>infrared radiation generator</w:t>
      </w:r>
      <w:r w:rsidRPr="006B6D4D">
        <w:rPr>
          <w:rFonts w:hint="eastAsia"/>
        </w:rPr>
        <w:t>(s) is</w:t>
      </w:r>
      <w:r w:rsidRPr="006B6D4D">
        <w:t xml:space="preserve"> (are)</w:t>
      </w:r>
      <w:r w:rsidRPr="006B6D4D">
        <w:rPr>
          <w:rFonts w:hint="eastAsia"/>
        </w:rPr>
        <w:t xml:space="preserve"> installed inside the front position lamp, it</w:t>
      </w:r>
      <w:r w:rsidRPr="006B6D4D">
        <w:t xml:space="preserve"> </w:t>
      </w:r>
      <w:r w:rsidRPr="006B6D4D">
        <w:rPr>
          <w:rFonts w:hint="eastAsia"/>
        </w:rPr>
        <w:t xml:space="preserve">(they) </w:t>
      </w:r>
      <w:r w:rsidRPr="006B6D4D">
        <w:t xml:space="preserve">is (are) allowed to be </w:t>
      </w:r>
      <w:r w:rsidRPr="006B6D4D">
        <w:rPr>
          <w:rFonts w:hint="eastAsia"/>
        </w:rPr>
        <w:t xml:space="preserve">activated only when the headlamp </w:t>
      </w:r>
      <w:r w:rsidRPr="006B6D4D">
        <w:t xml:space="preserve">on the same side of the vehicle </w:t>
      </w:r>
      <w:r w:rsidRPr="006B6D4D">
        <w:rPr>
          <w:rFonts w:hint="eastAsia"/>
        </w:rPr>
        <w:t xml:space="preserve">is switched on and the vehicle is in forward motion. In the event that the front position lamp </w:t>
      </w:r>
      <w:r w:rsidRPr="006B6D4D">
        <w:t xml:space="preserve">or the headlamp on the same side </w:t>
      </w:r>
      <w:r w:rsidRPr="006B6D4D">
        <w:rPr>
          <w:rFonts w:hint="eastAsia"/>
        </w:rPr>
        <w:t xml:space="preserve">fails, the </w:t>
      </w:r>
      <w:r w:rsidRPr="006B6D4D">
        <w:t>infrared radiation generator</w:t>
      </w:r>
      <w:r w:rsidRPr="006B6D4D">
        <w:rPr>
          <w:rFonts w:hint="eastAsia"/>
        </w:rPr>
        <w:t>(s) shall be automatically switched off.</w:t>
      </w:r>
    </w:p>
    <w:p w:rsidR="006B6D4D" w:rsidRPr="006B6D4D" w:rsidRDefault="006B6D4D" w:rsidP="006B6D4D">
      <w:pPr>
        <w:pStyle w:val="para"/>
      </w:pPr>
      <w:r w:rsidRPr="006B6D4D">
        <w:t>6.9.9.2.</w:t>
      </w:r>
      <w:r w:rsidRPr="006B6D4D">
        <w:tab/>
        <w:t>In case an AFS providing a bending mode is installed, the front position lamp may be swivelled together with a lighting unit to which it is reciprocally incorporated.</w:t>
      </w:r>
    </w:p>
    <w:p w:rsidR="006B6D4D" w:rsidRPr="006B6D4D" w:rsidRDefault="006B6D4D" w:rsidP="006B6D4D">
      <w:pPr>
        <w:pStyle w:val="para"/>
      </w:pPr>
      <w:r w:rsidRPr="006B6D4D">
        <w:t>6.10.</w:t>
      </w:r>
      <w:r w:rsidRPr="006B6D4D">
        <w:tab/>
      </w:r>
      <w:r w:rsidR="00080048" w:rsidRPr="006B6D4D">
        <w:t xml:space="preserve">Rear position lamp </w:t>
      </w:r>
      <w:r w:rsidRPr="006B6D4D">
        <w:rPr>
          <w:b/>
        </w:rPr>
        <w:t>(</w:t>
      </w:r>
      <w:r w:rsidRPr="006B6D4D">
        <w:t>Regulation No. 7)</w:t>
      </w:r>
    </w:p>
    <w:p w:rsidR="006B6D4D" w:rsidRPr="006B6D4D" w:rsidRDefault="006B6D4D" w:rsidP="006B6D4D">
      <w:pPr>
        <w:pStyle w:val="para"/>
      </w:pPr>
      <w:r w:rsidRPr="006B6D4D">
        <w:t>6.10.1.</w:t>
      </w:r>
      <w:r w:rsidRPr="006B6D4D">
        <w:tab/>
      </w:r>
      <w:r w:rsidRPr="00080048">
        <w:t>Presence</w:t>
      </w:r>
    </w:p>
    <w:p w:rsidR="006B6D4D" w:rsidRPr="006B6D4D" w:rsidRDefault="006B6D4D" w:rsidP="006B6D4D">
      <w:pPr>
        <w:pStyle w:val="para"/>
      </w:pPr>
      <w:r w:rsidRPr="006B6D4D">
        <w:tab/>
        <w:t>Devices of R or R1 or R2 categories: Mandatory</w:t>
      </w:r>
    </w:p>
    <w:p w:rsidR="006B6D4D" w:rsidRPr="006B6D4D" w:rsidRDefault="006B6D4D" w:rsidP="006B6D4D">
      <w:pPr>
        <w:pStyle w:val="para"/>
      </w:pPr>
      <w:r w:rsidRPr="006B6D4D">
        <w:t>6.10.2.</w:t>
      </w:r>
      <w:r w:rsidRPr="006B6D4D">
        <w:tab/>
      </w:r>
      <w:r w:rsidRPr="00080048">
        <w:t>Number</w:t>
      </w:r>
    </w:p>
    <w:p w:rsidR="006B6D4D" w:rsidRPr="006B6D4D" w:rsidRDefault="006B6D4D" w:rsidP="006B6D4D">
      <w:pPr>
        <w:pStyle w:val="para"/>
      </w:pPr>
      <w:r w:rsidRPr="006B6D4D">
        <w:tab/>
        <w:t>Two.</w:t>
      </w:r>
    </w:p>
    <w:p w:rsidR="006B6D4D" w:rsidRPr="006B6D4D" w:rsidRDefault="006B6D4D" w:rsidP="006B6D4D">
      <w:pPr>
        <w:pStyle w:val="para"/>
      </w:pPr>
      <w:r w:rsidRPr="006B6D4D">
        <w:t>6.10.2.1.</w:t>
      </w:r>
      <w:r w:rsidRPr="006B6D4D">
        <w:tab/>
        <w:t>Except the case where end-outline marker lamps are installed, two optional position lamps may be installed on all vehicles in categories M</w:t>
      </w:r>
      <w:r w:rsidRPr="006B6D4D">
        <w:rPr>
          <w:vertAlign w:val="subscript"/>
        </w:rPr>
        <w:t>2</w:t>
      </w:r>
      <w:r w:rsidRPr="006B6D4D">
        <w:t>, M</w:t>
      </w:r>
      <w:r w:rsidRPr="006B6D4D">
        <w:rPr>
          <w:vertAlign w:val="subscript"/>
        </w:rPr>
        <w:t>3</w:t>
      </w:r>
      <w:r w:rsidRPr="006B6D4D">
        <w:t>, N</w:t>
      </w:r>
      <w:r w:rsidRPr="006B6D4D">
        <w:rPr>
          <w:vertAlign w:val="subscript"/>
        </w:rPr>
        <w:t>2</w:t>
      </w:r>
      <w:r w:rsidRPr="006B6D4D">
        <w:t>, N</w:t>
      </w:r>
      <w:r w:rsidRPr="006B6D4D">
        <w:rPr>
          <w:vertAlign w:val="subscript"/>
        </w:rPr>
        <w:t>3</w:t>
      </w:r>
      <w:r w:rsidRPr="006B6D4D">
        <w:t>, O</w:t>
      </w:r>
      <w:r w:rsidRPr="006B6D4D">
        <w:rPr>
          <w:vertAlign w:val="subscript"/>
        </w:rPr>
        <w:t>2</w:t>
      </w:r>
      <w:r w:rsidRPr="006B6D4D">
        <w:t>, O</w:t>
      </w:r>
      <w:r w:rsidRPr="006B6D4D">
        <w:rPr>
          <w:vertAlign w:val="subscript"/>
        </w:rPr>
        <w:t>3</w:t>
      </w:r>
      <w:r w:rsidRPr="006B6D4D">
        <w:t>, and O</w:t>
      </w:r>
      <w:r w:rsidRPr="006B6D4D">
        <w:rPr>
          <w:vertAlign w:val="subscript"/>
        </w:rPr>
        <w:t>4</w:t>
      </w:r>
      <w:r w:rsidRPr="006B6D4D">
        <w:t>.</w:t>
      </w:r>
    </w:p>
    <w:p w:rsidR="006B6D4D" w:rsidRPr="006B6D4D" w:rsidRDefault="006B6D4D" w:rsidP="006B6D4D">
      <w:pPr>
        <w:pStyle w:val="para"/>
      </w:pPr>
      <w:r w:rsidRPr="006B6D4D">
        <w:t>6.10.3.</w:t>
      </w:r>
      <w:r w:rsidRPr="006B6D4D">
        <w:tab/>
      </w:r>
      <w:r w:rsidRPr="00080048">
        <w:t>Arrangement</w:t>
      </w:r>
    </w:p>
    <w:p w:rsidR="006B6D4D" w:rsidRPr="006B6D4D" w:rsidRDefault="006B6D4D" w:rsidP="00080048">
      <w:pPr>
        <w:pStyle w:val="para"/>
        <w:ind w:firstLine="0"/>
      </w:pPr>
      <w:r w:rsidRPr="006B6D4D">
        <w:t>No special requirement.</w:t>
      </w:r>
    </w:p>
    <w:p w:rsidR="006B6D4D" w:rsidRPr="006B6D4D" w:rsidRDefault="006B6D4D" w:rsidP="006B6D4D">
      <w:pPr>
        <w:pStyle w:val="para"/>
      </w:pPr>
      <w:r w:rsidRPr="006B6D4D">
        <w:t>6.10.4.</w:t>
      </w:r>
      <w:r w:rsidRPr="006B6D4D">
        <w:tab/>
      </w:r>
      <w:r w:rsidRPr="00080048">
        <w:t>Position</w:t>
      </w:r>
      <w:r w:rsidRPr="006B6D4D">
        <w:t xml:space="preserve"> </w:t>
      </w:r>
    </w:p>
    <w:p w:rsidR="006B6D4D" w:rsidRPr="006B6D4D" w:rsidRDefault="006B6D4D" w:rsidP="006B6D4D">
      <w:pPr>
        <w:pStyle w:val="para"/>
      </w:pPr>
      <w:r w:rsidRPr="006B6D4D">
        <w:t>6.10.4.1.</w:t>
      </w:r>
      <w:r w:rsidRPr="006B6D4D">
        <w:tab/>
        <w:t>In width: that point on the apparent surface in the direction of the reference axis which is farthest from the vehicle's median longitudinal plane shall not be more than 400 mm from the extreme outer edge of the vehicle. This condition shall not apply to the optional rear lamps.</w:t>
      </w:r>
    </w:p>
    <w:p w:rsidR="006B6D4D" w:rsidRPr="006B6D4D" w:rsidRDefault="006B6D4D" w:rsidP="00080048">
      <w:pPr>
        <w:pStyle w:val="para"/>
        <w:ind w:firstLine="0"/>
      </w:pPr>
      <w:r w:rsidRPr="006B6D4D">
        <w:t>The distance between the inner edges of the two apparent surfaces in the direction of the reference axes shall:</w:t>
      </w:r>
    </w:p>
    <w:p w:rsidR="006B6D4D" w:rsidRPr="006B6D4D" w:rsidRDefault="006B6D4D" w:rsidP="00080048">
      <w:pPr>
        <w:pStyle w:val="para"/>
        <w:ind w:firstLine="0"/>
      </w:pPr>
      <w:r w:rsidRPr="006B6D4D">
        <w:t>For M</w:t>
      </w:r>
      <w:r w:rsidRPr="006B6D4D">
        <w:rPr>
          <w:vertAlign w:val="subscript"/>
        </w:rPr>
        <w:t>1</w:t>
      </w:r>
      <w:r w:rsidRPr="006B6D4D">
        <w:t xml:space="preserve"> and N</w:t>
      </w:r>
      <w:r w:rsidRPr="006B6D4D">
        <w:rPr>
          <w:vertAlign w:val="subscript"/>
        </w:rPr>
        <w:t>1</w:t>
      </w:r>
      <w:r w:rsidRPr="006B6D4D">
        <w:t xml:space="preserve"> category vehicles: have no special requirement;</w:t>
      </w:r>
    </w:p>
    <w:p w:rsidR="006B6D4D" w:rsidRPr="006B6D4D" w:rsidRDefault="006B6D4D" w:rsidP="006B6D4D">
      <w:pPr>
        <w:pStyle w:val="para"/>
      </w:pPr>
      <w:r w:rsidRPr="006B6D4D">
        <w:tab/>
        <w:t>For all other categories of vehicles: be not less than 600 mm. This distance may be reduced to 400 mm where the overall width of the vehicle is less than 1,300 mm.</w:t>
      </w:r>
    </w:p>
    <w:p w:rsidR="006B6D4D" w:rsidRPr="006B6D4D" w:rsidRDefault="006B6D4D" w:rsidP="006B6D4D">
      <w:pPr>
        <w:pStyle w:val="para"/>
      </w:pPr>
      <w:r w:rsidRPr="006B6D4D">
        <w:t>6.10.4.2.</w:t>
      </w:r>
      <w:r w:rsidRPr="006B6D4D">
        <w:tab/>
        <w:t>In height: above the ground, not less than 350 mm nor more than 1,500 mm (2,100 mm if the shape of the bodywork makes it impossible to keep within 1,500 mm and if the optional lamps are not installed). If the optional lamps are installed, they shall be placed at a height compatible with the applicable requirements of paragraph 6.10.4.1., the symmetry of the lamps, and at a vertical distance as large as the shape of the bodywork makes it possible, but not less than 600 mm above the mandatory lamps.</w:t>
      </w:r>
    </w:p>
    <w:p w:rsidR="006B6D4D" w:rsidRPr="006B6D4D" w:rsidRDefault="006B6D4D" w:rsidP="006B6D4D">
      <w:pPr>
        <w:pStyle w:val="para"/>
      </w:pPr>
      <w:r w:rsidRPr="006B6D4D">
        <w:t>6.10.4.3.</w:t>
      </w:r>
      <w:r w:rsidRPr="006B6D4D">
        <w:tab/>
        <w:t xml:space="preserve">In length: The rear of the vehicle. </w:t>
      </w:r>
    </w:p>
    <w:p w:rsidR="00C143BD" w:rsidRPr="00C143BD" w:rsidRDefault="00C143BD" w:rsidP="00C143BD">
      <w:pPr>
        <w:suppressAutoHyphens w:val="0"/>
        <w:spacing w:after="120"/>
        <w:ind w:left="2268" w:hanging="1134"/>
        <w:jc w:val="both"/>
        <w:rPr>
          <w:lang w:val="en-US" w:eastAsia="it-IT"/>
        </w:rPr>
      </w:pPr>
      <w:r w:rsidRPr="00C143BD">
        <w:rPr>
          <w:lang w:val="en-US" w:eastAsia="it-IT"/>
        </w:rPr>
        <w:t>6.10.5.</w:t>
      </w:r>
      <w:r w:rsidRPr="00C143BD">
        <w:rPr>
          <w:lang w:val="en-US" w:eastAsia="it-IT"/>
        </w:rPr>
        <w:tab/>
        <w:t xml:space="preserve">Geometric visibility </w:t>
      </w:r>
    </w:p>
    <w:p w:rsidR="00C143BD" w:rsidRPr="00C143BD" w:rsidRDefault="00C143BD" w:rsidP="00C143BD">
      <w:pPr>
        <w:tabs>
          <w:tab w:val="left" w:pos="3969"/>
        </w:tabs>
        <w:suppressAutoHyphens w:val="0"/>
        <w:spacing w:after="120"/>
        <w:ind w:left="2268" w:hanging="1134"/>
        <w:jc w:val="both"/>
        <w:rPr>
          <w:lang w:val="en-US" w:eastAsia="it-IT"/>
        </w:rPr>
      </w:pPr>
      <w:r w:rsidRPr="00C143BD">
        <w:rPr>
          <w:lang w:val="en-US" w:eastAsia="it-IT"/>
        </w:rPr>
        <w:t xml:space="preserve">6.10.5.1. </w:t>
      </w:r>
      <w:r w:rsidRPr="00C143BD">
        <w:rPr>
          <w:lang w:val="en-US" w:eastAsia="it-IT"/>
        </w:rPr>
        <w:tab/>
        <w:t xml:space="preserve">Horizontal angle: 45° inwards and 80° outwards. </w:t>
      </w:r>
    </w:p>
    <w:p w:rsidR="00C143BD" w:rsidRPr="00C143BD" w:rsidRDefault="00C143BD" w:rsidP="00C143BD">
      <w:pPr>
        <w:spacing w:after="120"/>
        <w:ind w:left="2268" w:right="1134"/>
        <w:jc w:val="both"/>
        <w:rPr>
          <w:lang w:val="en-US" w:eastAsia="it-IT"/>
        </w:rPr>
      </w:pPr>
      <w:r w:rsidRPr="00C143BD">
        <w:rPr>
          <w:lang w:val="en-US" w:eastAsia="it-IT"/>
        </w:rPr>
        <w:t>However, where a lamp is mounted below 750 mm (measured according to the provisions of paragraph 5.8.1. above), the inward angle of 45°</w:t>
      </w:r>
      <w:r w:rsidRPr="00C143BD">
        <w:rPr>
          <w:bCs/>
          <w:lang w:val="en-US" w:eastAsia="it-IT"/>
        </w:rPr>
        <w:t xml:space="preserve"> may be reduced to </w:t>
      </w:r>
      <w:r w:rsidRPr="00C143BD">
        <w:rPr>
          <w:lang w:val="en-US" w:eastAsia="it-IT"/>
        </w:rPr>
        <w:t xml:space="preserve">20° </w:t>
      </w:r>
      <w:r w:rsidRPr="00C143BD">
        <w:rPr>
          <w:bCs/>
          <w:lang w:val="en-US" w:eastAsia="it-IT"/>
        </w:rPr>
        <w:t>under</w:t>
      </w:r>
      <w:r w:rsidRPr="00C143BD">
        <w:rPr>
          <w:lang w:val="en-US" w:eastAsia="it-IT"/>
        </w:rPr>
        <w:t xml:space="preserve"> the H plane.</w:t>
      </w:r>
    </w:p>
    <w:p w:rsidR="00C143BD" w:rsidRPr="00C143BD" w:rsidRDefault="00C143BD" w:rsidP="00C143BD">
      <w:pPr>
        <w:suppressAutoHyphens w:val="0"/>
        <w:spacing w:after="120"/>
        <w:ind w:left="2268"/>
        <w:jc w:val="both"/>
        <w:rPr>
          <w:strike/>
          <w:lang w:val="en-US" w:eastAsia="it-IT"/>
        </w:rPr>
      </w:pPr>
      <w:r w:rsidRPr="00C143BD">
        <w:rPr>
          <w:lang w:val="en-US" w:eastAsia="it-IT"/>
        </w:rPr>
        <w:t xml:space="preserve">Vertical angle: 15° above and below the horizontal. </w:t>
      </w:r>
    </w:p>
    <w:p w:rsidR="00C143BD" w:rsidRPr="00C143BD" w:rsidRDefault="00C143BD" w:rsidP="00C143BD">
      <w:pPr>
        <w:tabs>
          <w:tab w:val="left" w:pos="3969"/>
          <w:tab w:val="left" w:pos="4253"/>
        </w:tabs>
        <w:suppressAutoHyphens w:val="0"/>
        <w:spacing w:after="120"/>
        <w:ind w:left="2268" w:hanging="1134"/>
        <w:jc w:val="both"/>
        <w:outlineLvl w:val="0"/>
        <w:rPr>
          <w:lang w:val="en-US" w:eastAsia="it-IT"/>
        </w:rPr>
      </w:pPr>
      <w:r w:rsidRPr="00C143BD">
        <w:rPr>
          <w:lang w:val="en-US" w:eastAsia="it-IT"/>
        </w:rPr>
        <w:tab/>
        <w:t>However,</w:t>
      </w:r>
    </w:p>
    <w:p w:rsidR="00C143BD" w:rsidRPr="00C143BD" w:rsidRDefault="00C143BD" w:rsidP="00C143BD">
      <w:pPr>
        <w:spacing w:after="120"/>
        <w:ind w:left="2835" w:right="1134" w:hanging="567"/>
        <w:jc w:val="both"/>
        <w:rPr>
          <w:lang w:val="en-US" w:eastAsia="it-IT"/>
        </w:rPr>
      </w:pPr>
      <w:r w:rsidRPr="00C143BD">
        <w:rPr>
          <w:lang w:val="en-US" w:eastAsia="it-IT"/>
        </w:rPr>
        <w:t>(a)</w:t>
      </w:r>
      <w:r w:rsidRPr="00C143BD">
        <w:rPr>
          <w:lang w:val="en-US" w:eastAsia="it-IT"/>
        </w:rPr>
        <w:tab/>
        <w:t>Where a lamp is mounted below 750 mm (measured according to the provisions of paragraph 5.8.1. above), the downward angle of 15°</w:t>
      </w:r>
      <w:r w:rsidRPr="00C143BD">
        <w:rPr>
          <w:bCs/>
          <w:lang w:val="en-US" w:eastAsia="it-IT"/>
        </w:rPr>
        <w:t xml:space="preserve"> may be reduced to </w:t>
      </w:r>
      <w:r w:rsidRPr="00C143BD">
        <w:rPr>
          <w:lang w:val="en-US" w:eastAsia="it-IT"/>
        </w:rPr>
        <w:t>5°;</w:t>
      </w:r>
    </w:p>
    <w:p w:rsidR="00C143BD" w:rsidRPr="00C143BD" w:rsidRDefault="00C143BD" w:rsidP="00C143BD">
      <w:pPr>
        <w:spacing w:after="120"/>
        <w:ind w:left="2835" w:right="1134" w:hanging="567"/>
        <w:jc w:val="both"/>
        <w:rPr>
          <w:lang w:val="en-US" w:eastAsia="it-IT"/>
        </w:rPr>
      </w:pPr>
      <w:r w:rsidRPr="00C143BD">
        <w:rPr>
          <w:lang w:val="en-US" w:eastAsia="it-IT"/>
        </w:rPr>
        <w:t>(b)</w:t>
      </w:r>
      <w:r w:rsidRPr="00C143BD">
        <w:rPr>
          <w:lang w:val="en-US" w:eastAsia="it-IT"/>
        </w:rPr>
        <w:tab/>
        <w:t>Where an optional lamp is mounted above 2,100 mm (measured according to the provisions of paragraph 5.8.1. above) the upward angle of 15° may be reduced to 5°.</w:t>
      </w:r>
    </w:p>
    <w:p w:rsidR="00C143BD" w:rsidRPr="00C143BD" w:rsidRDefault="00C143BD" w:rsidP="00C143BD">
      <w:pPr>
        <w:spacing w:after="120"/>
        <w:ind w:left="2268" w:right="1134" w:hanging="1134"/>
        <w:jc w:val="both"/>
        <w:rPr>
          <w:lang w:val="en-US" w:eastAsia="it-IT"/>
        </w:rPr>
      </w:pPr>
      <w:r w:rsidRPr="00C143BD">
        <w:rPr>
          <w:lang w:val="en-US" w:eastAsia="it-IT"/>
        </w:rPr>
        <w:t>6.10.5.2.</w:t>
      </w:r>
      <w:r w:rsidRPr="00C143BD">
        <w:rPr>
          <w:lang w:val="en-US" w:eastAsia="it-IT"/>
        </w:rPr>
        <w:tab/>
        <w:t>For M</w:t>
      </w:r>
      <w:r w:rsidRPr="00C143BD">
        <w:rPr>
          <w:vertAlign w:val="subscript"/>
          <w:lang w:val="en-US" w:eastAsia="it-IT"/>
        </w:rPr>
        <w:t>1</w:t>
      </w:r>
      <w:r w:rsidRPr="00C143BD">
        <w:rPr>
          <w:lang w:val="en-US" w:eastAsia="it-IT"/>
        </w:rPr>
        <w:t xml:space="preserve"> and N</w:t>
      </w:r>
      <w:r w:rsidRPr="00C143BD">
        <w:rPr>
          <w:vertAlign w:val="subscript"/>
          <w:lang w:val="en-US" w:eastAsia="it-IT"/>
        </w:rPr>
        <w:t>1</w:t>
      </w:r>
      <w:r w:rsidRPr="00C143BD">
        <w:rPr>
          <w:lang w:val="en-US" w:eastAsia="it-IT"/>
        </w:rPr>
        <w:t xml:space="preserve"> category vehicles, as an alternative to paragraph 6.10.5.1. above, at the discretion of the manufacturer or his duly accredited representative, and only if a rear side-marker lamp is installed on the vehicle,</w:t>
      </w:r>
    </w:p>
    <w:p w:rsidR="00C143BD" w:rsidRPr="00C143BD" w:rsidRDefault="00C143BD" w:rsidP="00C143BD">
      <w:pPr>
        <w:spacing w:after="120"/>
        <w:ind w:left="2268" w:right="1134"/>
        <w:jc w:val="both"/>
        <w:rPr>
          <w:lang w:val="en-US" w:eastAsia="it-IT"/>
        </w:rPr>
      </w:pPr>
      <w:r w:rsidRPr="00C143BD">
        <w:rPr>
          <w:lang w:val="en-US" w:eastAsia="it-IT"/>
        </w:rPr>
        <w:t>Horizontal angle: 45° outwards to 45° inwards. However, where a lamp is mounted below 750 mm (measured according to the provisions of paragraph 5.8.1. above), the inward angle of 45°</w:t>
      </w:r>
      <w:r w:rsidRPr="00C143BD">
        <w:rPr>
          <w:bCs/>
          <w:lang w:val="en-US" w:eastAsia="it-IT"/>
        </w:rPr>
        <w:t xml:space="preserve"> may be reduced to </w:t>
      </w:r>
      <w:r w:rsidRPr="00C143BD">
        <w:rPr>
          <w:lang w:val="en-US" w:eastAsia="it-IT"/>
        </w:rPr>
        <w:t xml:space="preserve">20° </w:t>
      </w:r>
      <w:r w:rsidRPr="00C143BD">
        <w:rPr>
          <w:bCs/>
          <w:lang w:val="en-US" w:eastAsia="it-IT"/>
        </w:rPr>
        <w:t>under</w:t>
      </w:r>
      <w:r w:rsidRPr="00C143BD">
        <w:rPr>
          <w:lang w:val="en-US" w:eastAsia="it-IT"/>
        </w:rPr>
        <w:t xml:space="preserve"> the H plane.</w:t>
      </w:r>
    </w:p>
    <w:p w:rsidR="00C143BD" w:rsidRPr="00C143BD" w:rsidRDefault="00C143BD" w:rsidP="00C143BD">
      <w:pPr>
        <w:spacing w:after="120"/>
        <w:ind w:left="2268" w:right="1134"/>
        <w:jc w:val="both"/>
        <w:rPr>
          <w:strike/>
          <w:lang w:val="en-US" w:eastAsia="it-IT"/>
        </w:rPr>
      </w:pPr>
      <w:r w:rsidRPr="00C143BD">
        <w:rPr>
          <w:lang w:val="en-US" w:eastAsia="it-IT"/>
        </w:rPr>
        <w:t xml:space="preserve">Vertical angle: 15° above and below the horizontal. </w:t>
      </w:r>
    </w:p>
    <w:p w:rsidR="00C143BD" w:rsidRPr="00C143BD" w:rsidRDefault="00C143BD" w:rsidP="00C143BD">
      <w:pPr>
        <w:spacing w:after="120"/>
        <w:ind w:left="2268" w:right="1134" w:hanging="1134"/>
        <w:jc w:val="both"/>
        <w:rPr>
          <w:strike/>
          <w:lang w:val="en-US" w:eastAsia="it-IT"/>
        </w:rPr>
      </w:pPr>
      <w:r w:rsidRPr="00C143BD">
        <w:rPr>
          <w:lang w:val="en-US" w:eastAsia="it-IT"/>
        </w:rPr>
        <w:tab/>
        <w:t>However, where a lamp is mounted below 750 mm (measured according to the provisions of paragraph 5.8.1. above), the downward angle of 15°</w:t>
      </w:r>
      <w:r w:rsidRPr="00C143BD">
        <w:rPr>
          <w:bCs/>
          <w:lang w:val="en-US" w:eastAsia="it-IT"/>
        </w:rPr>
        <w:t xml:space="preserve"> may be reduced to </w:t>
      </w:r>
      <w:r w:rsidRPr="00C143BD">
        <w:rPr>
          <w:lang w:val="en-US" w:eastAsia="it-IT"/>
        </w:rPr>
        <w:t>5°.</w:t>
      </w:r>
    </w:p>
    <w:p w:rsidR="006B6D4D" w:rsidRPr="00DE410A" w:rsidRDefault="00C143BD" w:rsidP="00DE410A">
      <w:pPr>
        <w:pStyle w:val="para"/>
        <w:keepNext/>
        <w:keepLines/>
        <w:rPr>
          <w:lang w:val="en-US" w:eastAsia="it-IT"/>
        </w:rPr>
      </w:pPr>
      <w:r w:rsidRPr="00C143BD">
        <w:rPr>
          <w:lang w:val="en-US" w:eastAsia="it-IT"/>
        </w:rPr>
        <w:tab/>
        <w:t xml:space="preserve">To be considered visible, the lamp </w:t>
      </w:r>
      <w:r w:rsidR="006C5876">
        <w:rPr>
          <w:lang w:val="en-US" w:eastAsia="it-IT"/>
        </w:rPr>
        <w:t>shall</w:t>
      </w:r>
      <w:r w:rsidRPr="00C143BD">
        <w:rPr>
          <w:lang w:val="en-US" w:eastAsia="it-IT"/>
        </w:rPr>
        <w:t xml:space="preserve"> provide an unobstructed view of the apparent surface of at least 12.5 square centimetres. The illuminating surface area of any retro-reflector that does not transmit light shall be excluded.</w:t>
      </w:r>
    </w:p>
    <w:p w:rsidR="006B6D4D" w:rsidRPr="006B6D4D" w:rsidRDefault="006B6D4D" w:rsidP="006B6D4D">
      <w:pPr>
        <w:pStyle w:val="para"/>
      </w:pPr>
      <w:r w:rsidRPr="006B6D4D">
        <w:t>6.10.6.</w:t>
      </w:r>
      <w:r w:rsidRPr="006B6D4D">
        <w:tab/>
      </w:r>
      <w:r w:rsidRPr="00080048">
        <w:t>Orientation</w:t>
      </w:r>
    </w:p>
    <w:p w:rsidR="006B6D4D" w:rsidRPr="006B6D4D" w:rsidRDefault="006B6D4D" w:rsidP="00080048">
      <w:pPr>
        <w:pStyle w:val="para"/>
        <w:ind w:firstLine="0"/>
      </w:pPr>
      <w:r w:rsidRPr="006B6D4D">
        <w:t xml:space="preserve">Rearwards. </w:t>
      </w:r>
    </w:p>
    <w:p w:rsidR="006B6D4D" w:rsidRPr="006B6D4D" w:rsidRDefault="006B6D4D" w:rsidP="006B6D4D">
      <w:pPr>
        <w:pStyle w:val="para"/>
      </w:pPr>
      <w:r w:rsidRPr="006B6D4D">
        <w:t>6.10.7.</w:t>
      </w:r>
      <w:r w:rsidRPr="006B6D4D">
        <w:tab/>
      </w:r>
      <w:r w:rsidRPr="00080048">
        <w:t>Electrical connections</w:t>
      </w:r>
    </w:p>
    <w:p w:rsidR="006B6D4D" w:rsidRPr="006B6D4D" w:rsidRDefault="006B6D4D" w:rsidP="006B6D4D">
      <w:pPr>
        <w:pStyle w:val="para"/>
      </w:pPr>
      <w:r w:rsidRPr="006B6D4D">
        <w:tab/>
        <w:t>In accordance with paragraph 5.11.</w:t>
      </w:r>
    </w:p>
    <w:p w:rsidR="006B6D4D" w:rsidRPr="006B6D4D" w:rsidRDefault="006B6D4D" w:rsidP="006B6D4D">
      <w:pPr>
        <w:pStyle w:val="para"/>
      </w:pPr>
      <w:r w:rsidRPr="006B6D4D">
        <w:tab/>
        <w:t>However, if a rear position lamp is reciprocally incorporated with a direction-indicator, the electrical connection of the rear position lamp on the relevant side of the vehicle or the reciprocally incorporated part of it may be such that it is switched OFF during the entire period (both ON and OFF cycle) of activation of the direction-indicator lamp.</w:t>
      </w:r>
    </w:p>
    <w:p w:rsidR="006B6D4D" w:rsidRPr="006B6D4D" w:rsidRDefault="006B6D4D" w:rsidP="006B6D4D">
      <w:pPr>
        <w:pStyle w:val="para"/>
      </w:pPr>
      <w:r w:rsidRPr="006B6D4D">
        <w:t>6.10.8.</w:t>
      </w:r>
      <w:r w:rsidRPr="006B6D4D">
        <w:tab/>
      </w:r>
      <w:r w:rsidRPr="00080048">
        <w:t>Tell</w:t>
      </w:r>
      <w:r w:rsidRPr="00080048">
        <w:noBreakHyphen/>
        <w:t>tale</w:t>
      </w:r>
    </w:p>
    <w:p w:rsidR="006B6D4D" w:rsidRDefault="006B6D4D" w:rsidP="00080048">
      <w:pPr>
        <w:pStyle w:val="para"/>
        <w:ind w:firstLine="0"/>
      </w:pPr>
      <w:r w:rsidRPr="006B6D4D">
        <w:t>Circuit-closed tell</w:t>
      </w:r>
      <w:r w:rsidRPr="006B6D4D">
        <w:noBreakHyphen/>
        <w:t xml:space="preserve">tale mandatory. It shall be combined with that of the front position lamps. </w:t>
      </w:r>
    </w:p>
    <w:p w:rsidR="002553C1" w:rsidRPr="006B6D4D" w:rsidRDefault="002553C1" w:rsidP="00080048">
      <w:pPr>
        <w:pStyle w:val="para"/>
        <w:ind w:firstLine="0"/>
      </w:pPr>
      <w:r w:rsidRPr="002553C1">
        <w:t>This requirement does not apply when light signalling system operates according to paragraph 6.2.7.6.2.</w:t>
      </w:r>
    </w:p>
    <w:p w:rsidR="006B6D4D" w:rsidRPr="006B6D4D" w:rsidRDefault="006B6D4D" w:rsidP="006B6D4D">
      <w:pPr>
        <w:pStyle w:val="para"/>
      </w:pPr>
      <w:r w:rsidRPr="006B6D4D">
        <w:t>6.10.9.</w:t>
      </w:r>
      <w:r w:rsidRPr="006B6D4D">
        <w:tab/>
      </w:r>
      <w:r w:rsidRPr="00080048">
        <w:t>Other requirements</w:t>
      </w:r>
    </w:p>
    <w:p w:rsidR="006B6D4D" w:rsidRPr="006B6D4D" w:rsidRDefault="006B6D4D" w:rsidP="006B6D4D">
      <w:pPr>
        <w:pStyle w:val="para"/>
      </w:pPr>
      <w:r w:rsidRPr="006B6D4D">
        <w:tab/>
        <w:t xml:space="preserve">None. </w:t>
      </w:r>
    </w:p>
    <w:p w:rsidR="006B6D4D" w:rsidRPr="006B6D4D" w:rsidRDefault="006B6D4D" w:rsidP="006B6D4D">
      <w:pPr>
        <w:pStyle w:val="para"/>
      </w:pPr>
      <w:r w:rsidRPr="006B6D4D">
        <w:t>6.11.</w:t>
      </w:r>
      <w:r w:rsidRPr="006B6D4D">
        <w:tab/>
      </w:r>
      <w:r w:rsidR="00080048" w:rsidRPr="006B6D4D">
        <w:t xml:space="preserve">Rear fog lamp </w:t>
      </w:r>
      <w:r w:rsidRPr="006B6D4D">
        <w:rPr>
          <w:b/>
        </w:rPr>
        <w:t>(</w:t>
      </w:r>
      <w:r w:rsidRPr="006B6D4D">
        <w:t>Regulation No. 38)</w:t>
      </w:r>
    </w:p>
    <w:p w:rsidR="006B6D4D" w:rsidRPr="006B6D4D" w:rsidRDefault="006B6D4D" w:rsidP="006B6D4D">
      <w:pPr>
        <w:pStyle w:val="para"/>
      </w:pPr>
      <w:r w:rsidRPr="006B6D4D">
        <w:t>6.11.1.</w:t>
      </w:r>
      <w:r w:rsidRPr="006B6D4D">
        <w:tab/>
      </w:r>
      <w:r w:rsidRPr="00080048">
        <w:t>Presence</w:t>
      </w:r>
    </w:p>
    <w:p w:rsidR="006B6D4D" w:rsidRPr="006B6D4D" w:rsidRDefault="006B6D4D" w:rsidP="00080048">
      <w:pPr>
        <w:pStyle w:val="para"/>
        <w:ind w:firstLine="0"/>
      </w:pPr>
      <w:r w:rsidRPr="006B6D4D">
        <w:t>Devices of F or F1 or F2 categories: Mandatory.</w:t>
      </w:r>
    </w:p>
    <w:p w:rsidR="006B6D4D" w:rsidRPr="006B6D4D" w:rsidRDefault="006B6D4D" w:rsidP="006B6D4D">
      <w:pPr>
        <w:pStyle w:val="para"/>
        <w:rPr>
          <w:u w:val="single"/>
        </w:rPr>
      </w:pPr>
      <w:r w:rsidRPr="006B6D4D">
        <w:t>6.11.2.</w:t>
      </w:r>
      <w:r w:rsidRPr="006B6D4D">
        <w:tab/>
      </w:r>
      <w:r w:rsidRPr="00080048">
        <w:t>Number</w:t>
      </w:r>
    </w:p>
    <w:p w:rsidR="006B6D4D" w:rsidRPr="006B6D4D" w:rsidRDefault="006B6D4D" w:rsidP="00080048">
      <w:pPr>
        <w:pStyle w:val="para"/>
        <w:ind w:firstLine="0"/>
      </w:pPr>
      <w:r w:rsidRPr="006B6D4D">
        <w:t>One or two.</w:t>
      </w:r>
    </w:p>
    <w:p w:rsidR="006B6D4D" w:rsidRPr="006B6D4D" w:rsidRDefault="006B6D4D" w:rsidP="006B6D4D">
      <w:pPr>
        <w:pStyle w:val="para"/>
        <w:rPr>
          <w:u w:val="single"/>
        </w:rPr>
      </w:pPr>
      <w:r w:rsidRPr="006B6D4D">
        <w:t>6.11.3.</w:t>
      </w:r>
      <w:r w:rsidRPr="006B6D4D">
        <w:tab/>
      </w:r>
      <w:r w:rsidRPr="00080048">
        <w:t>Arrangement</w:t>
      </w:r>
    </w:p>
    <w:p w:rsidR="006B6D4D" w:rsidRPr="006B6D4D" w:rsidRDefault="006B6D4D" w:rsidP="00080048">
      <w:pPr>
        <w:pStyle w:val="para"/>
        <w:ind w:firstLine="0"/>
      </w:pPr>
      <w:r w:rsidRPr="006B6D4D">
        <w:t xml:space="preserve">No special requirement. </w:t>
      </w:r>
    </w:p>
    <w:p w:rsidR="006B6D4D" w:rsidRPr="006B6D4D" w:rsidRDefault="006B6D4D" w:rsidP="00F93B91">
      <w:pPr>
        <w:pStyle w:val="para"/>
        <w:keepNext/>
        <w:keepLines/>
      </w:pPr>
      <w:r w:rsidRPr="006B6D4D">
        <w:t>6.11.4.</w:t>
      </w:r>
      <w:r w:rsidRPr="006B6D4D">
        <w:tab/>
      </w:r>
      <w:r w:rsidRPr="00080048">
        <w:t>Position</w:t>
      </w:r>
    </w:p>
    <w:p w:rsidR="006B6D4D" w:rsidRPr="006B6D4D" w:rsidRDefault="006B6D4D" w:rsidP="006B6D4D">
      <w:pPr>
        <w:pStyle w:val="para"/>
      </w:pPr>
      <w:r w:rsidRPr="006B6D4D">
        <w:t>6.11.4.1.</w:t>
      </w:r>
      <w:r w:rsidRPr="006B6D4D">
        <w:tab/>
        <w:t xml:space="preserve">In width: if there is only one rear fog-lamp, it shall be on the opposite side of the median longitudinal plane of the vehicle to the direction of traffic prescribed in the country of registration, the centre of reference may also be situated on the median longitudinal plane of the vehicle. </w:t>
      </w:r>
    </w:p>
    <w:p w:rsidR="006B6D4D" w:rsidRPr="006B6D4D" w:rsidRDefault="006B6D4D" w:rsidP="006B6D4D">
      <w:pPr>
        <w:pStyle w:val="para"/>
      </w:pPr>
      <w:r w:rsidRPr="006B6D4D">
        <w:t>6.11.4.2.</w:t>
      </w:r>
      <w:r w:rsidRPr="006B6D4D">
        <w:tab/>
      </w:r>
      <w:r w:rsidR="004B166A" w:rsidRPr="004B166A">
        <w:t>In height: not less than 250 mm nor more than 1,000 mm above the</w:t>
      </w:r>
      <w:r w:rsidR="004B166A" w:rsidRPr="004B166A">
        <w:br/>
        <w:t>ground. For rear fog lamps grouped with any rear lamp or for category N</w:t>
      </w:r>
      <w:r w:rsidR="004B166A" w:rsidRPr="004B166A">
        <w:rPr>
          <w:vertAlign w:val="subscript"/>
        </w:rPr>
        <w:t>3</w:t>
      </w:r>
      <w:r w:rsidR="004B166A" w:rsidRPr="004B166A">
        <w:t>G (off-road) vehicles, the maximum height may be increased to 1,200 mm.</w:t>
      </w:r>
      <w:r w:rsidR="004B166A">
        <w:t xml:space="preserve"> </w:t>
      </w:r>
    </w:p>
    <w:p w:rsidR="006B6D4D" w:rsidRPr="006B6D4D" w:rsidRDefault="006B6D4D" w:rsidP="006B6D4D">
      <w:pPr>
        <w:pStyle w:val="para"/>
      </w:pPr>
      <w:r w:rsidRPr="006B6D4D">
        <w:t>6.11.4.3.</w:t>
      </w:r>
      <w:r w:rsidRPr="006B6D4D">
        <w:tab/>
        <w:t xml:space="preserve">In length: at the rear of the vehicle. </w:t>
      </w:r>
    </w:p>
    <w:p w:rsidR="006B6D4D" w:rsidRPr="006B6D4D" w:rsidRDefault="006B6D4D" w:rsidP="006B6D4D">
      <w:pPr>
        <w:pStyle w:val="para"/>
      </w:pPr>
      <w:r w:rsidRPr="006B6D4D">
        <w:t>6.11.5.</w:t>
      </w:r>
      <w:r w:rsidRPr="006B6D4D">
        <w:tab/>
      </w:r>
      <w:r w:rsidRPr="00080048">
        <w:t>Geometric visibility</w:t>
      </w:r>
    </w:p>
    <w:p w:rsidR="006B6D4D" w:rsidRPr="006B6D4D" w:rsidRDefault="006B6D4D" w:rsidP="00080048">
      <w:pPr>
        <w:pStyle w:val="para"/>
        <w:ind w:firstLine="0"/>
      </w:pPr>
      <w:r w:rsidRPr="006B6D4D">
        <w:t>Defined by angles α and ß as specified in paragraph 2.13.:</w:t>
      </w:r>
    </w:p>
    <w:p w:rsidR="006B6D4D" w:rsidRPr="006B6D4D" w:rsidRDefault="006B6D4D" w:rsidP="00080048">
      <w:pPr>
        <w:pStyle w:val="para"/>
        <w:ind w:firstLine="0"/>
      </w:pPr>
      <w:r w:rsidRPr="006B6D4D">
        <w:t xml:space="preserve">α = 5° upwards and 5° downwards; </w:t>
      </w:r>
    </w:p>
    <w:p w:rsidR="006B6D4D" w:rsidRPr="006B6D4D" w:rsidRDefault="006B6D4D" w:rsidP="00080048">
      <w:pPr>
        <w:pStyle w:val="para"/>
        <w:ind w:firstLine="0"/>
      </w:pPr>
      <w:r w:rsidRPr="006B6D4D">
        <w:t xml:space="preserve">ß = 25° to right and to left. </w:t>
      </w:r>
    </w:p>
    <w:p w:rsidR="006B6D4D" w:rsidRPr="006B6D4D" w:rsidRDefault="006B6D4D" w:rsidP="006B6D4D">
      <w:pPr>
        <w:pStyle w:val="para"/>
        <w:rPr>
          <w:u w:val="single"/>
        </w:rPr>
      </w:pPr>
      <w:r w:rsidRPr="006B6D4D">
        <w:t>6.11.6.</w:t>
      </w:r>
      <w:r w:rsidRPr="006B6D4D">
        <w:tab/>
      </w:r>
      <w:r w:rsidRPr="00080048">
        <w:t>Orientation</w:t>
      </w:r>
    </w:p>
    <w:p w:rsidR="006B6D4D" w:rsidRPr="006B6D4D" w:rsidRDefault="006B6D4D" w:rsidP="00080048">
      <w:pPr>
        <w:pStyle w:val="para"/>
        <w:ind w:firstLine="0"/>
      </w:pPr>
      <w:r w:rsidRPr="006B6D4D">
        <w:t>Rearwards.</w:t>
      </w:r>
    </w:p>
    <w:p w:rsidR="006B6D4D" w:rsidRPr="006B6D4D" w:rsidRDefault="006B6D4D" w:rsidP="006B6D4D">
      <w:pPr>
        <w:pStyle w:val="para"/>
      </w:pPr>
      <w:r w:rsidRPr="006B6D4D">
        <w:t>6.11.7.</w:t>
      </w:r>
      <w:r w:rsidRPr="006B6D4D">
        <w:tab/>
      </w:r>
      <w:r w:rsidRPr="00080048">
        <w:t>Electrical connections</w:t>
      </w:r>
    </w:p>
    <w:p w:rsidR="006B6D4D" w:rsidRPr="006B6D4D" w:rsidRDefault="006B6D4D" w:rsidP="006B6D4D">
      <w:pPr>
        <w:pStyle w:val="para"/>
      </w:pPr>
      <w:r w:rsidRPr="006B6D4D">
        <w:tab/>
        <w:t>These shall be such that:</w:t>
      </w:r>
    </w:p>
    <w:p w:rsidR="006B6D4D" w:rsidRPr="006B6D4D" w:rsidRDefault="006B6D4D" w:rsidP="006B6D4D">
      <w:pPr>
        <w:pStyle w:val="para"/>
      </w:pPr>
      <w:r w:rsidRPr="006B6D4D">
        <w:t>6.11.7.1.</w:t>
      </w:r>
      <w:r w:rsidRPr="006B6D4D">
        <w:tab/>
        <w:t xml:space="preserve">The rear fog-lamp(s) cannot be switched on unless the main beams, </w:t>
      </w:r>
      <w:r w:rsidR="00876E4E">
        <w:t>dipped-beam</w:t>
      </w:r>
      <w:r w:rsidRPr="006B6D4D">
        <w:t xml:space="preserve">s or front fog-lamps are lit; </w:t>
      </w:r>
    </w:p>
    <w:p w:rsidR="006B6D4D" w:rsidRPr="006B6D4D" w:rsidRDefault="006B6D4D" w:rsidP="006B6D4D">
      <w:pPr>
        <w:pStyle w:val="para"/>
      </w:pPr>
      <w:r w:rsidRPr="006B6D4D">
        <w:t xml:space="preserve">6.11.7.2. </w:t>
      </w:r>
      <w:r w:rsidRPr="006B6D4D">
        <w:tab/>
        <w:t xml:space="preserve">The rear fog-lamp(s) can be switched off independently of any other lamp; </w:t>
      </w:r>
    </w:p>
    <w:p w:rsidR="006B6D4D" w:rsidRPr="006B6D4D" w:rsidRDefault="006B6D4D" w:rsidP="006B6D4D">
      <w:pPr>
        <w:pStyle w:val="para"/>
      </w:pPr>
      <w:r w:rsidRPr="006B6D4D">
        <w:t>6.11.7.3.</w:t>
      </w:r>
      <w:r w:rsidRPr="006B6D4D">
        <w:tab/>
        <w:t xml:space="preserve">Either of the following applies: </w:t>
      </w:r>
    </w:p>
    <w:p w:rsidR="006B6D4D" w:rsidRPr="006B6D4D" w:rsidRDefault="006B6D4D" w:rsidP="006B6D4D">
      <w:pPr>
        <w:pStyle w:val="para"/>
      </w:pPr>
      <w:r w:rsidRPr="006B6D4D">
        <w:t>6.11.7.3.1.</w:t>
      </w:r>
      <w:r w:rsidRPr="006B6D4D">
        <w:tab/>
        <w:t xml:space="preserve">The rear fog lamp(s) may continue to operate until the position lamps are switched off, and the rear fog lamp(s) shall then remain off until deliberately switched on again; </w:t>
      </w:r>
    </w:p>
    <w:p w:rsidR="006B6D4D" w:rsidRPr="006B6D4D" w:rsidRDefault="006B6D4D" w:rsidP="006B6D4D">
      <w:pPr>
        <w:pStyle w:val="para"/>
      </w:pPr>
      <w:r w:rsidRPr="006B6D4D">
        <w:t>6.11.7.3.2.</w:t>
      </w:r>
      <w:r w:rsidRPr="006B6D4D">
        <w:tab/>
        <w:t xml:space="preserve">A warning, at least audible, additional to the mandatory tell-tale (paragraph 6.11.8.) shall be given if the ignition is switched off or the ignition key is withdrawn and the driver's door is opened, whether the lamps in (paragraph 6.11.7.1.) are on or off, whilst the rear fog lamp switch is in the </w:t>
      </w:r>
      <w:r w:rsidR="00055DFB">
        <w:t>"</w:t>
      </w:r>
      <w:r w:rsidRPr="006B6D4D">
        <w:t>on</w:t>
      </w:r>
      <w:r w:rsidR="00055DFB">
        <w:t>"</w:t>
      </w:r>
      <w:r w:rsidRPr="006B6D4D">
        <w:t xml:space="preserve"> position.</w:t>
      </w:r>
    </w:p>
    <w:p w:rsidR="006B6D4D" w:rsidRPr="006B6D4D" w:rsidRDefault="006B6D4D" w:rsidP="006B6D4D">
      <w:pPr>
        <w:pStyle w:val="para"/>
      </w:pPr>
      <w:r w:rsidRPr="006B6D4D">
        <w:t>6.11.7.4.</w:t>
      </w:r>
      <w:r w:rsidRPr="006B6D4D">
        <w:tab/>
        <w:t xml:space="preserve">Except as provided in paragraphs 6.11.7.1., 6.11.7.3. and 6.11.7.5., the operation of the rear fog lamp(s) shall not be affected by switching on or off any other lamps. </w:t>
      </w:r>
    </w:p>
    <w:p w:rsidR="006B6D4D" w:rsidRPr="006B6D4D" w:rsidRDefault="006B6D4D" w:rsidP="006B6D4D">
      <w:pPr>
        <w:pStyle w:val="para"/>
      </w:pPr>
      <w:r w:rsidRPr="006B6D4D">
        <w:t>6.11.7.5.</w:t>
      </w:r>
      <w:r w:rsidRPr="006B6D4D">
        <w:tab/>
        <w:t>The rear fog lamp(s) of a drawing motor vehicle may be automatically switched off while a trailer is connected and the rear fog lamp(s) of the trailer is (are) activated.</w:t>
      </w:r>
    </w:p>
    <w:p w:rsidR="006B6D4D" w:rsidRPr="006B6D4D" w:rsidRDefault="006B6D4D" w:rsidP="006B6D4D">
      <w:pPr>
        <w:pStyle w:val="para"/>
      </w:pPr>
      <w:r w:rsidRPr="006B6D4D">
        <w:t>6.11.8.</w:t>
      </w:r>
      <w:r w:rsidRPr="006B6D4D">
        <w:tab/>
      </w:r>
      <w:r w:rsidRPr="00080048">
        <w:t>Tell</w:t>
      </w:r>
      <w:r w:rsidRPr="00080048">
        <w:noBreakHyphen/>
        <w:t>tale</w:t>
      </w:r>
    </w:p>
    <w:p w:rsidR="006B6D4D" w:rsidRPr="006B6D4D" w:rsidRDefault="006B6D4D" w:rsidP="006B6D4D">
      <w:pPr>
        <w:pStyle w:val="para"/>
      </w:pPr>
      <w:r w:rsidRPr="006B6D4D">
        <w:tab/>
        <w:t>Circuit-closed tell</w:t>
      </w:r>
      <w:r w:rsidRPr="006B6D4D">
        <w:noBreakHyphen/>
        <w:t>tale mandatory. An independent non</w:t>
      </w:r>
      <w:r w:rsidRPr="006B6D4D">
        <w:noBreakHyphen/>
        <w:t>flashing warning light.</w:t>
      </w:r>
    </w:p>
    <w:p w:rsidR="006B6D4D" w:rsidRPr="006B6D4D" w:rsidRDefault="006B6D4D" w:rsidP="006B6D4D">
      <w:pPr>
        <w:pStyle w:val="para"/>
      </w:pPr>
      <w:r w:rsidRPr="006B6D4D">
        <w:t>6.11.9.</w:t>
      </w:r>
      <w:r w:rsidRPr="006B6D4D">
        <w:tab/>
      </w:r>
      <w:r w:rsidRPr="00080048">
        <w:t>Other requirements</w:t>
      </w:r>
    </w:p>
    <w:p w:rsidR="006B6D4D" w:rsidRPr="006B6D4D" w:rsidRDefault="006B6D4D" w:rsidP="006B6D4D">
      <w:pPr>
        <w:pStyle w:val="para"/>
      </w:pPr>
      <w:r w:rsidRPr="006B6D4D">
        <w:tab/>
        <w:t xml:space="preserve">In all cases, the distance between the rear fog-lamp and each stop-lamp shall be greater than 100 mm. </w:t>
      </w:r>
    </w:p>
    <w:p w:rsidR="006B6D4D" w:rsidRPr="006B6D4D" w:rsidRDefault="006B6D4D" w:rsidP="00952852">
      <w:pPr>
        <w:pStyle w:val="para"/>
        <w:keepNext/>
        <w:keepLines/>
        <w:rPr>
          <w:b/>
        </w:rPr>
      </w:pPr>
      <w:r w:rsidRPr="006B6D4D">
        <w:t>6.12.</w:t>
      </w:r>
      <w:r w:rsidRPr="006B6D4D">
        <w:tab/>
      </w:r>
      <w:r w:rsidR="00080048" w:rsidRPr="006B6D4D">
        <w:t xml:space="preserve">Parking lamp </w:t>
      </w:r>
      <w:r w:rsidRPr="006B6D4D">
        <w:rPr>
          <w:b/>
        </w:rPr>
        <w:t>(</w:t>
      </w:r>
      <w:r w:rsidRPr="006B6D4D">
        <w:t>Regulation No. 77 or 7)</w:t>
      </w:r>
    </w:p>
    <w:p w:rsidR="006B6D4D" w:rsidRPr="006B6D4D" w:rsidRDefault="006B6D4D" w:rsidP="00952852">
      <w:pPr>
        <w:pStyle w:val="para"/>
        <w:keepNext/>
        <w:keepLines/>
      </w:pPr>
      <w:r w:rsidRPr="006B6D4D">
        <w:t>6.12.1.</w:t>
      </w:r>
      <w:r w:rsidRPr="006B6D4D">
        <w:tab/>
      </w:r>
      <w:r w:rsidRPr="00080048">
        <w:t>Presence</w:t>
      </w:r>
    </w:p>
    <w:p w:rsidR="006B6D4D" w:rsidRPr="006B6D4D" w:rsidRDefault="006B6D4D" w:rsidP="006B6D4D">
      <w:pPr>
        <w:pStyle w:val="para"/>
      </w:pPr>
      <w:r w:rsidRPr="006B6D4D">
        <w:tab/>
        <w:t xml:space="preserve">On motor vehicles not exceeding 6 m in length and not exceeding 2 m in width, optional. </w:t>
      </w:r>
    </w:p>
    <w:p w:rsidR="006B6D4D" w:rsidRPr="006B6D4D" w:rsidRDefault="006B6D4D" w:rsidP="006B6D4D">
      <w:pPr>
        <w:pStyle w:val="para"/>
      </w:pPr>
      <w:r w:rsidRPr="006B6D4D">
        <w:tab/>
        <w:t>On all other vehicles, prohibited.</w:t>
      </w:r>
    </w:p>
    <w:p w:rsidR="006B6D4D" w:rsidRPr="006B6D4D" w:rsidRDefault="006B6D4D" w:rsidP="006B6D4D">
      <w:pPr>
        <w:pStyle w:val="para"/>
      </w:pPr>
      <w:r w:rsidRPr="006B6D4D">
        <w:t>6.12.2.</w:t>
      </w:r>
      <w:r w:rsidRPr="006B6D4D">
        <w:tab/>
      </w:r>
      <w:r w:rsidRPr="00080048">
        <w:t>Number</w:t>
      </w:r>
    </w:p>
    <w:p w:rsidR="006B6D4D" w:rsidRPr="006B6D4D" w:rsidRDefault="006B6D4D" w:rsidP="00080048">
      <w:pPr>
        <w:pStyle w:val="para"/>
        <w:ind w:firstLine="0"/>
      </w:pPr>
      <w:r w:rsidRPr="006B6D4D">
        <w:t xml:space="preserve">According to the arrangement. </w:t>
      </w:r>
    </w:p>
    <w:p w:rsidR="006B6D4D" w:rsidRPr="006B6D4D" w:rsidRDefault="006B6D4D" w:rsidP="006B6D4D">
      <w:pPr>
        <w:pStyle w:val="para"/>
      </w:pPr>
      <w:r w:rsidRPr="006B6D4D">
        <w:t>6.12.3.</w:t>
      </w:r>
      <w:r w:rsidRPr="006B6D4D">
        <w:tab/>
      </w:r>
      <w:r w:rsidRPr="00080048">
        <w:t>Arrangement</w:t>
      </w:r>
    </w:p>
    <w:p w:rsidR="006B6D4D" w:rsidRPr="006B6D4D" w:rsidRDefault="006B6D4D" w:rsidP="00080048">
      <w:pPr>
        <w:pStyle w:val="para"/>
        <w:ind w:firstLine="0"/>
      </w:pPr>
      <w:r w:rsidRPr="006B6D4D">
        <w:t xml:space="preserve">Either two lamps at the front and two lamps at the rear, or one lamp on each side. </w:t>
      </w:r>
    </w:p>
    <w:p w:rsidR="006B6D4D" w:rsidRPr="006B6D4D" w:rsidRDefault="006B6D4D" w:rsidP="00376BF8">
      <w:pPr>
        <w:pStyle w:val="para"/>
        <w:keepNext/>
      </w:pPr>
      <w:r w:rsidRPr="006B6D4D">
        <w:t>6.12.4.</w:t>
      </w:r>
      <w:r w:rsidRPr="006B6D4D">
        <w:tab/>
      </w:r>
      <w:r w:rsidRPr="00080048">
        <w:t>Position</w:t>
      </w:r>
      <w:r w:rsidRPr="006B6D4D">
        <w:t xml:space="preserve"> </w:t>
      </w:r>
    </w:p>
    <w:p w:rsidR="006B6D4D" w:rsidRPr="006B6D4D" w:rsidRDefault="006B6D4D" w:rsidP="00376BF8">
      <w:pPr>
        <w:pStyle w:val="para"/>
        <w:keepNext/>
      </w:pPr>
      <w:r w:rsidRPr="006B6D4D">
        <w:t>6.12.4.1.</w:t>
      </w:r>
      <w:r w:rsidRPr="006B6D4D">
        <w:tab/>
        <w:t xml:space="preserve">In width: that point on the apparent surface in the direction of the reference axis which is farthest from the vehicle's median longitudinal plane shall not be more than 400 mm from the extreme outer edge of the vehicle. </w:t>
      </w:r>
    </w:p>
    <w:p w:rsidR="006B6D4D" w:rsidRPr="006B6D4D" w:rsidRDefault="006B6D4D" w:rsidP="00376BF8">
      <w:pPr>
        <w:pStyle w:val="para"/>
        <w:keepNext/>
        <w:ind w:firstLine="0"/>
      </w:pPr>
      <w:r w:rsidRPr="006B6D4D">
        <w:t xml:space="preserve">Furthermore, if there are two lamps, they shall be on the sides of the vehicle. </w:t>
      </w:r>
    </w:p>
    <w:p w:rsidR="006B6D4D" w:rsidRPr="006B6D4D" w:rsidRDefault="006B6D4D" w:rsidP="006B6D4D">
      <w:pPr>
        <w:pStyle w:val="para"/>
      </w:pPr>
      <w:r w:rsidRPr="006B6D4D">
        <w:t>6.12.4.2.</w:t>
      </w:r>
      <w:r w:rsidRPr="006B6D4D">
        <w:tab/>
        <w:t>In height:</w:t>
      </w:r>
    </w:p>
    <w:p w:rsidR="006B6D4D" w:rsidRPr="006B6D4D" w:rsidRDefault="006B6D4D" w:rsidP="00080048">
      <w:pPr>
        <w:pStyle w:val="para"/>
        <w:ind w:firstLine="0"/>
      </w:pPr>
      <w:r w:rsidRPr="006B6D4D">
        <w:t>For M</w:t>
      </w:r>
      <w:r w:rsidRPr="006B6D4D">
        <w:rPr>
          <w:vertAlign w:val="subscript"/>
        </w:rPr>
        <w:t>1</w:t>
      </w:r>
      <w:r w:rsidRPr="006B6D4D">
        <w:t xml:space="preserve"> and N</w:t>
      </w:r>
      <w:r w:rsidRPr="006B6D4D">
        <w:rPr>
          <w:vertAlign w:val="subscript"/>
        </w:rPr>
        <w:t>1</w:t>
      </w:r>
      <w:r w:rsidRPr="006B6D4D">
        <w:t xml:space="preserve"> category vehicles: no special requirement;</w:t>
      </w:r>
    </w:p>
    <w:p w:rsidR="006B6D4D" w:rsidRPr="006B6D4D" w:rsidRDefault="006B6D4D" w:rsidP="00080048">
      <w:pPr>
        <w:pStyle w:val="para"/>
        <w:ind w:firstLine="0"/>
      </w:pPr>
      <w:r w:rsidRPr="006B6D4D">
        <w:t>For all other categories of vehicles: above the ground, not less than 350 mm nor more than 1,500 mm (2,100 mm if the shape of the bodywork makes it impossible to keep within 1,500 mm).</w:t>
      </w:r>
    </w:p>
    <w:p w:rsidR="006B6D4D" w:rsidRPr="006B6D4D" w:rsidRDefault="006B6D4D" w:rsidP="006B6D4D">
      <w:pPr>
        <w:pStyle w:val="para"/>
      </w:pPr>
      <w:r w:rsidRPr="006B6D4D">
        <w:t>6.12.4.3.</w:t>
      </w:r>
      <w:r w:rsidRPr="006B6D4D">
        <w:tab/>
        <w:t>In length: no special requirement.</w:t>
      </w:r>
    </w:p>
    <w:p w:rsidR="00C143BD" w:rsidRPr="00C143BD" w:rsidRDefault="00C143BD" w:rsidP="00C143BD">
      <w:pPr>
        <w:suppressAutoHyphens w:val="0"/>
        <w:spacing w:after="120"/>
        <w:ind w:left="2268" w:hanging="1134"/>
        <w:jc w:val="both"/>
        <w:outlineLvl w:val="0"/>
        <w:rPr>
          <w:lang w:val="en-US" w:eastAsia="it-IT"/>
        </w:rPr>
      </w:pPr>
      <w:r w:rsidRPr="00C143BD">
        <w:rPr>
          <w:lang w:val="en-US" w:eastAsia="it-IT"/>
        </w:rPr>
        <w:t>6.12.5.</w:t>
      </w:r>
      <w:r w:rsidRPr="00C143BD">
        <w:rPr>
          <w:lang w:val="en-US" w:eastAsia="it-IT"/>
        </w:rPr>
        <w:tab/>
        <w:t>Geometric visibility</w:t>
      </w:r>
    </w:p>
    <w:p w:rsidR="00C143BD" w:rsidRPr="00C143BD" w:rsidRDefault="00C143BD" w:rsidP="00C143BD">
      <w:pPr>
        <w:spacing w:after="120"/>
        <w:ind w:left="2268" w:right="1134"/>
        <w:jc w:val="both"/>
        <w:rPr>
          <w:lang w:val="en-US" w:eastAsia="it-IT"/>
        </w:rPr>
      </w:pPr>
      <w:r w:rsidRPr="00C143BD">
        <w:rPr>
          <w:lang w:val="en-US" w:eastAsia="it-IT"/>
        </w:rPr>
        <w:t>Horizontal angle:  45° outwards, forwards and rearwards.</w:t>
      </w:r>
    </w:p>
    <w:p w:rsidR="00C143BD" w:rsidRPr="00C143BD" w:rsidRDefault="00C143BD" w:rsidP="00C143BD">
      <w:pPr>
        <w:spacing w:after="120"/>
        <w:ind w:left="2268" w:right="1134" w:hanging="1134"/>
        <w:jc w:val="both"/>
        <w:rPr>
          <w:lang w:val="en-US" w:eastAsia="it-IT"/>
        </w:rPr>
      </w:pPr>
      <w:r w:rsidRPr="00C143BD">
        <w:rPr>
          <w:lang w:val="en-US" w:eastAsia="it-IT"/>
        </w:rPr>
        <w:tab/>
        <w:t>However, where a front or rear parking lamp is mounted below 750 mm (measured according to the provisions of paragraph 5.8.1. above), the inward angle of 45°</w:t>
      </w:r>
      <w:r w:rsidRPr="00C143BD">
        <w:rPr>
          <w:bCs/>
          <w:lang w:val="en-US" w:eastAsia="it-IT"/>
        </w:rPr>
        <w:t xml:space="preserve"> may be reduced to </w:t>
      </w:r>
      <w:r w:rsidRPr="00C143BD">
        <w:rPr>
          <w:lang w:val="en-US" w:eastAsia="it-IT"/>
        </w:rPr>
        <w:t xml:space="preserve">20° </w:t>
      </w:r>
      <w:r w:rsidRPr="00C143BD">
        <w:rPr>
          <w:bCs/>
          <w:lang w:val="en-US" w:eastAsia="it-IT"/>
        </w:rPr>
        <w:t>under</w:t>
      </w:r>
      <w:r w:rsidRPr="00C143BD">
        <w:rPr>
          <w:lang w:val="en-US" w:eastAsia="it-IT"/>
        </w:rPr>
        <w:t xml:space="preserve"> the H plane.</w:t>
      </w:r>
    </w:p>
    <w:p w:rsidR="00C143BD" w:rsidRPr="00C143BD" w:rsidRDefault="00C143BD" w:rsidP="00C143BD">
      <w:pPr>
        <w:suppressAutoHyphens w:val="0"/>
        <w:spacing w:after="120"/>
        <w:ind w:left="2268"/>
        <w:jc w:val="both"/>
        <w:rPr>
          <w:strike/>
          <w:lang w:val="en-US" w:eastAsia="it-IT"/>
        </w:rPr>
      </w:pPr>
      <w:r w:rsidRPr="00C143BD">
        <w:rPr>
          <w:lang w:val="en-US" w:eastAsia="it-IT"/>
        </w:rPr>
        <w:t xml:space="preserve">Vertical angle: 15° above and below the horizontal. </w:t>
      </w:r>
    </w:p>
    <w:p w:rsidR="006B6D4D" w:rsidRPr="00DE410A" w:rsidRDefault="00C143BD" w:rsidP="00DE410A">
      <w:pPr>
        <w:pStyle w:val="para"/>
        <w:ind w:firstLine="0"/>
        <w:rPr>
          <w:lang w:val="en-US" w:eastAsia="it-IT"/>
        </w:rPr>
      </w:pPr>
      <w:r w:rsidRPr="00C143BD">
        <w:rPr>
          <w:lang w:val="en-US" w:eastAsia="it-IT"/>
        </w:rPr>
        <w:t>However, where a lamp is mounted below 750 mm (measured according to the provisions of paragraph 5.8.1. above), the downward angle of 15°</w:t>
      </w:r>
      <w:r w:rsidRPr="00C143BD">
        <w:rPr>
          <w:bCs/>
          <w:lang w:val="en-US" w:eastAsia="it-IT"/>
        </w:rPr>
        <w:t xml:space="preserve"> may be reduced to </w:t>
      </w:r>
      <w:r w:rsidRPr="00C143BD">
        <w:rPr>
          <w:lang w:val="en-US" w:eastAsia="it-IT"/>
        </w:rPr>
        <w:t>5°.</w:t>
      </w:r>
    </w:p>
    <w:p w:rsidR="006B6D4D" w:rsidRPr="006B6D4D" w:rsidRDefault="006B6D4D" w:rsidP="006B6D4D">
      <w:pPr>
        <w:pStyle w:val="para"/>
      </w:pPr>
      <w:r w:rsidRPr="006B6D4D">
        <w:t>6.12.6.</w:t>
      </w:r>
      <w:r w:rsidRPr="006B6D4D">
        <w:tab/>
      </w:r>
      <w:r w:rsidRPr="00080048">
        <w:t>Orientation</w:t>
      </w:r>
    </w:p>
    <w:p w:rsidR="006B6D4D" w:rsidRPr="006B6D4D" w:rsidRDefault="006B6D4D" w:rsidP="00080048">
      <w:pPr>
        <w:pStyle w:val="para"/>
        <w:ind w:firstLine="0"/>
      </w:pPr>
      <w:r w:rsidRPr="006B6D4D">
        <w:t xml:space="preserve">Such that the lamps meet the requirements for visibility forwards and rearwards. </w:t>
      </w:r>
    </w:p>
    <w:p w:rsidR="006B6D4D" w:rsidRPr="006B6D4D" w:rsidRDefault="006B6D4D" w:rsidP="006B6D4D">
      <w:pPr>
        <w:pStyle w:val="para"/>
      </w:pPr>
      <w:r w:rsidRPr="006B6D4D">
        <w:t>6.12.7.</w:t>
      </w:r>
      <w:r w:rsidRPr="006B6D4D">
        <w:tab/>
      </w:r>
      <w:r w:rsidRPr="00080048">
        <w:t>Electrical connections</w:t>
      </w:r>
    </w:p>
    <w:p w:rsidR="006B6D4D" w:rsidRPr="006B6D4D" w:rsidRDefault="006B6D4D" w:rsidP="00080048">
      <w:pPr>
        <w:pStyle w:val="para"/>
        <w:ind w:firstLine="0"/>
      </w:pPr>
      <w:r w:rsidRPr="006B6D4D">
        <w:t xml:space="preserve">The connection shall allow the parking lamp(s) on the same side of the vehicle to be lit independently of any other lamps. </w:t>
      </w:r>
    </w:p>
    <w:p w:rsidR="006B6D4D" w:rsidRPr="006B6D4D" w:rsidRDefault="006B6D4D" w:rsidP="00080048">
      <w:pPr>
        <w:pStyle w:val="para"/>
        <w:ind w:firstLine="0"/>
      </w:pPr>
      <w:r w:rsidRPr="006B6D4D">
        <w:t xml:space="preserve">The parking lamp(s) </w:t>
      </w:r>
      <w:r w:rsidRPr="006B6D4D">
        <w:rPr>
          <w:bCs/>
        </w:rPr>
        <w:t>and, if applicable, the front and rear position lamps according to paragraph 6.12.9. below, shall be able to operate even if the device which starts the engine is in a position which makes it impossible for the engine to operate. A device which automatically deactivates these lamps as a function of time is prohibited.</w:t>
      </w:r>
    </w:p>
    <w:p w:rsidR="006B6D4D" w:rsidRPr="006B6D4D" w:rsidRDefault="006B6D4D" w:rsidP="00C03A6B">
      <w:pPr>
        <w:pStyle w:val="para"/>
        <w:keepNext/>
      </w:pPr>
      <w:r w:rsidRPr="006B6D4D">
        <w:t>6.12.8.</w:t>
      </w:r>
      <w:r w:rsidRPr="006B6D4D">
        <w:tab/>
      </w:r>
      <w:r w:rsidRPr="00080048">
        <w:t>Tell</w:t>
      </w:r>
      <w:r w:rsidRPr="00080048">
        <w:noBreakHyphen/>
        <w:t>tale</w:t>
      </w:r>
    </w:p>
    <w:p w:rsidR="006B6D4D" w:rsidRPr="006B6D4D" w:rsidRDefault="006B6D4D" w:rsidP="00C03A6B">
      <w:pPr>
        <w:pStyle w:val="para"/>
        <w:keepNext/>
        <w:ind w:firstLine="0"/>
      </w:pPr>
      <w:r w:rsidRPr="006B6D4D">
        <w:t>Circuit-closed tell</w:t>
      </w:r>
      <w:r w:rsidRPr="006B6D4D">
        <w:noBreakHyphen/>
        <w:t>tale optional. If there is one, it shall not be possible to confuse it with the tell</w:t>
      </w:r>
      <w:r w:rsidRPr="006B6D4D">
        <w:noBreakHyphen/>
        <w:t xml:space="preserve">tale for the front and rear position lamps. </w:t>
      </w:r>
    </w:p>
    <w:p w:rsidR="006B6D4D" w:rsidRPr="006B6D4D" w:rsidRDefault="006B6D4D" w:rsidP="00952852">
      <w:pPr>
        <w:pStyle w:val="para"/>
        <w:keepNext/>
        <w:keepLines/>
      </w:pPr>
      <w:r w:rsidRPr="006B6D4D">
        <w:t>6.12.9.</w:t>
      </w:r>
      <w:r w:rsidRPr="006B6D4D">
        <w:tab/>
      </w:r>
      <w:r w:rsidRPr="00D35E1B">
        <w:t>Other requirements</w:t>
      </w:r>
    </w:p>
    <w:p w:rsidR="006B6D4D" w:rsidRPr="006B6D4D" w:rsidRDefault="006B6D4D" w:rsidP="00D35E1B">
      <w:pPr>
        <w:pStyle w:val="para"/>
        <w:ind w:firstLine="0"/>
      </w:pPr>
      <w:r w:rsidRPr="006B6D4D">
        <w:t>The functioning of this lamp may also be performed by simultaneously switching on the front and rear position lamps on the same side of the vehicle. In this case, lamps that meet the requirements of front or rear position lamps are deemed to meet the requirements of parking lamps.</w:t>
      </w:r>
    </w:p>
    <w:p w:rsidR="006B6D4D" w:rsidRPr="006B6D4D" w:rsidRDefault="006B6D4D" w:rsidP="006B6D4D">
      <w:pPr>
        <w:pStyle w:val="para"/>
      </w:pPr>
      <w:r w:rsidRPr="006B6D4D">
        <w:t>6.13.</w:t>
      </w:r>
      <w:r w:rsidRPr="006B6D4D">
        <w:tab/>
      </w:r>
      <w:r w:rsidR="00D35E1B" w:rsidRPr="006B6D4D">
        <w:t>End</w:t>
      </w:r>
      <w:r w:rsidR="00D35E1B" w:rsidRPr="006B6D4D">
        <w:noBreakHyphen/>
        <w:t xml:space="preserve">outline marker lamp </w:t>
      </w:r>
      <w:r w:rsidRPr="006B6D4D">
        <w:t>(Regulation No. 7)</w:t>
      </w:r>
    </w:p>
    <w:p w:rsidR="0033649E" w:rsidRPr="00277FFC" w:rsidRDefault="006B6D4D" w:rsidP="0033649E">
      <w:pPr>
        <w:pStyle w:val="para"/>
      </w:pPr>
      <w:r w:rsidRPr="006B6D4D">
        <w:t>6.13.1.</w:t>
      </w:r>
      <w:r w:rsidRPr="006B6D4D">
        <w:tab/>
      </w:r>
      <w:r w:rsidR="0033649E" w:rsidRPr="00277FFC">
        <w:t>Presence</w:t>
      </w:r>
    </w:p>
    <w:p w:rsidR="0033649E" w:rsidRPr="0033649E" w:rsidRDefault="0033649E" w:rsidP="0033649E">
      <w:pPr>
        <w:pStyle w:val="para"/>
        <w:ind w:firstLine="0"/>
      </w:pPr>
      <w:r w:rsidRPr="0033649E">
        <w:t>Devices of A or AM categories (visible from the front), and devices of R, R</w:t>
      </w:r>
      <w:r w:rsidRPr="0033649E">
        <w:rPr>
          <w:vertAlign w:val="subscript"/>
        </w:rPr>
        <w:t>1</w:t>
      </w:r>
      <w:r w:rsidRPr="0033649E">
        <w:t>, R</w:t>
      </w:r>
      <w:r w:rsidRPr="0033649E">
        <w:rPr>
          <w:vertAlign w:val="subscript"/>
        </w:rPr>
        <w:t>2</w:t>
      </w:r>
      <w:r w:rsidRPr="0033649E">
        <w:t>, RM</w:t>
      </w:r>
      <w:r w:rsidRPr="0033649E">
        <w:rPr>
          <w:vertAlign w:val="subscript"/>
        </w:rPr>
        <w:t>1</w:t>
      </w:r>
      <w:r w:rsidRPr="0033649E">
        <w:t xml:space="preserve"> or RM</w:t>
      </w:r>
      <w:r w:rsidRPr="0033649E">
        <w:rPr>
          <w:vertAlign w:val="subscript"/>
        </w:rPr>
        <w:t>2</w:t>
      </w:r>
      <w:r w:rsidRPr="0033649E">
        <w:t xml:space="preserve"> Categories (visible from the rear): </w:t>
      </w:r>
    </w:p>
    <w:p w:rsidR="0033649E" w:rsidRDefault="0033649E" w:rsidP="0033649E">
      <w:pPr>
        <w:pStyle w:val="para"/>
        <w:ind w:firstLine="0"/>
      </w:pPr>
      <w:r w:rsidRPr="0033649E">
        <w:t>Mandatory on vehicles exceeding  2.10 m in width. Optional on vehicles between 1.80 and 2.10 m in width. On chassis-cabs the rear end-outline marker lamps are optional.</w:t>
      </w:r>
    </w:p>
    <w:p w:rsidR="006B6D4D" w:rsidRPr="006B6D4D" w:rsidRDefault="006B6D4D" w:rsidP="006B6D4D">
      <w:pPr>
        <w:pStyle w:val="para"/>
        <w:rPr>
          <w:u w:val="single"/>
        </w:rPr>
      </w:pPr>
      <w:r w:rsidRPr="006B6D4D">
        <w:t>6.13.2.</w:t>
      </w:r>
      <w:r w:rsidRPr="006B6D4D">
        <w:tab/>
      </w:r>
      <w:r w:rsidRPr="00D35E1B">
        <w:t>Number</w:t>
      </w:r>
    </w:p>
    <w:p w:rsidR="006B6D4D" w:rsidRPr="006B6D4D" w:rsidRDefault="006B6D4D" w:rsidP="00D35E1B">
      <w:pPr>
        <w:pStyle w:val="para"/>
        <w:ind w:firstLine="0"/>
      </w:pPr>
      <w:r w:rsidRPr="006B6D4D">
        <w:t>Two visible from the front and two visible from the rear.</w:t>
      </w:r>
    </w:p>
    <w:p w:rsidR="006B6D4D" w:rsidRPr="006B6D4D" w:rsidRDefault="006B6D4D" w:rsidP="00D35E1B">
      <w:pPr>
        <w:pStyle w:val="para"/>
        <w:ind w:firstLine="0"/>
      </w:pPr>
      <w:r w:rsidRPr="006B6D4D">
        <w:t>Optional: additional lamps may be fitted as follows:</w:t>
      </w:r>
    </w:p>
    <w:p w:rsidR="006B6D4D" w:rsidRPr="006B6D4D" w:rsidRDefault="006B6D4D" w:rsidP="00D35E1B">
      <w:pPr>
        <w:pStyle w:val="ad"/>
      </w:pPr>
      <w:r w:rsidRPr="006B6D4D">
        <w:t>(a)</w:t>
      </w:r>
      <w:r w:rsidRPr="006B6D4D">
        <w:tab/>
        <w:t>Two visible from the front;</w:t>
      </w:r>
    </w:p>
    <w:p w:rsidR="006B6D4D" w:rsidRPr="006B6D4D" w:rsidRDefault="006B6D4D" w:rsidP="00D35E1B">
      <w:pPr>
        <w:pStyle w:val="ad"/>
      </w:pPr>
      <w:r w:rsidRPr="006B6D4D">
        <w:t>(b)</w:t>
      </w:r>
      <w:r w:rsidRPr="006B6D4D">
        <w:tab/>
        <w:t>Two visible from the rear.</w:t>
      </w:r>
    </w:p>
    <w:p w:rsidR="006B6D4D" w:rsidRPr="006B6D4D" w:rsidRDefault="006B6D4D" w:rsidP="006B6D4D">
      <w:pPr>
        <w:pStyle w:val="para"/>
      </w:pPr>
      <w:r w:rsidRPr="006B6D4D">
        <w:t>6.13.3.</w:t>
      </w:r>
      <w:r w:rsidRPr="006B6D4D">
        <w:tab/>
      </w:r>
      <w:r w:rsidRPr="00D35E1B">
        <w:t>Arrangement</w:t>
      </w:r>
    </w:p>
    <w:p w:rsidR="006B6D4D" w:rsidRPr="006B6D4D" w:rsidRDefault="006B6D4D" w:rsidP="00D35E1B">
      <w:pPr>
        <w:pStyle w:val="para"/>
        <w:ind w:firstLine="0"/>
      </w:pPr>
      <w:r w:rsidRPr="006B6D4D">
        <w:t xml:space="preserve">No special requirement. </w:t>
      </w:r>
    </w:p>
    <w:p w:rsidR="006B6D4D" w:rsidRPr="006B6D4D" w:rsidRDefault="006B6D4D" w:rsidP="006B6D4D">
      <w:pPr>
        <w:pStyle w:val="para"/>
      </w:pPr>
      <w:r w:rsidRPr="006B6D4D">
        <w:t>6.13.4</w:t>
      </w:r>
      <w:r w:rsidR="00F93B91">
        <w:t>.</w:t>
      </w:r>
      <w:r w:rsidRPr="006B6D4D">
        <w:tab/>
      </w:r>
      <w:r w:rsidRPr="00D35E1B">
        <w:t>Position</w:t>
      </w:r>
      <w:r w:rsidRPr="006B6D4D">
        <w:t xml:space="preserve"> </w:t>
      </w:r>
    </w:p>
    <w:p w:rsidR="006B6D4D" w:rsidRPr="006B6D4D" w:rsidRDefault="006B6D4D" w:rsidP="009C2AA1">
      <w:pPr>
        <w:pStyle w:val="para"/>
        <w:keepNext/>
      </w:pPr>
      <w:r w:rsidRPr="006B6D4D">
        <w:t>6.13.4.1</w:t>
      </w:r>
      <w:r w:rsidR="00D77BE2">
        <w:t>.</w:t>
      </w:r>
      <w:r w:rsidRPr="006B6D4D">
        <w:tab/>
        <w:t xml:space="preserve">In width: </w:t>
      </w:r>
    </w:p>
    <w:p w:rsidR="006B6D4D" w:rsidRPr="006B6D4D" w:rsidRDefault="006B6D4D" w:rsidP="009C2AA1">
      <w:pPr>
        <w:pStyle w:val="para"/>
        <w:keepNext/>
        <w:ind w:firstLine="0"/>
      </w:pPr>
      <w:r w:rsidRPr="006B6D4D">
        <w:t>Front and rear: as close as possible to the extreme outer edge of the vehicle. This condition is deemed to have been met when the point on the apparent surface in the direction of the reference axis which is farthest from the vehicle's median longitudinal plane is not more than 400 mm from the extreme outer edge of the vehicle.</w:t>
      </w:r>
    </w:p>
    <w:p w:rsidR="006B6D4D" w:rsidRPr="006B6D4D" w:rsidRDefault="006B6D4D" w:rsidP="006B6D4D">
      <w:pPr>
        <w:pStyle w:val="para"/>
      </w:pPr>
      <w:r w:rsidRPr="006B6D4D">
        <w:t>6.13.4.2.</w:t>
      </w:r>
      <w:r w:rsidRPr="006B6D4D">
        <w:tab/>
        <w:t xml:space="preserve">In height: </w:t>
      </w:r>
    </w:p>
    <w:p w:rsidR="006B6D4D" w:rsidRPr="006B6D4D" w:rsidRDefault="006B6D4D" w:rsidP="00D35E1B">
      <w:pPr>
        <w:pStyle w:val="para"/>
        <w:ind w:firstLine="0"/>
      </w:pPr>
      <w:r w:rsidRPr="006B6D4D">
        <w:t>Front: Motor vehicles - the horizontal plane tangential to the upper edge of the apparent surface in the direction of the reference axis of the device shall not be lower than the horizontal plane tangential to the upper edge of the transparent zone of the wind</w:t>
      </w:r>
      <w:r w:rsidRPr="006B6D4D">
        <w:noBreakHyphen/>
        <w:t>screen.</w:t>
      </w:r>
    </w:p>
    <w:p w:rsidR="006B6D4D" w:rsidRPr="006B6D4D" w:rsidRDefault="006B6D4D" w:rsidP="00D35E1B">
      <w:pPr>
        <w:pStyle w:val="para"/>
        <w:ind w:firstLine="0"/>
      </w:pPr>
      <w:r w:rsidRPr="006B6D4D">
        <w:t>Trailers and semi</w:t>
      </w:r>
      <w:r w:rsidRPr="006B6D4D">
        <w:noBreakHyphen/>
        <w:t xml:space="preserve">trailers - at the maximum height compatible with the requirements relating to the width, design and operational requirements of the vehicle and to the symmetry of the lamps. </w:t>
      </w:r>
    </w:p>
    <w:p w:rsidR="006B6D4D" w:rsidRPr="006B6D4D" w:rsidRDefault="006B6D4D" w:rsidP="006B6D4D">
      <w:pPr>
        <w:pStyle w:val="para"/>
      </w:pPr>
      <w:r w:rsidRPr="006B6D4D">
        <w:tab/>
        <w:t>Rear: At the maximum height compatible with the requirements relating to the width, design and operational requirements of the vehicle and to the symmetry of the lamps.</w:t>
      </w:r>
    </w:p>
    <w:p w:rsidR="006B6D4D" w:rsidRPr="006B6D4D" w:rsidRDefault="006B6D4D" w:rsidP="006B6D4D">
      <w:pPr>
        <w:pStyle w:val="para"/>
      </w:pPr>
      <w:r w:rsidRPr="006B6D4D">
        <w:tab/>
        <w:t>Both optional and mandatory (as applicable) lamps to be fitted as far separated in height as practicable and compatible with design/operational requirements of the vehicle and symmetry of the lamps.</w:t>
      </w:r>
    </w:p>
    <w:p w:rsidR="006B6D4D" w:rsidRPr="006B6D4D" w:rsidRDefault="006B6D4D" w:rsidP="006B6D4D">
      <w:pPr>
        <w:pStyle w:val="para"/>
      </w:pPr>
      <w:r w:rsidRPr="006B6D4D">
        <w:t>6.13.4.3.</w:t>
      </w:r>
      <w:r w:rsidRPr="006B6D4D">
        <w:tab/>
        <w:t>In length, no special requirement.</w:t>
      </w:r>
    </w:p>
    <w:p w:rsidR="006B6D4D" w:rsidRPr="006B6D4D" w:rsidRDefault="006B6D4D" w:rsidP="006B6D4D">
      <w:pPr>
        <w:pStyle w:val="para"/>
      </w:pPr>
      <w:r w:rsidRPr="006B6D4D">
        <w:tab/>
        <w:t xml:space="preserve">The additional lamps visible from the front, as specified in paragraph 6.13.4.2., as close as practicable to the rear. However, the distance between the additional lamps and the rear of the vehicle shall not exceed 400 mm. </w:t>
      </w:r>
    </w:p>
    <w:p w:rsidR="006B6D4D" w:rsidRPr="006B6D4D" w:rsidRDefault="006B6D4D" w:rsidP="006B6D4D">
      <w:pPr>
        <w:pStyle w:val="para"/>
      </w:pPr>
      <w:r w:rsidRPr="006B6D4D">
        <w:t>6.13.5.</w:t>
      </w:r>
      <w:r w:rsidRPr="006B6D4D">
        <w:tab/>
      </w:r>
      <w:r w:rsidRPr="00D35E1B">
        <w:t>Geometric visibility</w:t>
      </w:r>
    </w:p>
    <w:p w:rsidR="006B6D4D" w:rsidRPr="006B6D4D" w:rsidRDefault="006B6D4D" w:rsidP="006B6D4D">
      <w:pPr>
        <w:pStyle w:val="para"/>
      </w:pPr>
      <w:r w:rsidRPr="006B6D4D">
        <w:tab/>
        <w:t>Horizontal angle:</w:t>
      </w:r>
      <w:r w:rsidRPr="006B6D4D">
        <w:tab/>
        <w:t xml:space="preserve">80° outwards. </w:t>
      </w:r>
    </w:p>
    <w:p w:rsidR="006B6D4D" w:rsidRPr="006B6D4D" w:rsidRDefault="006B6D4D" w:rsidP="006B6D4D">
      <w:pPr>
        <w:pStyle w:val="para"/>
      </w:pPr>
      <w:r w:rsidRPr="006B6D4D">
        <w:tab/>
        <w:t>Vertical angle:</w:t>
      </w:r>
      <w:r w:rsidRPr="006B6D4D">
        <w:tab/>
      </w:r>
      <w:r w:rsidR="009C2AA1">
        <w:t xml:space="preserve">  </w:t>
      </w:r>
      <w:r w:rsidRPr="006B6D4D">
        <w:t>5° above and 20° below the horizontal.</w:t>
      </w:r>
    </w:p>
    <w:p w:rsidR="006B6D4D" w:rsidRPr="006B6D4D" w:rsidRDefault="006B6D4D" w:rsidP="006B6D4D">
      <w:pPr>
        <w:pStyle w:val="para"/>
      </w:pPr>
      <w:r w:rsidRPr="006B6D4D">
        <w:t>6.13.6.</w:t>
      </w:r>
      <w:r w:rsidRPr="006B6D4D">
        <w:tab/>
      </w:r>
      <w:r w:rsidRPr="00D35E1B">
        <w:t>Orientation</w:t>
      </w:r>
    </w:p>
    <w:p w:rsidR="006B6D4D" w:rsidRPr="006B6D4D" w:rsidRDefault="006B6D4D" w:rsidP="006B6D4D">
      <w:pPr>
        <w:pStyle w:val="para"/>
      </w:pPr>
      <w:r w:rsidRPr="006B6D4D">
        <w:tab/>
        <w:t xml:space="preserve">Such that the lamps meet the requirements for visibility forwards and rearwards. </w:t>
      </w:r>
    </w:p>
    <w:p w:rsidR="006B6D4D" w:rsidRPr="006B6D4D" w:rsidRDefault="006B6D4D" w:rsidP="006B6D4D">
      <w:pPr>
        <w:pStyle w:val="para"/>
      </w:pPr>
      <w:r w:rsidRPr="006B6D4D">
        <w:t>6.13.7.</w:t>
      </w:r>
      <w:r w:rsidRPr="006B6D4D">
        <w:tab/>
      </w:r>
      <w:r w:rsidRPr="00D35E1B">
        <w:t>Electrical connections</w:t>
      </w:r>
    </w:p>
    <w:p w:rsidR="006B6D4D" w:rsidRPr="006B6D4D" w:rsidRDefault="006B6D4D" w:rsidP="006B6D4D">
      <w:pPr>
        <w:pStyle w:val="para"/>
      </w:pPr>
      <w:r w:rsidRPr="006B6D4D">
        <w:tab/>
        <w:t>In accordance with paragraph 5.11.</w:t>
      </w:r>
    </w:p>
    <w:p w:rsidR="006B6D4D" w:rsidRPr="006B6D4D" w:rsidRDefault="006B6D4D" w:rsidP="006B6D4D">
      <w:pPr>
        <w:pStyle w:val="para"/>
      </w:pPr>
      <w:r w:rsidRPr="006B6D4D">
        <w:t>6.13.8.</w:t>
      </w:r>
      <w:r w:rsidRPr="006B6D4D">
        <w:tab/>
      </w:r>
      <w:r w:rsidRPr="00D35E1B">
        <w:t>Tell</w:t>
      </w:r>
      <w:r w:rsidRPr="00D35E1B">
        <w:noBreakHyphen/>
        <w:t>tale</w:t>
      </w:r>
    </w:p>
    <w:p w:rsidR="006B6D4D" w:rsidRPr="006B6D4D" w:rsidRDefault="006B6D4D" w:rsidP="006B6D4D">
      <w:pPr>
        <w:pStyle w:val="para"/>
      </w:pPr>
      <w:r w:rsidRPr="006B6D4D">
        <w:tab/>
        <w:t>Tell</w:t>
      </w:r>
      <w:r w:rsidRPr="006B6D4D">
        <w:noBreakHyphen/>
        <w:t>tale optional. If it exists, its function shall be carried out by the tell</w:t>
      </w:r>
      <w:r w:rsidRPr="006B6D4D">
        <w:noBreakHyphen/>
        <w:t xml:space="preserve">tale required for the front and rear position lamps. </w:t>
      </w:r>
    </w:p>
    <w:p w:rsidR="006B6D4D" w:rsidRPr="006B6D4D" w:rsidRDefault="006B6D4D" w:rsidP="006B6D4D">
      <w:pPr>
        <w:pStyle w:val="para"/>
        <w:rPr>
          <w:u w:val="single"/>
        </w:rPr>
      </w:pPr>
      <w:r w:rsidRPr="006B6D4D">
        <w:t>6.13.9.</w:t>
      </w:r>
      <w:r w:rsidRPr="006B6D4D">
        <w:tab/>
      </w:r>
      <w:r w:rsidRPr="00D35E1B">
        <w:t>Other requirements</w:t>
      </w:r>
    </w:p>
    <w:p w:rsidR="006B6D4D" w:rsidRPr="006B6D4D" w:rsidRDefault="006B6D4D" w:rsidP="006B6D4D">
      <w:pPr>
        <w:pStyle w:val="para"/>
      </w:pPr>
      <w:r w:rsidRPr="006B6D4D">
        <w:tab/>
        <w:t>Provided that all other requirements are met, the mandatory or optional lamps, visible from the front and the mandatory or optional lamps visible from the rear on the same side of the vehicle may be combined into one device.</w:t>
      </w:r>
    </w:p>
    <w:p w:rsidR="006B6D4D" w:rsidRPr="006B6D4D" w:rsidRDefault="006B6D4D" w:rsidP="006B6D4D">
      <w:pPr>
        <w:pStyle w:val="para"/>
      </w:pPr>
      <w:r w:rsidRPr="006B6D4D">
        <w:tab/>
        <w:t>Two of the lamps visible from the rear may be grouped, combined or reciprocally incorporated in accordance with paragraph 5.7.</w:t>
      </w:r>
    </w:p>
    <w:p w:rsidR="006B6D4D" w:rsidRPr="006B6D4D" w:rsidRDefault="006B6D4D" w:rsidP="006B6D4D">
      <w:pPr>
        <w:pStyle w:val="para"/>
      </w:pPr>
      <w:r w:rsidRPr="006B6D4D">
        <w:tab/>
        <w:t>The position of an end</w:t>
      </w:r>
      <w:r w:rsidRPr="006B6D4D">
        <w:noBreakHyphen/>
        <w:t xml:space="preserve">outline marker lamp in relation to corresponding position lamp shall be such that the distance between the projections on a transverse vertical plane of the points nearest to one another on the apparent surfaces in the direction of the respective reference axes of the two lamps considered is not less than 200 mm. </w:t>
      </w:r>
    </w:p>
    <w:p w:rsidR="006B6D4D" w:rsidRPr="006B6D4D" w:rsidRDefault="006B6D4D" w:rsidP="006B6D4D">
      <w:pPr>
        <w:pStyle w:val="para"/>
      </w:pPr>
      <w:r w:rsidRPr="006B6D4D">
        <w:t>6.14.</w:t>
      </w:r>
      <w:r w:rsidRPr="006B6D4D">
        <w:tab/>
      </w:r>
      <w:r w:rsidR="00D35E1B" w:rsidRPr="006B6D4D">
        <w:t>Rear retro</w:t>
      </w:r>
      <w:r w:rsidR="00D35E1B" w:rsidRPr="006B6D4D">
        <w:noBreakHyphen/>
        <w:t>reflector, non</w:t>
      </w:r>
      <w:r w:rsidR="00D35E1B" w:rsidRPr="006B6D4D">
        <w:noBreakHyphen/>
        <w:t xml:space="preserve">triangular </w:t>
      </w:r>
      <w:r w:rsidRPr="006B6D4D">
        <w:rPr>
          <w:b/>
        </w:rPr>
        <w:t>(</w:t>
      </w:r>
      <w:r w:rsidRPr="006B6D4D">
        <w:t>Regulation No. 3)</w:t>
      </w:r>
    </w:p>
    <w:p w:rsidR="006B6D4D" w:rsidRPr="006B6D4D" w:rsidRDefault="006B6D4D" w:rsidP="006B6D4D">
      <w:pPr>
        <w:pStyle w:val="para"/>
      </w:pPr>
      <w:r w:rsidRPr="006B6D4D">
        <w:t>6.14.1.</w:t>
      </w:r>
      <w:r w:rsidRPr="006B6D4D">
        <w:tab/>
      </w:r>
      <w:r w:rsidRPr="00D35E1B">
        <w:t>Presence</w:t>
      </w:r>
    </w:p>
    <w:p w:rsidR="006B6D4D" w:rsidRPr="006B6D4D" w:rsidRDefault="006B6D4D" w:rsidP="00D35E1B">
      <w:pPr>
        <w:pStyle w:val="para"/>
        <w:ind w:firstLine="0"/>
      </w:pPr>
      <w:r w:rsidRPr="006B6D4D">
        <w:t xml:space="preserve">Mandatory on motor vehicles. </w:t>
      </w:r>
    </w:p>
    <w:p w:rsidR="006B6D4D" w:rsidRPr="006B6D4D" w:rsidRDefault="006B6D4D" w:rsidP="00D35E1B">
      <w:pPr>
        <w:pStyle w:val="para"/>
        <w:ind w:firstLine="0"/>
      </w:pPr>
      <w:r w:rsidRPr="006B6D4D">
        <w:t>Provided that they are grouped together with the other rear light</w:t>
      </w:r>
      <w:r w:rsidRPr="006B6D4D">
        <w:noBreakHyphen/>
        <w:t xml:space="preserve">signalling devices, optional on trailers. </w:t>
      </w:r>
    </w:p>
    <w:p w:rsidR="006B6D4D" w:rsidRPr="006B6D4D" w:rsidRDefault="006B6D4D" w:rsidP="006B6D4D">
      <w:pPr>
        <w:pStyle w:val="para"/>
      </w:pPr>
      <w:r w:rsidRPr="006B6D4D">
        <w:t>6.14.2.</w:t>
      </w:r>
      <w:r w:rsidRPr="006B6D4D">
        <w:tab/>
      </w:r>
      <w:r w:rsidRPr="00D35E1B">
        <w:t>Number</w:t>
      </w:r>
    </w:p>
    <w:p w:rsidR="006B6D4D" w:rsidRPr="006B6D4D" w:rsidRDefault="006B6D4D" w:rsidP="00D35E1B">
      <w:pPr>
        <w:pStyle w:val="para"/>
        <w:ind w:firstLine="0"/>
      </w:pPr>
      <w:r w:rsidRPr="006B6D4D">
        <w:t>Two, the performances of which shall conform to the requirements concerning Class IA or IB retro</w:t>
      </w:r>
      <w:r w:rsidRPr="006B6D4D">
        <w:noBreakHyphen/>
        <w:t>reflectors in Regulation No. 3. Additional retro</w:t>
      </w:r>
      <w:r w:rsidRPr="006B6D4D">
        <w:noBreakHyphen/>
        <w:t>reflecting devices and materials (including two retro-reflectors not complying with paragraph 6.14.4. below), are permitted provided they do not impair the effectiveness of the mandatory lighting and light-signalling devices.</w:t>
      </w:r>
    </w:p>
    <w:p w:rsidR="006B6D4D" w:rsidRPr="006B6D4D" w:rsidRDefault="006B6D4D" w:rsidP="006B6D4D">
      <w:pPr>
        <w:pStyle w:val="para"/>
      </w:pPr>
      <w:r w:rsidRPr="006B6D4D">
        <w:t>6.14.3</w:t>
      </w:r>
      <w:r w:rsidR="00F93B91">
        <w:t>.</w:t>
      </w:r>
      <w:r w:rsidRPr="006B6D4D">
        <w:tab/>
      </w:r>
      <w:r w:rsidRPr="00D35E1B">
        <w:t>Arrangement</w:t>
      </w:r>
    </w:p>
    <w:p w:rsidR="006B6D4D" w:rsidRPr="006B6D4D" w:rsidRDefault="006B6D4D" w:rsidP="00D35E1B">
      <w:pPr>
        <w:pStyle w:val="para"/>
        <w:ind w:firstLine="0"/>
      </w:pPr>
      <w:r w:rsidRPr="006B6D4D">
        <w:t xml:space="preserve">No special requirement. </w:t>
      </w:r>
    </w:p>
    <w:p w:rsidR="006B6D4D" w:rsidRPr="006B6D4D" w:rsidRDefault="006B6D4D" w:rsidP="006B6D4D">
      <w:pPr>
        <w:pStyle w:val="para"/>
      </w:pPr>
      <w:r w:rsidRPr="006B6D4D">
        <w:t>6.14.4.</w:t>
      </w:r>
      <w:r w:rsidRPr="006B6D4D">
        <w:tab/>
      </w:r>
      <w:r w:rsidRPr="00D35E1B">
        <w:t>Position</w:t>
      </w:r>
      <w:r w:rsidRPr="006B6D4D">
        <w:t xml:space="preserve"> </w:t>
      </w:r>
    </w:p>
    <w:p w:rsidR="006B6D4D" w:rsidRPr="006B6D4D" w:rsidRDefault="006B6D4D" w:rsidP="006B6D4D">
      <w:pPr>
        <w:pStyle w:val="para"/>
      </w:pPr>
      <w:r w:rsidRPr="006B6D4D">
        <w:t>6.14.4.1.</w:t>
      </w:r>
      <w:r w:rsidRPr="006B6D4D">
        <w:tab/>
        <w:t xml:space="preserve">In width: that point on the illuminating surface which is farthest from the vehicle's median longitudinal plane shall not be more than 400 mm from the extreme outer edge of the vehicle. </w:t>
      </w:r>
    </w:p>
    <w:p w:rsidR="006B6D4D" w:rsidRPr="006B6D4D" w:rsidRDefault="006B6D4D" w:rsidP="00D35E1B">
      <w:pPr>
        <w:pStyle w:val="para"/>
        <w:ind w:firstLine="0"/>
      </w:pPr>
      <w:r w:rsidRPr="006B6D4D">
        <w:t>The distance between the inner edges of the two apparent surfaces in the direction of the reference axes shall:</w:t>
      </w:r>
    </w:p>
    <w:p w:rsidR="006B6D4D" w:rsidRPr="006B6D4D" w:rsidRDefault="006B6D4D" w:rsidP="00D35E1B">
      <w:pPr>
        <w:pStyle w:val="para"/>
        <w:ind w:firstLine="0"/>
      </w:pPr>
      <w:r w:rsidRPr="006B6D4D">
        <w:t>For M</w:t>
      </w:r>
      <w:r w:rsidRPr="006B6D4D">
        <w:rPr>
          <w:vertAlign w:val="subscript"/>
        </w:rPr>
        <w:t>1</w:t>
      </w:r>
      <w:r w:rsidRPr="006B6D4D">
        <w:t xml:space="preserve"> and N</w:t>
      </w:r>
      <w:r w:rsidRPr="006B6D4D">
        <w:rPr>
          <w:vertAlign w:val="subscript"/>
        </w:rPr>
        <w:t>1</w:t>
      </w:r>
      <w:r w:rsidRPr="006B6D4D">
        <w:t xml:space="preserve"> category vehicles: have no special requirement;</w:t>
      </w:r>
    </w:p>
    <w:p w:rsidR="006B6D4D" w:rsidRPr="006B6D4D" w:rsidRDefault="006B6D4D" w:rsidP="00D35E1B">
      <w:pPr>
        <w:pStyle w:val="para"/>
        <w:ind w:firstLine="0"/>
      </w:pPr>
      <w:r w:rsidRPr="006B6D4D">
        <w:t>For all other categories of vehicles: be not less than 600 mm. This distance may be reduced to 400 mm where the overall width of the vehicle is less than 1,300 mm.</w:t>
      </w:r>
    </w:p>
    <w:p w:rsidR="006B6D4D" w:rsidRPr="006B6D4D" w:rsidRDefault="006B6D4D" w:rsidP="006B6D4D">
      <w:pPr>
        <w:pStyle w:val="para"/>
      </w:pPr>
      <w:r w:rsidRPr="006B6D4D">
        <w:t>6.14.4.2.</w:t>
      </w:r>
      <w:r w:rsidRPr="006B6D4D">
        <w:tab/>
      </w:r>
      <w:r w:rsidR="007E77FA" w:rsidRPr="007E77FA">
        <w:t>In height:  Above the ground, not less than 250 mm nor more than 900 mm (not more than 1,200 mm if grouped with any rear lamp(s), 1,500 mm if the shape of the bodywork makes it impossible to keep within 900 mm or 1200 mm respectively).</w:t>
      </w:r>
    </w:p>
    <w:p w:rsidR="006B6D4D" w:rsidRPr="006B6D4D" w:rsidRDefault="006B6D4D" w:rsidP="006B6D4D">
      <w:pPr>
        <w:pStyle w:val="para"/>
      </w:pPr>
      <w:r w:rsidRPr="006B6D4D">
        <w:t>6.14.4.3.</w:t>
      </w:r>
      <w:r w:rsidRPr="006B6D4D">
        <w:tab/>
        <w:t>In length: at the rear of the vehicle.</w:t>
      </w:r>
    </w:p>
    <w:p w:rsidR="001B4C6E" w:rsidRPr="001B4C6E" w:rsidRDefault="001B4C6E" w:rsidP="001B4C6E">
      <w:pPr>
        <w:tabs>
          <w:tab w:val="left" w:pos="2268"/>
        </w:tabs>
        <w:suppressAutoHyphens w:val="0"/>
        <w:spacing w:after="120"/>
        <w:ind w:left="2268" w:hanging="1134"/>
        <w:jc w:val="both"/>
        <w:rPr>
          <w:lang w:val="en-US" w:eastAsia="it-IT"/>
        </w:rPr>
      </w:pPr>
      <w:r w:rsidRPr="001B4C6E">
        <w:rPr>
          <w:lang w:val="en-US" w:eastAsia="it-IT"/>
        </w:rPr>
        <w:t>6.14.5.</w:t>
      </w:r>
      <w:r w:rsidRPr="001B4C6E">
        <w:rPr>
          <w:lang w:val="en-US" w:eastAsia="it-IT"/>
        </w:rPr>
        <w:tab/>
        <w:t>Geometric visibility</w:t>
      </w:r>
    </w:p>
    <w:p w:rsidR="001B4C6E" w:rsidRPr="001B4C6E" w:rsidRDefault="001B4C6E" w:rsidP="001B4C6E">
      <w:pPr>
        <w:tabs>
          <w:tab w:val="left" w:pos="2268"/>
          <w:tab w:val="left" w:pos="2835"/>
        </w:tabs>
        <w:suppressAutoHyphens w:val="0"/>
        <w:spacing w:after="120"/>
        <w:ind w:left="2268" w:hanging="1134"/>
        <w:jc w:val="both"/>
        <w:rPr>
          <w:lang w:val="en-US" w:eastAsia="it-IT"/>
        </w:rPr>
      </w:pPr>
      <w:r w:rsidRPr="001B4C6E">
        <w:rPr>
          <w:lang w:val="en-US" w:eastAsia="it-IT"/>
        </w:rPr>
        <w:tab/>
        <w:t>Horizontal angle: 30° inwards and outwards.</w:t>
      </w:r>
    </w:p>
    <w:p w:rsidR="001B4C6E" w:rsidRPr="001B4C6E" w:rsidRDefault="001B4C6E" w:rsidP="001B4C6E">
      <w:pPr>
        <w:spacing w:after="120"/>
        <w:ind w:left="2268" w:right="1134" w:hanging="1134"/>
        <w:jc w:val="both"/>
        <w:rPr>
          <w:lang w:val="en-US" w:eastAsia="it-IT"/>
        </w:rPr>
      </w:pPr>
      <w:r w:rsidRPr="001B4C6E">
        <w:rPr>
          <w:lang w:val="en-US" w:eastAsia="it-IT"/>
        </w:rPr>
        <w:tab/>
        <w:t xml:space="preserve">Vertical angle: 10° above and below horizontal. </w:t>
      </w:r>
    </w:p>
    <w:p w:rsidR="006B6D4D" w:rsidRPr="00DE410A" w:rsidRDefault="001B4C6E" w:rsidP="00DE410A">
      <w:pPr>
        <w:pStyle w:val="para"/>
        <w:rPr>
          <w:lang w:val="en-US" w:eastAsia="it-IT"/>
        </w:rPr>
      </w:pPr>
      <w:r w:rsidRPr="001B4C6E">
        <w:rPr>
          <w:lang w:val="en-US" w:eastAsia="it-IT"/>
        </w:rPr>
        <w:tab/>
      </w:r>
      <w:r w:rsidRPr="001B4C6E">
        <w:rPr>
          <w:lang w:val="en-US" w:eastAsia="it-IT"/>
        </w:rPr>
        <w:tab/>
        <w:t xml:space="preserve">However, where a retro-reflector is mounted below 750 mm (measured according to the provisions of paragraph 5.8.1. above), the downward angle of </w:t>
      </w:r>
      <w:r w:rsidRPr="001B4C6E">
        <w:rPr>
          <w:bCs/>
          <w:lang w:val="en-US" w:eastAsia="it-IT"/>
        </w:rPr>
        <w:t xml:space="preserve">10° may be reduced to </w:t>
      </w:r>
      <w:r w:rsidRPr="001B4C6E">
        <w:rPr>
          <w:lang w:val="en-US" w:eastAsia="it-IT"/>
        </w:rPr>
        <w:t>5°.</w:t>
      </w:r>
    </w:p>
    <w:p w:rsidR="006B6D4D" w:rsidRPr="006B6D4D" w:rsidRDefault="006B6D4D" w:rsidP="006B6D4D">
      <w:pPr>
        <w:pStyle w:val="para"/>
        <w:rPr>
          <w:u w:val="single"/>
        </w:rPr>
      </w:pPr>
      <w:r w:rsidRPr="006B6D4D">
        <w:t>6.14.6.</w:t>
      </w:r>
      <w:r w:rsidRPr="006B6D4D">
        <w:tab/>
      </w:r>
      <w:r w:rsidRPr="00D35E1B">
        <w:t>Orientation</w:t>
      </w:r>
    </w:p>
    <w:p w:rsidR="006B6D4D" w:rsidRPr="006B6D4D" w:rsidRDefault="006B6D4D" w:rsidP="00D35E1B">
      <w:pPr>
        <w:pStyle w:val="para"/>
        <w:ind w:firstLine="0"/>
      </w:pPr>
      <w:r w:rsidRPr="006B6D4D">
        <w:t xml:space="preserve">Rearwards. </w:t>
      </w:r>
    </w:p>
    <w:p w:rsidR="006B6D4D" w:rsidRPr="006B6D4D" w:rsidRDefault="006B6D4D" w:rsidP="006B6D4D">
      <w:pPr>
        <w:pStyle w:val="para"/>
      </w:pPr>
      <w:r w:rsidRPr="006B6D4D">
        <w:t>6.14.7.</w:t>
      </w:r>
      <w:r w:rsidRPr="006B6D4D">
        <w:tab/>
      </w:r>
      <w:r w:rsidRPr="00D35E1B">
        <w:t>Other requirements</w:t>
      </w:r>
    </w:p>
    <w:p w:rsidR="006B6D4D" w:rsidRPr="006B6D4D" w:rsidRDefault="006B6D4D" w:rsidP="00D35E1B">
      <w:pPr>
        <w:pStyle w:val="para"/>
        <w:ind w:firstLine="0"/>
      </w:pPr>
      <w:r w:rsidRPr="006B6D4D">
        <w:t>The illuminating surface of the retro</w:t>
      </w:r>
      <w:r w:rsidRPr="006B6D4D">
        <w:noBreakHyphen/>
        <w:t xml:space="preserve">reflector may have parts in common with the apparent surface of any other lamp situated at the rear. </w:t>
      </w:r>
    </w:p>
    <w:p w:rsidR="006B6D4D" w:rsidRPr="006B6D4D" w:rsidRDefault="006B6D4D" w:rsidP="006B6D4D">
      <w:pPr>
        <w:pStyle w:val="para"/>
      </w:pPr>
      <w:r w:rsidRPr="006B6D4D">
        <w:t>6.15.</w:t>
      </w:r>
      <w:r w:rsidRPr="006B6D4D">
        <w:tab/>
      </w:r>
      <w:r w:rsidR="00D35E1B" w:rsidRPr="006B6D4D">
        <w:t>Rear retro</w:t>
      </w:r>
      <w:r w:rsidR="00D35E1B" w:rsidRPr="006B6D4D">
        <w:noBreakHyphen/>
        <w:t xml:space="preserve">reflector, triangular </w:t>
      </w:r>
      <w:r w:rsidRPr="006B6D4D">
        <w:rPr>
          <w:b/>
        </w:rPr>
        <w:t>(</w:t>
      </w:r>
      <w:r w:rsidRPr="006B6D4D">
        <w:t>Regulation No. 3)</w:t>
      </w:r>
    </w:p>
    <w:p w:rsidR="006B6D4D" w:rsidRPr="006B6D4D" w:rsidRDefault="006B6D4D" w:rsidP="006B6D4D">
      <w:pPr>
        <w:pStyle w:val="para"/>
      </w:pPr>
      <w:r w:rsidRPr="006B6D4D">
        <w:t>6.15.1</w:t>
      </w:r>
      <w:r w:rsidR="00D77BE2">
        <w:t>.</w:t>
      </w:r>
      <w:r w:rsidRPr="006B6D4D">
        <w:tab/>
      </w:r>
      <w:r w:rsidRPr="00D35E1B">
        <w:t>Presence</w:t>
      </w:r>
    </w:p>
    <w:p w:rsidR="006B6D4D" w:rsidRPr="006B6D4D" w:rsidRDefault="006B6D4D" w:rsidP="00D35E1B">
      <w:pPr>
        <w:pStyle w:val="para"/>
        <w:ind w:firstLine="0"/>
      </w:pPr>
      <w:r w:rsidRPr="006B6D4D">
        <w:t xml:space="preserve">Mandatory on trailers. </w:t>
      </w:r>
    </w:p>
    <w:p w:rsidR="006B6D4D" w:rsidRPr="006B6D4D" w:rsidRDefault="006B6D4D" w:rsidP="00D35E1B">
      <w:pPr>
        <w:pStyle w:val="para"/>
        <w:ind w:firstLine="0"/>
      </w:pPr>
      <w:r w:rsidRPr="006B6D4D">
        <w:t xml:space="preserve">Prohibited on motor vehicles. </w:t>
      </w:r>
    </w:p>
    <w:p w:rsidR="006B6D4D" w:rsidRPr="006B6D4D" w:rsidRDefault="006B6D4D" w:rsidP="006B6D4D">
      <w:pPr>
        <w:pStyle w:val="para"/>
      </w:pPr>
      <w:r w:rsidRPr="006B6D4D">
        <w:t>6.15.2.</w:t>
      </w:r>
      <w:r w:rsidRPr="006B6D4D">
        <w:tab/>
      </w:r>
      <w:r w:rsidRPr="00D35E1B">
        <w:t>Number</w:t>
      </w:r>
    </w:p>
    <w:p w:rsidR="006B6D4D" w:rsidRPr="006B6D4D" w:rsidRDefault="006B6D4D" w:rsidP="00D35E1B">
      <w:pPr>
        <w:pStyle w:val="para"/>
        <w:ind w:firstLine="0"/>
      </w:pPr>
      <w:r w:rsidRPr="006B6D4D">
        <w:t>Two, the performances of which shall conform to the requirements concerning Class IIIA or Class IIIB retro</w:t>
      </w:r>
      <w:r w:rsidRPr="006B6D4D">
        <w:noBreakHyphen/>
        <w:t>reflectors in Regulation No. 3. Additional retro</w:t>
      </w:r>
      <w:r w:rsidRPr="006B6D4D">
        <w:noBreakHyphen/>
        <w:t>reflecting devices and materials (including two retro-reflectors not complying with paragraph 6.15.4. below), are permitted provided they do not impair the effectiveness of the mandatory lighting and light-signalling devices.</w:t>
      </w:r>
    </w:p>
    <w:p w:rsidR="006B6D4D" w:rsidRPr="006B6D4D" w:rsidRDefault="006B6D4D" w:rsidP="006B6D4D">
      <w:pPr>
        <w:pStyle w:val="para"/>
      </w:pPr>
      <w:r w:rsidRPr="006B6D4D">
        <w:t>6.15.3.</w:t>
      </w:r>
      <w:r w:rsidRPr="006B6D4D">
        <w:tab/>
      </w:r>
      <w:r w:rsidRPr="00D35E1B">
        <w:t>Arrangement</w:t>
      </w:r>
    </w:p>
    <w:p w:rsidR="006B6D4D" w:rsidRPr="006B6D4D" w:rsidRDefault="006B6D4D" w:rsidP="00D35E1B">
      <w:pPr>
        <w:pStyle w:val="para"/>
        <w:ind w:firstLine="0"/>
      </w:pPr>
      <w:r w:rsidRPr="006B6D4D">
        <w:t xml:space="preserve">The apex of the triangle shall be directed upwards. </w:t>
      </w:r>
    </w:p>
    <w:p w:rsidR="006B6D4D" w:rsidRPr="006B6D4D" w:rsidRDefault="006B6D4D" w:rsidP="00C03A6B">
      <w:pPr>
        <w:pStyle w:val="para"/>
        <w:keepNext/>
      </w:pPr>
      <w:r w:rsidRPr="006B6D4D">
        <w:t>6.15.4.</w:t>
      </w:r>
      <w:r w:rsidRPr="006B6D4D">
        <w:tab/>
      </w:r>
      <w:r w:rsidRPr="00D35E1B">
        <w:t>Position</w:t>
      </w:r>
    </w:p>
    <w:p w:rsidR="006B6D4D" w:rsidRPr="006B6D4D" w:rsidRDefault="006B6D4D" w:rsidP="00C03A6B">
      <w:pPr>
        <w:pStyle w:val="para"/>
        <w:keepNext/>
      </w:pPr>
      <w:r w:rsidRPr="006B6D4D">
        <w:t>6.15.4.1.</w:t>
      </w:r>
      <w:r w:rsidRPr="006B6D4D">
        <w:tab/>
        <w:t xml:space="preserve">In width: that point on the illuminating surface which is farthest from the vehicle's median longitudinal plane shall not be more than 400 mm from the extreme outer edge of the vehicle. </w:t>
      </w:r>
    </w:p>
    <w:p w:rsidR="006B6D4D" w:rsidRPr="006B6D4D" w:rsidRDefault="006B6D4D" w:rsidP="00D35E1B">
      <w:pPr>
        <w:pStyle w:val="para"/>
        <w:ind w:firstLine="0"/>
      </w:pPr>
      <w:r w:rsidRPr="006B6D4D">
        <w:t>The inner edges of the retro</w:t>
      </w:r>
      <w:r w:rsidRPr="006B6D4D">
        <w:noBreakHyphen/>
        <w:t xml:space="preserve">reflectors shall not be less than 600 mm apart. This distance may be reduced to 400 mm if the overall width of the vehicle is less than 1,300 mm. </w:t>
      </w:r>
    </w:p>
    <w:p w:rsidR="006B6D4D" w:rsidRPr="006B6D4D" w:rsidRDefault="006B6D4D" w:rsidP="006B6D4D">
      <w:pPr>
        <w:pStyle w:val="para"/>
      </w:pPr>
      <w:r w:rsidRPr="006B6D4D">
        <w:t>6.15.4.2.</w:t>
      </w:r>
      <w:r w:rsidRPr="006B6D4D">
        <w:tab/>
      </w:r>
      <w:r w:rsidR="007E77FA" w:rsidRPr="007E77FA">
        <w:t>In height:  Above the ground, not less than 250 mm nor more than 900 mm (not more than 1,200 mm if grouped with any rear lamp(s),1,500 mm if the shape of the bodywork makes it impossible to keep within 900 mm or 1</w:t>
      </w:r>
      <w:r w:rsidR="00CC3821">
        <w:t>,</w:t>
      </w:r>
      <w:r w:rsidR="007E77FA" w:rsidRPr="007E77FA">
        <w:t>200</w:t>
      </w:r>
      <w:r w:rsidR="00CC3821">
        <w:t> </w:t>
      </w:r>
      <w:r w:rsidR="007E77FA" w:rsidRPr="007E77FA">
        <w:t>mm respectively).</w:t>
      </w:r>
    </w:p>
    <w:p w:rsidR="006B6D4D" w:rsidRPr="006B6D4D" w:rsidRDefault="006B6D4D" w:rsidP="006B6D4D">
      <w:pPr>
        <w:pStyle w:val="para"/>
      </w:pPr>
      <w:r w:rsidRPr="006B6D4D">
        <w:t>6.15.4.3.</w:t>
      </w:r>
      <w:r w:rsidRPr="006B6D4D">
        <w:tab/>
        <w:t>In length: at the rear of the vehicle.</w:t>
      </w:r>
    </w:p>
    <w:p w:rsidR="001B4C6E" w:rsidRPr="001B4C6E" w:rsidRDefault="001B4C6E" w:rsidP="001B4C6E">
      <w:pPr>
        <w:suppressAutoHyphens w:val="0"/>
        <w:spacing w:after="120"/>
        <w:ind w:left="2268" w:hanging="1134"/>
        <w:jc w:val="both"/>
        <w:rPr>
          <w:lang w:val="en-US" w:eastAsia="it-IT"/>
        </w:rPr>
      </w:pPr>
      <w:r w:rsidRPr="001B4C6E">
        <w:rPr>
          <w:lang w:val="en-US" w:eastAsia="it-IT"/>
        </w:rPr>
        <w:t>6.15.5.</w:t>
      </w:r>
      <w:r w:rsidRPr="001B4C6E">
        <w:rPr>
          <w:lang w:val="en-US" w:eastAsia="it-IT"/>
        </w:rPr>
        <w:tab/>
        <w:t>Geometric visibility</w:t>
      </w:r>
    </w:p>
    <w:p w:rsidR="001B4C6E" w:rsidRPr="001B4C6E" w:rsidRDefault="001B4C6E" w:rsidP="001B4C6E">
      <w:pPr>
        <w:tabs>
          <w:tab w:val="left" w:pos="3969"/>
        </w:tabs>
        <w:suppressAutoHyphens w:val="0"/>
        <w:spacing w:after="120"/>
        <w:ind w:left="2268" w:hanging="1134"/>
        <w:jc w:val="both"/>
        <w:rPr>
          <w:lang w:val="en-US" w:eastAsia="it-IT"/>
        </w:rPr>
      </w:pPr>
      <w:r w:rsidRPr="001B4C6E">
        <w:rPr>
          <w:lang w:val="en-US" w:eastAsia="it-IT"/>
        </w:rPr>
        <w:tab/>
        <w:t xml:space="preserve">Horizontal angle: 30° inwards and outwards. </w:t>
      </w:r>
    </w:p>
    <w:p w:rsidR="006B6D4D" w:rsidRPr="00DE410A" w:rsidRDefault="001B4C6E" w:rsidP="00DE410A">
      <w:pPr>
        <w:pStyle w:val="para"/>
        <w:ind w:firstLine="0"/>
        <w:rPr>
          <w:lang w:val="en-US" w:eastAsia="it-IT"/>
        </w:rPr>
      </w:pPr>
      <w:r w:rsidRPr="001B4C6E">
        <w:rPr>
          <w:lang w:val="en-US" w:eastAsia="it-IT"/>
        </w:rPr>
        <w:t>Vertical angle: 15° above and below the horizontal. However, where a retro-reflector is mounted below 750 mm (measured according to the provisions of paragraph 5.8.1. above), the downward angle of 15°</w:t>
      </w:r>
      <w:r w:rsidRPr="001B4C6E">
        <w:rPr>
          <w:bCs/>
          <w:lang w:val="en-US" w:eastAsia="it-IT"/>
        </w:rPr>
        <w:t xml:space="preserve"> may be reduced to </w:t>
      </w:r>
      <w:r w:rsidRPr="001B4C6E">
        <w:rPr>
          <w:lang w:val="en-US" w:eastAsia="it-IT"/>
        </w:rPr>
        <w:t>5°.</w:t>
      </w:r>
    </w:p>
    <w:p w:rsidR="006B6D4D" w:rsidRPr="006B6D4D" w:rsidRDefault="006B6D4D" w:rsidP="006B6D4D">
      <w:pPr>
        <w:pStyle w:val="para"/>
      </w:pPr>
      <w:r w:rsidRPr="006B6D4D">
        <w:t>6.15.6.</w:t>
      </w:r>
      <w:r w:rsidRPr="006B6D4D">
        <w:tab/>
      </w:r>
      <w:r w:rsidRPr="00D35E1B">
        <w:t>Orientation</w:t>
      </w:r>
    </w:p>
    <w:p w:rsidR="006B6D4D" w:rsidRPr="006B6D4D" w:rsidRDefault="006B6D4D" w:rsidP="00D35E1B">
      <w:pPr>
        <w:pStyle w:val="para"/>
        <w:ind w:firstLine="0"/>
      </w:pPr>
      <w:r w:rsidRPr="006B6D4D">
        <w:t xml:space="preserve">Rearwards. </w:t>
      </w:r>
    </w:p>
    <w:p w:rsidR="006B6D4D" w:rsidRPr="006B6D4D" w:rsidRDefault="006B6D4D" w:rsidP="006B6D4D">
      <w:pPr>
        <w:pStyle w:val="para"/>
      </w:pPr>
      <w:r w:rsidRPr="006B6D4D">
        <w:t>6.15.7.</w:t>
      </w:r>
      <w:r w:rsidRPr="006B6D4D">
        <w:tab/>
      </w:r>
      <w:r w:rsidRPr="00D35E1B">
        <w:t>Other requirements</w:t>
      </w:r>
    </w:p>
    <w:p w:rsidR="006B6D4D" w:rsidRPr="006B6D4D" w:rsidRDefault="006B6D4D" w:rsidP="006B6D4D">
      <w:pPr>
        <w:pStyle w:val="para"/>
      </w:pPr>
      <w:r w:rsidRPr="006B6D4D">
        <w:tab/>
        <w:t>The illuminating surface of the retro-reflector may have parts in common with the apparent surface of any other lamp situated at the rear.</w:t>
      </w:r>
    </w:p>
    <w:p w:rsidR="006B6D4D" w:rsidRPr="006B6D4D" w:rsidRDefault="006B6D4D" w:rsidP="006B6D4D">
      <w:pPr>
        <w:pStyle w:val="para"/>
      </w:pPr>
      <w:r w:rsidRPr="006B6D4D">
        <w:t>6.16.</w:t>
      </w:r>
      <w:r w:rsidRPr="006B6D4D">
        <w:tab/>
      </w:r>
      <w:r w:rsidR="00D35E1B" w:rsidRPr="006B6D4D">
        <w:t>Front retro</w:t>
      </w:r>
      <w:r w:rsidR="00D35E1B" w:rsidRPr="006B6D4D">
        <w:noBreakHyphen/>
        <w:t>reflector, non</w:t>
      </w:r>
      <w:r w:rsidR="00D35E1B" w:rsidRPr="006B6D4D">
        <w:noBreakHyphen/>
        <w:t xml:space="preserve">triangular </w:t>
      </w:r>
      <w:r w:rsidRPr="006B6D4D">
        <w:rPr>
          <w:b/>
        </w:rPr>
        <w:t>(</w:t>
      </w:r>
      <w:r w:rsidRPr="006B6D4D">
        <w:t>Regulation No. 3)</w:t>
      </w:r>
    </w:p>
    <w:p w:rsidR="006B6D4D" w:rsidRPr="006B6D4D" w:rsidRDefault="006B6D4D" w:rsidP="009C2AA1">
      <w:pPr>
        <w:pStyle w:val="para"/>
        <w:keepNext/>
      </w:pPr>
      <w:r w:rsidRPr="006B6D4D">
        <w:t>6.16.1.</w:t>
      </w:r>
      <w:r w:rsidRPr="006B6D4D">
        <w:tab/>
      </w:r>
      <w:r w:rsidRPr="00D35E1B">
        <w:t>Presence</w:t>
      </w:r>
    </w:p>
    <w:p w:rsidR="006B6D4D" w:rsidRPr="006B6D4D" w:rsidRDefault="006B6D4D" w:rsidP="009C2AA1">
      <w:pPr>
        <w:pStyle w:val="para"/>
        <w:keepNext/>
        <w:ind w:firstLine="0"/>
      </w:pPr>
      <w:r w:rsidRPr="006B6D4D">
        <w:t xml:space="preserve">Mandatory on trailers. </w:t>
      </w:r>
    </w:p>
    <w:p w:rsidR="006B6D4D" w:rsidRPr="006B6D4D" w:rsidRDefault="006B6D4D" w:rsidP="009C2AA1">
      <w:pPr>
        <w:pStyle w:val="para"/>
        <w:keepNext/>
        <w:ind w:firstLine="0"/>
      </w:pPr>
      <w:r w:rsidRPr="006B6D4D">
        <w:t>Mandatory on motor vehicles having all forward facing lamps with reflectors concealable.</w:t>
      </w:r>
    </w:p>
    <w:p w:rsidR="006B6D4D" w:rsidRPr="006B6D4D" w:rsidRDefault="006B6D4D" w:rsidP="00D35E1B">
      <w:pPr>
        <w:pStyle w:val="para"/>
        <w:ind w:firstLine="0"/>
      </w:pPr>
      <w:r w:rsidRPr="006B6D4D">
        <w:t xml:space="preserve">Optional on other motor vehicles. </w:t>
      </w:r>
    </w:p>
    <w:p w:rsidR="006B6D4D" w:rsidRPr="006B6D4D" w:rsidRDefault="006B6D4D" w:rsidP="006B6D4D">
      <w:pPr>
        <w:pStyle w:val="para"/>
      </w:pPr>
      <w:r w:rsidRPr="006B6D4D">
        <w:t>6.16.2.</w:t>
      </w:r>
      <w:r w:rsidRPr="006B6D4D">
        <w:tab/>
      </w:r>
      <w:r w:rsidRPr="00D35E1B">
        <w:t>Number</w:t>
      </w:r>
    </w:p>
    <w:p w:rsidR="006B6D4D" w:rsidRPr="006B6D4D" w:rsidRDefault="006B6D4D" w:rsidP="00D35E1B">
      <w:pPr>
        <w:pStyle w:val="para"/>
        <w:ind w:firstLine="0"/>
      </w:pPr>
      <w:r w:rsidRPr="006B6D4D">
        <w:t>Two, the performances of which shall conform to the requirements concerning Class IA or IB retro</w:t>
      </w:r>
      <w:r w:rsidRPr="006B6D4D">
        <w:noBreakHyphen/>
        <w:t>reflectors in Regulation No. 3. Additional retro</w:t>
      </w:r>
      <w:r w:rsidRPr="006B6D4D">
        <w:noBreakHyphen/>
        <w:t>reflecting devices and materials (including two retro-reflectors not complying with paragraph 6.16.4. below), are permitted provided they do not impair the effectiveness of the mandatory lighting and light-signalling devices.</w:t>
      </w:r>
    </w:p>
    <w:p w:rsidR="006B6D4D" w:rsidRPr="006B6D4D" w:rsidRDefault="006B6D4D" w:rsidP="006B6D4D">
      <w:pPr>
        <w:pStyle w:val="para"/>
      </w:pPr>
      <w:r w:rsidRPr="006B6D4D">
        <w:t>6.16.3.</w:t>
      </w:r>
      <w:r w:rsidRPr="006B6D4D">
        <w:tab/>
      </w:r>
      <w:r w:rsidRPr="00D35E1B">
        <w:t>Arrangement</w:t>
      </w:r>
    </w:p>
    <w:p w:rsidR="006B6D4D" w:rsidRPr="006B6D4D" w:rsidRDefault="006B6D4D" w:rsidP="00D35E1B">
      <w:pPr>
        <w:pStyle w:val="para"/>
        <w:ind w:firstLine="0"/>
      </w:pPr>
      <w:r w:rsidRPr="006B6D4D">
        <w:t xml:space="preserve">No special requirement. </w:t>
      </w:r>
    </w:p>
    <w:p w:rsidR="006B6D4D" w:rsidRPr="006B6D4D" w:rsidRDefault="006B6D4D" w:rsidP="006B6D4D">
      <w:pPr>
        <w:pStyle w:val="para"/>
      </w:pPr>
      <w:r w:rsidRPr="006B6D4D">
        <w:t>6.16.4.</w:t>
      </w:r>
      <w:r w:rsidRPr="006B6D4D">
        <w:tab/>
      </w:r>
      <w:r w:rsidRPr="00D35E1B">
        <w:t>Position</w:t>
      </w:r>
      <w:r w:rsidRPr="006B6D4D">
        <w:t xml:space="preserve"> </w:t>
      </w:r>
    </w:p>
    <w:p w:rsidR="006B6D4D" w:rsidRPr="006B6D4D" w:rsidRDefault="006B6D4D" w:rsidP="006B6D4D">
      <w:pPr>
        <w:pStyle w:val="para"/>
      </w:pPr>
      <w:r w:rsidRPr="006B6D4D">
        <w:t>6.16.4.1.</w:t>
      </w:r>
      <w:r w:rsidRPr="006B6D4D">
        <w:tab/>
        <w:t xml:space="preserve">In width: that point on the illuminating surface which is farthest from the vehicle's median longitudinal plane shall not be more than 400 mm from the extreme outer edge of the vehicle. </w:t>
      </w:r>
    </w:p>
    <w:p w:rsidR="006B6D4D" w:rsidRPr="006B6D4D" w:rsidRDefault="006B6D4D" w:rsidP="00D35E1B">
      <w:pPr>
        <w:pStyle w:val="para"/>
        <w:ind w:firstLine="0"/>
      </w:pPr>
      <w:r w:rsidRPr="006B6D4D">
        <w:t xml:space="preserve">In the case of a trailer, the point of the illuminating surface which is farthest from the vehicle's median longitudinal plane shall not be farther than 150 mm from the extreme outer edge of the vehicle. </w:t>
      </w:r>
    </w:p>
    <w:p w:rsidR="006B6D4D" w:rsidRPr="006B6D4D" w:rsidRDefault="006B6D4D" w:rsidP="00D35E1B">
      <w:pPr>
        <w:pStyle w:val="para"/>
        <w:ind w:firstLine="0"/>
      </w:pPr>
      <w:r w:rsidRPr="006B6D4D">
        <w:t>The distance between the inner edges of the two apparent surfaces in the direction of the reference axes shall:</w:t>
      </w:r>
    </w:p>
    <w:p w:rsidR="006B6D4D" w:rsidRPr="006B6D4D" w:rsidRDefault="006B6D4D" w:rsidP="00D35E1B">
      <w:pPr>
        <w:pStyle w:val="para"/>
        <w:ind w:firstLine="0"/>
      </w:pPr>
      <w:r w:rsidRPr="006B6D4D">
        <w:t>For M</w:t>
      </w:r>
      <w:r w:rsidRPr="006B6D4D">
        <w:rPr>
          <w:vertAlign w:val="subscript"/>
        </w:rPr>
        <w:t>1</w:t>
      </w:r>
      <w:r w:rsidRPr="006B6D4D">
        <w:t xml:space="preserve"> and N</w:t>
      </w:r>
      <w:r w:rsidRPr="006B6D4D">
        <w:rPr>
          <w:vertAlign w:val="subscript"/>
        </w:rPr>
        <w:t>1</w:t>
      </w:r>
      <w:r w:rsidRPr="006B6D4D">
        <w:t xml:space="preserve"> category vehicles: have no special requirement;</w:t>
      </w:r>
    </w:p>
    <w:p w:rsidR="006B6D4D" w:rsidRPr="006B6D4D" w:rsidRDefault="006B6D4D" w:rsidP="00D35E1B">
      <w:pPr>
        <w:pStyle w:val="para"/>
        <w:ind w:firstLine="0"/>
      </w:pPr>
      <w:r w:rsidRPr="006B6D4D">
        <w:t>For all other categories of vehicles: be not less than 600 mm. This distance may be reduced to 400 mm where the overall width of the vehicle is less than 1,300 mm.</w:t>
      </w:r>
    </w:p>
    <w:p w:rsidR="006B6D4D" w:rsidRPr="006B6D4D" w:rsidRDefault="006B6D4D" w:rsidP="006B6D4D">
      <w:pPr>
        <w:pStyle w:val="para"/>
      </w:pPr>
      <w:r w:rsidRPr="006B6D4D">
        <w:t>6.16.4.2.</w:t>
      </w:r>
      <w:r w:rsidRPr="006B6D4D">
        <w:tab/>
        <w:t>In height: above the ground, not less than 250 mm nor more than 900 mm (1,500 mm if the shape of the bodywork makes it impossible to keep within 900 mm).</w:t>
      </w:r>
    </w:p>
    <w:p w:rsidR="006B6D4D" w:rsidRPr="006B6D4D" w:rsidRDefault="006B6D4D" w:rsidP="006B6D4D">
      <w:pPr>
        <w:pStyle w:val="para"/>
      </w:pPr>
      <w:r w:rsidRPr="006B6D4D">
        <w:t>6.16.4.3.</w:t>
      </w:r>
      <w:r w:rsidRPr="006B6D4D">
        <w:tab/>
        <w:t>In length: at the front of the vehicle.</w:t>
      </w:r>
    </w:p>
    <w:p w:rsidR="00CA5A15" w:rsidRPr="00CA5A15" w:rsidRDefault="00CA5A15" w:rsidP="00CA5A15">
      <w:pPr>
        <w:tabs>
          <w:tab w:val="left" w:pos="2268"/>
        </w:tabs>
        <w:suppressAutoHyphens w:val="0"/>
        <w:spacing w:after="120"/>
        <w:ind w:left="2268" w:hanging="1134"/>
        <w:jc w:val="both"/>
        <w:rPr>
          <w:lang w:val="en-US" w:eastAsia="it-IT"/>
        </w:rPr>
      </w:pPr>
      <w:r w:rsidRPr="00CA5A15">
        <w:rPr>
          <w:lang w:val="en-US" w:eastAsia="it-IT"/>
        </w:rPr>
        <w:t>6.16.5.</w:t>
      </w:r>
      <w:r w:rsidRPr="00CA5A15">
        <w:rPr>
          <w:lang w:val="en-US" w:eastAsia="it-IT"/>
        </w:rPr>
        <w:tab/>
        <w:t>Geometric visibility</w:t>
      </w:r>
    </w:p>
    <w:p w:rsidR="00CA5A15" w:rsidRPr="00CA5A15" w:rsidRDefault="00CA5A15" w:rsidP="00CA5A15">
      <w:pPr>
        <w:spacing w:after="120"/>
        <w:ind w:left="2268" w:right="1134" w:hanging="1134"/>
        <w:jc w:val="both"/>
        <w:rPr>
          <w:lang w:val="en-US" w:eastAsia="it-IT"/>
        </w:rPr>
      </w:pPr>
      <w:r w:rsidRPr="00CA5A15">
        <w:rPr>
          <w:lang w:val="en-US" w:eastAsia="it-IT"/>
        </w:rPr>
        <w:tab/>
        <w:t>Horizontal angle: 30° inwards and outwards. In the case of trailers, the angle inwards may be reduced to 10°. If because of the construction of the trailers this angle cannot be met by the mandatory retro-reflectors, then additional (supplementary) retro-reflectors shall be fitted, without the width limitation (paragraph 6.16.4.1. above), which shall, in conjunction with the mandatory retro-reflectors, give the necessary visibility angle.</w:t>
      </w:r>
    </w:p>
    <w:p w:rsidR="006B6D4D" w:rsidRPr="00DE410A" w:rsidRDefault="00CA5A15" w:rsidP="00DE410A">
      <w:pPr>
        <w:pStyle w:val="para"/>
        <w:rPr>
          <w:lang w:val="en-US" w:eastAsia="it-IT"/>
        </w:rPr>
      </w:pPr>
      <w:r w:rsidRPr="00CA5A15">
        <w:rPr>
          <w:lang w:val="en-US" w:eastAsia="it-IT"/>
        </w:rPr>
        <w:tab/>
        <w:t xml:space="preserve">Vertical angle: 10° above and below the horizontal. However, where a retro-reflector is mounted below 750 mm (measured according to the provisions of paragraph 5.8.1. above), the downward angle of </w:t>
      </w:r>
      <w:r w:rsidRPr="00CA5A15">
        <w:rPr>
          <w:bCs/>
          <w:lang w:val="en-US" w:eastAsia="it-IT"/>
        </w:rPr>
        <w:t xml:space="preserve">10° may be reduced to </w:t>
      </w:r>
      <w:r w:rsidRPr="00CA5A15">
        <w:rPr>
          <w:lang w:val="en-US" w:eastAsia="it-IT"/>
        </w:rPr>
        <w:t>5°.</w:t>
      </w:r>
    </w:p>
    <w:p w:rsidR="006B6D4D" w:rsidRPr="006B6D4D" w:rsidRDefault="006B6D4D" w:rsidP="006B6D4D">
      <w:pPr>
        <w:pStyle w:val="para"/>
      </w:pPr>
      <w:r w:rsidRPr="006B6D4D">
        <w:t>6.16.6.</w:t>
      </w:r>
      <w:r w:rsidRPr="006B6D4D">
        <w:tab/>
      </w:r>
      <w:r w:rsidRPr="00BD2FF9">
        <w:t>Orientation</w:t>
      </w:r>
    </w:p>
    <w:p w:rsidR="006B6D4D" w:rsidRPr="006B6D4D" w:rsidRDefault="006B6D4D" w:rsidP="006B6D4D">
      <w:pPr>
        <w:pStyle w:val="para"/>
      </w:pPr>
      <w:r w:rsidRPr="006B6D4D">
        <w:tab/>
        <w:t xml:space="preserve">Towards the front. </w:t>
      </w:r>
    </w:p>
    <w:p w:rsidR="006B6D4D" w:rsidRPr="006B6D4D" w:rsidRDefault="006B6D4D" w:rsidP="006B6D4D">
      <w:pPr>
        <w:pStyle w:val="para"/>
      </w:pPr>
      <w:r w:rsidRPr="006B6D4D">
        <w:t>6.16.7.</w:t>
      </w:r>
      <w:r w:rsidRPr="006B6D4D">
        <w:tab/>
      </w:r>
      <w:r w:rsidRPr="00BD2FF9">
        <w:t>Other requirements</w:t>
      </w:r>
    </w:p>
    <w:p w:rsidR="006B6D4D" w:rsidRPr="006B6D4D" w:rsidRDefault="006B6D4D" w:rsidP="006B6D4D">
      <w:pPr>
        <w:pStyle w:val="para"/>
      </w:pPr>
      <w:r w:rsidRPr="006B6D4D">
        <w:tab/>
        <w:t>The illuminating surface of the retro</w:t>
      </w:r>
      <w:r w:rsidRPr="006B6D4D">
        <w:noBreakHyphen/>
        <w:t xml:space="preserve">reflector may have parts in common with the apparent surface of any other lamp situated at the front. </w:t>
      </w:r>
    </w:p>
    <w:p w:rsidR="006B6D4D" w:rsidRPr="006B6D4D" w:rsidRDefault="006B6D4D" w:rsidP="007B7735">
      <w:pPr>
        <w:pStyle w:val="para"/>
        <w:keepNext/>
        <w:keepLines/>
      </w:pPr>
      <w:r w:rsidRPr="006B6D4D">
        <w:t>6.17.</w:t>
      </w:r>
      <w:r w:rsidRPr="006B6D4D">
        <w:tab/>
      </w:r>
      <w:r w:rsidR="00BD2FF9" w:rsidRPr="006B6D4D">
        <w:t>Side retro</w:t>
      </w:r>
      <w:r w:rsidR="00BD2FF9" w:rsidRPr="006B6D4D">
        <w:noBreakHyphen/>
        <w:t>reflector, non</w:t>
      </w:r>
      <w:r w:rsidR="00BD2FF9" w:rsidRPr="006B6D4D">
        <w:noBreakHyphen/>
        <w:t xml:space="preserve">triangular </w:t>
      </w:r>
      <w:r w:rsidRPr="006B6D4D">
        <w:rPr>
          <w:b/>
        </w:rPr>
        <w:t>(</w:t>
      </w:r>
      <w:r w:rsidRPr="006B6D4D">
        <w:t>Regulation No. 3)</w:t>
      </w:r>
    </w:p>
    <w:p w:rsidR="006B6D4D" w:rsidRPr="006B6D4D" w:rsidRDefault="006B6D4D" w:rsidP="007B7735">
      <w:pPr>
        <w:pStyle w:val="para"/>
        <w:keepNext/>
        <w:keepLines/>
      </w:pPr>
      <w:r w:rsidRPr="006B6D4D">
        <w:t>6.17.1.</w:t>
      </w:r>
      <w:r w:rsidRPr="006B6D4D">
        <w:tab/>
      </w:r>
      <w:r w:rsidRPr="00BD2FF9">
        <w:t>Presence</w:t>
      </w:r>
    </w:p>
    <w:p w:rsidR="006B6D4D" w:rsidRPr="006B6D4D" w:rsidRDefault="006B6D4D" w:rsidP="007B7735">
      <w:pPr>
        <w:pStyle w:val="para"/>
        <w:keepNext/>
        <w:keepLines/>
      </w:pPr>
      <w:r w:rsidRPr="006B6D4D">
        <w:tab/>
        <w:t>Mandatory:</w:t>
      </w:r>
      <w:r w:rsidRPr="006B6D4D">
        <w:tab/>
        <w:t>On all motor vehicles the length of which exceeds 6 m.</w:t>
      </w:r>
    </w:p>
    <w:p w:rsidR="006B6D4D" w:rsidRPr="006B6D4D" w:rsidRDefault="006B6D4D" w:rsidP="007B7735">
      <w:pPr>
        <w:pStyle w:val="para"/>
        <w:keepNext/>
        <w:keepLines/>
      </w:pPr>
      <w:r w:rsidRPr="006B6D4D">
        <w:tab/>
      </w:r>
      <w:r w:rsidR="00267B3E">
        <w:tab/>
      </w:r>
      <w:r w:rsidRPr="006B6D4D">
        <w:t xml:space="preserve">On all trailers. </w:t>
      </w:r>
    </w:p>
    <w:p w:rsidR="006B6D4D" w:rsidRPr="006B6D4D" w:rsidRDefault="006B6D4D" w:rsidP="006B6D4D">
      <w:pPr>
        <w:pStyle w:val="para"/>
      </w:pPr>
      <w:r w:rsidRPr="006B6D4D">
        <w:tab/>
        <w:t>Optional:</w:t>
      </w:r>
      <w:r w:rsidRPr="006B6D4D">
        <w:tab/>
        <w:t>On motor vehicles the length of which does not exceed 6 m.</w:t>
      </w:r>
    </w:p>
    <w:p w:rsidR="006B6D4D" w:rsidRPr="006B6D4D" w:rsidRDefault="006B6D4D" w:rsidP="006B6D4D">
      <w:pPr>
        <w:pStyle w:val="para"/>
      </w:pPr>
      <w:r w:rsidRPr="006B6D4D">
        <w:t>6.17.2.</w:t>
      </w:r>
      <w:r w:rsidRPr="006B6D4D">
        <w:tab/>
      </w:r>
      <w:r w:rsidRPr="00BD2FF9">
        <w:t>Number</w:t>
      </w:r>
    </w:p>
    <w:p w:rsidR="006B6D4D" w:rsidRPr="006B6D4D" w:rsidRDefault="006B6D4D" w:rsidP="006B6D4D">
      <w:pPr>
        <w:pStyle w:val="para"/>
      </w:pPr>
      <w:r w:rsidRPr="006B6D4D">
        <w:tab/>
        <w:t xml:space="preserve">Such that the requirements for longitudinal positioning are complied with. The performances of these devices shall conform to the requirements concerning </w:t>
      </w:r>
      <w:smartTag w:uri="urn:schemas-microsoft-com:office:smarttags" w:element="place">
        <w:smartTag w:uri="urn:schemas-microsoft-com:office:smarttags" w:element="City">
          <w:r w:rsidRPr="006B6D4D">
            <w:t>Class</w:t>
          </w:r>
        </w:smartTag>
        <w:r w:rsidRPr="006B6D4D">
          <w:t> </w:t>
        </w:r>
        <w:smartTag w:uri="urn:schemas-microsoft-com:office:smarttags" w:element="State">
          <w:r w:rsidRPr="006B6D4D">
            <w:t>IA</w:t>
          </w:r>
        </w:smartTag>
      </w:smartTag>
      <w:r w:rsidRPr="006B6D4D">
        <w:t xml:space="preserve"> or IB retro</w:t>
      </w:r>
      <w:r w:rsidRPr="006B6D4D">
        <w:noBreakHyphen/>
        <w:t>reflectors in Regulation No. 3. Additional retro</w:t>
      </w:r>
      <w:r w:rsidRPr="006B6D4D">
        <w:noBreakHyphen/>
        <w:t>reflecting devices and materials (including two retro-reflectors not complying with paragraph 6.17.4. below), are permitted provided they do not impair the effectiveness of the mandatory lighting and light-signalling devices.</w:t>
      </w:r>
    </w:p>
    <w:p w:rsidR="006B6D4D" w:rsidRPr="006B6D4D" w:rsidRDefault="006B6D4D" w:rsidP="006B6D4D">
      <w:pPr>
        <w:pStyle w:val="para"/>
      </w:pPr>
      <w:r w:rsidRPr="006B6D4D">
        <w:t>6.17.3.</w:t>
      </w:r>
      <w:r w:rsidRPr="006B6D4D">
        <w:tab/>
      </w:r>
      <w:r w:rsidRPr="00267B3E">
        <w:t>Arrangement</w:t>
      </w:r>
    </w:p>
    <w:p w:rsidR="006B6D4D" w:rsidRPr="006B6D4D" w:rsidRDefault="006B6D4D" w:rsidP="006B6D4D">
      <w:pPr>
        <w:pStyle w:val="para"/>
      </w:pPr>
      <w:r w:rsidRPr="006B6D4D">
        <w:tab/>
        <w:t>No special requirement.</w:t>
      </w:r>
    </w:p>
    <w:p w:rsidR="006B6D4D" w:rsidRPr="006B6D4D" w:rsidRDefault="006B6D4D" w:rsidP="006B6D4D">
      <w:pPr>
        <w:pStyle w:val="para"/>
      </w:pPr>
      <w:r w:rsidRPr="006B6D4D">
        <w:t>6.17.4.</w:t>
      </w:r>
      <w:r w:rsidRPr="006B6D4D">
        <w:tab/>
      </w:r>
      <w:r w:rsidRPr="00267B3E">
        <w:t>Position</w:t>
      </w:r>
      <w:r w:rsidRPr="006B6D4D">
        <w:t xml:space="preserve"> </w:t>
      </w:r>
    </w:p>
    <w:p w:rsidR="006B6D4D" w:rsidRPr="006B6D4D" w:rsidRDefault="006B6D4D" w:rsidP="006B6D4D">
      <w:pPr>
        <w:pStyle w:val="para"/>
      </w:pPr>
      <w:r w:rsidRPr="006B6D4D">
        <w:t>6.17.4.1.</w:t>
      </w:r>
      <w:r w:rsidRPr="006B6D4D">
        <w:tab/>
        <w:t xml:space="preserve">In width: no special requirement. </w:t>
      </w:r>
    </w:p>
    <w:p w:rsidR="006B6D4D" w:rsidRPr="006B6D4D" w:rsidRDefault="006B6D4D" w:rsidP="006B6D4D">
      <w:pPr>
        <w:pStyle w:val="para"/>
      </w:pPr>
      <w:r w:rsidRPr="006B6D4D">
        <w:t>6.17.4.2.</w:t>
      </w:r>
      <w:r w:rsidRPr="006B6D4D">
        <w:tab/>
      </w:r>
      <w:r w:rsidR="00F52592" w:rsidRPr="00F52592">
        <w:t>In height: Above the ground, not less than 250 mm nor more than 900 mm (not more than 1,200 mm if grouped with any lamp(s), 1,500 mm if the shape of the bodywork makes it impossible to keep within 900 mm or 1</w:t>
      </w:r>
      <w:r w:rsidR="00CC3821">
        <w:t>,</w:t>
      </w:r>
      <w:r w:rsidR="00F52592" w:rsidRPr="00F52592">
        <w:t>200 mm respectively or if the presence of the device is not mandatory according to paragraph 6.17.1.).</w:t>
      </w:r>
    </w:p>
    <w:p w:rsidR="006B6D4D" w:rsidRPr="006B6D4D" w:rsidRDefault="006B6D4D" w:rsidP="006B6D4D">
      <w:pPr>
        <w:pStyle w:val="para"/>
      </w:pPr>
      <w:r w:rsidRPr="006B6D4D">
        <w:t>6.17.4.3.</w:t>
      </w:r>
      <w:r w:rsidRPr="006B6D4D">
        <w:tab/>
        <w:t>In length: at least one side retro</w:t>
      </w:r>
      <w:r w:rsidRPr="006B6D4D">
        <w:noBreakHyphen/>
        <w:t>reflector shall be fitted to the middle third of the vehicle, the foremost side retro</w:t>
      </w:r>
      <w:r w:rsidRPr="006B6D4D">
        <w:noBreakHyphen/>
        <w:t xml:space="preserve">reflector being not further than 3 m from the front; </w:t>
      </w:r>
    </w:p>
    <w:p w:rsidR="006B6D4D" w:rsidRPr="006B6D4D" w:rsidRDefault="006B6D4D" w:rsidP="006B6D4D">
      <w:pPr>
        <w:pStyle w:val="para"/>
      </w:pPr>
      <w:r w:rsidRPr="006B6D4D">
        <w:tab/>
        <w:t>The distance between two adjacent side retro</w:t>
      </w:r>
      <w:r w:rsidRPr="006B6D4D">
        <w:noBreakHyphen/>
        <w:t>reflectors shall not exceed 3 m. This does not, however, apply to M</w:t>
      </w:r>
      <w:r w:rsidRPr="006B6D4D">
        <w:rPr>
          <w:vertAlign w:val="subscript"/>
        </w:rPr>
        <w:t>1</w:t>
      </w:r>
      <w:r w:rsidRPr="006B6D4D">
        <w:t xml:space="preserve"> and N</w:t>
      </w:r>
      <w:r w:rsidRPr="006B6D4D">
        <w:rPr>
          <w:vertAlign w:val="subscript"/>
        </w:rPr>
        <w:t>1</w:t>
      </w:r>
      <w:r w:rsidRPr="006B6D4D">
        <w:t xml:space="preserve"> category vehicles.</w:t>
      </w:r>
    </w:p>
    <w:p w:rsidR="006B6D4D" w:rsidRDefault="006B6D4D" w:rsidP="006B6D4D">
      <w:pPr>
        <w:pStyle w:val="para"/>
      </w:pPr>
      <w:r w:rsidRPr="006B6D4D">
        <w:tab/>
        <w:t>If the structure, design or the operational use of the vehicle makes it impossible to comply with such a requirement, this distance may be increased to 4 m. The distance between the rearmost side retro</w:t>
      </w:r>
      <w:r w:rsidRPr="006B6D4D">
        <w:noBreakHyphen/>
        <w:t>reflector and the rear of the vehicle shall not exceed 1 m.  However, for motor vehicles the length of which does not exceed 6 m, it is sufficient to have one side retro</w:t>
      </w:r>
      <w:r w:rsidRPr="006B6D4D">
        <w:noBreakHyphen/>
        <w:t>reflector fitted within the first third and/or one within the last third of the vehicle length.</w:t>
      </w:r>
    </w:p>
    <w:p w:rsidR="00F52592" w:rsidRPr="006B6D4D" w:rsidRDefault="00F52592" w:rsidP="006B6D4D">
      <w:pPr>
        <w:pStyle w:val="para"/>
      </w:pPr>
      <w:r>
        <w:tab/>
      </w:r>
      <w:r w:rsidRPr="00F52592">
        <w:t>However, for motor vehicles the length of which does not exceed 6 m, it is sufficient to have one side retro-reflector fitted within the first third and/or one within the last third of the vehicle length.  For M</w:t>
      </w:r>
      <w:r w:rsidRPr="00F52592">
        <w:rPr>
          <w:vertAlign w:val="subscript"/>
        </w:rPr>
        <w:t>1</w:t>
      </w:r>
      <w:r w:rsidRPr="00F52592">
        <w:t xml:space="preserve"> vehicles the length of which exceeds 6 m but does not exceed 7 m it is sufficient to have one side retro-reflector fitted not further than 3 m from the front and one within the last third of the vehicle length.</w:t>
      </w:r>
    </w:p>
    <w:p w:rsidR="00D73452" w:rsidRPr="00D73452" w:rsidRDefault="00D73452" w:rsidP="00D73452">
      <w:pPr>
        <w:tabs>
          <w:tab w:val="left" w:pos="2268"/>
        </w:tabs>
        <w:suppressAutoHyphens w:val="0"/>
        <w:spacing w:after="120"/>
        <w:ind w:left="2268" w:hanging="1134"/>
        <w:jc w:val="both"/>
        <w:rPr>
          <w:lang w:val="en-US" w:eastAsia="it-IT"/>
        </w:rPr>
      </w:pPr>
      <w:r w:rsidRPr="00D73452">
        <w:rPr>
          <w:lang w:val="en-US" w:eastAsia="it-IT"/>
        </w:rPr>
        <w:t>6.17.5.</w:t>
      </w:r>
      <w:r w:rsidRPr="00D73452">
        <w:rPr>
          <w:lang w:val="en-US" w:eastAsia="it-IT"/>
        </w:rPr>
        <w:tab/>
        <w:t>Geometric visibility</w:t>
      </w:r>
    </w:p>
    <w:p w:rsidR="00D73452" w:rsidRPr="00D73452" w:rsidRDefault="00D73452" w:rsidP="00D73452">
      <w:pPr>
        <w:spacing w:after="120"/>
        <w:ind w:left="2268" w:right="1134" w:hanging="1134"/>
        <w:jc w:val="both"/>
        <w:rPr>
          <w:lang w:val="en-US" w:eastAsia="it-IT"/>
        </w:rPr>
      </w:pPr>
      <w:r w:rsidRPr="00D73452">
        <w:rPr>
          <w:lang w:val="en-US" w:eastAsia="it-IT"/>
        </w:rPr>
        <w:tab/>
        <w:t>Horizontal angle: 45° to the front and to the rear.</w:t>
      </w:r>
    </w:p>
    <w:p w:rsidR="006B6D4D" w:rsidRPr="00DE410A" w:rsidRDefault="00D73452" w:rsidP="007B7735">
      <w:pPr>
        <w:pStyle w:val="para"/>
        <w:rPr>
          <w:lang w:val="en-US" w:eastAsia="it-IT"/>
        </w:rPr>
      </w:pPr>
      <w:r w:rsidRPr="00D73452">
        <w:rPr>
          <w:lang w:val="en-US" w:eastAsia="it-IT"/>
        </w:rPr>
        <w:tab/>
        <w:t xml:space="preserve">Vertical angle:  10° above and below the horizontal. However, where a retro-reflector is mounted below 750 mm (measured according to the provisions of paragraph 5.8.1. above), the downward angle of </w:t>
      </w:r>
      <w:r w:rsidRPr="00D73452">
        <w:rPr>
          <w:bCs/>
          <w:lang w:val="en-US" w:eastAsia="it-IT"/>
        </w:rPr>
        <w:t xml:space="preserve">10° may be reduced to </w:t>
      </w:r>
      <w:r w:rsidRPr="00D73452">
        <w:rPr>
          <w:lang w:val="en-US" w:eastAsia="it-IT"/>
        </w:rPr>
        <w:t>5°.</w:t>
      </w:r>
    </w:p>
    <w:p w:rsidR="006B6D4D" w:rsidRPr="006B6D4D" w:rsidRDefault="006B6D4D" w:rsidP="006B6D4D">
      <w:pPr>
        <w:pStyle w:val="para"/>
      </w:pPr>
      <w:r w:rsidRPr="006B6D4D">
        <w:t>6.17.6.</w:t>
      </w:r>
      <w:r w:rsidRPr="006B6D4D">
        <w:tab/>
      </w:r>
      <w:r w:rsidRPr="00267B3E">
        <w:t>Orientation</w:t>
      </w:r>
    </w:p>
    <w:p w:rsidR="006B6D4D" w:rsidRPr="006B6D4D" w:rsidRDefault="006B6D4D" w:rsidP="006B6D4D">
      <w:pPr>
        <w:pStyle w:val="para"/>
      </w:pPr>
      <w:r w:rsidRPr="006B6D4D">
        <w:tab/>
        <w:t xml:space="preserve">Towards the side. </w:t>
      </w:r>
    </w:p>
    <w:p w:rsidR="006B6D4D" w:rsidRPr="006B6D4D" w:rsidRDefault="006B6D4D" w:rsidP="006B6D4D">
      <w:pPr>
        <w:pStyle w:val="para"/>
      </w:pPr>
      <w:r w:rsidRPr="006B6D4D">
        <w:t>6.17.7.</w:t>
      </w:r>
      <w:r w:rsidRPr="006B6D4D">
        <w:tab/>
      </w:r>
      <w:r w:rsidRPr="00267B3E">
        <w:t>Other requirements</w:t>
      </w:r>
    </w:p>
    <w:p w:rsidR="006B6D4D" w:rsidRPr="006B6D4D" w:rsidRDefault="006B6D4D" w:rsidP="006B6D4D">
      <w:pPr>
        <w:pStyle w:val="para"/>
      </w:pPr>
      <w:r w:rsidRPr="006B6D4D">
        <w:tab/>
        <w:t>The illuminating surface of the side retro</w:t>
      </w:r>
      <w:r w:rsidRPr="006B6D4D">
        <w:noBreakHyphen/>
        <w:t xml:space="preserve">reflector may have parts in common with the apparent surface of any other side lamp. </w:t>
      </w:r>
    </w:p>
    <w:p w:rsidR="006B6D4D" w:rsidRPr="006B6D4D" w:rsidRDefault="006B6D4D" w:rsidP="006B6D4D">
      <w:pPr>
        <w:pStyle w:val="para"/>
      </w:pPr>
      <w:r w:rsidRPr="006B6D4D">
        <w:t>6.18.</w:t>
      </w:r>
      <w:r w:rsidRPr="006B6D4D">
        <w:tab/>
      </w:r>
      <w:r w:rsidR="00267B3E" w:rsidRPr="006B6D4D">
        <w:t>Side</w:t>
      </w:r>
      <w:r w:rsidR="00267B3E" w:rsidRPr="006B6D4D">
        <w:noBreakHyphen/>
        <w:t xml:space="preserve">marker lamps </w:t>
      </w:r>
      <w:r w:rsidRPr="006B6D4D">
        <w:t>(Regulation No. 91)</w:t>
      </w:r>
    </w:p>
    <w:p w:rsidR="006B6D4D" w:rsidRPr="006B6D4D" w:rsidRDefault="006B6D4D" w:rsidP="006B6D4D">
      <w:pPr>
        <w:pStyle w:val="para"/>
      </w:pPr>
      <w:r w:rsidRPr="006B6D4D">
        <w:t>6.18.1.</w:t>
      </w:r>
      <w:r w:rsidRPr="006B6D4D">
        <w:tab/>
      </w:r>
      <w:r w:rsidRPr="00267B3E">
        <w:t>Presence</w:t>
      </w:r>
    </w:p>
    <w:p w:rsidR="006B6D4D" w:rsidRPr="006B6D4D" w:rsidRDefault="006B6D4D" w:rsidP="006B6D4D">
      <w:pPr>
        <w:pStyle w:val="para"/>
      </w:pPr>
      <w:r w:rsidRPr="006B6D4D">
        <w:tab/>
        <w:t>Mandatory: On all vehicles the length of which exceeds 6 m, except for chassis</w:t>
      </w:r>
      <w:r w:rsidRPr="006B6D4D">
        <w:noBreakHyphen/>
        <w:t xml:space="preserve">cabs. </w:t>
      </w:r>
    </w:p>
    <w:p w:rsidR="006B6D4D" w:rsidRPr="006B6D4D" w:rsidRDefault="006B6D4D" w:rsidP="00267B3E">
      <w:pPr>
        <w:pStyle w:val="para"/>
        <w:ind w:firstLine="0"/>
      </w:pPr>
      <w:r w:rsidRPr="006B6D4D">
        <w:t>The SM1 type of side</w:t>
      </w:r>
      <w:r w:rsidRPr="006B6D4D">
        <w:noBreakHyphen/>
        <w:t>marker lamp shall be used on all categories of vehicles; however the SM2 type of side</w:t>
      </w:r>
      <w:r w:rsidRPr="006B6D4D">
        <w:noBreakHyphen/>
        <w:t>marker lamps may be used on the M</w:t>
      </w:r>
      <w:r w:rsidRPr="006B6D4D">
        <w:rPr>
          <w:vertAlign w:val="subscript"/>
        </w:rPr>
        <w:t>1</w:t>
      </w:r>
      <w:r w:rsidRPr="006B6D4D">
        <w:rPr>
          <w:vertAlign w:val="superscript"/>
        </w:rPr>
        <w:t xml:space="preserve"> </w:t>
      </w:r>
      <w:r w:rsidRPr="006B6D4D">
        <w:t xml:space="preserve">category of vehicles. </w:t>
      </w:r>
    </w:p>
    <w:p w:rsidR="006B6D4D" w:rsidRPr="006B6D4D" w:rsidRDefault="006B6D4D" w:rsidP="00CC3821">
      <w:pPr>
        <w:pStyle w:val="para"/>
        <w:keepNext/>
        <w:keepLines/>
      </w:pPr>
      <w:r w:rsidRPr="006B6D4D">
        <w:tab/>
        <w:t>In addition, on M</w:t>
      </w:r>
      <w:r w:rsidRPr="006B6D4D">
        <w:rPr>
          <w:vertAlign w:val="subscript"/>
        </w:rPr>
        <w:t>1</w:t>
      </w:r>
      <w:r w:rsidRPr="006B6D4D">
        <w:t xml:space="preserve"> and N</w:t>
      </w:r>
      <w:r w:rsidRPr="006B6D4D">
        <w:rPr>
          <w:vertAlign w:val="subscript"/>
        </w:rPr>
        <w:t>1</w:t>
      </w:r>
      <w:r w:rsidRPr="006B6D4D">
        <w:t xml:space="preserve"> category vehicles less than 6 m in length, side-marker lamps shall be used, if they supplement the reduced geometric visibility requirements of front position lamps conforming to paragraph</w:t>
      </w:r>
      <w:r w:rsidR="0092640F">
        <w:t> </w:t>
      </w:r>
      <w:r w:rsidRPr="006B6D4D">
        <w:t>6.9.5.2. and rear position lamps conforming to paragraph 6.10.5.2.</w:t>
      </w:r>
    </w:p>
    <w:p w:rsidR="006B6D4D" w:rsidRPr="006B6D4D" w:rsidRDefault="006B6D4D" w:rsidP="006B6D4D">
      <w:pPr>
        <w:pStyle w:val="para"/>
      </w:pPr>
      <w:r w:rsidRPr="006B6D4D">
        <w:tab/>
        <w:t>Optional:</w:t>
      </w:r>
      <w:r w:rsidRPr="006B6D4D">
        <w:tab/>
        <w:t>On all other vehicles.</w:t>
      </w:r>
    </w:p>
    <w:p w:rsidR="006B6D4D" w:rsidRPr="006B6D4D" w:rsidRDefault="006B6D4D" w:rsidP="006B6D4D">
      <w:pPr>
        <w:pStyle w:val="para"/>
      </w:pPr>
      <w:r w:rsidRPr="006B6D4D">
        <w:tab/>
        <w:t>The SM1 or SM2 types of side</w:t>
      </w:r>
      <w:r w:rsidRPr="006B6D4D">
        <w:noBreakHyphen/>
        <w:t xml:space="preserve">marker lamps may be used. </w:t>
      </w:r>
    </w:p>
    <w:p w:rsidR="006B6D4D" w:rsidRPr="006B6D4D" w:rsidRDefault="006B6D4D" w:rsidP="006B6D4D">
      <w:pPr>
        <w:pStyle w:val="para"/>
      </w:pPr>
      <w:r w:rsidRPr="006B6D4D">
        <w:t>6.18.2.</w:t>
      </w:r>
      <w:r w:rsidRPr="006B6D4D">
        <w:tab/>
      </w:r>
      <w:r w:rsidRPr="00267B3E">
        <w:t>Minimum number per side</w:t>
      </w:r>
    </w:p>
    <w:p w:rsidR="006B6D4D" w:rsidRPr="006B6D4D" w:rsidRDefault="006B6D4D" w:rsidP="006B6D4D">
      <w:pPr>
        <w:pStyle w:val="para"/>
      </w:pPr>
      <w:r w:rsidRPr="006B6D4D">
        <w:tab/>
        <w:t xml:space="preserve">Such that the rules for longitudinal positioning are complied with. </w:t>
      </w:r>
    </w:p>
    <w:p w:rsidR="006B6D4D" w:rsidRPr="006B6D4D" w:rsidRDefault="006B6D4D" w:rsidP="006B6D4D">
      <w:pPr>
        <w:pStyle w:val="para"/>
      </w:pPr>
      <w:r w:rsidRPr="006B6D4D">
        <w:t>6.18.3.</w:t>
      </w:r>
      <w:r w:rsidRPr="006B6D4D">
        <w:tab/>
      </w:r>
      <w:r w:rsidRPr="00267B3E">
        <w:t>Arrangement</w:t>
      </w:r>
    </w:p>
    <w:p w:rsidR="006B6D4D" w:rsidRPr="006B6D4D" w:rsidRDefault="006B6D4D" w:rsidP="006B6D4D">
      <w:pPr>
        <w:pStyle w:val="para"/>
      </w:pPr>
      <w:r w:rsidRPr="006B6D4D">
        <w:tab/>
        <w:t xml:space="preserve">No individual specifications. </w:t>
      </w:r>
    </w:p>
    <w:p w:rsidR="006B6D4D" w:rsidRPr="006B6D4D" w:rsidRDefault="006B6D4D" w:rsidP="006B6D4D">
      <w:pPr>
        <w:pStyle w:val="para"/>
      </w:pPr>
      <w:r w:rsidRPr="006B6D4D">
        <w:t>6.18.4.</w:t>
      </w:r>
      <w:r w:rsidRPr="006B6D4D">
        <w:tab/>
      </w:r>
      <w:r w:rsidRPr="00267B3E">
        <w:t>Position</w:t>
      </w:r>
      <w:r w:rsidRPr="006B6D4D">
        <w:t xml:space="preserve"> </w:t>
      </w:r>
    </w:p>
    <w:p w:rsidR="006B6D4D" w:rsidRPr="006B6D4D" w:rsidRDefault="006B6D4D" w:rsidP="006B6D4D">
      <w:pPr>
        <w:pStyle w:val="para"/>
      </w:pPr>
      <w:r w:rsidRPr="006B6D4D">
        <w:t>6.18.4.1.</w:t>
      </w:r>
      <w:r w:rsidRPr="006B6D4D">
        <w:tab/>
        <w:t xml:space="preserve">In width: no individual specifications. </w:t>
      </w:r>
    </w:p>
    <w:p w:rsidR="006B6D4D" w:rsidRPr="006B6D4D" w:rsidRDefault="006B6D4D" w:rsidP="006B6D4D">
      <w:pPr>
        <w:pStyle w:val="para"/>
      </w:pPr>
      <w:r w:rsidRPr="006B6D4D">
        <w:t>6.18.4.2.</w:t>
      </w:r>
      <w:r w:rsidRPr="006B6D4D">
        <w:tab/>
        <w:t xml:space="preserve">In height: Above the ground, not less than 250 mm nor more than 1,500 mm (2,100 mm if the shape of the bodywork makes it impossible to keep within 1,500 mm). </w:t>
      </w:r>
    </w:p>
    <w:p w:rsidR="006B6D4D" w:rsidRPr="006B6D4D" w:rsidRDefault="006B6D4D" w:rsidP="006B6D4D">
      <w:pPr>
        <w:pStyle w:val="para"/>
      </w:pPr>
      <w:r w:rsidRPr="006B6D4D">
        <w:t>6.18.4.3.</w:t>
      </w:r>
      <w:r w:rsidRPr="006B6D4D">
        <w:tab/>
        <w:t>In length: at least one side-marker lamp shall be fitted to the middle third of the vehicle, the foremost side-marker lamp being not further than 3 m from the front.  The distance between two adjacent side-marker lamps shall not exceed 3 m. If the structure, design or the operational use of the vehicle makes it impossible to comply with such a requirement, this distance may be increased to 4 m.</w:t>
      </w:r>
    </w:p>
    <w:p w:rsidR="006B6D4D" w:rsidRPr="006B6D4D" w:rsidRDefault="006B6D4D" w:rsidP="006B6D4D">
      <w:pPr>
        <w:pStyle w:val="para"/>
      </w:pPr>
      <w:r w:rsidRPr="006B6D4D">
        <w:tab/>
        <w:t xml:space="preserve">The distance between the rearmost side-marker lamp and the rear of the vehicle shall not exceed 1 m. </w:t>
      </w:r>
    </w:p>
    <w:p w:rsidR="006B6D4D" w:rsidRPr="006B6D4D" w:rsidRDefault="006B6D4D" w:rsidP="006B6D4D">
      <w:pPr>
        <w:pStyle w:val="para"/>
      </w:pPr>
      <w:r w:rsidRPr="006B6D4D">
        <w:tab/>
      </w:r>
      <w:r w:rsidR="0003515B" w:rsidRPr="0003515B">
        <w:t>However, for vehicles the length of which does not exceed 6 m and for chassis-cabs it is sufficient to have one side-marker lamp fitted within the first third and/or within the last third of the vehicle length.  For M</w:t>
      </w:r>
      <w:r w:rsidR="0003515B" w:rsidRPr="0003515B">
        <w:rPr>
          <w:vertAlign w:val="subscript"/>
        </w:rPr>
        <w:t>1</w:t>
      </w:r>
      <w:r w:rsidR="0003515B" w:rsidRPr="0003515B">
        <w:t xml:space="preserve"> vehicles the length of which exceeds 6 m but does not exceed 7 m it is sufficient to have one side-marker lamp fitted not further than 3 m from the front and one within the last third of the vehicle length.</w:t>
      </w:r>
      <w:r w:rsidRPr="006B6D4D">
        <w:t xml:space="preserve"> </w:t>
      </w:r>
    </w:p>
    <w:p w:rsidR="00D73452" w:rsidRPr="00D73452" w:rsidRDefault="00D73452" w:rsidP="00D73452">
      <w:pPr>
        <w:tabs>
          <w:tab w:val="left" w:pos="2268"/>
        </w:tabs>
        <w:suppressAutoHyphens w:val="0"/>
        <w:spacing w:after="120"/>
        <w:ind w:left="2268" w:hanging="1134"/>
        <w:jc w:val="both"/>
        <w:rPr>
          <w:lang w:val="en-US" w:eastAsia="it-IT"/>
        </w:rPr>
      </w:pPr>
      <w:r w:rsidRPr="00D73452">
        <w:rPr>
          <w:lang w:val="en-US" w:eastAsia="it-IT"/>
        </w:rPr>
        <w:t>6.18.5.</w:t>
      </w:r>
      <w:r w:rsidRPr="00D73452">
        <w:rPr>
          <w:lang w:val="en-US" w:eastAsia="it-IT"/>
        </w:rPr>
        <w:tab/>
        <w:t>Geometric visibility</w:t>
      </w:r>
    </w:p>
    <w:p w:rsidR="00D73452" w:rsidRPr="00D73452" w:rsidRDefault="00D73452" w:rsidP="00D73452">
      <w:pPr>
        <w:spacing w:after="120"/>
        <w:ind w:left="2268" w:right="1134" w:hanging="1134"/>
        <w:jc w:val="both"/>
        <w:rPr>
          <w:lang w:val="en-US" w:eastAsia="it-IT"/>
        </w:rPr>
      </w:pPr>
      <w:r w:rsidRPr="00D73452">
        <w:rPr>
          <w:lang w:val="en-US" w:eastAsia="it-IT"/>
        </w:rPr>
        <w:tab/>
        <w:t>Horizontal angle: 45° to the front and to the rear; however for vehicles on which the installation of the side-marker lamps is optional this value can be reduced to 30°.</w:t>
      </w:r>
    </w:p>
    <w:p w:rsidR="00D73452" w:rsidRPr="00D73452" w:rsidRDefault="00D73452" w:rsidP="00D73452">
      <w:pPr>
        <w:spacing w:after="120"/>
        <w:ind w:left="2268" w:right="1134" w:hanging="1134"/>
        <w:jc w:val="both"/>
        <w:rPr>
          <w:lang w:val="en-US" w:eastAsia="it-IT"/>
        </w:rPr>
      </w:pPr>
      <w:r w:rsidRPr="00D73452">
        <w:rPr>
          <w:lang w:val="en-US" w:eastAsia="it-IT"/>
        </w:rPr>
        <w:tab/>
        <w:t>If the vehicle is equipped with side-marker lamps used to supplement the reduced geometric visibility of front and rear direction indicator lamps conforming to paragraph 6.5.5.2. above and/or position lamps conforming to paragraphs 6.9.5.2. and 6.10.5.2. above, the angles are 45° towards the front and rear ends of the vehicle and 30° towards the centre of the vehicle (see the figure in paragraph 6.5.5.2. above).</w:t>
      </w:r>
    </w:p>
    <w:p w:rsidR="006B6D4D" w:rsidRPr="00DE410A" w:rsidRDefault="00D73452" w:rsidP="00DE410A">
      <w:pPr>
        <w:pStyle w:val="para"/>
        <w:rPr>
          <w:lang w:val="en-US" w:eastAsia="it-IT"/>
        </w:rPr>
      </w:pPr>
      <w:r w:rsidRPr="00D73452">
        <w:rPr>
          <w:lang w:val="en-US" w:eastAsia="it-IT"/>
        </w:rPr>
        <w:tab/>
        <w:t xml:space="preserve">Vertical angle: 10° above and below the horizontal. However, where a lamp is mounted below 750 mm (measured according to the provisions of paragraph 5.8.1. above), the downward angle of </w:t>
      </w:r>
      <w:r w:rsidRPr="00D73452">
        <w:rPr>
          <w:bCs/>
          <w:lang w:val="en-US" w:eastAsia="it-IT"/>
        </w:rPr>
        <w:t xml:space="preserve">10° may be reduced to </w:t>
      </w:r>
      <w:r w:rsidRPr="00D73452">
        <w:rPr>
          <w:lang w:val="en-US" w:eastAsia="it-IT"/>
        </w:rPr>
        <w:t>5°.</w:t>
      </w:r>
    </w:p>
    <w:p w:rsidR="006B6D4D" w:rsidRPr="006B6D4D" w:rsidRDefault="006B6D4D" w:rsidP="006B6D4D">
      <w:pPr>
        <w:pStyle w:val="para"/>
      </w:pPr>
      <w:r w:rsidRPr="006B6D4D">
        <w:t>6.18.6.</w:t>
      </w:r>
      <w:r w:rsidRPr="006B6D4D">
        <w:tab/>
      </w:r>
      <w:r w:rsidRPr="00267B3E">
        <w:t>Orientation</w:t>
      </w:r>
    </w:p>
    <w:p w:rsidR="006B6D4D" w:rsidRPr="006B6D4D" w:rsidRDefault="006B6D4D" w:rsidP="006B6D4D">
      <w:pPr>
        <w:pStyle w:val="para"/>
      </w:pPr>
      <w:r w:rsidRPr="006B6D4D">
        <w:tab/>
        <w:t xml:space="preserve">Towards the side. </w:t>
      </w:r>
    </w:p>
    <w:p w:rsidR="006B6D4D" w:rsidRPr="006B6D4D" w:rsidRDefault="006B6D4D" w:rsidP="006B6D4D">
      <w:pPr>
        <w:pStyle w:val="para"/>
      </w:pPr>
      <w:r w:rsidRPr="006B6D4D">
        <w:t>6.18.7.</w:t>
      </w:r>
      <w:r w:rsidRPr="006B6D4D">
        <w:tab/>
      </w:r>
      <w:r w:rsidRPr="00267B3E">
        <w:t>Electrical connections</w:t>
      </w:r>
    </w:p>
    <w:p w:rsidR="006B6D4D" w:rsidRPr="006B6D4D" w:rsidRDefault="006B6D4D" w:rsidP="006B6D4D">
      <w:pPr>
        <w:pStyle w:val="para"/>
      </w:pPr>
      <w:r w:rsidRPr="006B6D4D">
        <w:tab/>
        <w:t>On M</w:t>
      </w:r>
      <w:r w:rsidRPr="006B6D4D">
        <w:rPr>
          <w:vertAlign w:val="subscript"/>
        </w:rPr>
        <w:t>1</w:t>
      </w:r>
      <w:r w:rsidRPr="006B6D4D">
        <w:t xml:space="preserve"> and N</w:t>
      </w:r>
      <w:r w:rsidRPr="006B6D4D">
        <w:rPr>
          <w:vertAlign w:val="subscript"/>
        </w:rPr>
        <w:t>1</w:t>
      </w:r>
      <w:r w:rsidRPr="006B6D4D">
        <w:t xml:space="preserve"> category vehicles less than 6 m in length amber side-marker lamps may be wired to flash, provided that this flashing is in phase and at the same frequency with the direction-indicator lamps at the same side of the vehicle.</w:t>
      </w:r>
    </w:p>
    <w:p w:rsidR="006B6D4D" w:rsidRPr="006B6D4D" w:rsidRDefault="006B6D4D" w:rsidP="006B6D4D">
      <w:pPr>
        <w:pStyle w:val="para"/>
      </w:pPr>
      <w:r w:rsidRPr="006B6D4D">
        <w:tab/>
        <w:t>For all other categories of vehicles: no individual specification.</w:t>
      </w:r>
    </w:p>
    <w:p w:rsidR="006B6D4D" w:rsidRPr="006B6D4D" w:rsidRDefault="006B6D4D" w:rsidP="006B6D4D">
      <w:pPr>
        <w:pStyle w:val="para"/>
        <w:rPr>
          <w:u w:val="single"/>
        </w:rPr>
      </w:pPr>
      <w:r w:rsidRPr="006B6D4D">
        <w:t>6.18.8.</w:t>
      </w:r>
      <w:r w:rsidRPr="006B6D4D">
        <w:tab/>
      </w:r>
      <w:r w:rsidRPr="00267B3E">
        <w:t>Tell</w:t>
      </w:r>
      <w:r w:rsidRPr="00267B3E">
        <w:noBreakHyphen/>
        <w:t>tale</w:t>
      </w:r>
    </w:p>
    <w:p w:rsidR="006B6D4D" w:rsidRPr="006B6D4D" w:rsidRDefault="006B6D4D" w:rsidP="006B6D4D">
      <w:pPr>
        <w:pStyle w:val="para"/>
      </w:pPr>
      <w:r w:rsidRPr="006B6D4D">
        <w:tab/>
        <w:t>Tell</w:t>
      </w:r>
      <w:r w:rsidRPr="006B6D4D">
        <w:noBreakHyphen/>
        <w:t>tale optional. If it exists its function shall be carried out by the tell</w:t>
      </w:r>
      <w:r w:rsidRPr="006B6D4D">
        <w:noBreakHyphen/>
        <w:t>tale required for the front and rear position lamps.</w:t>
      </w:r>
    </w:p>
    <w:p w:rsidR="006B6D4D" w:rsidRPr="006B6D4D" w:rsidRDefault="006B6D4D" w:rsidP="006B6D4D">
      <w:pPr>
        <w:pStyle w:val="para"/>
      </w:pPr>
      <w:r w:rsidRPr="006B6D4D">
        <w:t>6.18.9.</w:t>
      </w:r>
      <w:r w:rsidRPr="006B6D4D">
        <w:tab/>
      </w:r>
      <w:r w:rsidRPr="00267B3E">
        <w:t>Other requirements</w:t>
      </w:r>
    </w:p>
    <w:p w:rsidR="006B6D4D" w:rsidRPr="006B6D4D" w:rsidRDefault="006B6D4D" w:rsidP="006B6D4D">
      <w:pPr>
        <w:pStyle w:val="para"/>
      </w:pPr>
      <w:r w:rsidRPr="006B6D4D">
        <w:tab/>
        <w:t xml:space="preserve">When the rearmost side-marker lamp is combined with the rear position lamp reciprocally incorporated with the rear fog-lamp or stop lamp, the photometric characteristics of the side-marker lamp may be modified during the illumination of the rear fog lamp or stop lamp. </w:t>
      </w:r>
    </w:p>
    <w:p w:rsidR="006B6D4D" w:rsidRPr="006B6D4D" w:rsidRDefault="006B6D4D" w:rsidP="006B6D4D">
      <w:pPr>
        <w:pStyle w:val="para"/>
      </w:pPr>
      <w:r w:rsidRPr="006B6D4D">
        <w:tab/>
        <w:t>Rear side-marker lamps shall be amber if they flash with the rear direction-indicator lamp.</w:t>
      </w:r>
    </w:p>
    <w:p w:rsidR="006B6D4D" w:rsidRPr="006B6D4D" w:rsidRDefault="006B6D4D" w:rsidP="006B6D4D">
      <w:pPr>
        <w:pStyle w:val="para"/>
      </w:pPr>
      <w:r w:rsidRPr="006B6D4D">
        <w:t>6.19.</w:t>
      </w:r>
      <w:r w:rsidRPr="006B6D4D">
        <w:tab/>
      </w:r>
      <w:r w:rsidR="00267B3E" w:rsidRPr="006B6D4D">
        <w:t>Day</w:t>
      </w:r>
      <w:r w:rsidR="00CC3821">
        <w:t>-</w:t>
      </w:r>
      <w:r w:rsidR="00267B3E" w:rsidRPr="006B6D4D">
        <w:t xml:space="preserve">time running lamp </w:t>
      </w:r>
      <w:r w:rsidRPr="006B6D4D">
        <w:t>(Regulation No. 87)</w:t>
      </w:r>
      <w:r w:rsidR="007A3A29">
        <w:rPr>
          <w:rStyle w:val="a3"/>
        </w:rPr>
        <w:footnoteReference w:id="16"/>
      </w:r>
    </w:p>
    <w:p w:rsidR="006B6D4D" w:rsidRPr="006B6D4D" w:rsidRDefault="006B6D4D" w:rsidP="006B6D4D">
      <w:pPr>
        <w:pStyle w:val="para"/>
      </w:pPr>
      <w:r w:rsidRPr="006B6D4D">
        <w:t>6.19.1.</w:t>
      </w:r>
      <w:r w:rsidRPr="006B6D4D">
        <w:tab/>
      </w:r>
      <w:r w:rsidRPr="00267B3E">
        <w:t>Presence</w:t>
      </w:r>
    </w:p>
    <w:p w:rsidR="006B6D4D" w:rsidRPr="006B6D4D" w:rsidRDefault="006B6D4D" w:rsidP="006B6D4D">
      <w:pPr>
        <w:pStyle w:val="para"/>
      </w:pPr>
      <w:r w:rsidRPr="006B6D4D">
        <w:tab/>
        <w:t>Mandatory on motor vehicles. Prohibited on trailers.</w:t>
      </w:r>
    </w:p>
    <w:p w:rsidR="006B6D4D" w:rsidRPr="006B6D4D" w:rsidRDefault="006B6D4D" w:rsidP="009C2AA1">
      <w:pPr>
        <w:pStyle w:val="para"/>
        <w:keepNext/>
      </w:pPr>
      <w:r w:rsidRPr="006B6D4D">
        <w:t>6.19.2.</w:t>
      </w:r>
      <w:r w:rsidRPr="006B6D4D">
        <w:tab/>
      </w:r>
      <w:r w:rsidRPr="00267B3E">
        <w:t>Number</w:t>
      </w:r>
    </w:p>
    <w:p w:rsidR="006B6D4D" w:rsidRPr="006B6D4D" w:rsidRDefault="006B6D4D" w:rsidP="009C2AA1">
      <w:pPr>
        <w:pStyle w:val="para"/>
        <w:keepNext/>
      </w:pPr>
      <w:r w:rsidRPr="006B6D4D">
        <w:tab/>
        <w:t>Two.</w:t>
      </w:r>
    </w:p>
    <w:p w:rsidR="006B6D4D" w:rsidRPr="006B6D4D" w:rsidRDefault="006B6D4D" w:rsidP="009C2AA1">
      <w:pPr>
        <w:pStyle w:val="para"/>
        <w:keepNext/>
      </w:pPr>
      <w:r w:rsidRPr="006B6D4D">
        <w:t>6.19.3.</w:t>
      </w:r>
      <w:r w:rsidRPr="006B6D4D">
        <w:tab/>
      </w:r>
      <w:r w:rsidRPr="00267B3E">
        <w:t>Arrangement</w:t>
      </w:r>
    </w:p>
    <w:p w:rsidR="006B6D4D" w:rsidRPr="006B6D4D" w:rsidRDefault="006B6D4D" w:rsidP="006B6D4D">
      <w:pPr>
        <w:pStyle w:val="para"/>
      </w:pPr>
      <w:r w:rsidRPr="006B6D4D">
        <w:tab/>
        <w:t xml:space="preserve">No special requirement. </w:t>
      </w:r>
    </w:p>
    <w:p w:rsidR="006B6D4D" w:rsidRPr="006B6D4D" w:rsidRDefault="006B6D4D" w:rsidP="006B6D4D">
      <w:pPr>
        <w:pStyle w:val="para"/>
      </w:pPr>
      <w:r w:rsidRPr="006B6D4D">
        <w:t>6.19.4.</w:t>
      </w:r>
      <w:r w:rsidRPr="006B6D4D">
        <w:tab/>
      </w:r>
      <w:r w:rsidRPr="00267B3E">
        <w:t>Position</w:t>
      </w:r>
    </w:p>
    <w:p w:rsidR="006B6D4D" w:rsidRPr="006B6D4D" w:rsidRDefault="006B6D4D" w:rsidP="006B6D4D">
      <w:pPr>
        <w:pStyle w:val="para"/>
      </w:pPr>
      <w:r w:rsidRPr="006B6D4D">
        <w:t>6.19.4.1.</w:t>
      </w:r>
      <w:r w:rsidRPr="006B6D4D">
        <w:tab/>
        <w:t>In width: the distance between the inner edges of the apparent surfaces in the direction of the reference axes shall not be less than 600 mm.</w:t>
      </w:r>
    </w:p>
    <w:p w:rsidR="006B6D4D" w:rsidRPr="006B6D4D" w:rsidRDefault="006B6D4D" w:rsidP="006B6D4D">
      <w:pPr>
        <w:pStyle w:val="para"/>
      </w:pPr>
      <w:r w:rsidRPr="006B6D4D">
        <w:rPr>
          <w:bCs/>
        </w:rPr>
        <w:tab/>
      </w:r>
      <w:r w:rsidRPr="006B6D4D">
        <w:t xml:space="preserve">This distance may be reduced to 400 mm where the overall width of the vehicle is less than 1,300 mm. </w:t>
      </w:r>
    </w:p>
    <w:p w:rsidR="006B6D4D" w:rsidRPr="006B6D4D" w:rsidRDefault="006B6D4D" w:rsidP="006B6D4D">
      <w:pPr>
        <w:pStyle w:val="para"/>
      </w:pPr>
      <w:r w:rsidRPr="006B6D4D">
        <w:t>6.19.4.2.</w:t>
      </w:r>
      <w:r w:rsidRPr="006B6D4D">
        <w:tab/>
        <w:t xml:space="preserve">In height: above the ground not less than 250 mm nor more than 1,500 mm. </w:t>
      </w:r>
    </w:p>
    <w:p w:rsidR="006B6D4D" w:rsidRPr="006B6D4D" w:rsidRDefault="006B6D4D" w:rsidP="006B6D4D">
      <w:pPr>
        <w:pStyle w:val="para"/>
      </w:pPr>
      <w:r w:rsidRPr="006B6D4D">
        <w:t>6.19.4.3.</w:t>
      </w:r>
      <w:r w:rsidRPr="006B6D4D">
        <w:tab/>
        <w:t xml:space="preserve">In length: at the front of the vehicle. This requirement shall be deemed to be satisfied if the light emitted does not cause discomfort to the driver either </w:t>
      </w:r>
      <w:r w:rsidR="0092640F" w:rsidRPr="006B6D4D">
        <w:t>directly</w:t>
      </w:r>
      <w:r w:rsidRPr="006B6D4D">
        <w:t xml:space="preserve"> or indirectly through the devices for indirect vision and/or other reflecting surfaces of the vehicle.</w:t>
      </w:r>
    </w:p>
    <w:p w:rsidR="006B6D4D" w:rsidRPr="006B6D4D" w:rsidRDefault="006B6D4D" w:rsidP="006B6D4D">
      <w:pPr>
        <w:pStyle w:val="para"/>
      </w:pPr>
      <w:r w:rsidRPr="006B6D4D">
        <w:t>6.19.5.</w:t>
      </w:r>
      <w:r w:rsidRPr="006B6D4D">
        <w:tab/>
      </w:r>
      <w:r w:rsidRPr="00267B3E">
        <w:t>Geometric visibility</w:t>
      </w:r>
    </w:p>
    <w:p w:rsidR="006B6D4D" w:rsidRPr="006B6D4D" w:rsidRDefault="006B6D4D" w:rsidP="006B6D4D">
      <w:pPr>
        <w:pStyle w:val="para"/>
      </w:pPr>
      <w:r w:rsidRPr="006B6D4D">
        <w:tab/>
        <w:t>Horizontal:</w:t>
      </w:r>
      <w:r w:rsidRPr="006B6D4D">
        <w:tab/>
        <w:t>outwards 20° and inwards 20°.</w:t>
      </w:r>
    </w:p>
    <w:p w:rsidR="006B6D4D" w:rsidRPr="006B6D4D" w:rsidRDefault="006B6D4D" w:rsidP="006B6D4D">
      <w:pPr>
        <w:pStyle w:val="para"/>
      </w:pPr>
      <w:r w:rsidRPr="006B6D4D">
        <w:tab/>
        <w:t xml:space="preserve">Vertical: </w:t>
      </w:r>
      <w:r w:rsidRPr="006B6D4D">
        <w:tab/>
        <w:t>upwards 10° and downwards 10°.</w:t>
      </w:r>
    </w:p>
    <w:p w:rsidR="006B6D4D" w:rsidRPr="006B6D4D" w:rsidRDefault="006B6D4D" w:rsidP="00CC3821">
      <w:pPr>
        <w:pStyle w:val="para"/>
        <w:keepNext/>
        <w:keepLines/>
      </w:pPr>
      <w:r w:rsidRPr="006B6D4D">
        <w:t>6.19.6.</w:t>
      </w:r>
      <w:r w:rsidRPr="006B6D4D">
        <w:tab/>
      </w:r>
      <w:r w:rsidRPr="00267B3E">
        <w:t>Orientation</w:t>
      </w:r>
    </w:p>
    <w:p w:rsidR="006B6D4D" w:rsidRPr="006B6D4D" w:rsidRDefault="006B6D4D" w:rsidP="006B6D4D">
      <w:pPr>
        <w:pStyle w:val="para"/>
      </w:pPr>
      <w:r w:rsidRPr="006B6D4D">
        <w:tab/>
        <w:t xml:space="preserve">Towards the front. </w:t>
      </w:r>
    </w:p>
    <w:p w:rsidR="006B6D4D" w:rsidRPr="006B6D4D" w:rsidRDefault="006B6D4D" w:rsidP="006B6D4D">
      <w:pPr>
        <w:pStyle w:val="para"/>
        <w:rPr>
          <w:bCs/>
        </w:rPr>
      </w:pPr>
      <w:r w:rsidRPr="006B6D4D">
        <w:rPr>
          <w:bCs/>
        </w:rPr>
        <w:t>6.19.7.</w:t>
      </w:r>
      <w:r w:rsidRPr="006B6D4D">
        <w:rPr>
          <w:bCs/>
        </w:rPr>
        <w:tab/>
      </w:r>
      <w:r w:rsidRPr="00267B3E">
        <w:rPr>
          <w:bCs/>
        </w:rPr>
        <w:t>Electrical connections</w:t>
      </w:r>
    </w:p>
    <w:p w:rsidR="004A2088" w:rsidRPr="004A2088" w:rsidRDefault="006B6D4D" w:rsidP="004A2088">
      <w:pPr>
        <w:pStyle w:val="para"/>
      </w:pPr>
      <w:r w:rsidRPr="006B6D4D">
        <w:t>6.19.7.1.</w:t>
      </w:r>
      <w:r w:rsidRPr="006B6D4D">
        <w:tab/>
      </w:r>
      <w:r w:rsidR="004A2088" w:rsidRPr="004A2088">
        <w:t>The daytime running lamps shall be switched ON automatically when the device which starts and/or stops the engine (propulsion system) is set in a position which makes it possible for the engine (propulsion system) to operate.  However, the daytime running lamps may remain OFF while the following conditions exist:</w:t>
      </w:r>
    </w:p>
    <w:p w:rsidR="004A2088" w:rsidRPr="004A2088" w:rsidRDefault="004A2088" w:rsidP="004A2088">
      <w:pPr>
        <w:pStyle w:val="para"/>
      </w:pPr>
      <w:r w:rsidRPr="004A2088">
        <w:t>6.19.7.1.1.</w:t>
      </w:r>
      <w:r w:rsidRPr="004A2088">
        <w:tab/>
        <w:t>The automatic transmission control is in the park position; or</w:t>
      </w:r>
    </w:p>
    <w:p w:rsidR="004A2088" w:rsidRPr="004A2088" w:rsidRDefault="004A2088" w:rsidP="004A2088">
      <w:pPr>
        <w:pStyle w:val="para"/>
      </w:pPr>
      <w:r w:rsidRPr="004A2088">
        <w:t>6.19.7.1.2.</w:t>
      </w:r>
      <w:r w:rsidRPr="004A2088">
        <w:tab/>
        <w:t>The parking brake is in the applied position; or</w:t>
      </w:r>
    </w:p>
    <w:p w:rsidR="004A2088" w:rsidRPr="004A2088" w:rsidRDefault="004A2088" w:rsidP="004A2088">
      <w:pPr>
        <w:pStyle w:val="para"/>
      </w:pPr>
      <w:r w:rsidRPr="004A2088">
        <w:t>6.19.7.1.3.</w:t>
      </w:r>
      <w:r w:rsidRPr="004A2088">
        <w:tab/>
        <w:t xml:space="preserve">Prior to the vehicle being set in motion for the first time after each manual activation of the propulsion system. </w:t>
      </w:r>
    </w:p>
    <w:p w:rsidR="004A2088" w:rsidRPr="004A2088" w:rsidRDefault="004A2088" w:rsidP="004A2088">
      <w:pPr>
        <w:pStyle w:val="para"/>
      </w:pPr>
      <w:r w:rsidRPr="004A2088">
        <w:t>6.19.7.2.</w:t>
      </w:r>
      <w:r w:rsidRPr="004A2088">
        <w:tab/>
        <w:t>The daytime running lamps may be switched OFF manually when the vehicle speed does not exceed 10 km/h provided they switch ON automatically when the vehicle speed exceeds 10 km/h or when the vehicle has travelled more than 100 m and they remain ON until deliberately switched off again.</w:t>
      </w:r>
    </w:p>
    <w:p w:rsidR="006B6D4D" w:rsidRDefault="004A2088" w:rsidP="00376BF8">
      <w:pPr>
        <w:pStyle w:val="para"/>
      </w:pPr>
      <w:r w:rsidRPr="004A2088">
        <w:t>6.19.7.3.</w:t>
      </w:r>
      <w:r w:rsidRPr="004A2088">
        <w:tab/>
        <w:t xml:space="preserve">The daytime running lamp shall switch OFF automatically when the </w:t>
      </w:r>
      <w:r w:rsidRPr="00376BF8">
        <w:rPr>
          <w:bCs/>
        </w:rPr>
        <w:t>device</w:t>
      </w:r>
      <w:r w:rsidRPr="004A2088">
        <w:t xml:space="preserve"> which starts and/or stops the engine (propulsion system) is set in a position which makes it impossible for the engine (propulsion system) to operate or the front fog lamps or headlamps are switched ON, except when the latter are used to give intermittent luminous warnings at short intervals</w:t>
      </w:r>
      <w:r w:rsidR="007C1324">
        <w:t>.</w:t>
      </w:r>
      <w:r w:rsidR="007A3A29">
        <w:rPr>
          <w:rStyle w:val="a3"/>
        </w:rPr>
        <w:footnoteReference w:id="17"/>
      </w:r>
    </w:p>
    <w:p w:rsidR="00C362EB" w:rsidRDefault="004A2088" w:rsidP="004A2088">
      <w:pPr>
        <w:pStyle w:val="para"/>
        <w:rPr>
          <w:bCs/>
        </w:rPr>
      </w:pPr>
      <w:r w:rsidRPr="0046793E">
        <w:rPr>
          <w:bCs/>
        </w:rPr>
        <w:t>6.19.7.4.</w:t>
      </w:r>
      <w:r w:rsidRPr="0046793E">
        <w:rPr>
          <w:bCs/>
        </w:rPr>
        <w:tab/>
      </w:r>
      <w:r w:rsidR="00C362EB" w:rsidRPr="00C362EB">
        <w:rPr>
          <w:bCs/>
        </w:rPr>
        <w:t>The lamps referred to in paragraph 5.11. may be switched ON when the daytime running lamps are switched ON, except if daytime running lamps are operating according to paragraph 6.2.7.6.2., where at least the rear position lamps shall be activated.</w:t>
      </w:r>
    </w:p>
    <w:p w:rsidR="006B6D4D" w:rsidRPr="006B6D4D" w:rsidRDefault="006B6D4D" w:rsidP="006B6D4D">
      <w:pPr>
        <w:pStyle w:val="para"/>
      </w:pPr>
      <w:r w:rsidRPr="006B6D4D">
        <w:t>6.19.7.</w:t>
      </w:r>
      <w:r w:rsidR="00EC39E0">
        <w:t>5</w:t>
      </w:r>
      <w:r w:rsidRPr="006B6D4D">
        <w:t>.</w:t>
      </w:r>
      <w:r w:rsidRPr="006B6D4D">
        <w:tab/>
        <w:t xml:space="preserve">If the distance between the front direction-indicator lamp and the daytime running </w:t>
      </w:r>
      <w:r w:rsidRPr="00CC4755">
        <w:rPr>
          <w:bCs/>
        </w:rPr>
        <w:t>lamp</w:t>
      </w:r>
      <w:r w:rsidRPr="006B6D4D">
        <w:t xml:space="preserve"> is equal or less than 40 mm, the electrical connections of the daytime running lamp on the relevant side of the vehicle may be such that either: </w:t>
      </w:r>
    </w:p>
    <w:p w:rsidR="006B6D4D" w:rsidRPr="006B6D4D" w:rsidRDefault="006B6D4D" w:rsidP="00267B3E">
      <w:pPr>
        <w:pStyle w:val="ad"/>
      </w:pPr>
      <w:r w:rsidRPr="006B6D4D">
        <w:t>(a)</w:t>
      </w:r>
      <w:r w:rsidRPr="006B6D4D">
        <w:tab/>
        <w:t>It is switched OFF; or</w:t>
      </w:r>
    </w:p>
    <w:p w:rsidR="006B6D4D" w:rsidRPr="006B6D4D" w:rsidRDefault="006B6D4D" w:rsidP="00267B3E">
      <w:pPr>
        <w:pStyle w:val="ad"/>
      </w:pPr>
      <w:r w:rsidRPr="006B6D4D">
        <w:t>(b)</w:t>
      </w:r>
      <w:r w:rsidRPr="006B6D4D">
        <w:tab/>
        <w:t>Its luminous intensity is reduced during the entire period (both ON and OFF cycle) of activation of a front direction-indicator lamp.</w:t>
      </w:r>
    </w:p>
    <w:p w:rsidR="006B6D4D" w:rsidRPr="006B6D4D" w:rsidRDefault="006B6D4D" w:rsidP="006B6D4D">
      <w:pPr>
        <w:pStyle w:val="para"/>
        <w:rPr>
          <w:lang w:val="en-US"/>
        </w:rPr>
      </w:pPr>
      <w:r w:rsidRPr="006B6D4D">
        <w:t>6.19.7.</w:t>
      </w:r>
      <w:r w:rsidR="00EC39E0">
        <w:t>6</w:t>
      </w:r>
      <w:r w:rsidRPr="006B6D4D">
        <w:t>.</w:t>
      </w:r>
      <w:r w:rsidRPr="006B6D4D">
        <w:tab/>
        <w:t>If a direction-indicator lamp is reciprocally incorporated with a daytime running lamp, the electrical connections of the daytime running lamp on the relevant side of the vehicle shall be such that the daytime running lamp is switched OFF during the entire period (both ON and OFF cycle) of activation of the direction-indicator lamp.</w:t>
      </w:r>
    </w:p>
    <w:p w:rsidR="006B6D4D" w:rsidRPr="006B6D4D" w:rsidRDefault="006B6D4D" w:rsidP="00C03A6B">
      <w:pPr>
        <w:pStyle w:val="para"/>
        <w:keepNext/>
        <w:rPr>
          <w:lang w:val="en-US"/>
        </w:rPr>
      </w:pPr>
      <w:r w:rsidRPr="006B6D4D">
        <w:rPr>
          <w:lang w:val="en-US"/>
        </w:rPr>
        <w:t>6.19.8.</w:t>
      </w:r>
      <w:r w:rsidRPr="006B6D4D">
        <w:rPr>
          <w:lang w:val="en-US"/>
        </w:rPr>
        <w:tab/>
      </w:r>
      <w:r w:rsidRPr="00267B3E">
        <w:rPr>
          <w:lang w:val="en-US"/>
        </w:rPr>
        <w:t>Tell-tale</w:t>
      </w:r>
    </w:p>
    <w:p w:rsidR="006B6D4D" w:rsidRPr="006B6D4D" w:rsidRDefault="006B6D4D" w:rsidP="00C03A6B">
      <w:pPr>
        <w:pStyle w:val="para"/>
        <w:keepNext/>
      </w:pPr>
      <w:r w:rsidRPr="006B6D4D">
        <w:tab/>
        <w:t>Closed-circuit tell-tale optional.</w:t>
      </w:r>
    </w:p>
    <w:p w:rsidR="006B6D4D" w:rsidRPr="006B6D4D" w:rsidRDefault="006B6D4D" w:rsidP="00CC3821">
      <w:pPr>
        <w:pStyle w:val="para"/>
        <w:keepNext/>
        <w:keepLines/>
        <w:rPr>
          <w:u w:val="single"/>
        </w:rPr>
      </w:pPr>
      <w:r w:rsidRPr="006B6D4D">
        <w:t>6.19.9.</w:t>
      </w:r>
      <w:r w:rsidRPr="006B6D4D">
        <w:tab/>
      </w:r>
      <w:r w:rsidRPr="00267B3E">
        <w:t>Other prescriptions</w:t>
      </w:r>
    </w:p>
    <w:p w:rsidR="006B6D4D" w:rsidRPr="006B6D4D" w:rsidRDefault="006B6D4D" w:rsidP="006B6D4D">
      <w:pPr>
        <w:pStyle w:val="para"/>
        <w:rPr>
          <w:u w:val="single"/>
        </w:rPr>
      </w:pPr>
      <w:r w:rsidRPr="006B6D4D">
        <w:tab/>
        <w:t>No prescription.</w:t>
      </w:r>
    </w:p>
    <w:p w:rsidR="006B6D4D" w:rsidRPr="006B6D4D" w:rsidRDefault="006B6D4D" w:rsidP="006B6D4D">
      <w:pPr>
        <w:pStyle w:val="para"/>
      </w:pPr>
      <w:r w:rsidRPr="006B6D4D">
        <w:t>6.20.</w:t>
      </w:r>
      <w:r w:rsidRPr="006B6D4D">
        <w:tab/>
      </w:r>
      <w:r w:rsidR="00267B3E" w:rsidRPr="006B6D4D">
        <w:t xml:space="preserve">Cornering lamp </w:t>
      </w:r>
      <w:r w:rsidRPr="006B6D4D">
        <w:rPr>
          <w:b/>
        </w:rPr>
        <w:t>(</w:t>
      </w:r>
      <w:r w:rsidRPr="006B6D4D">
        <w:t>Regulation No. 119)</w:t>
      </w:r>
    </w:p>
    <w:p w:rsidR="006B6D4D" w:rsidRPr="006B6D4D" w:rsidRDefault="006B6D4D" w:rsidP="006B6D4D">
      <w:pPr>
        <w:pStyle w:val="para"/>
      </w:pPr>
      <w:r w:rsidRPr="006B6D4D">
        <w:t>6.20.1.</w:t>
      </w:r>
      <w:r w:rsidRPr="006B6D4D">
        <w:tab/>
      </w:r>
      <w:r w:rsidRPr="00267B3E">
        <w:t>Presence</w:t>
      </w:r>
    </w:p>
    <w:p w:rsidR="006B6D4D" w:rsidRPr="006B6D4D" w:rsidRDefault="006B6D4D" w:rsidP="006B6D4D">
      <w:pPr>
        <w:pStyle w:val="para"/>
      </w:pPr>
      <w:r w:rsidRPr="006B6D4D">
        <w:tab/>
        <w:t>Optional on motor vehicles.</w:t>
      </w:r>
    </w:p>
    <w:p w:rsidR="006B6D4D" w:rsidRPr="006B6D4D" w:rsidRDefault="006B6D4D" w:rsidP="006B6D4D">
      <w:pPr>
        <w:pStyle w:val="para"/>
      </w:pPr>
      <w:r w:rsidRPr="006B6D4D">
        <w:t>6.20.2.</w:t>
      </w:r>
      <w:r w:rsidRPr="006B6D4D">
        <w:tab/>
      </w:r>
      <w:r w:rsidRPr="00267B3E">
        <w:t>Number</w:t>
      </w:r>
    </w:p>
    <w:p w:rsidR="006B6D4D" w:rsidRPr="006B6D4D" w:rsidRDefault="006B6D4D" w:rsidP="006B6D4D">
      <w:pPr>
        <w:pStyle w:val="para"/>
      </w:pPr>
      <w:r w:rsidRPr="006B6D4D">
        <w:tab/>
        <w:t>Two.</w:t>
      </w:r>
    </w:p>
    <w:p w:rsidR="006B6D4D" w:rsidRPr="006B6D4D" w:rsidRDefault="006B6D4D" w:rsidP="006B6D4D">
      <w:pPr>
        <w:pStyle w:val="para"/>
      </w:pPr>
      <w:r w:rsidRPr="006B6D4D">
        <w:t>6.20.3.</w:t>
      </w:r>
      <w:r w:rsidRPr="006B6D4D">
        <w:tab/>
      </w:r>
      <w:r w:rsidRPr="00267B3E">
        <w:t>Arrangement</w:t>
      </w:r>
    </w:p>
    <w:p w:rsidR="006B6D4D" w:rsidRPr="006B6D4D" w:rsidRDefault="006B6D4D" w:rsidP="006B6D4D">
      <w:pPr>
        <w:pStyle w:val="para"/>
      </w:pPr>
      <w:r w:rsidRPr="006B6D4D">
        <w:tab/>
        <w:t>No special requirement.</w:t>
      </w:r>
    </w:p>
    <w:p w:rsidR="006B6D4D" w:rsidRPr="006B6D4D" w:rsidRDefault="006B6D4D" w:rsidP="006B6D4D">
      <w:pPr>
        <w:pStyle w:val="para"/>
        <w:rPr>
          <w:u w:val="single"/>
        </w:rPr>
      </w:pPr>
      <w:r w:rsidRPr="006B6D4D">
        <w:t>6.20.4.</w:t>
      </w:r>
      <w:r w:rsidRPr="006B6D4D">
        <w:tab/>
      </w:r>
      <w:r w:rsidRPr="00267B3E">
        <w:t>Position</w:t>
      </w:r>
    </w:p>
    <w:p w:rsidR="006B6D4D" w:rsidRPr="006B6D4D" w:rsidRDefault="006B6D4D" w:rsidP="006B6D4D">
      <w:pPr>
        <w:pStyle w:val="para"/>
      </w:pPr>
      <w:r w:rsidRPr="006B6D4D">
        <w:t>6.20.4.1.</w:t>
      </w:r>
      <w:r w:rsidRPr="006B6D4D">
        <w:tab/>
      </w:r>
      <w:r w:rsidR="00F01DED" w:rsidRPr="00F01DED">
        <w:t>In width: one cornering lamp shall be located on each side of the vehicle's median longitudinal plane.</w:t>
      </w:r>
    </w:p>
    <w:p w:rsidR="006B6D4D" w:rsidRPr="006B6D4D" w:rsidRDefault="006B6D4D" w:rsidP="006B6D4D">
      <w:pPr>
        <w:pStyle w:val="para"/>
      </w:pPr>
      <w:r w:rsidRPr="006B6D4D">
        <w:t>6.20.4.2.</w:t>
      </w:r>
      <w:r w:rsidRPr="006B6D4D">
        <w:tab/>
        <w:t>In length:</w:t>
      </w:r>
      <w:r w:rsidRPr="006B6D4D">
        <w:tab/>
        <w:t>not further than 1,000 mm from the front.</w:t>
      </w:r>
    </w:p>
    <w:p w:rsidR="006B6D4D" w:rsidRPr="006B6D4D" w:rsidRDefault="006B6D4D" w:rsidP="006B6D4D">
      <w:pPr>
        <w:pStyle w:val="para"/>
      </w:pPr>
      <w:r w:rsidRPr="006B6D4D">
        <w:t>6.20.4.3.</w:t>
      </w:r>
      <w:r w:rsidRPr="006B6D4D">
        <w:tab/>
        <w:t>In height:</w:t>
      </w:r>
      <w:r w:rsidRPr="006B6D4D">
        <w:rPr>
          <w:rFonts w:hint="eastAsia"/>
        </w:rPr>
        <w:tab/>
      </w:r>
      <w:r w:rsidRPr="006B6D4D">
        <w:t>minimum:</w:t>
      </w:r>
      <w:r w:rsidRPr="006B6D4D">
        <w:tab/>
        <w:t>Not less than 250 mm above the ground;</w:t>
      </w:r>
    </w:p>
    <w:p w:rsidR="006B6D4D" w:rsidRPr="006B6D4D" w:rsidRDefault="006B6D4D" w:rsidP="006B6D4D">
      <w:pPr>
        <w:pStyle w:val="para"/>
      </w:pPr>
      <w:r w:rsidRPr="006B6D4D">
        <w:rPr>
          <w:rFonts w:hint="eastAsia"/>
        </w:rPr>
        <w:tab/>
      </w:r>
      <w:r w:rsidR="00884B72">
        <w:tab/>
      </w:r>
      <w:r w:rsidR="00884B72">
        <w:tab/>
      </w:r>
      <w:r w:rsidRPr="006B6D4D">
        <w:tab/>
        <w:t>maximum:</w:t>
      </w:r>
      <w:r w:rsidRPr="006B6D4D">
        <w:tab/>
        <w:t xml:space="preserve">Not more than </w:t>
      </w:r>
      <w:r w:rsidRPr="006B6D4D">
        <w:rPr>
          <w:rFonts w:hint="eastAsia"/>
          <w:bCs/>
        </w:rPr>
        <w:t>900</w:t>
      </w:r>
      <w:r w:rsidRPr="006B6D4D">
        <w:t xml:space="preserve"> mm above the ground.</w:t>
      </w:r>
    </w:p>
    <w:p w:rsidR="006B6D4D" w:rsidRPr="006B6D4D" w:rsidRDefault="006B6D4D" w:rsidP="006B6D4D">
      <w:pPr>
        <w:pStyle w:val="para"/>
      </w:pPr>
      <w:r w:rsidRPr="006B6D4D">
        <w:rPr>
          <w:rFonts w:hint="eastAsia"/>
        </w:rPr>
        <w:tab/>
      </w:r>
      <w:r w:rsidRPr="006B6D4D">
        <w:t xml:space="preserve">However, no point on the apparent surface in the direction of the reference axis </w:t>
      </w:r>
      <w:r w:rsidRPr="006B6D4D">
        <w:rPr>
          <w:rFonts w:hint="eastAsia"/>
        </w:rPr>
        <w:t>shall</w:t>
      </w:r>
      <w:r w:rsidRPr="006B6D4D">
        <w:t xml:space="preserve"> be higher</w:t>
      </w:r>
      <w:r w:rsidRPr="006B6D4D">
        <w:rPr>
          <w:rFonts w:hint="eastAsia"/>
        </w:rPr>
        <w:t xml:space="preserve"> </w:t>
      </w:r>
      <w:r w:rsidRPr="006B6D4D">
        <w:t>than the highest point on the apparent surface in the direction of the reference axis of the dipped-beam headlamp</w:t>
      </w:r>
      <w:r w:rsidRPr="006B6D4D">
        <w:rPr>
          <w:rFonts w:hint="eastAsia"/>
        </w:rPr>
        <w:t xml:space="preserve">. </w:t>
      </w:r>
    </w:p>
    <w:p w:rsidR="006B6D4D" w:rsidRPr="006B6D4D" w:rsidRDefault="006B6D4D" w:rsidP="006B6D4D">
      <w:pPr>
        <w:pStyle w:val="para"/>
      </w:pPr>
      <w:r w:rsidRPr="006B6D4D">
        <w:t>6.20.5.</w:t>
      </w:r>
      <w:r w:rsidRPr="006B6D4D">
        <w:tab/>
      </w:r>
      <w:r w:rsidRPr="00884B72">
        <w:t>Geometric visibility</w:t>
      </w:r>
    </w:p>
    <w:p w:rsidR="006B6D4D" w:rsidRPr="006B6D4D" w:rsidRDefault="006B6D4D" w:rsidP="006B6D4D">
      <w:pPr>
        <w:pStyle w:val="para"/>
      </w:pPr>
      <w:r w:rsidRPr="006B6D4D">
        <w:tab/>
        <w:t>Defined by angles</w:t>
      </w:r>
      <w:r w:rsidRPr="006B6D4D">
        <w:rPr>
          <w:rFonts w:hint="eastAsia"/>
        </w:rPr>
        <w:t xml:space="preserve"> </w:t>
      </w:r>
      <w:r w:rsidRPr="006B6D4D">
        <w:rPr>
          <w:rFonts w:hint="eastAsia"/>
        </w:rPr>
        <w:sym w:font="Symbol" w:char="F061"/>
      </w:r>
      <w:r w:rsidRPr="006B6D4D">
        <w:t xml:space="preserve"> and </w:t>
      </w:r>
      <w:r w:rsidRPr="006B6D4D">
        <w:sym w:font="Symbol" w:char="F062"/>
      </w:r>
      <w:r w:rsidRPr="006B6D4D">
        <w:t xml:space="preserve"> as specified in paragraph 2.13.:</w:t>
      </w:r>
    </w:p>
    <w:p w:rsidR="006B6D4D" w:rsidRPr="006B6D4D" w:rsidRDefault="006B6D4D" w:rsidP="006B6D4D">
      <w:pPr>
        <w:pStyle w:val="para"/>
      </w:pPr>
      <w:r w:rsidRPr="006B6D4D">
        <w:tab/>
      </w:r>
      <w:r w:rsidRPr="006B6D4D">
        <w:rPr>
          <w:rFonts w:hint="eastAsia"/>
        </w:rPr>
        <w:sym w:font="Symbol" w:char="F061"/>
      </w:r>
      <w:r w:rsidRPr="006B6D4D">
        <w:rPr>
          <w:rFonts w:hint="eastAsia"/>
        </w:rPr>
        <w:t xml:space="preserve"> </w:t>
      </w:r>
      <w:r w:rsidRPr="006B6D4D">
        <w:t>= 10°</w:t>
      </w:r>
      <w:r w:rsidRPr="006B6D4D">
        <w:rPr>
          <w:rFonts w:hint="eastAsia"/>
        </w:rPr>
        <w:t xml:space="preserve"> </w:t>
      </w:r>
      <w:r w:rsidRPr="006B6D4D">
        <w:t xml:space="preserve">upwards and downwards, </w:t>
      </w:r>
    </w:p>
    <w:p w:rsidR="006B6D4D" w:rsidRPr="006B6D4D" w:rsidRDefault="006B6D4D" w:rsidP="006B6D4D">
      <w:pPr>
        <w:pStyle w:val="para"/>
      </w:pPr>
      <w:r w:rsidRPr="006B6D4D">
        <w:tab/>
      </w:r>
      <w:r w:rsidRPr="006B6D4D">
        <w:sym w:font="Symbol" w:char="F062"/>
      </w:r>
      <w:r w:rsidRPr="006B6D4D">
        <w:t xml:space="preserve"> = 30° to 60° outwards. </w:t>
      </w:r>
    </w:p>
    <w:p w:rsidR="006B6D4D" w:rsidRPr="006B6D4D" w:rsidRDefault="006B6D4D" w:rsidP="006B6D4D">
      <w:pPr>
        <w:pStyle w:val="para"/>
        <w:rPr>
          <w:u w:val="single"/>
        </w:rPr>
      </w:pPr>
      <w:r w:rsidRPr="006B6D4D">
        <w:t>6.20.6.</w:t>
      </w:r>
      <w:r w:rsidRPr="006B6D4D">
        <w:tab/>
      </w:r>
      <w:r w:rsidRPr="00884B72">
        <w:t>Orientation</w:t>
      </w:r>
    </w:p>
    <w:p w:rsidR="006B6D4D" w:rsidRPr="006B6D4D" w:rsidRDefault="006B6D4D" w:rsidP="006B6D4D">
      <w:pPr>
        <w:pStyle w:val="para"/>
      </w:pPr>
      <w:r w:rsidRPr="006B6D4D">
        <w:tab/>
      </w:r>
      <w:r w:rsidRPr="006B6D4D">
        <w:rPr>
          <w:rFonts w:hint="eastAsia"/>
        </w:rPr>
        <w:t>Such that the lamps meet the requirements for geometric visibility.</w:t>
      </w:r>
    </w:p>
    <w:p w:rsidR="006B6D4D" w:rsidRPr="006B6D4D" w:rsidRDefault="006B6D4D" w:rsidP="006B6D4D">
      <w:pPr>
        <w:pStyle w:val="para"/>
        <w:rPr>
          <w:u w:val="single"/>
        </w:rPr>
      </w:pPr>
      <w:r w:rsidRPr="006B6D4D">
        <w:t>6.20.7.</w:t>
      </w:r>
      <w:r w:rsidRPr="006B6D4D">
        <w:tab/>
      </w:r>
      <w:r w:rsidRPr="00884B72">
        <w:rPr>
          <w:rFonts w:hint="eastAsia"/>
        </w:rPr>
        <w:t>Electrical connections</w:t>
      </w:r>
    </w:p>
    <w:p w:rsidR="006B6D4D" w:rsidRPr="006B6D4D" w:rsidRDefault="006B6D4D" w:rsidP="00884B72">
      <w:pPr>
        <w:pStyle w:val="para"/>
        <w:ind w:firstLine="0"/>
      </w:pPr>
      <w:r w:rsidRPr="006B6D4D">
        <w:t>The cornering lamps shall be so connected that they cannot be activated unless the main-beam headlamps or the dipped-beam headlamps are switched ON at the same time.</w:t>
      </w:r>
    </w:p>
    <w:p w:rsidR="006B6D4D" w:rsidRPr="006B6D4D" w:rsidRDefault="006B6D4D" w:rsidP="006B6D4D">
      <w:pPr>
        <w:pStyle w:val="para"/>
      </w:pPr>
      <w:r w:rsidRPr="006B6D4D">
        <w:t>6.20.7.1.</w:t>
      </w:r>
      <w:r w:rsidRPr="006B6D4D">
        <w:tab/>
        <w:t>The cornering lamp on one side of the vehicle may only be switched ON automatically when the direction-indicators on the same side of the vehicle are switched ON and/or when the steering angle is changed from the straight-ahead position towards the same side of the vehicle.</w:t>
      </w:r>
    </w:p>
    <w:p w:rsidR="006B6D4D" w:rsidRPr="006B6D4D" w:rsidRDefault="006B6D4D" w:rsidP="00884B72">
      <w:pPr>
        <w:pStyle w:val="para"/>
        <w:ind w:firstLine="0"/>
      </w:pPr>
      <w:r w:rsidRPr="006B6D4D">
        <w:t>The cornering lamp shall be switched OFF automatically when the direction-indicator is switched OFF and/or the steering angle has returned in the straight-ahead position.</w:t>
      </w:r>
    </w:p>
    <w:p w:rsidR="006B6D4D" w:rsidRPr="006B6D4D" w:rsidRDefault="006B6D4D" w:rsidP="00CC3821">
      <w:pPr>
        <w:pStyle w:val="para"/>
        <w:keepNext/>
        <w:keepLines/>
      </w:pPr>
      <w:r w:rsidRPr="006B6D4D">
        <w:t>6.20.7.2.</w:t>
      </w:r>
      <w:r w:rsidRPr="006B6D4D">
        <w:tab/>
        <w:t>When the reversing lamp is switched ON, both cornering lamps may be switched on simultaneously, independently from the steering wheel or direction-indicator position. In this case, the cornering lamps shall be switched OFF when the reversing lamp is switched OFF.</w:t>
      </w:r>
    </w:p>
    <w:p w:rsidR="006B6D4D" w:rsidRPr="00312DC1" w:rsidRDefault="006B6D4D" w:rsidP="00CC3821">
      <w:pPr>
        <w:pStyle w:val="para"/>
        <w:spacing w:after="100"/>
      </w:pPr>
      <w:r w:rsidRPr="00312DC1">
        <w:t>6.20.8.</w:t>
      </w:r>
      <w:r w:rsidRPr="00312DC1">
        <w:tab/>
        <w:t>Tell-tale</w:t>
      </w:r>
    </w:p>
    <w:p w:rsidR="006B6D4D" w:rsidRPr="00312DC1" w:rsidRDefault="006B6D4D" w:rsidP="00CC3821">
      <w:pPr>
        <w:pStyle w:val="para"/>
        <w:spacing w:after="80"/>
        <w:ind w:left="2835" w:hanging="567"/>
      </w:pPr>
      <w:r w:rsidRPr="00312DC1">
        <w:t>None.</w:t>
      </w:r>
    </w:p>
    <w:p w:rsidR="006B6D4D" w:rsidRPr="006B6D4D" w:rsidRDefault="006B6D4D" w:rsidP="00CC3821">
      <w:pPr>
        <w:pStyle w:val="para"/>
        <w:spacing w:after="100"/>
      </w:pPr>
      <w:r w:rsidRPr="006B6D4D">
        <w:rPr>
          <w:rFonts w:hint="eastAsia"/>
        </w:rPr>
        <w:t>6.20.9.</w:t>
      </w:r>
      <w:r w:rsidRPr="006B6D4D">
        <w:tab/>
      </w:r>
      <w:r w:rsidRPr="00884B72">
        <w:t>Other requirements</w:t>
      </w:r>
    </w:p>
    <w:p w:rsidR="006B6D4D" w:rsidRPr="006B6D4D" w:rsidRDefault="006B6D4D" w:rsidP="00CC3821">
      <w:pPr>
        <w:pStyle w:val="para"/>
        <w:spacing w:after="80"/>
        <w:ind w:left="2835" w:hanging="567"/>
      </w:pPr>
      <w:r w:rsidRPr="006B6D4D">
        <w:t>The cornering lamps shall not be activated at vehicle speeds above </w:t>
      </w:r>
      <w:r w:rsidRPr="006B6D4D">
        <w:rPr>
          <w:rFonts w:hint="eastAsia"/>
          <w:bCs/>
        </w:rPr>
        <w:t>40</w:t>
      </w:r>
      <w:r w:rsidRPr="006B6D4D">
        <w:t xml:space="preserve"> km/h.</w:t>
      </w:r>
    </w:p>
    <w:p w:rsidR="006B6D4D" w:rsidRPr="006B6D4D" w:rsidRDefault="006B6D4D" w:rsidP="00CC3821">
      <w:pPr>
        <w:pStyle w:val="para"/>
        <w:spacing w:after="100"/>
      </w:pPr>
      <w:r w:rsidRPr="006B6D4D">
        <w:t>6.21.</w:t>
      </w:r>
      <w:r w:rsidRPr="006B6D4D">
        <w:tab/>
      </w:r>
      <w:r w:rsidR="00884B72" w:rsidRPr="006B6D4D">
        <w:t xml:space="preserve">Conspicuity markings </w:t>
      </w:r>
      <w:r w:rsidRPr="006B6D4D">
        <w:t>(Regulation No. 104)</w:t>
      </w:r>
    </w:p>
    <w:p w:rsidR="006B6D4D" w:rsidRPr="006B6D4D" w:rsidRDefault="006B6D4D" w:rsidP="00CC3821">
      <w:pPr>
        <w:pStyle w:val="para"/>
        <w:spacing w:after="100"/>
        <w:rPr>
          <w:u w:val="single"/>
        </w:rPr>
      </w:pPr>
      <w:r w:rsidRPr="006B6D4D">
        <w:t>6.21.1.</w:t>
      </w:r>
      <w:r w:rsidRPr="006B6D4D">
        <w:tab/>
      </w:r>
      <w:r w:rsidRPr="00884B72">
        <w:t>Presence</w:t>
      </w:r>
    </w:p>
    <w:p w:rsidR="006B6D4D" w:rsidRPr="006B6D4D" w:rsidRDefault="006B6D4D" w:rsidP="00CC3821">
      <w:pPr>
        <w:pStyle w:val="para"/>
        <w:spacing w:after="100"/>
      </w:pPr>
      <w:r w:rsidRPr="006B6D4D">
        <w:t>6.21.1.1.</w:t>
      </w:r>
      <w:r w:rsidRPr="006B6D4D">
        <w:tab/>
        <w:t>Prohibited: on vehicles of categories M</w:t>
      </w:r>
      <w:r w:rsidRPr="006B6D4D">
        <w:rPr>
          <w:vertAlign w:val="subscript"/>
        </w:rPr>
        <w:t>1</w:t>
      </w:r>
      <w:r w:rsidRPr="006B6D4D">
        <w:t xml:space="preserve"> and O</w:t>
      </w:r>
      <w:r w:rsidRPr="006B6D4D">
        <w:rPr>
          <w:vertAlign w:val="subscript"/>
        </w:rPr>
        <w:t>1</w:t>
      </w:r>
      <w:r w:rsidRPr="006B6D4D">
        <w:t>.</w:t>
      </w:r>
    </w:p>
    <w:p w:rsidR="006B6D4D" w:rsidRPr="006B6D4D" w:rsidRDefault="006B6D4D" w:rsidP="00CC3821">
      <w:pPr>
        <w:pStyle w:val="para"/>
        <w:spacing w:after="100"/>
      </w:pPr>
      <w:r w:rsidRPr="006B6D4D">
        <w:t>6.21.1.2.</w:t>
      </w:r>
      <w:r w:rsidRPr="006B6D4D">
        <w:tab/>
        <w:t>Mandatory:</w:t>
      </w:r>
    </w:p>
    <w:p w:rsidR="006B6D4D" w:rsidRPr="006B6D4D" w:rsidRDefault="006B6D4D" w:rsidP="00CC3821">
      <w:pPr>
        <w:pStyle w:val="para"/>
        <w:spacing w:after="100"/>
      </w:pPr>
      <w:r w:rsidRPr="006B6D4D">
        <w:t>6.21.1.2.1.</w:t>
      </w:r>
      <w:r w:rsidRPr="006B6D4D">
        <w:tab/>
      </w:r>
      <w:r w:rsidRPr="006B6D4D">
        <w:rPr>
          <w:bCs/>
        </w:rPr>
        <w:t>To</w:t>
      </w:r>
      <w:r w:rsidRPr="006B6D4D">
        <w:t xml:space="preserve"> the rear:</w:t>
      </w:r>
    </w:p>
    <w:p w:rsidR="006B6D4D" w:rsidRPr="006B6D4D" w:rsidRDefault="006B6D4D" w:rsidP="006B6D4D">
      <w:pPr>
        <w:pStyle w:val="para"/>
        <w:rPr>
          <w:lang w:val="en-US"/>
        </w:rPr>
      </w:pPr>
      <w:r w:rsidRPr="006B6D4D">
        <w:tab/>
      </w:r>
      <w:r w:rsidRPr="006B6D4D">
        <w:rPr>
          <w:lang w:val="en-US"/>
        </w:rPr>
        <w:t>Full contour marking on vehicles exceeding 2,100 mm in width of the following categories:</w:t>
      </w:r>
    </w:p>
    <w:p w:rsidR="006B6D4D" w:rsidRPr="006B6D4D" w:rsidRDefault="006B6D4D" w:rsidP="00CC3821">
      <w:pPr>
        <w:pStyle w:val="ad"/>
        <w:spacing w:after="80"/>
      </w:pPr>
      <w:r w:rsidRPr="006B6D4D">
        <w:t>(a)</w:t>
      </w:r>
      <w:r w:rsidRPr="006B6D4D">
        <w:tab/>
        <w:t>N</w:t>
      </w:r>
      <w:r w:rsidRPr="006B6D4D">
        <w:rPr>
          <w:vertAlign w:val="subscript"/>
        </w:rPr>
        <w:t>2</w:t>
      </w:r>
      <w:r w:rsidRPr="006B6D4D">
        <w:t> with a maximum mass exceeding 7.5 tonnes and N</w:t>
      </w:r>
      <w:r w:rsidRPr="006B6D4D">
        <w:rPr>
          <w:vertAlign w:val="subscript"/>
        </w:rPr>
        <w:t>3</w:t>
      </w:r>
      <w:r w:rsidRPr="006B6D4D">
        <w:t xml:space="preserve"> (with the exception of chassis-cabs, incomplete vehicles and tractors for semi-trailers)</w:t>
      </w:r>
      <w:r w:rsidRPr="006B6D4D">
        <w:rPr>
          <w:bCs/>
        </w:rPr>
        <w:t>;</w:t>
      </w:r>
    </w:p>
    <w:p w:rsidR="006B6D4D" w:rsidRPr="006B6D4D" w:rsidRDefault="006B6D4D" w:rsidP="00CC3821">
      <w:pPr>
        <w:pStyle w:val="ad"/>
        <w:spacing w:after="80"/>
        <w:rPr>
          <w:bCs/>
          <w:vertAlign w:val="subscript"/>
        </w:rPr>
      </w:pPr>
      <w:r w:rsidRPr="006B6D4D">
        <w:t>(b)</w:t>
      </w:r>
      <w:r w:rsidRPr="006B6D4D">
        <w:tab/>
      </w:r>
      <w:r w:rsidR="0092047C" w:rsidRPr="0092047C">
        <w:t>O</w:t>
      </w:r>
      <w:r w:rsidR="0092047C" w:rsidRPr="0092047C">
        <w:rPr>
          <w:vertAlign w:val="subscript"/>
        </w:rPr>
        <w:t>3</w:t>
      </w:r>
      <w:r w:rsidR="0092047C" w:rsidRPr="0092047C">
        <w:t xml:space="preserve"> and O</w:t>
      </w:r>
      <w:r w:rsidR="0092047C" w:rsidRPr="0092047C">
        <w:rPr>
          <w:vertAlign w:val="subscript"/>
        </w:rPr>
        <w:t>4</w:t>
      </w:r>
      <w:r w:rsidR="0092047C" w:rsidRPr="0092047C">
        <w:t xml:space="preserve"> (with the exception of incomplete vehicles)</w:t>
      </w:r>
    </w:p>
    <w:p w:rsidR="006B6D4D" w:rsidRPr="006B6D4D" w:rsidRDefault="006B6D4D" w:rsidP="00CC3821">
      <w:pPr>
        <w:pStyle w:val="para"/>
        <w:spacing w:after="100"/>
      </w:pPr>
      <w:r w:rsidRPr="006B6D4D">
        <w:t>6.21.1.2.2.</w:t>
      </w:r>
      <w:r w:rsidRPr="006B6D4D">
        <w:tab/>
      </w:r>
      <w:r w:rsidRPr="006B6D4D">
        <w:rPr>
          <w:bCs/>
        </w:rPr>
        <w:t>To</w:t>
      </w:r>
      <w:r w:rsidRPr="006B6D4D">
        <w:t xml:space="preserve"> the side:</w:t>
      </w:r>
    </w:p>
    <w:p w:rsidR="006B6D4D" w:rsidRPr="006B6D4D" w:rsidRDefault="006B6D4D" w:rsidP="00CC3821">
      <w:pPr>
        <w:pStyle w:val="para"/>
        <w:spacing w:after="100"/>
        <w:rPr>
          <w:lang w:val="en-US"/>
        </w:rPr>
      </w:pPr>
      <w:r w:rsidRPr="006B6D4D">
        <w:rPr>
          <w:lang w:val="en-US"/>
        </w:rPr>
        <w:t>6.21.1.2.2.1.</w:t>
      </w:r>
      <w:r w:rsidRPr="006B6D4D">
        <w:rPr>
          <w:lang w:val="en-US"/>
        </w:rPr>
        <w:tab/>
      </w:r>
      <w:r w:rsidR="000C6A09" w:rsidRPr="000C6A09">
        <w:t>Partial contour marking on vehicles exceeding 6,000 mm in length (including the drawbar for trailers) of the following categories:</w:t>
      </w:r>
    </w:p>
    <w:p w:rsidR="006B6D4D" w:rsidRPr="006B6D4D" w:rsidRDefault="006B6D4D" w:rsidP="00CC3821">
      <w:pPr>
        <w:pStyle w:val="ad"/>
        <w:spacing w:after="80"/>
      </w:pPr>
      <w:r w:rsidRPr="006B6D4D">
        <w:t>(a)</w:t>
      </w:r>
      <w:r w:rsidRPr="006B6D4D">
        <w:tab/>
        <w:t>N</w:t>
      </w:r>
      <w:r w:rsidRPr="006B6D4D">
        <w:rPr>
          <w:vertAlign w:val="subscript"/>
        </w:rPr>
        <w:t>2</w:t>
      </w:r>
      <w:r w:rsidRPr="006B6D4D">
        <w:t> with a maximum mass exceeding 7.5 tonnes and N</w:t>
      </w:r>
      <w:r w:rsidRPr="006B6D4D">
        <w:rPr>
          <w:vertAlign w:val="subscript"/>
        </w:rPr>
        <w:t>3</w:t>
      </w:r>
      <w:r w:rsidRPr="006B6D4D">
        <w:t xml:space="preserve"> (with the exception of chassis-cabs, incomplete vehicles and tractors for semi-trailers)</w:t>
      </w:r>
      <w:r w:rsidRPr="006B6D4D">
        <w:rPr>
          <w:bCs/>
        </w:rPr>
        <w:t>;</w:t>
      </w:r>
    </w:p>
    <w:p w:rsidR="006B6D4D" w:rsidRPr="006B6D4D" w:rsidRDefault="006B6D4D" w:rsidP="00CC3821">
      <w:pPr>
        <w:pStyle w:val="ad"/>
        <w:spacing w:after="80"/>
        <w:rPr>
          <w:vertAlign w:val="subscript"/>
        </w:rPr>
      </w:pPr>
      <w:r w:rsidRPr="006B6D4D">
        <w:t>(b)</w:t>
      </w:r>
      <w:r w:rsidRPr="006B6D4D">
        <w:tab/>
      </w:r>
      <w:r w:rsidR="00553461" w:rsidRPr="00553461">
        <w:t>O</w:t>
      </w:r>
      <w:r w:rsidR="00553461" w:rsidRPr="00553461">
        <w:rPr>
          <w:vertAlign w:val="subscript"/>
        </w:rPr>
        <w:t>3</w:t>
      </w:r>
      <w:r w:rsidR="00553461" w:rsidRPr="00553461">
        <w:t xml:space="preserve"> and O</w:t>
      </w:r>
      <w:r w:rsidR="00553461" w:rsidRPr="00553461">
        <w:rPr>
          <w:vertAlign w:val="subscript"/>
        </w:rPr>
        <w:t>4</w:t>
      </w:r>
      <w:r w:rsidR="00553461" w:rsidRPr="00553461">
        <w:t xml:space="preserve"> (with the exception of incomplete vehicles)</w:t>
      </w:r>
    </w:p>
    <w:p w:rsidR="006B6D4D" w:rsidRDefault="006B6D4D" w:rsidP="00CC3821">
      <w:pPr>
        <w:pStyle w:val="para"/>
        <w:spacing w:after="100"/>
      </w:pPr>
      <w:r w:rsidRPr="006B6D4D">
        <w:t>6.21.1.2.3.</w:t>
      </w:r>
      <w:r w:rsidRPr="006B6D4D">
        <w:tab/>
      </w:r>
      <w:r w:rsidR="004F48E7" w:rsidRPr="004F48E7">
        <w:t>A line marking may be installed instead of the mandatory contour marking if the shape, structure, design or operational requirements of the vehicle make it impossible to install the mandatory contour marking.</w:t>
      </w:r>
    </w:p>
    <w:p w:rsidR="009625A8" w:rsidRPr="009625A8" w:rsidRDefault="009625A8" w:rsidP="00CC3821">
      <w:pPr>
        <w:pStyle w:val="para"/>
        <w:spacing w:after="100"/>
      </w:pPr>
      <w:r w:rsidRPr="009625A8">
        <w:t>6.21.1.2.4.</w:t>
      </w:r>
      <w:r w:rsidRPr="009625A8">
        <w:tab/>
        <w:t>If the exterior surfaces of the bodywork are partially constituted of flexible material, this line marking shall be installed on (a) rigid part(s) of the vehicle. The remaining portion of conspicuity markings may be fitted on the flexible material. However, if the exterior surfaces of the bodywork are fully constituted of flexible material, requirements of paragraph 6.21. shall be met.</w:t>
      </w:r>
    </w:p>
    <w:p w:rsidR="003229DF" w:rsidRPr="00E0746D" w:rsidRDefault="003229DF" w:rsidP="003229DF">
      <w:pPr>
        <w:spacing w:after="120" w:line="240" w:lineRule="auto"/>
        <w:ind w:left="2268" w:right="1133" w:hanging="1134"/>
        <w:jc w:val="both"/>
      </w:pPr>
      <w:r w:rsidRPr="00E0746D">
        <w:rPr>
          <w:bCs/>
          <w:iCs/>
        </w:rPr>
        <w:t>6.21.1.2.5.</w:t>
      </w:r>
      <w:r w:rsidRPr="00E0746D">
        <w:rPr>
          <w:bCs/>
          <w:iCs/>
        </w:rPr>
        <w:tab/>
      </w:r>
      <w:r w:rsidRPr="00E0746D">
        <w:t xml:space="preserve">In cases where the manufacturer, after verification by the Technical Service, can prove to the satisfaction of the </w:t>
      </w:r>
      <w:r w:rsidR="006B52BC">
        <w:rPr>
          <w:bCs/>
          <w:color w:val="000000"/>
        </w:rPr>
        <w:t>Type Approval A</w:t>
      </w:r>
      <w:r w:rsidR="006B52BC" w:rsidRPr="00304AB2">
        <w:rPr>
          <w:bCs/>
          <w:color w:val="000000"/>
        </w:rPr>
        <w:t>uthority</w:t>
      </w:r>
      <w:r w:rsidR="006B52BC" w:rsidRPr="00E0746D" w:rsidDel="006B52BC">
        <w:t xml:space="preserve"> </w:t>
      </w:r>
      <w:r w:rsidRPr="00E0746D">
        <w:t>that it is impossible, due to the operational requirements which may require special shape, structure or design of the vehicle, to comply with the requirements contained in paragraphs 6.21.2. to 6.21.7.5.</w:t>
      </w:r>
      <w:r>
        <w:t xml:space="preserve"> below</w:t>
      </w:r>
      <w:r w:rsidRPr="00E0746D">
        <w:t>, then partial fulfilment of some of these requirements is acceptable. This is conditional upon a portion of the requirements being met where possible, and the application of conspicuity markings that partially meet requirements maximised on the vehicle structure. This may include fitting of additional brackets or plates containing material compliant with Regulation No. 104 where structure is available to ensure clear and uniform signalling compatible with the objective of conspicuity.</w:t>
      </w:r>
    </w:p>
    <w:p w:rsidR="003229DF" w:rsidRPr="00E0746D" w:rsidRDefault="003229DF" w:rsidP="003229DF">
      <w:pPr>
        <w:spacing w:after="120" w:line="240" w:lineRule="auto"/>
        <w:ind w:left="2268" w:right="1133"/>
        <w:jc w:val="both"/>
      </w:pPr>
      <w:r w:rsidRPr="00E0746D">
        <w:t>Where partial fulfilment is deemed acceptable, retro-reflective devices like retro-reflectors of class IVA of Regulation No. 3 or brackets containing</w:t>
      </w:r>
      <w:r w:rsidRPr="00E0746D">
        <w:br/>
        <w:t>retro-reflecting material compliant with photometric requirements of Class C of Regulation No. 104 may substitute part of the required conspicuity markings. In this case, at least one of these retro-reflective devices shall be installed per 1</w:t>
      </w:r>
      <w:r>
        <w:t>,</w:t>
      </w:r>
      <w:r w:rsidRPr="00E0746D">
        <w:t>500 mm.</w:t>
      </w:r>
    </w:p>
    <w:p w:rsidR="009625A8" w:rsidRPr="006B6D4D" w:rsidRDefault="003229DF" w:rsidP="00DE410A">
      <w:pPr>
        <w:pStyle w:val="para"/>
        <w:spacing w:after="100"/>
        <w:ind w:firstLine="0"/>
      </w:pPr>
      <w:r w:rsidRPr="00E0746D">
        <w:t>The necessary information shall be indicated in the communication form.</w:t>
      </w:r>
    </w:p>
    <w:p w:rsidR="007A5856" w:rsidRPr="007A5856" w:rsidRDefault="007A5856" w:rsidP="00AA5A96">
      <w:pPr>
        <w:pStyle w:val="para"/>
        <w:spacing w:after="80"/>
      </w:pPr>
      <w:r w:rsidRPr="007A5856">
        <w:t>6.21.1.3.</w:t>
      </w:r>
      <w:r w:rsidRPr="007A5856">
        <w:tab/>
        <w:t>Optional:</w:t>
      </w:r>
    </w:p>
    <w:p w:rsidR="007A5856" w:rsidRPr="007A5856" w:rsidRDefault="007A5856" w:rsidP="00AA5A96">
      <w:pPr>
        <w:pStyle w:val="para"/>
        <w:spacing w:after="80"/>
      </w:pPr>
      <w:r w:rsidRPr="007A5856">
        <w:t>6.21.1.3.1.</w:t>
      </w:r>
      <w:r w:rsidRPr="007A5856">
        <w:tab/>
        <w:t>To the rear and to the side:</w:t>
      </w:r>
    </w:p>
    <w:p w:rsidR="007A5856" w:rsidRPr="007A5856" w:rsidRDefault="007A5856" w:rsidP="00CC3821">
      <w:pPr>
        <w:pStyle w:val="para"/>
        <w:spacing w:after="80"/>
      </w:pPr>
      <w:r w:rsidRPr="007A5856">
        <w:tab/>
        <w:t xml:space="preserve">On all other categories of vehicles, not otherwise specified in paragraphs 6.21.1.1. and 6.21.1.2. above, </w:t>
      </w:r>
      <w:r w:rsidRPr="007A5856">
        <w:rPr>
          <w:iCs/>
        </w:rPr>
        <w:t>including the cab of tractor units for semi-trailers and the cab of chassis-cabs</w:t>
      </w:r>
      <w:r w:rsidRPr="007A5856">
        <w:rPr>
          <w:i/>
        </w:rPr>
        <w:t>.</w:t>
      </w:r>
    </w:p>
    <w:p w:rsidR="007A5856" w:rsidRPr="007A5856" w:rsidRDefault="007A5856" w:rsidP="00CC3821">
      <w:pPr>
        <w:pStyle w:val="para"/>
        <w:spacing w:after="80"/>
      </w:pPr>
      <w:r w:rsidRPr="007A5856">
        <w:tab/>
        <w:t>Partial or full contour marking may be applied instead of mandatory line markings, and full contour marking may be applied instead of mandatory partial contour marking.</w:t>
      </w:r>
    </w:p>
    <w:p w:rsidR="007A5856" w:rsidRPr="007A5856" w:rsidRDefault="007A5856" w:rsidP="00AA5A96">
      <w:pPr>
        <w:pStyle w:val="para"/>
        <w:spacing w:after="80"/>
      </w:pPr>
      <w:r w:rsidRPr="007A5856">
        <w:t>6.21.1.3.2.</w:t>
      </w:r>
      <w:r w:rsidRPr="007A5856">
        <w:tab/>
        <w:t>To the front:</w:t>
      </w:r>
    </w:p>
    <w:p w:rsidR="007A5856" w:rsidRPr="007A5856" w:rsidRDefault="007A5856" w:rsidP="00CC3821">
      <w:pPr>
        <w:pStyle w:val="para"/>
        <w:spacing w:after="80"/>
        <w:ind w:firstLine="0"/>
      </w:pPr>
      <w:r w:rsidRPr="007A5856">
        <w:t>Line marking on vehicles of categories O</w:t>
      </w:r>
      <w:r w:rsidRPr="007A5856">
        <w:rPr>
          <w:vertAlign w:val="subscript"/>
        </w:rPr>
        <w:t>2</w:t>
      </w:r>
      <w:r w:rsidRPr="007A5856">
        <w:t>, O</w:t>
      </w:r>
      <w:r w:rsidRPr="007A5856">
        <w:rPr>
          <w:vertAlign w:val="subscript"/>
        </w:rPr>
        <w:t>3</w:t>
      </w:r>
      <w:r w:rsidRPr="007A5856">
        <w:t xml:space="preserve"> and O</w:t>
      </w:r>
      <w:r w:rsidRPr="007A5856">
        <w:rPr>
          <w:vertAlign w:val="subscript"/>
        </w:rPr>
        <w:t>4</w:t>
      </w:r>
      <w:r w:rsidRPr="007A5856">
        <w:t>.</w:t>
      </w:r>
    </w:p>
    <w:p w:rsidR="00F478D5" w:rsidRDefault="007A5856" w:rsidP="00CC3821">
      <w:pPr>
        <w:pStyle w:val="para"/>
        <w:spacing w:after="80"/>
        <w:ind w:firstLine="0"/>
      </w:pPr>
      <w:r w:rsidRPr="007A5856">
        <w:t>Partial or full contour marking may not be applied to the front.</w:t>
      </w:r>
    </w:p>
    <w:p w:rsidR="006B6D4D" w:rsidRPr="006B6D4D" w:rsidRDefault="006B6D4D" w:rsidP="00AA5A96">
      <w:pPr>
        <w:pStyle w:val="para"/>
        <w:spacing w:after="80"/>
      </w:pPr>
      <w:r w:rsidRPr="006B6D4D">
        <w:t>6.21.2.</w:t>
      </w:r>
      <w:r w:rsidRPr="006B6D4D">
        <w:tab/>
      </w:r>
      <w:r w:rsidRPr="00884B72">
        <w:t>Number</w:t>
      </w:r>
    </w:p>
    <w:p w:rsidR="006B6D4D" w:rsidRPr="006B6D4D" w:rsidRDefault="006B6D4D" w:rsidP="00CC3821">
      <w:pPr>
        <w:pStyle w:val="para"/>
        <w:spacing w:after="80"/>
      </w:pPr>
      <w:r w:rsidRPr="006B6D4D">
        <w:tab/>
        <w:t>According to the presence.</w:t>
      </w:r>
    </w:p>
    <w:p w:rsidR="00695E6D" w:rsidRPr="00695E6D" w:rsidRDefault="006B6D4D" w:rsidP="00AA5A96">
      <w:pPr>
        <w:pStyle w:val="para"/>
        <w:spacing w:after="80"/>
      </w:pPr>
      <w:r w:rsidRPr="006B6D4D">
        <w:t>6.21.3.</w:t>
      </w:r>
      <w:r w:rsidRPr="006B6D4D">
        <w:tab/>
      </w:r>
      <w:r w:rsidR="00695E6D" w:rsidRPr="001F4347">
        <w:t>Arrangement</w:t>
      </w:r>
    </w:p>
    <w:p w:rsidR="00695E6D" w:rsidRPr="00695E6D" w:rsidRDefault="00695E6D" w:rsidP="00CC3821">
      <w:pPr>
        <w:pStyle w:val="para"/>
        <w:spacing w:after="80"/>
      </w:pPr>
      <w:r w:rsidRPr="00695E6D">
        <w:tab/>
        <w:t>The conspicuity markings shall be as close as practicable to horizontal and vertical, compatible with the shape, structure, design and operational requirements of the vehicle; if this is not possible, the full or partial contour markings, when fitted, shall follow as close as practicable the contour of the outer shape of the vehicle.</w:t>
      </w:r>
    </w:p>
    <w:p w:rsidR="00695E6D" w:rsidRDefault="00695E6D" w:rsidP="00CC3821">
      <w:pPr>
        <w:pStyle w:val="para"/>
        <w:spacing w:after="80"/>
      </w:pPr>
      <w:r w:rsidRPr="00695E6D">
        <w:tab/>
        <w:t>Furthermore, the conspicuity markings shall be spaced as evenly as possible over the horizontal dimensions of the vehicle such that the total length and/or width of the vehicle can be identified.</w:t>
      </w:r>
    </w:p>
    <w:p w:rsidR="006B6D4D" w:rsidRPr="006B6D4D" w:rsidRDefault="006B6D4D" w:rsidP="007B7735">
      <w:pPr>
        <w:pStyle w:val="para"/>
        <w:keepNext/>
        <w:keepLines/>
        <w:spacing w:after="80"/>
        <w:rPr>
          <w:u w:val="single"/>
        </w:rPr>
      </w:pPr>
      <w:r w:rsidRPr="006B6D4D">
        <w:t>6.21.4.</w:t>
      </w:r>
      <w:r w:rsidRPr="006B6D4D">
        <w:tab/>
      </w:r>
      <w:r w:rsidRPr="00884B72">
        <w:t>Position</w:t>
      </w:r>
    </w:p>
    <w:p w:rsidR="006B6D4D" w:rsidRPr="006B6D4D" w:rsidRDefault="006B6D4D" w:rsidP="007B7735">
      <w:pPr>
        <w:pStyle w:val="para"/>
        <w:keepNext/>
        <w:keepLines/>
        <w:spacing w:after="80"/>
      </w:pPr>
      <w:r w:rsidRPr="006B6D4D">
        <w:t>6.21.4.1.</w:t>
      </w:r>
      <w:r w:rsidRPr="006B6D4D">
        <w:tab/>
        <w:t>Width</w:t>
      </w:r>
    </w:p>
    <w:p w:rsidR="006B6D4D" w:rsidRPr="006B6D4D" w:rsidRDefault="006B6D4D" w:rsidP="007B7735">
      <w:pPr>
        <w:pStyle w:val="para"/>
        <w:keepNext/>
        <w:keepLines/>
        <w:spacing w:after="80"/>
      </w:pPr>
      <w:r w:rsidRPr="006B6D4D">
        <w:t>6.21.4.1.1.</w:t>
      </w:r>
      <w:r w:rsidRPr="006B6D4D">
        <w:tab/>
        <w:t>The conspicuity marking shall be as close as practicable to the edge of the vehicle.</w:t>
      </w:r>
    </w:p>
    <w:p w:rsidR="006B6D4D" w:rsidRPr="006B6D4D" w:rsidRDefault="006B6D4D" w:rsidP="00DE410A">
      <w:pPr>
        <w:pStyle w:val="para"/>
        <w:spacing w:after="80"/>
      </w:pPr>
      <w:r w:rsidRPr="006B6D4D">
        <w:t>6.21.4.1.2.</w:t>
      </w:r>
      <w:r w:rsidRPr="006B6D4D">
        <w:tab/>
      </w:r>
      <w:r w:rsidR="006D4DFC" w:rsidRPr="006D4DFC">
        <w:t>The cumulative horizontal length of the conspicuity marking elements, as mounted on the vehicle, shall equate to at least 70 per cent of the overall width of the vehicle, excluding any horizontal overlap of individual elements.</w:t>
      </w:r>
    </w:p>
    <w:p w:rsidR="006D4DFC" w:rsidRPr="006D4DFC" w:rsidRDefault="006D4DFC" w:rsidP="006D4DFC">
      <w:pPr>
        <w:pStyle w:val="para"/>
      </w:pPr>
      <w:r w:rsidRPr="006D4DFC">
        <w:t xml:space="preserve">6.21.4.2. </w:t>
      </w:r>
      <w:r w:rsidRPr="006D4DFC">
        <w:tab/>
        <w:t xml:space="preserve">Length </w:t>
      </w:r>
    </w:p>
    <w:p w:rsidR="006D4DFC" w:rsidRPr="006D4DFC" w:rsidRDefault="006D4DFC" w:rsidP="006D4DFC">
      <w:pPr>
        <w:pStyle w:val="para"/>
      </w:pPr>
      <w:r w:rsidRPr="006D4DFC">
        <w:t>6.21.4.2.1.</w:t>
      </w:r>
      <w:r w:rsidRPr="006D4DFC">
        <w:tab/>
        <w:t xml:space="preserve">The conspicuity marking shall be as close as practicable to the ends of the </w:t>
      </w:r>
      <w:r w:rsidRPr="006D4DFC">
        <w:tab/>
        <w:t xml:space="preserve">vehicle and reach to within 600 mm of each end of the vehicle. </w:t>
      </w:r>
    </w:p>
    <w:p w:rsidR="006D4DFC" w:rsidRPr="006D4DFC" w:rsidRDefault="006D4DFC" w:rsidP="006D4DFC">
      <w:pPr>
        <w:pStyle w:val="para"/>
      </w:pPr>
      <w:r w:rsidRPr="006D4DFC">
        <w:t xml:space="preserve">6.21.4.2.1.1. </w:t>
      </w:r>
      <w:r w:rsidRPr="006D4DFC">
        <w:tab/>
        <w:t xml:space="preserve">For motor vehicles, each end of the vehicle, or in the case of tractors for semi-trailers each end of the cab; </w:t>
      </w:r>
    </w:p>
    <w:p w:rsidR="006D4DFC" w:rsidRPr="006D4DFC" w:rsidRDefault="006D4DFC" w:rsidP="00B03A45">
      <w:pPr>
        <w:pStyle w:val="para"/>
        <w:ind w:firstLine="0"/>
      </w:pPr>
      <w:r w:rsidRPr="006D4DFC">
        <w:t xml:space="preserve">However, an </w:t>
      </w:r>
      <w:r w:rsidRPr="00B03A45">
        <w:t>alternative</w:t>
      </w:r>
      <w:r w:rsidRPr="006D4DFC">
        <w:t xml:space="preserve"> marking mode within 2,400 mm from  the front end of the motor vehicle is allowed where a series of retro-reflectors of Class IVA of Regulation No. 3 or Class C of Regulation No. 104 are mounted followed by the required conspicuity marking as follows:</w:t>
      </w:r>
    </w:p>
    <w:p w:rsidR="006D4DFC" w:rsidRPr="006D4DFC" w:rsidRDefault="006D4DFC" w:rsidP="00B03A45">
      <w:pPr>
        <w:pStyle w:val="ad"/>
      </w:pPr>
      <w:r w:rsidRPr="006D4DFC">
        <w:t>(a)</w:t>
      </w:r>
      <w:r w:rsidRPr="006D4DFC">
        <w:tab/>
        <w:t>Retro-reflector size minimum 25 cm</w:t>
      </w:r>
      <w:r w:rsidRPr="006D4DFC">
        <w:rPr>
          <w:vertAlign w:val="superscript"/>
        </w:rPr>
        <w:t>2</w:t>
      </w:r>
      <w:r w:rsidRPr="006D4DFC">
        <w:t>;</w:t>
      </w:r>
    </w:p>
    <w:p w:rsidR="006D4DFC" w:rsidRPr="006D4DFC" w:rsidRDefault="006D4DFC" w:rsidP="00B03A45">
      <w:pPr>
        <w:pStyle w:val="ad"/>
      </w:pPr>
      <w:r w:rsidRPr="006D4DFC">
        <w:t>(b)</w:t>
      </w:r>
      <w:r w:rsidRPr="006D4DFC">
        <w:tab/>
        <w:t xml:space="preserve">One retro-reflector mounted not more than 600 mm from the </w:t>
      </w:r>
      <w:r w:rsidRPr="006D4DFC">
        <w:tab/>
      </w:r>
      <w:r w:rsidRPr="006D4DFC">
        <w:tab/>
        <w:t>front end of the vehicle;</w:t>
      </w:r>
    </w:p>
    <w:p w:rsidR="006D4DFC" w:rsidRPr="006D4DFC" w:rsidRDefault="006D4DFC" w:rsidP="00B03A45">
      <w:pPr>
        <w:pStyle w:val="ad"/>
      </w:pPr>
      <w:r w:rsidRPr="006D4DFC">
        <w:t>(c)</w:t>
      </w:r>
      <w:r w:rsidRPr="006D4DFC">
        <w:tab/>
        <w:t>Additional retro-reflectors spaced not more than 600 mm apart;</w:t>
      </w:r>
    </w:p>
    <w:p w:rsidR="006D4DFC" w:rsidRPr="006D4DFC" w:rsidRDefault="006D4DFC" w:rsidP="00B03A45">
      <w:pPr>
        <w:pStyle w:val="ad"/>
      </w:pPr>
      <w:r w:rsidRPr="006D4DFC">
        <w:t>(d)</w:t>
      </w:r>
      <w:r w:rsidRPr="006D4DFC">
        <w:tab/>
        <w:t xml:space="preserve">The distance between the last retro-reflector and the start of the </w:t>
      </w:r>
      <w:r w:rsidRPr="006D4DFC">
        <w:tab/>
        <w:t>conspicuity marking shall not exceed 600 mm;</w:t>
      </w:r>
    </w:p>
    <w:p w:rsidR="006D4DFC" w:rsidRPr="006D4DFC" w:rsidRDefault="006D4DFC" w:rsidP="006D4DFC">
      <w:pPr>
        <w:pStyle w:val="para"/>
      </w:pPr>
      <w:r w:rsidRPr="006D4DFC">
        <w:t xml:space="preserve">6.21.4.2.1.2. </w:t>
      </w:r>
      <w:r w:rsidRPr="006D4DFC">
        <w:tab/>
        <w:t xml:space="preserve">For trailers, each end of the vehicle (excluding the drawbar). </w:t>
      </w:r>
    </w:p>
    <w:p w:rsidR="006D4DFC" w:rsidRPr="006D4DFC" w:rsidRDefault="006D4DFC" w:rsidP="006D4DFC">
      <w:pPr>
        <w:pStyle w:val="para"/>
      </w:pPr>
      <w:r w:rsidRPr="006D4DFC">
        <w:t xml:space="preserve">6.21.4.2.2. </w:t>
      </w:r>
      <w:r w:rsidRPr="006D4DFC">
        <w:tab/>
        <w:t xml:space="preserve">The cumulative horizontal length of the conspicuity marking elements, as </w:t>
      </w:r>
      <w:r w:rsidRPr="006D4DFC">
        <w:tab/>
        <w:t xml:space="preserve">mounted on the vehicle, excluding any horizontal overlap of individual </w:t>
      </w:r>
      <w:r w:rsidRPr="006D4DFC">
        <w:tab/>
        <w:t>elements, shall equate to at least 7</w:t>
      </w:r>
      <w:r w:rsidRPr="006D4DFC">
        <w:rPr>
          <w:bCs/>
        </w:rPr>
        <w:t>0</w:t>
      </w:r>
      <w:r w:rsidRPr="006D4DFC">
        <w:rPr>
          <w:b/>
          <w:bCs/>
        </w:rPr>
        <w:t xml:space="preserve"> </w:t>
      </w:r>
      <w:r w:rsidRPr="006D4DFC">
        <w:t xml:space="preserve">per cent of: </w:t>
      </w:r>
      <w:r w:rsidRPr="006D4DFC">
        <w:rPr>
          <w:i/>
        </w:rPr>
        <w:tab/>
      </w:r>
    </w:p>
    <w:p w:rsidR="006D4DFC" w:rsidRPr="006D4DFC" w:rsidRDefault="006D4DFC" w:rsidP="006D4DFC">
      <w:pPr>
        <w:pStyle w:val="para"/>
        <w:rPr>
          <w:bCs/>
        </w:rPr>
      </w:pPr>
      <w:r w:rsidRPr="006D4DFC">
        <w:t xml:space="preserve">6.21.4.2.2.1. </w:t>
      </w:r>
      <w:r w:rsidRPr="006D4DFC">
        <w:tab/>
        <w:t xml:space="preserve">For motor vehicles, length of vehicle, or in the case of tractors for semi-trailers, if fitted, the length of the cab; </w:t>
      </w:r>
      <w:r w:rsidRPr="006D4DFC">
        <w:rPr>
          <w:bCs/>
        </w:rPr>
        <w:t xml:space="preserve">however, when using the alternative marking mode per paragraph 6.21.4.2.1.1., the distance beginning within 2,400 mm from the front end of vehicle to its rear end. </w:t>
      </w:r>
    </w:p>
    <w:p w:rsidR="006D4DFC" w:rsidRPr="006D4DFC" w:rsidRDefault="00FF1DA4" w:rsidP="006D4DFC">
      <w:pPr>
        <w:pStyle w:val="para"/>
      </w:pPr>
      <w:r>
        <w:rPr>
          <w:noProof/>
          <w:lang w:val="en-US" w:eastAsia="ko-KR"/>
        </w:rPr>
        <w:drawing>
          <wp:inline distT="0" distB="0" distL="0" distR="0">
            <wp:extent cx="4013200" cy="2038350"/>
            <wp:effectExtent l="0" t="0" r="635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3200" cy="2038350"/>
                    </a:xfrm>
                    <a:prstGeom prst="rect">
                      <a:avLst/>
                    </a:prstGeom>
                    <a:noFill/>
                    <a:ln>
                      <a:noFill/>
                    </a:ln>
                  </pic:spPr>
                </pic:pic>
              </a:graphicData>
            </a:graphic>
          </wp:inline>
        </w:drawing>
      </w:r>
    </w:p>
    <w:p w:rsidR="006D4DFC" w:rsidRDefault="006D4DFC" w:rsidP="006D4DFC">
      <w:pPr>
        <w:pStyle w:val="para"/>
      </w:pPr>
      <w:r w:rsidRPr="006D4DFC">
        <w:rPr>
          <w:b/>
        </w:rPr>
        <w:tab/>
      </w:r>
      <w:r w:rsidRPr="006D4DFC">
        <w:t xml:space="preserve">A is the distance between the foremost conspicuity marking and the </w:t>
      </w:r>
      <w:r w:rsidRPr="006D4DFC">
        <w:tab/>
      </w:r>
      <w:r w:rsidRPr="006D4DFC">
        <w:tab/>
        <w:t xml:space="preserve">front end of the vehicle. The maximum value of A is 2,400 mm (see </w:t>
      </w:r>
      <w:r w:rsidRPr="006D4DFC">
        <w:tab/>
      </w:r>
      <w:r w:rsidRPr="006D4DFC">
        <w:tab/>
        <w:t>paragraph 6.21.4.2.1.1.).</w:t>
      </w:r>
    </w:p>
    <w:p w:rsidR="006D4DFC" w:rsidRPr="000F25A3" w:rsidRDefault="006D4DFC" w:rsidP="006D4DFC">
      <w:pPr>
        <w:spacing w:after="120"/>
        <w:ind w:left="1134" w:right="1134"/>
        <w:jc w:val="both"/>
        <w:rPr>
          <w:lang w:val="en-US"/>
        </w:rPr>
      </w:pPr>
      <w:r w:rsidRPr="000F25A3">
        <w:rPr>
          <w:lang w:val="en-US"/>
        </w:rPr>
        <w:t>6.21.4.2.2.2.</w:t>
      </w:r>
      <w:r w:rsidRPr="000F25A3">
        <w:rPr>
          <w:lang w:val="en-US"/>
        </w:rPr>
        <w:tab/>
        <w:t>For trailers, the overall length of the vehicle (excluding the drawbar).</w:t>
      </w:r>
    </w:p>
    <w:p w:rsidR="006B6D4D" w:rsidRPr="006B6D4D" w:rsidRDefault="00FF1DA4" w:rsidP="007B7735">
      <w:pPr>
        <w:pStyle w:val="para"/>
      </w:pPr>
      <w:r>
        <w:rPr>
          <w:i/>
          <w:noProof/>
          <w:lang w:val="en-US" w:eastAsia="ko-KR"/>
        </w:rPr>
        <w:drawing>
          <wp:inline distT="0" distB="0" distL="0" distR="0">
            <wp:extent cx="3346450" cy="2019300"/>
            <wp:effectExtent l="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6450" cy="2019300"/>
                    </a:xfrm>
                    <a:prstGeom prst="rect">
                      <a:avLst/>
                    </a:prstGeom>
                    <a:noFill/>
                    <a:ln>
                      <a:noFill/>
                    </a:ln>
                  </pic:spPr>
                </pic:pic>
              </a:graphicData>
            </a:graphic>
          </wp:inline>
        </w:drawing>
      </w:r>
    </w:p>
    <w:p w:rsidR="006B6D4D" w:rsidRPr="006B6D4D" w:rsidRDefault="006B6D4D" w:rsidP="006B6D4D">
      <w:pPr>
        <w:pStyle w:val="para"/>
        <w:rPr>
          <w:u w:val="single"/>
        </w:rPr>
      </w:pPr>
      <w:r w:rsidRPr="006B6D4D">
        <w:t>6.21.4.3.</w:t>
      </w:r>
      <w:r w:rsidRPr="006B6D4D">
        <w:tab/>
        <w:t>Height</w:t>
      </w:r>
    </w:p>
    <w:p w:rsidR="0087017E" w:rsidRPr="0087017E" w:rsidRDefault="006B6D4D" w:rsidP="0087017E">
      <w:pPr>
        <w:pStyle w:val="para"/>
      </w:pPr>
      <w:r w:rsidRPr="006B6D4D">
        <w:t>6.21.4.3.1.</w:t>
      </w:r>
      <w:r w:rsidRPr="006B6D4D">
        <w:tab/>
      </w:r>
      <w:r w:rsidR="0087017E" w:rsidRPr="0087017E">
        <w:t xml:space="preserve">Line markings and contour markings lower element(s) </w:t>
      </w:r>
    </w:p>
    <w:p w:rsidR="0087017E" w:rsidRPr="0087017E" w:rsidRDefault="0087017E" w:rsidP="00AA5A96">
      <w:pPr>
        <w:pStyle w:val="para"/>
        <w:spacing w:after="80"/>
      </w:pPr>
      <w:r w:rsidRPr="0087017E">
        <w:tab/>
        <w:t>As low as practicable within the range:</w:t>
      </w:r>
    </w:p>
    <w:p w:rsidR="0087017E" w:rsidRPr="0087017E" w:rsidRDefault="00AA5A96" w:rsidP="00AA5A96">
      <w:pPr>
        <w:pStyle w:val="para"/>
        <w:spacing w:after="80"/>
      </w:pPr>
      <w:r>
        <w:tab/>
        <w:t>Minimum:</w:t>
      </w:r>
      <w:r>
        <w:tab/>
      </w:r>
      <w:r w:rsidR="0087017E" w:rsidRPr="0087017E">
        <w:t>not less than 250 mm above the ground.</w:t>
      </w:r>
    </w:p>
    <w:p w:rsidR="0087017E" w:rsidRPr="0087017E" w:rsidRDefault="00AA5A96" w:rsidP="00AA5A96">
      <w:pPr>
        <w:pStyle w:val="para"/>
        <w:spacing w:after="80"/>
      </w:pPr>
      <w:r>
        <w:tab/>
        <w:t>Maximum:</w:t>
      </w:r>
      <w:r>
        <w:tab/>
      </w:r>
      <w:r w:rsidR="0087017E" w:rsidRPr="0087017E">
        <w:t>not more than 1,500 mm above the ground.</w:t>
      </w:r>
    </w:p>
    <w:p w:rsidR="0087017E" w:rsidRPr="00AA5A96" w:rsidRDefault="0087017E" w:rsidP="00AA5A96">
      <w:pPr>
        <w:pStyle w:val="para"/>
        <w:spacing w:after="80"/>
        <w:rPr>
          <w:spacing w:val="-4"/>
        </w:rPr>
      </w:pPr>
      <w:r w:rsidRPr="00AA5A96">
        <w:rPr>
          <w:spacing w:val="-4"/>
        </w:rPr>
        <w:tab/>
        <w:t xml:space="preserve">However, a maximum mounting height of 2,500 mm may be accepted where the shape, structure, design or operational conditions of the vehicle prevent compliance with the maximum value of 1,500 mm or, if necessary, to fulfil the requirements of paragraphs 6.21.4.1.2., </w:t>
      </w:r>
      <w:r w:rsidR="00D77BE2">
        <w:rPr>
          <w:spacing w:val="-4"/>
        </w:rPr>
        <w:t>and</w:t>
      </w:r>
      <w:r w:rsidRPr="00AA5A96">
        <w:rPr>
          <w:spacing w:val="-4"/>
        </w:rPr>
        <w:t xml:space="preserve"> 6.21.4.2.2., or the horizontal positioning of the line marking or the lower element(s) of the contour marking.</w:t>
      </w:r>
    </w:p>
    <w:p w:rsidR="006B6D4D" w:rsidRPr="006B6D4D" w:rsidRDefault="0087017E" w:rsidP="00AA5A96">
      <w:pPr>
        <w:pStyle w:val="para"/>
        <w:spacing w:after="80"/>
      </w:pPr>
      <w:r w:rsidRPr="0087017E">
        <w:tab/>
        <w:t>The necessary justification for installation of conspicuity material higher than 1</w:t>
      </w:r>
      <w:r w:rsidR="00AA5A96">
        <w:t>,</w:t>
      </w:r>
      <w:r w:rsidRPr="0087017E">
        <w:t>500 mm shall be indicated in the communication form.</w:t>
      </w:r>
    </w:p>
    <w:p w:rsidR="006B6D4D" w:rsidRPr="006B6D4D" w:rsidRDefault="006B6D4D" w:rsidP="006B6D4D">
      <w:pPr>
        <w:pStyle w:val="para"/>
      </w:pPr>
      <w:r w:rsidRPr="006B6D4D">
        <w:t>6.21.4.3.2.</w:t>
      </w:r>
      <w:r w:rsidRPr="006B6D4D">
        <w:tab/>
        <w:t>Contour markings upper element(s):</w:t>
      </w:r>
    </w:p>
    <w:p w:rsidR="006B6D4D" w:rsidRPr="006B6D4D" w:rsidRDefault="006B6D4D" w:rsidP="006B6D4D">
      <w:pPr>
        <w:pStyle w:val="para"/>
      </w:pPr>
      <w:r w:rsidRPr="006B6D4D">
        <w:tab/>
        <w:t>As high as practicable, but within 400 mm of the upper extremity of the vehicle.</w:t>
      </w:r>
    </w:p>
    <w:p w:rsidR="00FC347D" w:rsidRPr="00FC347D" w:rsidRDefault="006B6D4D" w:rsidP="00FC347D">
      <w:pPr>
        <w:pStyle w:val="para"/>
        <w:rPr>
          <w:i/>
          <w:lang w:val="en-US"/>
        </w:rPr>
      </w:pPr>
      <w:r w:rsidRPr="006B6D4D">
        <w:t>6.21.5.</w:t>
      </w:r>
      <w:r w:rsidRPr="006B6D4D">
        <w:tab/>
      </w:r>
      <w:r w:rsidR="00FC347D" w:rsidRPr="00FC347D">
        <w:t>Visibility</w:t>
      </w:r>
    </w:p>
    <w:p w:rsidR="0087017E" w:rsidRPr="00DE410A" w:rsidRDefault="00FC347D" w:rsidP="00DE410A">
      <w:pPr>
        <w:pStyle w:val="para"/>
        <w:ind w:firstLine="0"/>
        <w:rPr>
          <w:lang w:val="en-US"/>
        </w:rPr>
      </w:pPr>
      <w:r w:rsidRPr="00FC347D">
        <w:rPr>
          <w:lang w:val="en-US"/>
        </w:rPr>
        <w:t>The conspicuity marking shall be considered visible, if at least 70 per cent of the illuminating surface of the installed marking is visible when viewed by an observer positioned at any point within the observation planes defined below:</w:t>
      </w:r>
    </w:p>
    <w:p w:rsidR="006B6D4D" w:rsidRPr="006B6D4D" w:rsidRDefault="006B6D4D" w:rsidP="006B6D4D">
      <w:pPr>
        <w:pStyle w:val="para"/>
      </w:pPr>
      <w:r w:rsidRPr="006B6D4D">
        <w:t>6.21.5.1.</w:t>
      </w:r>
      <w:r w:rsidRPr="006B6D4D">
        <w:tab/>
      </w:r>
      <w:r w:rsidR="00C407E7">
        <w:rPr>
          <w:bCs/>
        </w:rPr>
        <w:t>F</w:t>
      </w:r>
      <w:r w:rsidR="00C407E7" w:rsidRPr="00C407E7">
        <w:rPr>
          <w:bCs/>
        </w:rPr>
        <w:t>or rear and front conspicuity markings (see Annex 11, Figures 1a and 1b) the observation plane is perpendicular to the longitudinal axis of the vehicle situated 25 m from the extreme end of the vehicle and bounded by:</w:t>
      </w:r>
    </w:p>
    <w:p w:rsidR="006B6D4D" w:rsidRPr="006B6D4D" w:rsidRDefault="006B6D4D" w:rsidP="006B6D4D">
      <w:pPr>
        <w:pStyle w:val="para"/>
      </w:pPr>
      <w:r w:rsidRPr="006B6D4D">
        <w:t>6.21.5.1.1.</w:t>
      </w:r>
      <w:r w:rsidRPr="006B6D4D">
        <w:tab/>
      </w:r>
      <w:r w:rsidRPr="006B6D4D">
        <w:rPr>
          <w:bCs/>
        </w:rPr>
        <w:t>In</w:t>
      </w:r>
      <w:r w:rsidRPr="006B6D4D">
        <w:t xml:space="preserve"> height, by two horizontal planes 1 m and 3.0 m respectively above the ground</w:t>
      </w:r>
      <w:r w:rsidRPr="006B6D4D">
        <w:rPr>
          <w:bCs/>
        </w:rPr>
        <w:t>;</w:t>
      </w:r>
    </w:p>
    <w:p w:rsidR="006B6D4D" w:rsidRPr="006B6D4D" w:rsidRDefault="006B6D4D" w:rsidP="006B6D4D">
      <w:pPr>
        <w:pStyle w:val="para"/>
      </w:pPr>
      <w:r w:rsidRPr="006B6D4D">
        <w:t>6.21.5.1.2.</w:t>
      </w:r>
      <w:r w:rsidRPr="006B6D4D">
        <w:tab/>
      </w:r>
      <w:r w:rsidR="00B20359" w:rsidRPr="00B20359">
        <w:rPr>
          <w:bCs/>
        </w:rPr>
        <w:t>In width, by two vertical planes which form an angle of 4° outwards from the vehicle's median longitudinal plane and which pass through the intersection of the vertical planes parallel to the vehicle's median longitudinal plane delimiting the vehicle's overall width, and the plane perpendicular to the longitudinal axis of the vehicle that delimits the end of the vehicle.</w:t>
      </w:r>
    </w:p>
    <w:p w:rsidR="006B6D4D" w:rsidRPr="006B6D4D" w:rsidRDefault="006B6D4D" w:rsidP="006B6D4D">
      <w:pPr>
        <w:pStyle w:val="para"/>
      </w:pPr>
      <w:r w:rsidRPr="006B6D4D">
        <w:t>6.21.5.2.</w:t>
      </w:r>
      <w:r w:rsidRPr="006B6D4D">
        <w:tab/>
      </w:r>
      <w:r w:rsidRPr="006B6D4D">
        <w:rPr>
          <w:bCs/>
        </w:rPr>
        <w:t>For</w:t>
      </w:r>
      <w:r w:rsidRPr="006B6D4D">
        <w:t xml:space="preserve"> side conspicuity markings (see Annex 11, </w:t>
      </w:r>
      <w:r w:rsidR="00AA5A96">
        <w:t>F</w:t>
      </w:r>
      <w:r w:rsidRPr="006B6D4D">
        <w:t>ig</w:t>
      </w:r>
      <w:r w:rsidRPr="006B6D4D">
        <w:rPr>
          <w:bCs/>
        </w:rPr>
        <w:t>.</w:t>
      </w:r>
      <w:r w:rsidRPr="006B6D4D">
        <w:t xml:space="preserve"> 2) the observation plane is parallel to the longitudinal median plane of the vehicles situated 25 m from the extreme outer edge of the vehicle and bounded by:</w:t>
      </w:r>
    </w:p>
    <w:p w:rsidR="00B20359" w:rsidRPr="00B20359" w:rsidRDefault="00B20359" w:rsidP="00B20359">
      <w:pPr>
        <w:pStyle w:val="para"/>
      </w:pPr>
      <w:r w:rsidRPr="00B20359">
        <w:t>6.21.5.2.1.</w:t>
      </w:r>
      <w:r w:rsidRPr="00B20359">
        <w:tab/>
        <w:t>In height, by two horizontal planes 1.0 m and 1.5 m respectively above the ground</w:t>
      </w:r>
      <w:r w:rsidR="00AA5A96">
        <w:t>;</w:t>
      </w:r>
    </w:p>
    <w:p w:rsidR="00B20359" w:rsidRDefault="00B20359" w:rsidP="00B20359">
      <w:pPr>
        <w:pStyle w:val="para"/>
      </w:pPr>
      <w:r w:rsidRPr="00B20359">
        <w:t>6.21.5.2.2.</w:t>
      </w:r>
      <w:r w:rsidRPr="00B20359">
        <w:tab/>
        <w:t>In width, by two vertical planes which form an angle of 4° outwards from a plane perpendicular to the vehicle's longitudinal axis and which pass through the intersection of the vertical planes perpendicular to the vehicle's longitudinal axis delimiting the vehicle's overall length and the extreme outer edge of the vehicle.</w:t>
      </w:r>
    </w:p>
    <w:p w:rsidR="006B6D4D" w:rsidRPr="006B6D4D" w:rsidRDefault="006B6D4D" w:rsidP="006B6D4D">
      <w:pPr>
        <w:pStyle w:val="para"/>
        <w:rPr>
          <w:u w:val="single"/>
        </w:rPr>
      </w:pPr>
      <w:r w:rsidRPr="006B6D4D">
        <w:t>6.21.6.</w:t>
      </w:r>
      <w:r w:rsidRPr="006B6D4D">
        <w:tab/>
      </w:r>
      <w:r w:rsidRPr="00884B72">
        <w:t>Orientation</w:t>
      </w:r>
    </w:p>
    <w:p w:rsidR="00241287" w:rsidRPr="00241287" w:rsidRDefault="006B6D4D" w:rsidP="00241287">
      <w:pPr>
        <w:pStyle w:val="para"/>
      </w:pPr>
      <w:r w:rsidRPr="006B6D4D">
        <w:t>6.21.6.1.</w:t>
      </w:r>
      <w:r w:rsidRPr="006B6D4D">
        <w:tab/>
      </w:r>
      <w:r w:rsidR="00241287" w:rsidRPr="00241287">
        <w:t>To the side:</w:t>
      </w:r>
    </w:p>
    <w:p w:rsidR="00241287" w:rsidRPr="00241287" w:rsidRDefault="00241287" w:rsidP="00241287">
      <w:pPr>
        <w:pStyle w:val="para"/>
      </w:pPr>
      <w:r w:rsidRPr="00241287">
        <w:tab/>
        <w:t>As close as practicable to being parallel to the median longitudinal plane of the vehicle, compatible with the shape, structure, design and operation requirements of the vehicle; if this is not possible, it shall follow as close as practicable the contour of the outer shape of the vehicle.</w:t>
      </w:r>
    </w:p>
    <w:p w:rsidR="00241287" w:rsidRPr="00241287" w:rsidRDefault="006B6D4D" w:rsidP="00241287">
      <w:pPr>
        <w:pStyle w:val="para"/>
      </w:pPr>
      <w:r w:rsidRPr="006B6D4D">
        <w:t>6.21.6.2.</w:t>
      </w:r>
      <w:r w:rsidRPr="006B6D4D">
        <w:tab/>
      </w:r>
      <w:r w:rsidR="00241287" w:rsidRPr="00241287">
        <w:t>To the rear</w:t>
      </w:r>
      <w:r w:rsidR="00130423">
        <w:t xml:space="preserve"> </w:t>
      </w:r>
      <w:r w:rsidR="00130423" w:rsidRPr="00130423">
        <w:rPr>
          <w:bCs/>
        </w:rPr>
        <w:t>and to the front</w:t>
      </w:r>
      <w:r w:rsidR="00241287" w:rsidRPr="00241287">
        <w:t>:</w:t>
      </w:r>
    </w:p>
    <w:p w:rsidR="00241287" w:rsidRDefault="00241287" w:rsidP="00241287">
      <w:pPr>
        <w:pStyle w:val="para"/>
      </w:pPr>
      <w:r w:rsidRPr="00241287">
        <w:tab/>
        <w:t>As close as practicable to being parallel to the transverse plane of the vehicle, compatible with the shape, structure, design and operation requirements of the vehicle, if this is not possible, it shall follow as close as practicable the contour of the outer shape of the vehicle.</w:t>
      </w:r>
    </w:p>
    <w:p w:rsidR="006B6D4D" w:rsidRPr="006B6D4D" w:rsidRDefault="006B6D4D" w:rsidP="006B6D4D">
      <w:pPr>
        <w:pStyle w:val="para"/>
        <w:rPr>
          <w:u w:val="single"/>
        </w:rPr>
      </w:pPr>
      <w:r w:rsidRPr="006B6D4D">
        <w:t>6.21.7.</w:t>
      </w:r>
      <w:r w:rsidRPr="006B6D4D">
        <w:tab/>
      </w:r>
      <w:r w:rsidRPr="00884B72">
        <w:t>Other requirements</w:t>
      </w:r>
    </w:p>
    <w:p w:rsidR="006B6D4D" w:rsidRPr="006B6D4D" w:rsidRDefault="006B6D4D" w:rsidP="006B6D4D">
      <w:pPr>
        <w:pStyle w:val="para"/>
      </w:pPr>
      <w:r w:rsidRPr="006B6D4D">
        <w:t>6.21.7.1.</w:t>
      </w:r>
      <w:r w:rsidRPr="006B6D4D">
        <w:tab/>
      </w:r>
      <w:r w:rsidR="00DD1B99" w:rsidRPr="00DD1B99">
        <w:t xml:space="preserve">Conspicuity markings shall be considered continuous if the distance between adjacent elements are as small as possible and do not exceed 50 per cent of the shortest adjacent element length. However, if the manufacturer can prove to the satisfaction of the </w:t>
      </w:r>
      <w:r w:rsidR="006B52BC">
        <w:rPr>
          <w:bCs/>
          <w:color w:val="000000"/>
        </w:rPr>
        <w:t>Type Approval A</w:t>
      </w:r>
      <w:r w:rsidR="006B52BC" w:rsidRPr="00304AB2">
        <w:rPr>
          <w:bCs/>
          <w:color w:val="000000"/>
        </w:rPr>
        <w:t>uthority</w:t>
      </w:r>
      <w:r w:rsidR="006B52BC" w:rsidRPr="00DD1B99" w:rsidDel="006B52BC">
        <w:t xml:space="preserve"> </w:t>
      </w:r>
      <w:r w:rsidR="00DD1B99" w:rsidRPr="00DD1B99">
        <w:t>that it is impossible to respect the value of 50 per cent, the distance between adjacent elements may be larger than 50 per cent of the shortest adjacent element, and it shall be as small as possible and not exceed 1</w:t>
      </w:r>
      <w:r w:rsidR="00AA5A96">
        <w:t>,</w:t>
      </w:r>
      <w:r w:rsidR="00DD1B99" w:rsidRPr="00DD1B99">
        <w:t>000 mm.</w:t>
      </w:r>
    </w:p>
    <w:p w:rsidR="006B6D4D" w:rsidRPr="006B6D4D" w:rsidRDefault="006B6D4D" w:rsidP="006B6D4D">
      <w:pPr>
        <w:pStyle w:val="para"/>
      </w:pPr>
      <w:r w:rsidRPr="006B6D4D">
        <w:t>6.21.7.2.</w:t>
      </w:r>
      <w:r w:rsidRPr="006B6D4D">
        <w:tab/>
      </w:r>
      <w:r w:rsidR="00693B3A" w:rsidRPr="00693B3A">
        <w:t>In the case of a partial contour marking, each upper corner shall be described by two lines at 90°, to each other and each at least 250 mm in length; if this is not possible, the marking shall follow as close as practicable the contour of the outer shape of the vehicle.</w:t>
      </w:r>
    </w:p>
    <w:p w:rsidR="006B6D4D" w:rsidRPr="006B6D4D" w:rsidRDefault="006B6D4D" w:rsidP="006B6D4D">
      <w:pPr>
        <w:pStyle w:val="para"/>
      </w:pPr>
      <w:r w:rsidRPr="006B6D4D">
        <w:t>6.21.7.3.</w:t>
      </w:r>
      <w:r w:rsidRPr="006B6D4D">
        <w:tab/>
        <w:t>The distance between the conspicuity marking fitted to the rear of a vehicle and each mandatory stop lamp should be greater than 200 mm.</w:t>
      </w:r>
    </w:p>
    <w:p w:rsidR="006B6D4D" w:rsidRPr="006B6D4D" w:rsidRDefault="006B6D4D" w:rsidP="006B6D4D">
      <w:pPr>
        <w:pStyle w:val="para"/>
      </w:pPr>
      <w:r w:rsidRPr="006B6D4D">
        <w:t>6.21.7.4.</w:t>
      </w:r>
      <w:r w:rsidRPr="006B6D4D">
        <w:tab/>
        <w:t>Where rear marking plates conforming to the 01 series of amendments to Regulation No. 70 are installed these may be considered, at the discretion of the manufacturer, as part of the conspicuity marking to the rear, for the purposes of calculating the length of the conspicuity marking and its proximity to the side of the vehicle.</w:t>
      </w:r>
    </w:p>
    <w:p w:rsidR="006B6D4D" w:rsidRPr="006B6D4D" w:rsidRDefault="006B6D4D" w:rsidP="006B6D4D">
      <w:pPr>
        <w:pStyle w:val="para"/>
      </w:pPr>
      <w:r w:rsidRPr="006B6D4D">
        <w:t>6.21.7.5.</w:t>
      </w:r>
      <w:r w:rsidRPr="006B6D4D">
        <w:tab/>
        <w:t>The locations on the vehicle designated for conspicuity markings shall allow for the installation of markings of at least 60 mm in width.</w:t>
      </w:r>
    </w:p>
    <w:p w:rsidR="006B6D4D" w:rsidRPr="00884B72" w:rsidRDefault="006B6D4D" w:rsidP="006B6D4D">
      <w:pPr>
        <w:pStyle w:val="para"/>
      </w:pPr>
      <w:r w:rsidRPr="006B6D4D">
        <w:t>6.22.</w:t>
      </w:r>
      <w:r w:rsidRPr="006B6D4D">
        <w:tab/>
      </w:r>
      <w:r w:rsidR="00884B72" w:rsidRPr="00884B72">
        <w:t xml:space="preserve">Adaptive front lighting system </w:t>
      </w:r>
      <w:r w:rsidRPr="00884B72">
        <w:t>(AFS) (Regulation No. 123)</w:t>
      </w:r>
    </w:p>
    <w:p w:rsidR="006B6D4D" w:rsidRPr="00884B72" w:rsidRDefault="006B6D4D" w:rsidP="006B6D4D">
      <w:pPr>
        <w:pStyle w:val="para"/>
      </w:pPr>
      <w:r w:rsidRPr="00884B72">
        <w:tab/>
        <w:t>Where not otherwise specified below, the requirements for main-beam headlamps (paragraph 6.1.) and for dipped-beam headlamps (paragraph 6.2.) of this Regulation apply to the relevant part of the AFS.</w:t>
      </w:r>
    </w:p>
    <w:p w:rsidR="006B6D4D" w:rsidRPr="00884B72" w:rsidRDefault="006B6D4D" w:rsidP="000060D9">
      <w:pPr>
        <w:pStyle w:val="para"/>
        <w:spacing w:after="80"/>
      </w:pPr>
      <w:r w:rsidRPr="00884B72">
        <w:t>6.22.1.</w:t>
      </w:r>
      <w:r w:rsidRPr="00884B72">
        <w:tab/>
        <w:t>Presence</w:t>
      </w:r>
    </w:p>
    <w:p w:rsidR="006B6D4D" w:rsidRPr="00884B72" w:rsidRDefault="006B6D4D" w:rsidP="000060D9">
      <w:pPr>
        <w:pStyle w:val="para"/>
        <w:spacing w:after="80"/>
      </w:pPr>
      <w:r w:rsidRPr="00884B72">
        <w:tab/>
        <w:t>Optional on motor vehicles. Prohibited on trailers.</w:t>
      </w:r>
    </w:p>
    <w:p w:rsidR="006B6D4D" w:rsidRPr="00884B72" w:rsidRDefault="006B6D4D" w:rsidP="000060D9">
      <w:pPr>
        <w:pStyle w:val="para"/>
        <w:spacing w:after="80"/>
      </w:pPr>
      <w:r w:rsidRPr="00884B72">
        <w:t>6.22.2.</w:t>
      </w:r>
      <w:r w:rsidRPr="00884B72">
        <w:tab/>
        <w:t>Number</w:t>
      </w:r>
    </w:p>
    <w:p w:rsidR="006B6D4D" w:rsidRPr="00884B72" w:rsidRDefault="00C02A51" w:rsidP="000060D9">
      <w:pPr>
        <w:pStyle w:val="para"/>
        <w:spacing w:after="80"/>
      </w:pPr>
      <w:r>
        <w:tab/>
        <w:t>One.</w:t>
      </w:r>
    </w:p>
    <w:p w:rsidR="006B6D4D" w:rsidRPr="00884B72" w:rsidRDefault="006B6D4D" w:rsidP="000060D9">
      <w:pPr>
        <w:pStyle w:val="para"/>
        <w:spacing w:after="80"/>
      </w:pPr>
      <w:r w:rsidRPr="00884B72">
        <w:t>6.22.3.</w:t>
      </w:r>
      <w:r w:rsidRPr="00884B72">
        <w:tab/>
        <w:t>Arrangement</w:t>
      </w:r>
    </w:p>
    <w:p w:rsidR="006B6D4D" w:rsidRPr="00884B72" w:rsidRDefault="006B6D4D" w:rsidP="000060D9">
      <w:pPr>
        <w:pStyle w:val="para"/>
        <w:spacing w:after="80"/>
      </w:pPr>
      <w:r w:rsidRPr="00884B72">
        <w:tab/>
        <w:t>No special requirements.</w:t>
      </w:r>
    </w:p>
    <w:p w:rsidR="006B6D4D" w:rsidRPr="00884B72" w:rsidRDefault="006B6D4D" w:rsidP="000060D9">
      <w:pPr>
        <w:pStyle w:val="para"/>
        <w:spacing w:after="80"/>
      </w:pPr>
      <w:r w:rsidRPr="00884B72">
        <w:t>6.22.4.</w:t>
      </w:r>
      <w:r w:rsidRPr="00884B72">
        <w:tab/>
        <w:t>Position</w:t>
      </w:r>
    </w:p>
    <w:p w:rsidR="006B6D4D" w:rsidRPr="00884B72" w:rsidRDefault="006B6D4D" w:rsidP="006B6D4D">
      <w:pPr>
        <w:pStyle w:val="para"/>
      </w:pPr>
      <w:r w:rsidRPr="00884B72">
        <w:tab/>
        <w:t>The AFS shall, prior to the subsequent test procedures, be set to the neutral state;</w:t>
      </w:r>
    </w:p>
    <w:p w:rsidR="006B6D4D" w:rsidRPr="00884B72" w:rsidRDefault="006B6D4D" w:rsidP="006B6D4D">
      <w:pPr>
        <w:pStyle w:val="para"/>
      </w:pPr>
      <w:r w:rsidRPr="00884B72">
        <w:t>6.22.4.1.</w:t>
      </w:r>
      <w:r w:rsidRPr="00884B72">
        <w:tab/>
        <w:t>In width and height:</w:t>
      </w:r>
    </w:p>
    <w:p w:rsidR="006B6D4D" w:rsidRPr="006B6D4D" w:rsidRDefault="006B6D4D" w:rsidP="006B6D4D">
      <w:pPr>
        <w:pStyle w:val="para"/>
      </w:pPr>
      <w:r w:rsidRPr="00884B72">
        <w:tab/>
        <w:t>For a given lighting function or mode the requirements indicated in the paragraphs 6.22.4.1.1. through 6.22.4.1.4. below shall be fulfilled by those lighting units which are energized</w:t>
      </w:r>
      <w:r w:rsidRPr="006B6D4D">
        <w:t xml:space="preserve"> simultaneously for that lighting function or mode of a function, according to the applicant's description.</w:t>
      </w:r>
    </w:p>
    <w:p w:rsidR="006B6D4D" w:rsidRPr="006B6D4D" w:rsidRDefault="006B6D4D" w:rsidP="006B6D4D">
      <w:pPr>
        <w:pStyle w:val="para"/>
      </w:pPr>
      <w:r w:rsidRPr="006B6D4D">
        <w:tab/>
        <w:t xml:space="preserve">All dimensions refer to the nearest edge of the apparent surface(s) observed in the direction of the reference axis, of the lighting unit(s). </w:t>
      </w:r>
    </w:p>
    <w:p w:rsidR="006B6D4D" w:rsidRPr="006B6D4D" w:rsidRDefault="006B6D4D" w:rsidP="006B6D4D">
      <w:pPr>
        <w:pStyle w:val="para"/>
      </w:pPr>
      <w:r w:rsidRPr="006B6D4D">
        <w:t>6.22.4.1.1.</w:t>
      </w:r>
      <w:r w:rsidRPr="006B6D4D">
        <w:tab/>
        <w:t xml:space="preserve">Two symmetrically placed lighting units shall be positioned at a height in compliance with the requirements of the relevant paragraphs 6.1.4. and 6.2.4., where </w:t>
      </w:r>
      <w:r w:rsidR="00055DFB">
        <w:t>"</w:t>
      </w:r>
      <w:r w:rsidRPr="006B6D4D">
        <w:t>Two symmetrically placed lighting units</w:t>
      </w:r>
      <w:r w:rsidR="00055DFB">
        <w:t>"</w:t>
      </w:r>
      <w:r w:rsidRPr="006B6D4D">
        <w:t xml:space="preserve"> shall be understood to be two lighting units, one on each side of the vehicle, positioned such that the (geometric) centres of gravity of their apparent surfaces are at the same height and at the same distance from the vehicle's longitudinal median plane within a tolerance of 50 mm, each; their light emitting surfaces, illuminating surfaces, and light outputs, however, may differ.</w:t>
      </w:r>
    </w:p>
    <w:p w:rsidR="006B6D4D" w:rsidRPr="006B6D4D" w:rsidRDefault="006B6D4D" w:rsidP="006B6D4D">
      <w:pPr>
        <w:pStyle w:val="para"/>
      </w:pPr>
      <w:r w:rsidRPr="006B6D4D">
        <w:t>6.22.4.1.2.</w:t>
      </w:r>
      <w:r w:rsidRPr="006B6D4D">
        <w:tab/>
        <w:t>Additional lighting units, if any, on either side of the vehicle shall be positioned at a distance</w:t>
      </w:r>
      <w:r w:rsidR="005853E6">
        <w:t xml:space="preserve"> not exceeding 140 mm</w:t>
      </w:r>
      <w:r w:rsidR="005853E6">
        <w:rPr>
          <w:rStyle w:val="a3"/>
        </w:rPr>
        <w:footnoteReference w:id="18"/>
      </w:r>
      <w:r w:rsidRPr="006B6D4D">
        <w:t xml:space="preserve"> in horizontal direction (E in the figure) and 400 mm in vertical direction above or below (D in the figure) from the nearest lighting unit;</w:t>
      </w:r>
    </w:p>
    <w:p w:rsidR="006B6D4D" w:rsidRPr="006B6D4D" w:rsidRDefault="006B6D4D" w:rsidP="006B6D4D">
      <w:pPr>
        <w:pStyle w:val="para"/>
      </w:pPr>
      <w:r w:rsidRPr="006B6D4D">
        <w:t>6.22.4.1.3.</w:t>
      </w:r>
      <w:r w:rsidRPr="006B6D4D">
        <w:tab/>
      </w:r>
      <w:r w:rsidRPr="000060D9">
        <w:rPr>
          <w:spacing w:val="-4"/>
        </w:rPr>
        <w:t>None of the additional lighting units described in paragraph 6.22.4.1.2. above shall be positioned lower than 250 mm (F in the figure) nor higher than indicated in paragraph 6.2.4.2. of this Regulation (G in the figure) above the ground;</w:t>
      </w:r>
    </w:p>
    <w:p w:rsidR="006B6D4D" w:rsidRPr="006B6D4D" w:rsidRDefault="006B6D4D" w:rsidP="00AA5A96">
      <w:pPr>
        <w:pStyle w:val="para"/>
        <w:keepNext/>
        <w:keepLines/>
      </w:pPr>
      <w:r w:rsidRPr="006B6D4D">
        <w:t>6.22.4.1.4.</w:t>
      </w:r>
      <w:r w:rsidRPr="006B6D4D">
        <w:tab/>
        <w:t>Additionally, in width:</w:t>
      </w:r>
    </w:p>
    <w:p w:rsidR="006B6D4D" w:rsidRPr="006B6D4D" w:rsidRDefault="006B6D4D" w:rsidP="00AA5A96">
      <w:pPr>
        <w:pStyle w:val="para"/>
        <w:keepNext/>
        <w:keepLines/>
      </w:pPr>
      <w:r w:rsidRPr="006B6D4D">
        <w:tab/>
        <w:t xml:space="preserve">For each mode of the </w:t>
      </w:r>
      <w:r w:rsidR="007D46DB">
        <w:t>passing-beam</w:t>
      </w:r>
      <w:r w:rsidRPr="006B6D4D">
        <w:t xml:space="preserve"> lighting:</w:t>
      </w:r>
    </w:p>
    <w:p w:rsidR="006B6D4D" w:rsidRPr="006B6D4D" w:rsidRDefault="006B6D4D" w:rsidP="006B6D4D">
      <w:pPr>
        <w:pStyle w:val="para"/>
      </w:pPr>
      <w:r w:rsidRPr="006B6D4D">
        <w:tab/>
        <w:t xml:space="preserve">The outer edge of the apparent surface of at least one lighting unit on each side of the vehicle shall not be more than 400 mm from the extreme outer edge of the vehicle (A in the figure); and, </w:t>
      </w:r>
    </w:p>
    <w:p w:rsidR="004E5802" w:rsidRDefault="006B6D4D" w:rsidP="000060D9">
      <w:pPr>
        <w:pStyle w:val="para"/>
        <w:spacing w:after="0"/>
      </w:pPr>
      <w:r w:rsidRPr="006B6D4D">
        <w:tab/>
        <w:t>The inner edges of the apparent surfaces in the direction of the reference axes shall be not less than 600 mm apart. This does not apply, however, for M</w:t>
      </w:r>
      <w:r w:rsidRPr="006B6D4D">
        <w:rPr>
          <w:vertAlign w:val="subscript"/>
        </w:rPr>
        <w:t>1</w:t>
      </w:r>
      <w:r w:rsidRPr="006B6D4D">
        <w:t xml:space="preserve"> and N</w:t>
      </w:r>
      <w:r w:rsidRPr="006B6D4D">
        <w:rPr>
          <w:vertAlign w:val="subscript"/>
        </w:rPr>
        <w:t>1</w:t>
      </w:r>
      <w:r w:rsidRPr="006B6D4D">
        <w:t xml:space="preserve"> category vehicles; for all other categories of motor vehicles this distance may be reduced to 400 mm where the overall width of the vehicle is less than 1</w:t>
      </w:r>
      <w:r w:rsidR="00AA5A96">
        <w:t>,</w:t>
      </w:r>
      <w:r w:rsidR="000060D9">
        <w:t>300 mm.</w:t>
      </w:r>
    </w:p>
    <w:p w:rsidR="009C3507" w:rsidRPr="009C3507" w:rsidRDefault="00FF1DA4" w:rsidP="009C3507">
      <w:pPr>
        <w:pStyle w:val="para"/>
        <w:spacing w:after="0" w:line="60" w:lineRule="atLeast"/>
        <w:rPr>
          <w:sz w:val="2"/>
          <w:szCs w:val="2"/>
        </w:rPr>
      </w:pPr>
      <w:r>
        <w:rPr>
          <w:noProof/>
          <w:lang w:val="en-US" w:eastAsia="ko-KR"/>
        </w:rPr>
        <mc:AlternateContent>
          <mc:Choice Requires="wpg">
            <w:drawing>
              <wp:anchor distT="0" distB="0" distL="114300" distR="114300" simplePos="0" relativeHeight="251604992" behindDoc="0" locked="0" layoutInCell="1" allowOverlap="1">
                <wp:simplePos x="0" y="0"/>
                <wp:positionH relativeFrom="column">
                  <wp:posOffset>194310</wp:posOffset>
                </wp:positionH>
                <wp:positionV relativeFrom="paragraph">
                  <wp:posOffset>43815</wp:posOffset>
                </wp:positionV>
                <wp:extent cx="5863590" cy="8578850"/>
                <wp:effectExtent l="13335" t="0" r="0" b="0"/>
                <wp:wrapTopAndBottom/>
                <wp:docPr id="5"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3590" cy="8578850"/>
                          <a:chOff x="1566" y="1708"/>
                          <a:chExt cx="9234" cy="12182"/>
                        </a:xfrm>
                      </wpg:grpSpPr>
                      <wps:wsp>
                        <wps:cNvPr id="992" name="Rectangle 288"/>
                        <wps:cNvSpPr>
                          <a:spLocks noChangeArrowheads="1"/>
                        </wps:cNvSpPr>
                        <wps:spPr bwMode="auto">
                          <a:xfrm>
                            <a:off x="1566" y="2038"/>
                            <a:ext cx="9216" cy="11387"/>
                          </a:xfrm>
                          <a:prstGeom prst="rect">
                            <a:avLst/>
                          </a:prstGeom>
                          <a:solidFill>
                            <a:srgbClr val="FFFFFF"/>
                          </a:solidFill>
                          <a:ln w="3175">
                            <a:solidFill>
                              <a:srgbClr val="000000"/>
                            </a:solidFill>
                            <a:miter lim="800000"/>
                            <a:headEnd/>
                            <a:tailEnd/>
                          </a:ln>
                        </wps:spPr>
                        <wps:bodyPr rot="0" vert="horz" wrap="square" lIns="91440" tIns="45720" rIns="91440" bIns="45720" anchor="t" anchorCtr="0" upright="1">
                          <a:noAutofit/>
                        </wps:bodyPr>
                      </wps:wsp>
                      <wps:wsp>
                        <wps:cNvPr id="993" name="Text Box 289"/>
                        <wps:cNvSpPr txBox="1">
                          <a:spLocks noChangeArrowheads="1"/>
                        </wps:cNvSpPr>
                        <wps:spPr bwMode="auto">
                          <a:xfrm>
                            <a:off x="1566" y="1708"/>
                            <a:ext cx="9234"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578D" w:rsidRPr="004E5802" w:rsidRDefault="003E578D" w:rsidP="001978DC">
                              <w:pPr>
                                <w:pStyle w:val="1"/>
                                <w:ind w:left="0"/>
                                <w:rPr>
                                  <w:b/>
                                  <w:i/>
                                </w:rPr>
                              </w:pPr>
                              <w:bookmarkStart w:id="11" w:name="_Toc338161439"/>
                              <w:bookmarkStart w:id="12" w:name="_Toc401228298"/>
                              <w:bookmarkStart w:id="13" w:name="_Toc401228360"/>
                              <w:r w:rsidRPr="004E5802">
                                <w:t>Apparent surfaces of lighting units 1 through 11 of an AFS (example)</w:t>
                              </w:r>
                              <w:bookmarkEnd w:id="11"/>
                              <w:bookmarkEnd w:id="12"/>
                              <w:bookmarkEnd w:id="13"/>
                            </w:p>
                          </w:txbxContent>
                        </wps:txbx>
                        <wps:bodyPr rot="0" vert="horz" wrap="square" lIns="91440" tIns="0" rIns="91440" bIns="0" anchor="t" anchorCtr="0" upright="1">
                          <a:noAutofit/>
                        </wps:bodyPr>
                      </wps:wsp>
                      <wpg:grpSp>
                        <wpg:cNvPr id="994" name="Group 290"/>
                        <wpg:cNvGrpSpPr>
                          <a:grpSpLocks/>
                        </wpg:cNvGrpSpPr>
                        <wpg:grpSpPr bwMode="auto">
                          <a:xfrm>
                            <a:off x="2241" y="3251"/>
                            <a:ext cx="8012" cy="5060"/>
                            <a:chOff x="2429" y="2035"/>
                            <a:chExt cx="8012" cy="5060"/>
                          </a:xfrm>
                        </wpg:grpSpPr>
                        <wpg:grpSp>
                          <wpg:cNvPr id="995" name="Group 291"/>
                          <wpg:cNvGrpSpPr>
                            <a:grpSpLocks/>
                          </wpg:cNvGrpSpPr>
                          <wpg:grpSpPr bwMode="auto">
                            <a:xfrm>
                              <a:off x="3875" y="2597"/>
                              <a:ext cx="5432" cy="1635"/>
                              <a:chOff x="3192" y="7923"/>
                              <a:chExt cx="6270" cy="1821"/>
                            </a:xfrm>
                          </wpg:grpSpPr>
                          <wps:wsp>
                            <wps:cNvPr id="996" name="AutoShape 292"/>
                            <wps:cNvSpPr>
                              <a:spLocks noChangeArrowheads="1"/>
                            </wps:cNvSpPr>
                            <wps:spPr bwMode="auto">
                              <a:xfrm>
                                <a:off x="4047" y="7923"/>
                                <a:ext cx="4589" cy="1767"/>
                              </a:xfrm>
                              <a:prstGeom prst="flowChartAlternateProcess">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s:wsp>
                            <wps:cNvPr id="997" name="Line 293"/>
                            <wps:cNvCnPr>
                              <a:cxnSpLocks noChangeShapeType="1"/>
                            </wps:cNvCnPr>
                            <wps:spPr bwMode="auto">
                              <a:xfrm flipH="1">
                                <a:off x="3192" y="8094"/>
                                <a:ext cx="855" cy="131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998" name="Line 294"/>
                            <wps:cNvCnPr>
                              <a:cxnSpLocks noChangeShapeType="1"/>
                            </wps:cNvCnPr>
                            <wps:spPr bwMode="auto">
                              <a:xfrm>
                                <a:off x="8664" y="8094"/>
                                <a:ext cx="798" cy="131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999" name="Freeform 295"/>
                            <wps:cNvSpPr>
                              <a:spLocks/>
                            </wps:cNvSpPr>
                            <wps:spPr bwMode="auto">
                              <a:xfrm>
                                <a:off x="3933" y="8091"/>
                                <a:ext cx="228" cy="1653"/>
                              </a:xfrm>
                              <a:custGeom>
                                <a:avLst/>
                                <a:gdLst>
                                  <a:gd name="T0" fmla="*/ 0 w 228"/>
                                  <a:gd name="T1" fmla="*/ 228 h 1653"/>
                                  <a:gd name="T2" fmla="*/ 114 w 228"/>
                                  <a:gd name="T3" fmla="*/ 0 h 1653"/>
                                  <a:gd name="T4" fmla="*/ 228 w 228"/>
                                  <a:gd name="T5" fmla="*/ 1653 h 1653"/>
                                  <a:gd name="T6" fmla="*/ 0 w 228"/>
                                  <a:gd name="T7" fmla="*/ 1653 h 1653"/>
                                  <a:gd name="T8" fmla="*/ 0 w 228"/>
                                  <a:gd name="T9" fmla="*/ 228 h 165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28" h="1653">
                                    <a:moveTo>
                                      <a:pt x="0" y="228"/>
                                    </a:moveTo>
                                    <a:lnTo>
                                      <a:pt x="114" y="0"/>
                                    </a:lnTo>
                                    <a:lnTo>
                                      <a:pt x="228" y="1653"/>
                                    </a:lnTo>
                                    <a:lnTo>
                                      <a:pt x="0" y="1653"/>
                                    </a:lnTo>
                                    <a:lnTo>
                                      <a:pt x="0" y="228"/>
                                    </a:lnTo>
                                    <a:close/>
                                  </a:path>
                                </a:pathLst>
                              </a:custGeom>
                              <a:solidFill>
                                <a:srgbClr val="FFFFFF"/>
                              </a:solidFill>
                              <a:ln>
                                <a:noFill/>
                              </a:ln>
                              <a:extLst>
                                <a:ext uri="{91240B29-F687-4F45-9708-019B960494DF}">
                                  <a14:hiddenLine xmlns:a14="http://schemas.microsoft.com/office/drawing/2010/main" w="15875">
                                    <a:solidFill>
                                      <a:srgbClr val="000000"/>
                                    </a:solidFill>
                                    <a:round/>
                                    <a:headEnd/>
                                    <a:tailEnd/>
                                  </a14:hiddenLine>
                                </a:ext>
                              </a:extLst>
                            </wps:spPr>
                            <wps:bodyPr rot="0" vert="horz" wrap="square" lIns="91440" tIns="45720" rIns="91440" bIns="45720" anchor="t" anchorCtr="0" upright="1">
                              <a:noAutofit/>
                            </wps:bodyPr>
                          </wps:wsp>
                          <wps:wsp>
                            <wps:cNvPr id="1000" name="Freeform 296"/>
                            <wps:cNvSpPr>
                              <a:spLocks/>
                            </wps:cNvSpPr>
                            <wps:spPr bwMode="auto">
                              <a:xfrm flipH="1">
                                <a:off x="8493" y="8037"/>
                                <a:ext cx="228" cy="1653"/>
                              </a:xfrm>
                              <a:custGeom>
                                <a:avLst/>
                                <a:gdLst>
                                  <a:gd name="T0" fmla="*/ 0 w 228"/>
                                  <a:gd name="T1" fmla="*/ 228 h 1653"/>
                                  <a:gd name="T2" fmla="*/ 114 w 228"/>
                                  <a:gd name="T3" fmla="*/ 0 h 1653"/>
                                  <a:gd name="T4" fmla="*/ 228 w 228"/>
                                  <a:gd name="T5" fmla="*/ 1653 h 1653"/>
                                  <a:gd name="T6" fmla="*/ 0 w 228"/>
                                  <a:gd name="T7" fmla="*/ 1653 h 1653"/>
                                  <a:gd name="T8" fmla="*/ 0 w 228"/>
                                  <a:gd name="T9" fmla="*/ 228 h 165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28" h="1653">
                                    <a:moveTo>
                                      <a:pt x="0" y="228"/>
                                    </a:moveTo>
                                    <a:lnTo>
                                      <a:pt x="114" y="0"/>
                                    </a:lnTo>
                                    <a:lnTo>
                                      <a:pt x="228" y="1653"/>
                                    </a:lnTo>
                                    <a:lnTo>
                                      <a:pt x="0" y="1653"/>
                                    </a:lnTo>
                                    <a:lnTo>
                                      <a:pt x="0" y="228"/>
                                    </a:lnTo>
                                    <a:close/>
                                  </a:path>
                                </a:pathLst>
                              </a:custGeom>
                              <a:solidFill>
                                <a:srgbClr val="FFFFFF"/>
                              </a:solidFill>
                              <a:ln>
                                <a:noFill/>
                              </a:ln>
                              <a:extLst>
                                <a:ext uri="{91240B29-F687-4F45-9708-019B960494DF}">
                                  <a14:hiddenLine xmlns:a14="http://schemas.microsoft.com/office/drawing/2010/main" w="15875">
                                    <a:solidFill>
                                      <a:srgbClr val="000000"/>
                                    </a:solidFill>
                                    <a:round/>
                                    <a:headEnd/>
                                    <a:tailEnd/>
                                  </a14:hiddenLine>
                                </a:ext>
                              </a:extLst>
                            </wps:spPr>
                            <wps:bodyPr rot="0" vert="horz" wrap="square" lIns="91440" tIns="45720" rIns="91440" bIns="45720" anchor="t" anchorCtr="0" upright="1">
                              <a:noAutofit/>
                            </wps:bodyPr>
                          </wps:wsp>
                        </wpg:grpSp>
                        <wps:wsp>
                          <wps:cNvPr id="1001" name="Rectangle 297"/>
                          <wps:cNvSpPr>
                            <a:spLocks noChangeArrowheads="1"/>
                          </wps:cNvSpPr>
                          <wps:spPr bwMode="auto">
                            <a:xfrm rot="1706514">
                              <a:off x="4590" y="2748"/>
                              <a:ext cx="173" cy="2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1002" name="Group 298"/>
                          <wpg:cNvGrpSpPr>
                            <a:grpSpLocks/>
                          </wpg:cNvGrpSpPr>
                          <wpg:grpSpPr bwMode="auto">
                            <a:xfrm>
                              <a:off x="3603" y="3929"/>
                              <a:ext cx="5975" cy="2557"/>
                              <a:chOff x="2850" y="9405"/>
                              <a:chExt cx="6897" cy="2850"/>
                            </a:xfrm>
                          </wpg:grpSpPr>
                          <wps:wsp>
                            <wps:cNvPr id="1003" name="AutoShape 299"/>
                            <wps:cNvSpPr>
                              <a:spLocks noChangeArrowheads="1"/>
                            </wps:cNvSpPr>
                            <wps:spPr bwMode="auto">
                              <a:xfrm>
                                <a:off x="3192" y="11343"/>
                                <a:ext cx="741" cy="912"/>
                              </a:xfrm>
                              <a:prstGeom prst="flowChartAlternateProcess">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s:wsp>
                            <wps:cNvPr id="1004" name="AutoShape 300"/>
                            <wps:cNvSpPr>
                              <a:spLocks noChangeArrowheads="1"/>
                            </wps:cNvSpPr>
                            <wps:spPr bwMode="auto">
                              <a:xfrm>
                                <a:off x="8664" y="11343"/>
                                <a:ext cx="741" cy="912"/>
                              </a:xfrm>
                              <a:prstGeom prst="flowChartAlternateProcess">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s:wsp>
                            <wps:cNvPr id="1005" name="AutoShape 301"/>
                            <wps:cNvSpPr>
                              <a:spLocks noChangeArrowheads="1"/>
                            </wps:cNvSpPr>
                            <wps:spPr bwMode="auto">
                              <a:xfrm>
                                <a:off x="2850" y="9405"/>
                                <a:ext cx="6897" cy="2166"/>
                              </a:xfrm>
                              <a:prstGeom prst="flowChartAlternateProcess">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g:grpSp>
                        <wps:wsp>
                          <wps:cNvPr id="1006" name="Line 302"/>
                          <wps:cNvCnPr>
                            <a:cxnSpLocks noChangeShapeType="1"/>
                          </wps:cNvCnPr>
                          <wps:spPr bwMode="auto">
                            <a:xfrm rot="-5400000">
                              <a:off x="5381" y="5547"/>
                              <a:ext cx="0" cy="1877"/>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07" name="AutoShape 303"/>
                          <wps:cNvSpPr>
                            <a:spLocks noChangeArrowheads="1"/>
                          </wps:cNvSpPr>
                          <wps:spPr bwMode="auto">
                            <a:xfrm>
                              <a:off x="3825" y="5310"/>
                              <a:ext cx="1482" cy="408"/>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008" name="Group 304"/>
                          <wpg:cNvGrpSpPr>
                            <a:grpSpLocks/>
                          </wpg:cNvGrpSpPr>
                          <wpg:grpSpPr bwMode="auto">
                            <a:xfrm>
                              <a:off x="4763" y="5412"/>
                              <a:ext cx="445" cy="256"/>
                              <a:chOff x="4190" y="11058"/>
                              <a:chExt cx="513" cy="285"/>
                            </a:xfrm>
                          </wpg:grpSpPr>
                          <wps:wsp>
                            <wps:cNvPr id="1009" name="Oval 305"/>
                            <wps:cNvSpPr>
                              <a:spLocks noChangeArrowheads="1"/>
                            </wps:cNvSpPr>
                            <wps:spPr bwMode="auto">
                              <a:xfrm>
                                <a:off x="4190" y="11058"/>
                                <a:ext cx="513" cy="2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1010" name="Group 306"/>
                            <wpg:cNvGrpSpPr>
                              <a:grpSpLocks/>
                            </wpg:cNvGrpSpPr>
                            <wpg:grpSpPr bwMode="auto">
                              <a:xfrm>
                                <a:off x="4304" y="11058"/>
                                <a:ext cx="285" cy="285"/>
                                <a:chOff x="9861" y="7011"/>
                                <a:chExt cx="456" cy="456"/>
                              </a:xfrm>
                            </wpg:grpSpPr>
                            <wps:wsp>
                              <wps:cNvPr id="1011" name="Line 307"/>
                              <wps:cNvCnPr>
                                <a:cxnSpLocks noChangeShapeType="1"/>
                              </wps:cNvCnPr>
                              <wps:spPr bwMode="auto">
                                <a:xfrm>
                                  <a:off x="10089" y="7011"/>
                                  <a:ext cx="0" cy="456"/>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s:wsp>
                              <wps:cNvPr id="1012" name="Line 308"/>
                              <wps:cNvCnPr>
                                <a:cxnSpLocks noChangeShapeType="1"/>
                              </wps:cNvCnPr>
                              <wps:spPr bwMode="auto">
                                <a:xfrm>
                                  <a:off x="9861" y="7239"/>
                                  <a:ext cx="456"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g:grpSp>
                        </wpg:grpSp>
                        <wpg:grpSp>
                          <wpg:cNvPr id="1013" name="Group 309"/>
                          <wpg:cNvGrpSpPr>
                            <a:grpSpLocks/>
                          </wpg:cNvGrpSpPr>
                          <wpg:grpSpPr bwMode="auto">
                            <a:xfrm>
                              <a:off x="3973" y="5360"/>
                              <a:ext cx="692" cy="257"/>
                              <a:chOff x="3278" y="11058"/>
                              <a:chExt cx="798" cy="285"/>
                            </a:xfrm>
                          </wpg:grpSpPr>
                          <wps:wsp>
                            <wps:cNvPr id="1014" name="AutoShape 310" descr="Diagonal hell nach oben"/>
                            <wps:cNvSpPr>
                              <a:spLocks noChangeArrowheads="1"/>
                            </wps:cNvSpPr>
                            <wps:spPr bwMode="auto">
                              <a:xfrm>
                                <a:off x="3278" y="11058"/>
                                <a:ext cx="798" cy="285"/>
                              </a:xfrm>
                              <a:prstGeom prst="flowChartAlternateProcess">
                                <a:avLst/>
                              </a:prstGeom>
                              <a:blipFill dpi="0" rotWithShape="0">
                                <a:blip r:embed="rId21"/>
                                <a:srcRect/>
                                <a:tile tx="0" ty="0" sx="100000" sy="100000" flip="none" algn="tl"/>
                              </a:blipFill>
                              <a:ln w="9525">
                                <a:solidFill>
                                  <a:srgbClr val="000000"/>
                                </a:solidFill>
                                <a:miter lim="800000"/>
                                <a:headEnd/>
                                <a:tailEnd/>
                              </a:ln>
                            </wps:spPr>
                            <wps:bodyPr rot="0" vert="horz" wrap="square" lIns="91440" tIns="45720" rIns="91440" bIns="45720" anchor="t" anchorCtr="0" upright="1">
                              <a:noAutofit/>
                            </wps:bodyPr>
                          </wps:wsp>
                          <wpg:grpSp>
                            <wpg:cNvPr id="1015" name="Group 311" descr="Diagonal hell nach oben"/>
                            <wpg:cNvGrpSpPr>
                              <a:grpSpLocks/>
                            </wpg:cNvGrpSpPr>
                            <wpg:grpSpPr bwMode="auto">
                              <a:xfrm>
                                <a:off x="3534" y="11058"/>
                                <a:ext cx="285" cy="285"/>
                                <a:chOff x="9861" y="7011"/>
                                <a:chExt cx="456" cy="456"/>
                              </a:xfrm>
                            </wpg:grpSpPr>
                            <wps:wsp>
                              <wps:cNvPr id="1016" name="Line 312" descr="Diagonal hell nach oben"/>
                              <wps:cNvCnPr>
                                <a:cxnSpLocks noChangeShapeType="1"/>
                              </wps:cNvCnPr>
                              <wps:spPr bwMode="auto">
                                <a:xfrm>
                                  <a:off x="10089" y="7011"/>
                                  <a:ext cx="0" cy="456"/>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s:wsp>
                              <wps:cNvPr id="1017" name="Line 313" descr="Diagonal hell nach oben"/>
                              <wps:cNvCnPr>
                                <a:cxnSpLocks noChangeShapeType="1"/>
                              </wps:cNvCnPr>
                              <wps:spPr bwMode="auto">
                                <a:xfrm>
                                  <a:off x="9861" y="7239"/>
                                  <a:ext cx="456"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g:grpSp>
                        </wpg:grpSp>
                        <wps:wsp>
                          <wps:cNvPr id="1018" name="AutoShape 314"/>
                          <wps:cNvSpPr>
                            <a:spLocks noChangeArrowheads="1"/>
                          </wps:cNvSpPr>
                          <wps:spPr bwMode="auto">
                            <a:xfrm>
                              <a:off x="7874" y="5310"/>
                              <a:ext cx="1482" cy="408"/>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019" name="Group 315"/>
                          <wpg:cNvGrpSpPr>
                            <a:grpSpLocks/>
                          </wpg:cNvGrpSpPr>
                          <wpg:grpSpPr bwMode="auto">
                            <a:xfrm>
                              <a:off x="7973" y="5360"/>
                              <a:ext cx="692" cy="257"/>
                              <a:chOff x="7895" y="11058"/>
                              <a:chExt cx="798" cy="285"/>
                            </a:xfrm>
                          </wpg:grpSpPr>
                          <wps:wsp>
                            <wps:cNvPr id="1020" name="AutoShape 316"/>
                            <wps:cNvSpPr>
                              <a:spLocks noChangeArrowheads="1"/>
                            </wps:cNvSpPr>
                            <wps:spPr bwMode="auto">
                              <a:xfrm>
                                <a:off x="7895" y="11058"/>
                                <a:ext cx="798" cy="285"/>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021" name="Group 317"/>
                            <wpg:cNvGrpSpPr>
                              <a:grpSpLocks/>
                            </wpg:cNvGrpSpPr>
                            <wpg:grpSpPr bwMode="auto">
                              <a:xfrm>
                                <a:off x="8151" y="11058"/>
                                <a:ext cx="285" cy="285"/>
                                <a:chOff x="9861" y="7011"/>
                                <a:chExt cx="456" cy="456"/>
                              </a:xfrm>
                            </wpg:grpSpPr>
                            <wps:wsp>
                              <wps:cNvPr id="1022" name="Line 318"/>
                              <wps:cNvCnPr>
                                <a:cxnSpLocks noChangeShapeType="1"/>
                              </wps:cNvCnPr>
                              <wps:spPr bwMode="auto">
                                <a:xfrm>
                                  <a:off x="10089" y="7011"/>
                                  <a:ext cx="0" cy="456"/>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s:wsp>
                              <wps:cNvPr id="1023" name="Line 319"/>
                              <wps:cNvCnPr>
                                <a:cxnSpLocks noChangeShapeType="1"/>
                              </wps:cNvCnPr>
                              <wps:spPr bwMode="auto">
                                <a:xfrm>
                                  <a:off x="9861" y="7239"/>
                                  <a:ext cx="456"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g:grpSp>
                        </wpg:grpSp>
                        <wpg:grpSp>
                          <wpg:cNvPr id="128" name="Group 320"/>
                          <wpg:cNvGrpSpPr>
                            <a:grpSpLocks/>
                          </wpg:cNvGrpSpPr>
                          <wpg:grpSpPr bwMode="auto">
                            <a:xfrm>
                              <a:off x="8763" y="5412"/>
                              <a:ext cx="445" cy="256"/>
                              <a:chOff x="8807" y="11058"/>
                              <a:chExt cx="513" cy="285"/>
                            </a:xfrm>
                          </wpg:grpSpPr>
                          <wps:wsp>
                            <wps:cNvPr id="129" name="Oval 321"/>
                            <wps:cNvSpPr>
                              <a:spLocks noChangeArrowheads="1"/>
                            </wps:cNvSpPr>
                            <wps:spPr bwMode="auto">
                              <a:xfrm>
                                <a:off x="8807" y="11058"/>
                                <a:ext cx="513" cy="2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130" name="Group 322"/>
                            <wpg:cNvGrpSpPr>
                              <a:grpSpLocks/>
                            </wpg:cNvGrpSpPr>
                            <wpg:grpSpPr bwMode="auto">
                              <a:xfrm>
                                <a:off x="8921" y="11058"/>
                                <a:ext cx="285" cy="285"/>
                                <a:chOff x="9861" y="7011"/>
                                <a:chExt cx="456" cy="456"/>
                              </a:xfrm>
                            </wpg:grpSpPr>
                            <wps:wsp>
                              <wps:cNvPr id="131" name="Line 323"/>
                              <wps:cNvCnPr>
                                <a:cxnSpLocks noChangeShapeType="1"/>
                              </wps:cNvCnPr>
                              <wps:spPr bwMode="auto">
                                <a:xfrm>
                                  <a:off x="10089" y="7011"/>
                                  <a:ext cx="0" cy="456"/>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s:wsp>
                              <wps:cNvPr id="132" name="Line 324"/>
                              <wps:cNvCnPr>
                                <a:cxnSpLocks noChangeShapeType="1"/>
                              </wps:cNvCnPr>
                              <wps:spPr bwMode="auto">
                                <a:xfrm>
                                  <a:off x="9861" y="7239"/>
                                  <a:ext cx="456"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g:grpSp>
                        </wpg:grpSp>
                        <wps:wsp>
                          <wps:cNvPr id="133" name="Line 325"/>
                          <wps:cNvCnPr>
                            <a:cxnSpLocks noChangeShapeType="1"/>
                          </wps:cNvCnPr>
                          <wps:spPr bwMode="auto">
                            <a:xfrm rot="-5400000">
                              <a:off x="5183" y="4817"/>
                              <a:ext cx="0" cy="1086"/>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34" name="Line 326"/>
                          <wps:cNvCnPr>
                            <a:cxnSpLocks noChangeShapeType="1"/>
                          </wps:cNvCnPr>
                          <wps:spPr bwMode="auto">
                            <a:xfrm rot="-5400000">
                              <a:off x="5183" y="5074"/>
                              <a:ext cx="0" cy="1086"/>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35" name="Line 327"/>
                          <wps:cNvCnPr>
                            <a:cxnSpLocks noChangeShapeType="1"/>
                          </wps:cNvCnPr>
                          <wps:spPr bwMode="auto">
                            <a:xfrm rot="-5400000">
                              <a:off x="8467" y="4830"/>
                              <a:ext cx="0" cy="445"/>
                            </a:xfrm>
                            <a:prstGeom prst="line">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Line 328"/>
                          <wps:cNvCnPr>
                            <a:cxnSpLocks noChangeShapeType="1"/>
                          </wps:cNvCnPr>
                          <wps:spPr bwMode="auto">
                            <a:xfrm rot="-5400000">
                              <a:off x="9010" y="4831"/>
                              <a:ext cx="0" cy="444"/>
                            </a:xfrm>
                            <a:prstGeom prst="line">
                              <a:avLst/>
                            </a:prstGeom>
                            <a:noFill/>
                            <a:ln w="317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37" name="AutoShape 329"/>
                          <wps:cNvSpPr>
                            <a:spLocks noChangeArrowheads="1"/>
                          </wps:cNvSpPr>
                          <wps:spPr bwMode="auto">
                            <a:xfrm flipV="1">
                              <a:off x="3849" y="4133"/>
                              <a:ext cx="1482" cy="716"/>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8" name="Oval 330" descr="Diagonal hell nach oben"/>
                          <wps:cNvSpPr>
                            <a:spLocks noChangeArrowheads="1"/>
                          </wps:cNvSpPr>
                          <wps:spPr bwMode="auto">
                            <a:xfrm flipV="1">
                              <a:off x="3899" y="4235"/>
                              <a:ext cx="494" cy="512"/>
                            </a:xfrm>
                            <a:prstGeom prst="ellipse">
                              <a:avLst/>
                            </a:prstGeom>
                            <a:blipFill dpi="0" rotWithShape="0">
                              <a:blip r:embed="rId21"/>
                              <a:srcRect/>
                              <a:tile tx="0" ty="0" sx="100000" sy="100000" flip="none" algn="tl"/>
                            </a:blipFill>
                            <a:ln w="9525">
                              <a:solidFill>
                                <a:srgbClr val="000000"/>
                              </a:solidFill>
                              <a:round/>
                              <a:headEnd/>
                              <a:tailEnd/>
                            </a:ln>
                          </wps:spPr>
                          <wps:bodyPr rot="0" vert="horz" wrap="square" lIns="91440" tIns="45720" rIns="91440" bIns="45720" anchor="t" anchorCtr="0" upright="1">
                            <a:noAutofit/>
                          </wps:bodyPr>
                        </wps:wsp>
                        <wpg:grpSp>
                          <wpg:cNvPr id="139" name="Group 331" descr="Diagonal dunkel nach oben"/>
                          <wpg:cNvGrpSpPr>
                            <a:grpSpLocks/>
                          </wpg:cNvGrpSpPr>
                          <wpg:grpSpPr bwMode="auto">
                            <a:xfrm flipV="1">
                              <a:off x="4023" y="4363"/>
                              <a:ext cx="247" cy="257"/>
                              <a:chOff x="9861" y="7011"/>
                              <a:chExt cx="456" cy="456"/>
                            </a:xfrm>
                          </wpg:grpSpPr>
                          <wps:wsp>
                            <wps:cNvPr id="140" name="Line 332" descr="Diagonal dunkel nach oben"/>
                            <wps:cNvCnPr>
                              <a:cxnSpLocks noChangeShapeType="1"/>
                            </wps:cNvCnPr>
                            <wps:spPr bwMode="auto">
                              <a:xfrm>
                                <a:off x="10089" y="7011"/>
                                <a:ext cx="0" cy="456"/>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s:wsp>
                            <wps:cNvPr id="141" name="Line 333" descr="Diagonal dunkel nach oben"/>
                            <wps:cNvCnPr>
                              <a:cxnSpLocks noChangeShapeType="1"/>
                            </wps:cNvCnPr>
                            <wps:spPr bwMode="auto">
                              <a:xfrm>
                                <a:off x="9861" y="7239"/>
                                <a:ext cx="456"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g:grpSp>
                        <wps:wsp>
                          <wps:cNvPr id="142" name="Oval 334" descr="Diagonal hell nach oben"/>
                          <wps:cNvSpPr>
                            <a:spLocks noChangeArrowheads="1"/>
                          </wps:cNvSpPr>
                          <wps:spPr bwMode="auto">
                            <a:xfrm flipV="1">
                              <a:off x="4837" y="4388"/>
                              <a:ext cx="346" cy="410"/>
                            </a:xfrm>
                            <a:prstGeom prst="ellipse">
                              <a:avLst/>
                            </a:prstGeom>
                            <a:blipFill dpi="0" rotWithShape="0">
                              <a:blip r:embed="rId21"/>
                              <a:srcRect/>
                              <a:tile tx="0" ty="0" sx="100000" sy="100000" flip="none" algn="tl"/>
                            </a:blipFill>
                            <a:ln w="9525">
                              <a:solidFill>
                                <a:srgbClr val="000000"/>
                              </a:solidFill>
                              <a:round/>
                              <a:headEnd/>
                              <a:tailEnd/>
                            </a:ln>
                          </wps:spPr>
                          <wps:bodyPr rot="0" vert="horz" wrap="square" lIns="91440" tIns="45720" rIns="91440" bIns="45720" anchor="t" anchorCtr="0" upright="1">
                            <a:noAutofit/>
                          </wps:bodyPr>
                        </wps:wsp>
                        <wpg:grpSp>
                          <wpg:cNvPr id="143" name="Group 335" descr="Diagonal hell nach unten"/>
                          <wpg:cNvGrpSpPr>
                            <a:grpSpLocks/>
                          </wpg:cNvGrpSpPr>
                          <wpg:grpSpPr bwMode="auto">
                            <a:xfrm flipV="1">
                              <a:off x="4886" y="4465"/>
                              <a:ext cx="247" cy="255"/>
                              <a:chOff x="9861" y="7011"/>
                              <a:chExt cx="456" cy="456"/>
                            </a:xfrm>
                          </wpg:grpSpPr>
                          <wps:wsp>
                            <wps:cNvPr id="144" name="Line 336" descr="Diagonal hell nach unten"/>
                            <wps:cNvCnPr>
                              <a:cxnSpLocks noChangeShapeType="1"/>
                            </wps:cNvCnPr>
                            <wps:spPr bwMode="auto">
                              <a:xfrm>
                                <a:off x="10089" y="7011"/>
                                <a:ext cx="0" cy="456"/>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s:wsp>
                            <wps:cNvPr id="146" name="Line 337" descr="Diagonal hell nach unten"/>
                            <wps:cNvCnPr>
                              <a:cxnSpLocks noChangeShapeType="1"/>
                            </wps:cNvCnPr>
                            <wps:spPr bwMode="auto">
                              <a:xfrm>
                                <a:off x="9861" y="7239"/>
                                <a:ext cx="456"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g:grpSp>
                        <wps:wsp>
                          <wps:cNvPr id="147" name="AutoShape 338"/>
                          <wps:cNvSpPr>
                            <a:spLocks noChangeArrowheads="1"/>
                          </wps:cNvSpPr>
                          <wps:spPr bwMode="auto">
                            <a:xfrm flipV="1">
                              <a:off x="4442" y="4287"/>
                              <a:ext cx="296" cy="511"/>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49" name="Group 339"/>
                          <wpg:cNvGrpSpPr>
                            <a:grpSpLocks/>
                          </wpg:cNvGrpSpPr>
                          <wpg:grpSpPr bwMode="auto">
                            <a:xfrm flipV="1">
                              <a:off x="4467" y="4388"/>
                              <a:ext cx="247" cy="257"/>
                              <a:chOff x="9861" y="7011"/>
                              <a:chExt cx="456" cy="456"/>
                            </a:xfrm>
                          </wpg:grpSpPr>
                          <wps:wsp>
                            <wps:cNvPr id="150" name="Line 340"/>
                            <wps:cNvCnPr>
                              <a:cxnSpLocks noChangeShapeType="1"/>
                            </wps:cNvCnPr>
                            <wps:spPr bwMode="auto">
                              <a:xfrm>
                                <a:off x="10089" y="7011"/>
                                <a:ext cx="0" cy="456"/>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s:wsp>
                            <wps:cNvPr id="151" name="Line 341"/>
                            <wps:cNvCnPr>
                              <a:cxnSpLocks noChangeShapeType="1"/>
                            </wps:cNvCnPr>
                            <wps:spPr bwMode="auto">
                              <a:xfrm>
                                <a:off x="9861" y="7239"/>
                                <a:ext cx="456"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g:grpSp>
                        <wps:wsp>
                          <wps:cNvPr id="152" name="AutoShape 342"/>
                          <wps:cNvSpPr>
                            <a:spLocks noChangeArrowheads="1"/>
                          </wps:cNvSpPr>
                          <wps:spPr bwMode="auto">
                            <a:xfrm>
                              <a:off x="7849" y="4133"/>
                              <a:ext cx="1482" cy="716"/>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3" name="AutoShape 343"/>
                          <wps:cNvSpPr>
                            <a:spLocks noChangeArrowheads="1"/>
                          </wps:cNvSpPr>
                          <wps:spPr bwMode="auto">
                            <a:xfrm>
                              <a:off x="8393" y="4235"/>
                              <a:ext cx="296" cy="563"/>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54" name="Group 344"/>
                          <wpg:cNvGrpSpPr>
                            <a:grpSpLocks/>
                          </wpg:cNvGrpSpPr>
                          <wpg:grpSpPr bwMode="auto">
                            <a:xfrm>
                              <a:off x="8788" y="4235"/>
                              <a:ext cx="493" cy="512"/>
                              <a:chOff x="9034" y="9747"/>
                              <a:chExt cx="570" cy="570"/>
                            </a:xfrm>
                          </wpg:grpSpPr>
                          <wps:wsp>
                            <wps:cNvPr id="155" name="Oval 345" descr="Diagonal hell nach oben"/>
                            <wps:cNvSpPr>
                              <a:spLocks noChangeArrowheads="1"/>
                            </wps:cNvSpPr>
                            <wps:spPr bwMode="auto">
                              <a:xfrm>
                                <a:off x="9034" y="9747"/>
                                <a:ext cx="570" cy="570"/>
                              </a:xfrm>
                              <a:prstGeom prst="ellipse">
                                <a:avLst/>
                              </a:prstGeom>
                              <a:blipFill dpi="0" rotWithShape="0">
                                <a:blip r:embed="rId21"/>
                                <a:srcRect/>
                                <a:tile tx="0" ty="0" sx="100000" sy="100000" flip="none" algn="tl"/>
                              </a:blipFill>
                              <a:ln w="9525">
                                <a:solidFill>
                                  <a:srgbClr val="000000"/>
                                </a:solidFill>
                                <a:round/>
                                <a:headEnd/>
                                <a:tailEnd/>
                              </a:ln>
                            </wps:spPr>
                            <wps:bodyPr rot="0" vert="horz" wrap="square" lIns="91440" tIns="45720" rIns="91440" bIns="45720" anchor="t" anchorCtr="0" upright="1">
                              <a:noAutofit/>
                            </wps:bodyPr>
                          </wps:wsp>
                          <wpg:grpSp>
                            <wpg:cNvPr id="156" name="Group 346" descr="Diagonal hell nach oben"/>
                            <wpg:cNvGrpSpPr>
                              <a:grpSpLocks/>
                            </wpg:cNvGrpSpPr>
                            <wpg:grpSpPr bwMode="auto">
                              <a:xfrm>
                                <a:off x="9177" y="9889"/>
                                <a:ext cx="285" cy="285"/>
                                <a:chOff x="9861" y="7011"/>
                                <a:chExt cx="456" cy="456"/>
                              </a:xfrm>
                            </wpg:grpSpPr>
                            <wps:wsp>
                              <wps:cNvPr id="157" name="Line 347" descr="Diagonal hell nach oben"/>
                              <wps:cNvCnPr>
                                <a:cxnSpLocks noChangeShapeType="1"/>
                              </wps:cNvCnPr>
                              <wps:spPr bwMode="auto">
                                <a:xfrm>
                                  <a:off x="10089" y="7011"/>
                                  <a:ext cx="0" cy="456"/>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s:wsp>
                              <wps:cNvPr id="158" name="Line 348" descr="Diagonal hell nach oben"/>
                              <wps:cNvCnPr>
                                <a:cxnSpLocks noChangeShapeType="1"/>
                              </wps:cNvCnPr>
                              <wps:spPr bwMode="auto">
                                <a:xfrm>
                                  <a:off x="9861" y="7239"/>
                                  <a:ext cx="456"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g:grpSp>
                        </wpg:grpSp>
                        <wpg:grpSp>
                          <wpg:cNvPr id="159" name="Group 349"/>
                          <wpg:cNvGrpSpPr>
                            <a:grpSpLocks/>
                          </wpg:cNvGrpSpPr>
                          <wpg:grpSpPr bwMode="auto">
                            <a:xfrm>
                              <a:off x="7926" y="4388"/>
                              <a:ext cx="346" cy="410"/>
                              <a:chOff x="8008" y="9861"/>
                              <a:chExt cx="399" cy="456"/>
                            </a:xfrm>
                          </wpg:grpSpPr>
                          <wps:wsp>
                            <wps:cNvPr id="160" name="Oval 350" descr="Diagonal hell nach oben"/>
                            <wps:cNvSpPr>
                              <a:spLocks noChangeArrowheads="1"/>
                            </wps:cNvSpPr>
                            <wps:spPr bwMode="auto">
                              <a:xfrm>
                                <a:off x="8008" y="9861"/>
                                <a:ext cx="399" cy="456"/>
                              </a:xfrm>
                              <a:prstGeom prst="ellipse">
                                <a:avLst/>
                              </a:prstGeom>
                              <a:blipFill dpi="0" rotWithShape="0">
                                <a:blip r:embed="rId21"/>
                                <a:srcRect/>
                                <a:tile tx="0" ty="0" sx="100000" sy="100000" flip="none" algn="tl"/>
                              </a:blipFill>
                              <a:ln w="9525">
                                <a:solidFill>
                                  <a:srgbClr val="000000"/>
                                </a:solidFill>
                                <a:round/>
                                <a:headEnd/>
                                <a:tailEnd/>
                              </a:ln>
                            </wps:spPr>
                            <wps:bodyPr rot="0" vert="horz" wrap="square" lIns="91440" tIns="45720" rIns="91440" bIns="45720" anchor="t" anchorCtr="0" upright="1">
                              <a:noAutofit/>
                            </wps:bodyPr>
                          </wps:wsp>
                          <wpg:grpSp>
                            <wpg:cNvPr id="161" name="Group 351" descr="Diagonal hell nach oben"/>
                            <wpg:cNvGrpSpPr>
                              <a:grpSpLocks/>
                            </wpg:cNvGrpSpPr>
                            <wpg:grpSpPr bwMode="auto">
                              <a:xfrm>
                                <a:off x="8065" y="9947"/>
                                <a:ext cx="285" cy="285"/>
                                <a:chOff x="9861" y="7011"/>
                                <a:chExt cx="456" cy="456"/>
                              </a:xfrm>
                            </wpg:grpSpPr>
                            <wps:wsp>
                              <wps:cNvPr id="162" name="Line 352" descr="Diagonal hell nach oben"/>
                              <wps:cNvCnPr>
                                <a:cxnSpLocks noChangeShapeType="1"/>
                              </wps:cNvCnPr>
                              <wps:spPr bwMode="auto">
                                <a:xfrm>
                                  <a:off x="10089" y="7011"/>
                                  <a:ext cx="0" cy="456"/>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s:wsp>
                              <wps:cNvPr id="163" name="Line 353" descr="Diagonal hell nach oben"/>
                              <wps:cNvCnPr>
                                <a:cxnSpLocks noChangeShapeType="1"/>
                              </wps:cNvCnPr>
                              <wps:spPr bwMode="auto">
                                <a:xfrm>
                                  <a:off x="9861" y="7239"/>
                                  <a:ext cx="456"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g:grpSp>
                        </wpg:grpSp>
                        <wpg:grpSp>
                          <wpg:cNvPr id="164" name="Group 354"/>
                          <wpg:cNvGrpSpPr>
                            <a:grpSpLocks/>
                          </wpg:cNvGrpSpPr>
                          <wpg:grpSpPr bwMode="auto">
                            <a:xfrm>
                              <a:off x="8393" y="4235"/>
                              <a:ext cx="296" cy="256"/>
                              <a:chOff x="8578" y="9747"/>
                              <a:chExt cx="342" cy="285"/>
                            </a:xfrm>
                          </wpg:grpSpPr>
                          <wps:wsp>
                            <wps:cNvPr id="165" name="Oval 355"/>
                            <wps:cNvSpPr>
                              <a:spLocks noChangeArrowheads="1"/>
                            </wps:cNvSpPr>
                            <wps:spPr bwMode="auto">
                              <a:xfrm>
                                <a:off x="8578" y="9747"/>
                                <a:ext cx="342" cy="2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166" name="Group 356"/>
                            <wpg:cNvGrpSpPr>
                              <a:grpSpLocks/>
                            </wpg:cNvGrpSpPr>
                            <wpg:grpSpPr bwMode="auto">
                              <a:xfrm>
                                <a:off x="8607" y="9747"/>
                                <a:ext cx="285" cy="285"/>
                                <a:chOff x="9861" y="7011"/>
                                <a:chExt cx="456" cy="456"/>
                              </a:xfrm>
                            </wpg:grpSpPr>
                            <wps:wsp>
                              <wps:cNvPr id="167" name="Line 357"/>
                              <wps:cNvCnPr>
                                <a:cxnSpLocks noChangeShapeType="1"/>
                              </wps:cNvCnPr>
                              <wps:spPr bwMode="auto">
                                <a:xfrm>
                                  <a:off x="10089" y="7011"/>
                                  <a:ext cx="0" cy="456"/>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s:wsp>
                              <wps:cNvPr id="168" name="Line 358"/>
                              <wps:cNvCnPr>
                                <a:cxnSpLocks noChangeShapeType="1"/>
                              </wps:cNvCnPr>
                              <wps:spPr bwMode="auto">
                                <a:xfrm>
                                  <a:off x="9861" y="7239"/>
                                  <a:ext cx="456"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g:grpSp>
                        </wpg:grpSp>
                        <wpg:grpSp>
                          <wpg:cNvPr id="169" name="Group 359"/>
                          <wpg:cNvGrpSpPr>
                            <a:grpSpLocks/>
                          </wpg:cNvGrpSpPr>
                          <wpg:grpSpPr bwMode="auto">
                            <a:xfrm>
                              <a:off x="8393" y="4542"/>
                              <a:ext cx="296" cy="256"/>
                              <a:chOff x="8578" y="10089"/>
                              <a:chExt cx="342" cy="285"/>
                            </a:xfrm>
                          </wpg:grpSpPr>
                          <wps:wsp>
                            <wps:cNvPr id="170" name="Oval 360" descr="Diagonal hell nach oben"/>
                            <wps:cNvSpPr>
                              <a:spLocks noChangeArrowheads="1"/>
                            </wps:cNvSpPr>
                            <wps:spPr bwMode="auto">
                              <a:xfrm>
                                <a:off x="8578" y="10089"/>
                                <a:ext cx="342" cy="285"/>
                              </a:xfrm>
                              <a:prstGeom prst="ellipse">
                                <a:avLst/>
                              </a:prstGeom>
                              <a:blipFill dpi="0" rotWithShape="0">
                                <a:blip r:embed="rId21"/>
                                <a:srcRect/>
                                <a:tile tx="0" ty="0" sx="100000" sy="100000" flip="none" algn="tl"/>
                              </a:blipFill>
                              <a:ln w="9525">
                                <a:solidFill>
                                  <a:srgbClr val="000000"/>
                                </a:solidFill>
                                <a:round/>
                                <a:headEnd/>
                                <a:tailEnd/>
                              </a:ln>
                            </wps:spPr>
                            <wps:bodyPr rot="0" vert="horz" wrap="square" lIns="91440" tIns="45720" rIns="91440" bIns="45720" anchor="t" anchorCtr="0" upright="1">
                              <a:noAutofit/>
                            </wps:bodyPr>
                          </wps:wsp>
                          <wpg:grpSp>
                            <wpg:cNvPr id="171" name="Group 361" descr="Diagonal hell nach oben"/>
                            <wpg:cNvGrpSpPr>
                              <a:grpSpLocks/>
                            </wpg:cNvGrpSpPr>
                            <wpg:grpSpPr bwMode="auto">
                              <a:xfrm>
                                <a:off x="8607" y="10089"/>
                                <a:ext cx="285" cy="285"/>
                                <a:chOff x="9861" y="7011"/>
                                <a:chExt cx="456" cy="456"/>
                              </a:xfrm>
                            </wpg:grpSpPr>
                            <wps:wsp>
                              <wps:cNvPr id="172" name="Line 362" descr="Diagonal hell nach oben"/>
                              <wps:cNvCnPr>
                                <a:cxnSpLocks noChangeShapeType="1"/>
                              </wps:cNvCnPr>
                              <wps:spPr bwMode="auto">
                                <a:xfrm>
                                  <a:off x="10089" y="7011"/>
                                  <a:ext cx="0" cy="456"/>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s:wsp>
                              <wps:cNvPr id="173" name="Line 363" descr="Diagonal hell nach oben"/>
                              <wps:cNvCnPr>
                                <a:cxnSpLocks noChangeShapeType="1"/>
                              </wps:cNvCnPr>
                              <wps:spPr bwMode="auto">
                                <a:xfrm>
                                  <a:off x="9861" y="7239"/>
                                  <a:ext cx="456"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wpg:grpSp>
                        </wpg:grpSp>
                        <wps:wsp>
                          <wps:cNvPr id="174" name="Line 364"/>
                          <wps:cNvCnPr>
                            <a:cxnSpLocks noChangeShapeType="1"/>
                          </wps:cNvCnPr>
                          <wps:spPr bwMode="auto">
                            <a:xfrm rot="-5400000">
                              <a:off x="5208" y="3123"/>
                              <a:ext cx="0" cy="222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75" name="Line 365"/>
                          <wps:cNvCnPr>
                            <a:cxnSpLocks noChangeShapeType="1"/>
                          </wps:cNvCnPr>
                          <wps:spPr bwMode="auto">
                            <a:xfrm rot="-5400000">
                              <a:off x="5381" y="4452"/>
                              <a:ext cx="0" cy="691"/>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76" name="Text Box 366"/>
                          <wps:cNvSpPr txBox="1">
                            <a:spLocks noChangeArrowheads="1"/>
                          </wps:cNvSpPr>
                          <wps:spPr bwMode="auto">
                            <a:xfrm>
                              <a:off x="4096" y="4952"/>
                              <a:ext cx="247" cy="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Default="003E578D" w:rsidP="00D63BAB">
                                <w:pPr>
                                  <w:jc w:val="center"/>
                                  <w:rPr>
                                    <w:b/>
                                  </w:rPr>
                                </w:pPr>
                                <w:r>
                                  <w:rPr>
                                    <w:b/>
                                  </w:rPr>
                                  <w:t>C</w:t>
                                </w:r>
                              </w:p>
                            </w:txbxContent>
                          </wps:txbx>
                          <wps:bodyPr rot="0" vert="horz" wrap="square" lIns="0" tIns="0" rIns="0" bIns="0" anchor="t" anchorCtr="0" upright="1">
                            <a:noAutofit/>
                          </wps:bodyPr>
                        </wps:wsp>
                        <wps:wsp>
                          <wps:cNvPr id="177" name="Text Box 367"/>
                          <wps:cNvSpPr txBox="1">
                            <a:spLocks noChangeArrowheads="1"/>
                          </wps:cNvSpPr>
                          <wps:spPr bwMode="auto">
                            <a:xfrm>
                              <a:off x="5677" y="5002"/>
                              <a:ext cx="246" cy="2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Default="003E578D" w:rsidP="00D63BAB">
                                <w:pPr>
                                  <w:jc w:val="center"/>
                                  <w:rPr>
                                    <w:b/>
                                  </w:rPr>
                                </w:pPr>
                                <w:r>
                                  <w:rPr>
                                    <w:b/>
                                  </w:rPr>
                                  <w:t>D</w:t>
                                </w:r>
                              </w:p>
                            </w:txbxContent>
                          </wps:txbx>
                          <wps:bodyPr rot="0" vert="horz" wrap="square" lIns="0" tIns="0" rIns="0" bIns="0" anchor="t" anchorCtr="0" upright="1">
                            <a:noAutofit/>
                          </wps:bodyPr>
                        </wps:wsp>
                        <wps:wsp>
                          <wps:cNvPr id="178" name="Text Box 368"/>
                          <wps:cNvSpPr txBox="1">
                            <a:spLocks noChangeArrowheads="1"/>
                          </wps:cNvSpPr>
                          <wps:spPr bwMode="auto">
                            <a:xfrm>
                              <a:off x="8096" y="4952"/>
                              <a:ext cx="247" cy="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Default="003E578D" w:rsidP="00D63BAB">
                                <w:pPr>
                                  <w:jc w:val="center"/>
                                  <w:rPr>
                                    <w:b/>
                                  </w:rPr>
                                </w:pPr>
                                <w:r>
                                  <w:rPr>
                                    <w:b/>
                                  </w:rPr>
                                  <w:t>E</w:t>
                                </w:r>
                              </w:p>
                            </w:txbxContent>
                          </wps:txbx>
                          <wps:bodyPr rot="0" vert="horz" wrap="square" lIns="0" tIns="0" rIns="0" bIns="0" anchor="t" anchorCtr="0" upright="1">
                            <a:noAutofit/>
                          </wps:bodyPr>
                        </wps:wsp>
                        <wps:wsp>
                          <wps:cNvPr id="179" name="Line 369"/>
                          <wps:cNvCnPr>
                            <a:cxnSpLocks noChangeShapeType="1"/>
                          </wps:cNvCnPr>
                          <wps:spPr bwMode="auto">
                            <a:xfrm rot="-5400000">
                              <a:off x="4615" y="4831"/>
                              <a:ext cx="0" cy="444"/>
                            </a:xfrm>
                            <a:prstGeom prst="line">
                              <a:avLst/>
                            </a:prstGeom>
                            <a:noFill/>
                            <a:ln w="31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80" name="Line 370"/>
                          <wps:cNvCnPr>
                            <a:cxnSpLocks noChangeShapeType="1"/>
                          </wps:cNvCnPr>
                          <wps:spPr bwMode="auto">
                            <a:xfrm>
                              <a:off x="4837" y="4542"/>
                              <a:ext cx="0" cy="56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1" name="Line 371"/>
                          <wps:cNvCnPr>
                            <a:cxnSpLocks noChangeShapeType="1"/>
                          </wps:cNvCnPr>
                          <wps:spPr bwMode="auto">
                            <a:xfrm>
                              <a:off x="4393" y="4491"/>
                              <a:ext cx="0" cy="61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2" name="Line 372"/>
                          <wps:cNvCnPr>
                            <a:cxnSpLocks noChangeShapeType="1"/>
                          </wps:cNvCnPr>
                          <wps:spPr bwMode="auto">
                            <a:xfrm>
                              <a:off x="8788" y="4491"/>
                              <a:ext cx="0" cy="66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3" name="Line 373"/>
                          <wps:cNvCnPr>
                            <a:cxnSpLocks noChangeShapeType="1"/>
                          </wps:cNvCnPr>
                          <wps:spPr bwMode="auto">
                            <a:xfrm>
                              <a:off x="8689" y="4695"/>
                              <a:ext cx="0" cy="461"/>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grpSp>
                          <wpg:cNvPr id="184" name="Group 374"/>
                          <wpg:cNvGrpSpPr>
                            <a:grpSpLocks/>
                          </wpg:cNvGrpSpPr>
                          <wpg:grpSpPr bwMode="auto">
                            <a:xfrm>
                              <a:off x="5183" y="3650"/>
                              <a:ext cx="2744" cy="969"/>
                              <a:chOff x="4674" y="9095"/>
                              <a:chExt cx="3168" cy="1079"/>
                            </a:xfrm>
                          </wpg:grpSpPr>
                          <wps:wsp>
                            <wps:cNvPr id="185" name="Line 375"/>
                            <wps:cNvCnPr>
                              <a:cxnSpLocks noChangeShapeType="1"/>
                            </wps:cNvCnPr>
                            <wps:spPr bwMode="auto">
                              <a:xfrm rot="-5400000">
                                <a:off x="6258" y="7656"/>
                                <a:ext cx="0" cy="3167"/>
                              </a:xfrm>
                              <a:prstGeom prst="line">
                                <a:avLst/>
                              </a:prstGeom>
                              <a:noFill/>
                              <a:ln w="31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86" name="Text Box 376"/>
                            <wps:cNvSpPr txBox="1">
                              <a:spLocks noChangeArrowheads="1"/>
                            </wps:cNvSpPr>
                            <wps:spPr bwMode="auto">
                              <a:xfrm>
                                <a:off x="6107" y="9112"/>
                                <a:ext cx="285" cy="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Default="003E578D" w:rsidP="00D63BAB">
                                  <w:pPr>
                                    <w:jc w:val="center"/>
                                    <w:rPr>
                                      <w:b/>
                                    </w:rPr>
                                  </w:pPr>
                                  <w:r>
                                    <w:rPr>
                                      <w:b/>
                                    </w:rPr>
                                    <w:t>B</w:t>
                                  </w:r>
                                </w:p>
                              </w:txbxContent>
                            </wps:txbx>
                            <wps:bodyPr rot="0" vert="horz" wrap="square" lIns="0" tIns="0" rIns="0" bIns="0" anchor="t" anchorCtr="0" upright="1">
                              <a:noAutofit/>
                            </wps:bodyPr>
                          </wps:wsp>
                          <wps:wsp>
                            <wps:cNvPr id="187" name="Line 377"/>
                            <wps:cNvCnPr>
                              <a:cxnSpLocks noChangeShapeType="1"/>
                            </wps:cNvCnPr>
                            <wps:spPr bwMode="auto">
                              <a:xfrm flipH="1">
                                <a:off x="7842" y="9100"/>
                                <a:ext cx="0" cy="107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8" name="Line 378"/>
                            <wps:cNvCnPr>
                              <a:cxnSpLocks noChangeShapeType="1"/>
                            </wps:cNvCnPr>
                            <wps:spPr bwMode="auto">
                              <a:xfrm flipH="1">
                                <a:off x="4674" y="9095"/>
                                <a:ext cx="0" cy="107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grpSp>
                        <wpg:grpSp>
                          <wpg:cNvPr id="189" name="Group 379"/>
                          <wpg:cNvGrpSpPr>
                            <a:grpSpLocks/>
                          </wpg:cNvGrpSpPr>
                          <wpg:grpSpPr bwMode="auto">
                            <a:xfrm>
                              <a:off x="5627" y="4235"/>
                              <a:ext cx="692" cy="2251"/>
                              <a:chOff x="5187" y="9747"/>
                              <a:chExt cx="798" cy="2508"/>
                            </a:xfrm>
                          </wpg:grpSpPr>
                          <wps:wsp>
                            <wps:cNvPr id="190" name="Line 380"/>
                            <wps:cNvCnPr>
                              <a:cxnSpLocks noChangeShapeType="1"/>
                            </wps:cNvCnPr>
                            <wps:spPr bwMode="auto">
                              <a:xfrm>
                                <a:off x="5814" y="9747"/>
                                <a:ext cx="0" cy="2508"/>
                              </a:xfrm>
                              <a:prstGeom prst="line">
                                <a:avLst/>
                              </a:prstGeom>
                              <a:noFill/>
                              <a:ln w="31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91" name="Line 381"/>
                            <wps:cNvCnPr>
                              <a:cxnSpLocks noChangeShapeType="1"/>
                            </wps:cNvCnPr>
                            <wps:spPr bwMode="auto">
                              <a:xfrm>
                                <a:off x="5187" y="10374"/>
                                <a:ext cx="0" cy="627"/>
                              </a:xfrm>
                              <a:prstGeom prst="line">
                                <a:avLst/>
                              </a:prstGeom>
                              <a:noFill/>
                              <a:ln w="31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6" name="Line 382"/>
                            <wps:cNvCnPr>
                              <a:cxnSpLocks noChangeShapeType="1"/>
                            </wps:cNvCnPr>
                            <wps:spPr bwMode="auto">
                              <a:xfrm>
                                <a:off x="5187" y="11286"/>
                                <a:ext cx="0" cy="969"/>
                              </a:xfrm>
                              <a:prstGeom prst="line">
                                <a:avLst/>
                              </a:prstGeom>
                              <a:noFill/>
                              <a:ln w="31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7" name="Text Box 383"/>
                            <wps:cNvSpPr txBox="1">
                              <a:spLocks noChangeArrowheads="1"/>
                            </wps:cNvSpPr>
                            <wps:spPr bwMode="auto">
                              <a:xfrm>
                                <a:off x="5244" y="11628"/>
                                <a:ext cx="228" cy="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Default="003E578D" w:rsidP="00D63BAB">
                                  <w:pPr>
                                    <w:jc w:val="center"/>
                                    <w:rPr>
                                      <w:b/>
                                    </w:rPr>
                                  </w:pPr>
                                  <w:r>
                                    <w:rPr>
                                      <w:b/>
                                    </w:rPr>
                                    <w:t>F</w:t>
                                  </w:r>
                                </w:p>
                              </w:txbxContent>
                            </wps:txbx>
                            <wps:bodyPr rot="0" vert="horz" wrap="square" lIns="0" tIns="0" rIns="0" bIns="0" anchor="t" anchorCtr="0" upright="1">
                              <a:noAutofit/>
                            </wps:bodyPr>
                          </wps:wsp>
                          <wps:wsp>
                            <wps:cNvPr id="258" name="Text Box 384"/>
                            <wps:cNvSpPr txBox="1">
                              <a:spLocks noChangeArrowheads="1"/>
                            </wps:cNvSpPr>
                            <wps:spPr bwMode="auto">
                              <a:xfrm>
                                <a:off x="5700" y="10830"/>
                                <a:ext cx="285" cy="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Default="003E578D" w:rsidP="00D63BAB">
                                  <w:pPr>
                                    <w:jc w:val="center"/>
                                    <w:rPr>
                                      <w:b/>
                                    </w:rPr>
                                  </w:pPr>
                                  <w:r>
                                    <w:rPr>
                                      <w:b/>
                                    </w:rPr>
                                    <w:t>G</w:t>
                                  </w:r>
                                </w:p>
                              </w:txbxContent>
                            </wps:txbx>
                            <wps:bodyPr rot="0" vert="horz" wrap="square" lIns="0" tIns="0" rIns="0" bIns="0" anchor="t" anchorCtr="0" upright="1">
                              <a:noAutofit/>
                            </wps:bodyPr>
                          </wps:wsp>
                        </wpg:grpSp>
                        <wpg:grpSp>
                          <wpg:cNvPr id="288" name="Group 385"/>
                          <wpg:cNvGrpSpPr>
                            <a:grpSpLocks/>
                          </wpg:cNvGrpSpPr>
                          <wpg:grpSpPr bwMode="auto">
                            <a:xfrm>
                              <a:off x="3603" y="2035"/>
                              <a:ext cx="592" cy="2405"/>
                              <a:chOff x="2850" y="7296"/>
                              <a:chExt cx="684" cy="2679"/>
                            </a:xfrm>
                          </wpg:grpSpPr>
                          <wps:wsp>
                            <wps:cNvPr id="289" name="Line 386"/>
                            <wps:cNvCnPr>
                              <a:cxnSpLocks noChangeShapeType="1"/>
                            </wps:cNvCnPr>
                            <wps:spPr bwMode="auto">
                              <a:xfrm>
                                <a:off x="2850" y="7296"/>
                                <a:ext cx="0" cy="2679"/>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90" name="Line 387"/>
                            <wps:cNvCnPr>
                              <a:cxnSpLocks noChangeShapeType="1"/>
                            </wps:cNvCnPr>
                            <wps:spPr bwMode="auto">
                              <a:xfrm rot="-5400000">
                                <a:off x="3363" y="7353"/>
                                <a:ext cx="0" cy="342"/>
                              </a:xfrm>
                              <a:prstGeom prst="line">
                                <a:avLst/>
                              </a:prstGeom>
                              <a:noFill/>
                              <a:ln w="317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91" name="Text Box 388"/>
                            <wps:cNvSpPr txBox="1">
                              <a:spLocks noChangeArrowheads="1"/>
                            </wps:cNvSpPr>
                            <wps:spPr bwMode="auto">
                              <a:xfrm>
                                <a:off x="2907" y="7410"/>
                                <a:ext cx="228" cy="2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Default="003E578D" w:rsidP="00D63BAB">
                                  <w:pPr>
                                    <w:jc w:val="center"/>
                                    <w:rPr>
                                      <w:b/>
                                    </w:rPr>
                                  </w:pPr>
                                  <w:r>
                                    <w:rPr>
                                      <w:b/>
                                    </w:rPr>
                                    <w:t>A</w:t>
                                  </w:r>
                                </w:p>
                              </w:txbxContent>
                            </wps:txbx>
                            <wps:bodyPr rot="0" vert="horz" wrap="square" lIns="0" tIns="0" rIns="0" bIns="0" anchor="t" anchorCtr="0" upright="1">
                              <a:noAutofit/>
                            </wps:bodyPr>
                          </wps:wsp>
                          <wps:wsp>
                            <wps:cNvPr id="292" name="Line 389"/>
                            <wps:cNvCnPr>
                              <a:cxnSpLocks noChangeShapeType="1"/>
                            </wps:cNvCnPr>
                            <wps:spPr bwMode="auto">
                              <a:xfrm>
                                <a:off x="3192" y="7296"/>
                                <a:ext cx="0" cy="2679"/>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grpSp>
                        <wps:wsp>
                          <wps:cNvPr id="293" name="AutoShape 390"/>
                          <wps:cNvSpPr>
                            <a:spLocks/>
                          </wps:cNvSpPr>
                          <wps:spPr bwMode="auto">
                            <a:xfrm>
                              <a:off x="2466" y="2443"/>
                              <a:ext cx="433" cy="395"/>
                            </a:xfrm>
                            <a:prstGeom prst="callout2">
                              <a:avLst>
                                <a:gd name="adj1" fmla="val 41000"/>
                                <a:gd name="adj2" fmla="val 124046"/>
                                <a:gd name="adj3" fmla="val 41000"/>
                                <a:gd name="adj4" fmla="val 229259"/>
                                <a:gd name="adj5" fmla="val 489065"/>
                                <a:gd name="adj6" fmla="val 570940"/>
                              </a:avLst>
                            </a:prstGeom>
                            <a:solidFill>
                              <a:srgbClr val="FFFFFF"/>
                            </a:solidFill>
                            <a:ln w="9525">
                              <a:solidFill>
                                <a:srgbClr val="969696"/>
                              </a:solidFill>
                              <a:miter lim="800000"/>
                              <a:headEnd/>
                              <a:tailEnd/>
                            </a:ln>
                          </wps:spPr>
                          <wps:txbx>
                            <w:txbxContent>
                              <w:p w:rsidR="003E578D" w:rsidRDefault="003E578D" w:rsidP="00D63BAB">
                                <w:pPr>
                                  <w:rPr>
                                    <w:b/>
                                  </w:rPr>
                                </w:pPr>
                                <w:r>
                                  <w:rPr>
                                    <w:b/>
                                  </w:rPr>
                                  <w:t>11</w:t>
                                </w:r>
                              </w:p>
                            </w:txbxContent>
                          </wps:txbx>
                          <wps:bodyPr rot="0" vert="horz" wrap="square" lIns="91440" tIns="0" rIns="0" bIns="0" anchor="t" anchorCtr="0" upright="1">
                            <a:noAutofit/>
                          </wps:bodyPr>
                        </wps:wsp>
                        <wps:wsp>
                          <wps:cNvPr id="294" name="AutoShape 391"/>
                          <wps:cNvSpPr>
                            <a:spLocks/>
                          </wps:cNvSpPr>
                          <wps:spPr bwMode="auto">
                            <a:xfrm>
                              <a:off x="2466" y="3094"/>
                              <a:ext cx="498" cy="461"/>
                            </a:xfrm>
                            <a:prstGeom prst="callout2">
                              <a:avLst>
                                <a:gd name="adj1" fmla="val 35088"/>
                                <a:gd name="adj2" fmla="val 120907"/>
                                <a:gd name="adj3" fmla="val 35088"/>
                                <a:gd name="adj4" fmla="val 226306"/>
                                <a:gd name="adj5" fmla="val 264523"/>
                                <a:gd name="adj6" fmla="val 429963"/>
                              </a:avLst>
                            </a:prstGeom>
                            <a:solidFill>
                              <a:srgbClr val="FFFFFF"/>
                            </a:solidFill>
                            <a:ln w="9525">
                              <a:solidFill>
                                <a:srgbClr val="969696"/>
                              </a:solidFill>
                              <a:miter lim="800000"/>
                              <a:headEnd/>
                              <a:tailEnd/>
                            </a:ln>
                          </wps:spPr>
                          <wps:txbx>
                            <w:txbxContent>
                              <w:p w:rsidR="003E578D" w:rsidRDefault="003E578D" w:rsidP="00D63BAB">
                                <w:pPr>
                                  <w:rPr>
                                    <w:b/>
                                  </w:rPr>
                                </w:pPr>
                                <w:r>
                                  <w:rPr>
                                    <w:b/>
                                  </w:rPr>
                                  <w:t>10</w:t>
                                </w:r>
                              </w:p>
                            </w:txbxContent>
                          </wps:txbx>
                          <wps:bodyPr rot="0" vert="horz" wrap="square" lIns="91440" tIns="0" rIns="0" bIns="0" anchor="t" anchorCtr="0" upright="1">
                            <a:noAutofit/>
                          </wps:bodyPr>
                        </wps:wsp>
                        <wps:wsp>
                          <wps:cNvPr id="295" name="AutoShape 392"/>
                          <wps:cNvSpPr>
                            <a:spLocks/>
                          </wps:cNvSpPr>
                          <wps:spPr bwMode="auto">
                            <a:xfrm>
                              <a:off x="2577" y="3696"/>
                              <a:ext cx="403" cy="472"/>
                            </a:xfrm>
                            <a:prstGeom prst="callout2">
                              <a:avLst>
                                <a:gd name="adj1" fmla="val 34222"/>
                                <a:gd name="adj2" fmla="val 125861"/>
                                <a:gd name="adj3" fmla="val 34222"/>
                                <a:gd name="adj4" fmla="val 201940"/>
                                <a:gd name="adj5" fmla="val 134412"/>
                                <a:gd name="adj6" fmla="val 349139"/>
                              </a:avLst>
                            </a:prstGeom>
                            <a:solidFill>
                              <a:srgbClr val="FFFFFF"/>
                            </a:solidFill>
                            <a:ln w="9525">
                              <a:solidFill>
                                <a:srgbClr val="969696"/>
                              </a:solidFill>
                              <a:miter lim="800000"/>
                              <a:headEnd/>
                              <a:tailEnd/>
                            </a:ln>
                          </wps:spPr>
                          <wps:txbx>
                            <w:txbxContent>
                              <w:p w:rsidR="003E578D" w:rsidRDefault="003E578D" w:rsidP="00D63BAB">
                                <w:pPr>
                                  <w:rPr>
                                    <w:b/>
                                  </w:rPr>
                                </w:pPr>
                                <w:r>
                                  <w:rPr>
                                    <w:b/>
                                  </w:rPr>
                                  <w:t>9</w:t>
                                </w:r>
                              </w:p>
                            </w:txbxContent>
                          </wps:txbx>
                          <wps:bodyPr rot="0" vert="horz" wrap="square" lIns="91440" tIns="0" rIns="91440" bIns="0" anchor="t" anchorCtr="0" upright="1">
                            <a:noAutofit/>
                          </wps:bodyPr>
                        </wps:wsp>
                        <wps:wsp>
                          <wps:cNvPr id="296" name="AutoShape 393"/>
                          <wps:cNvSpPr>
                            <a:spLocks/>
                          </wps:cNvSpPr>
                          <wps:spPr bwMode="auto">
                            <a:xfrm>
                              <a:off x="2429" y="6279"/>
                              <a:ext cx="402" cy="448"/>
                            </a:xfrm>
                            <a:prstGeom prst="callout2">
                              <a:avLst>
                                <a:gd name="adj1" fmla="val 36074"/>
                                <a:gd name="adj2" fmla="val 125861"/>
                                <a:gd name="adj3" fmla="val 36074"/>
                                <a:gd name="adj4" fmla="val 238361"/>
                                <a:gd name="adj5" fmla="val -143685"/>
                                <a:gd name="adj6" fmla="val 618102"/>
                              </a:avLst>
                            </a:prstGeom>
                            <a:solidFill>
                              <a:srgbClr val="FFFFFF"/>
                            </a:solidFill>
                            <a:ln w="9525">
                              <a:solidFill>
                                <a:srgbClr val="969696"/>
                              </a:solidFill>
                              <a:miter lim="800000"/>
                              <a:headEnd/>
                              <a:tailEnd/>
                            </a:ln>
                          </wps:spPr>
                          <wps:txbx>
                            <w:txbxContent>
                              <w:p w:rsidR="003E578D" w:rsidRDefault="003E578D" w:rsidP="00D63BAB">
                                <w:pPr>
                                  <w:rPr>
                                    <w:b/>
                                  </w:rPr>
                                </w:pPr>
                                <w:r>
                                  <w:rPr>
                                    <w:b/>
                                  </w:rPr>
                                  <w:t>7</w:t>
                                </w:r>
                              </w:p>
                            </w:txbxContent>
                          </wps:txbx>
                          <wps:bodyPr rot="0" vert="horz" wrap="square" lIns="91440" tIns="0" rIns="91440" bIns="0" anchor="t" anchorCtr="0" upright="1">
                            <a:noAutofit/>
                          </wps:bodyPr>
                        </wps:wsp>
                        <wps:wsp>
                          <wps:cNvPr id="297" name="AutoShape 394"/>
                          <wps:cNvSpPr>
                            <a:spLocks/>
                          </wps:cNvSpPr>
                          <wps:spPr bwMode="auto">
                            <a:xfrm>
                              <a:off x="2450" y="5806"/>
                              <a:ext cx="402" cy="362"/>
                            </a:xfrm>
                            <a:prstGeom prst="callout2">
                              <a:avLst>
                                <a:gd name="adj1" fmla="val 44667"/>
                                <a:gd name="adj2" fmla="val 125861"/>
                                <a:gd name="adj3" fmla="val 44667"/>
                                <a:gd name="adj4" fmla="val 250861"/>
                                <a:gd name="adj5" fmla="val -47394"/>
                                <a:gd name="adj6" fmla="val 437931"/>
                              </a:avLst>
                            </a:prstGeom>
                            <a:solidFill>
                              <a:srgbClr val="FFFFFF"/>
                            </a:solidFill>
                            <a:ln w="9525">
                              <a:solidFill>
                                <a:srgbClr val="969696"/>
                              </a:solidFill>
                              <a:miter lim="800000"/>
                              <a:headEnd/>
                              <a:tailEnd/>
                            </a:ln>
                          </wps:spPr>
                          <wps:txbx>
                            <w:txbxContent>
                              <w:p w:rsidR="003E578D" w:rsidRDefault="003E578D" w:rsidP="00D63BAB">
                                <w:pPr>
                                  <w:rPr>
                                    <w:b/>
                                  </w:rPr>
                                </w:pPr>
                                <w:r>
                                  <w:rPr>
                                    <w:b/>
                                  </w:rPr>
                                  <w:t>8</w:t>
                                </w:r>
                              </w:p>
                            </w:txbxContent>
                          </wps:txbx>
                          <wps:bodyPr rot="0" vert="horz" wrap="square" lIns="91440" tIns="0" rIns="91440" bIns="0" anchor="t" anchorCtr="0" upright="1">
                            <a:noAutofit/>
                          </wps:bodyPr>
                        </wps:wsp>
                        <wps:wsp>
                          <wps:cNvPr id="298" name="Line 395"/>
                          <wps:cNvCnPr>
                            <a:cxnSpLocks noChangeShapeType="1"/>
                          </wps:cNvCnPr>
                          <wps:spPr bwMode="auto">
                            <a:xfrm rot="-5400000">
                              <a:off x="3455" y="2090"/>
                              <a:ext cx="0" cy="297"/>
                            </a:xfrm>
                            <a:prstGeom prst="line">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99" name="Group 396"/>
                          <wpg:cNvGrpSpPr>
                            <a:grpSpLocks/>
                          </wpg:cNvGrpSpPr>
                          <wpg:grpSpPr bwMode="auto">
                            <a:xfrm>
                              <a:off x="9990" y="2389"/>
                              <a:ext cx="451" cy="4706"/>
                              <a:chOff x="10223" y="4939"/>
                              <a:chExt cx="451" cy="4493"/>
                            </a:xfrm>
                          </wpg:grpSpPr>
                          <wps:wsp>
                            <wps:cNvPr id="300" name="AutoShape 397"/>
                            <wps:cNvSpPr>
                              <a:spLocks/>
                            </wps:cNvSpPr>
                            <wps:spPr bwMode="auto">
                              <a:xfrm>
                                <a:off x="10247" y="8351"/>
                                <a:ext cx="403" cy="329"/>
                              </a:xfrm>
                              <a:prstGeom prst="callout2">
                                <a:avLst>
                                  <a:gd name="adj1" fmla="val 46995"/>
                                  <a:gd name="adj2" fmla="val -25861"/>
                                  <a:gd name="adj3" fmla="val 46995"/>
                                  <a:gd name="adj4" fmla="val -95259"/>
                                  <a:gd name="adj5" fmla="val -99741"/>
                                  <a:gd name="adj6" fmla="val -226509"/>
                                </a:avLst>
                              </a:prstGeom>
                              <a:solidFill>
                                <a:srgbClr val="FFFFFF"/>
                              </a:solidFill>
                              <a:ln w="9525">
                                <a:solidFill>
                                  <a:srgbClr val="969696"/>
                                </a:solidFill>
                                <a:miter lim="800000"/>
                                <a:headEnd/>
                                <a:tailEnd/>
                              </a:ln>
                            </wps:spPr>
                            <wps:txbx>
                              <w:txbxContent>
                                <w:p w:rsidR="003E578D" w:rsidRDefault="003E578D" w:rsidP="00D63BAB">
                                  <w:pPr>
                                    <w:rPr>
                                      <w:b/>
                                    </w:rPr>
                                  </w:pPr>
                                  <w:r>
                                    <w:rPr>
                                      <w:b/>
                                    </w:rPr>
                                    <w:t>5</w:t>
                                  </w:r>
                                </w:p>
                              </w:txbxContent>
                            </wps:txbx>
                            <wps:bodyPr rot="0" vert="horz" wrap="square" lIns="91440" tIns="0" rIns="91440" bIns="0" anchor="t" anchorCtr="0" upright="1">
                              <a:noAutofit/>
                            </wps:bodyPr>
                          </wps:wsp>
                          <wps:wsp>
                            <wps:cNvPr id="301" name="AutoShape 398"/>
                            <wps:cNvSpPr>
                              <a:spLocks/>
                            </wps:cNvSpPr>
                            <wps:spPr bwMode="auto">
                              <a:xfrm>
                                <a:off x="10272" y="5624"/>
                                <a:ext cx="402" cy="328"/>
                              </a:xfrm>
                              <a:prstGeom prst="callout2">
                                <a:avLst>
                                  <a:gd name="adj1" fmla="val 46995"/>
                                  <a:gd name="adj2" fmla="val -25861"/>
                                  <a:gd name="adj3" fmla="val 46995"/>
                                  <a:gd name="adj4" fmla="val -109699"/>
                                  <a:gd name="adj5" fmla="val 342685"/>
                                  <a:gd name="adj6" fmla="val -359949"/>
                                </a:avLst>
                              </a:prstGeom>
                              <a:solidFill>
                                <a:srgbClr val="FFFFFF"/>
                              </a:solidFill>
                              <a:ln w="9525">
                                <a:solidFill>
                                  <a:srgbClr val="969696"/>
                                </a:solidFill>
                                <a:miter lim="800000"/>
                                <a:headEnd/>
                                <a:tailEnd/>
                              </a:ln>
                            </wps:spPr>
                            <wps:txbx>
                              <w:txbxContent>
                                <w:p w:rsidR="003E578D" w:rsidRDefault="003E578D" w:rsidP="00D63BAB">
                                  <w:pPr>
                                    <w:rPr>
                                      <w:b/>
                                    </w:rPr>
                                  </w:pPr>
                                  <w:r>
                                    <w:rPr>
                                      <w:b/>
                                    </w:rPr>
                                    <w:t>2</w:t>
                                  </w:r>
                                </w:p>
                              </w:txbxContent>
                            </wps:txbx>
                            <wps:bodyPr rot="0" vert="horz" wrap="square" lIns="91440" tIns="0" rIns="91440" bIns="0" anchor="t" anchorCtr="0" upright="1">
                              <a:noAutofit/>
                            </wps:bodyPr>
                          </wps:wsp>
                          <wps:wsp>
                            <wps:cNvPr id="302" name="AutoShape 399"/>
                            <wps:cNvSpPr>
                              <a:spLocks/>
                            </wps:cNvSpPr>
                            <wps:spPr bwMode="auto">
                              <a:xfrm>
                                <a:off x="10256" y="4939"/>
                                <a:ext cx="402" cy="328"/>
                              </a:xfrm>
                              <a:prstGeom prst="callout2">
                                <a:avLst>
                                  <a:gd name="adj1" fmla="val 46995"/>
                                  <a:gd name="adj2" fmla="val -25861"/>
                                  <a:gd name="adj3" fmla="val 46995"/>
                                  <a:gd name="adj4" fmla="val -129093"/>
                                  <a:gd name="adj5" fmla="val 583292"/>
                                  <a:gd name="adj6" fmla="val -464870"/>
                                </a:avLst>
                              </a:prstGeom>
                              <a:solidFill>
                                <a:srgbClr val="FFFFFF"/>
                              </a:solidFill>
                              <a:ln w="9525">
                                <a:solidFill>
                                  <a:srgbClr val="969696"/>
                                </a:solidFill>
                                <a:miter lim="800000"/>
                                <a:headEnd/>
                                <a:tailEnd/>
                              </a:ln>
                            </wps:spPr>
                            <wps:txbx>
                              <w:txbxContent>
                                <w:p w:rsidR="003E578D" w:rsidRDefault="003E578D" w:rsidP="00D63BAB">
                                  <w:pPr>
                                    <w:rPr>
                                      <w:b/>
                                    </w:rPr>
                                  </w:pPr>
                                  <w:r>
                                    <w:rPr>
                                      <w:b/>
                                    </w:rPr>
                                    <w:t>1</w:t>
                                  </w:r>
                                </w:p>
                              </w:txbxContent>
                            </wps:txbx>
                            <wps:bodyPr rot="0" vert="horz" wrap="square" lIns="91440" tIns="0" rIns="91440" bIns="0" anchor="t" anchorCtr="0" upright="1">
                              <a:noAutofit/>
                            </wps:bodyPr>
                          </wps:wsp>
                          <wps:wsp>
                            <wps:cNvPr id="303" name="AutoShape 400"/>
                            <wps:cNvSpPr>
                              <a:spLocks/>
                            </wps:cNvSpPr>
                            <wps:spPr bwMode="auto">
                              <a:xfrm>
                                <a:off x="10223" y="6259"/>
                                <a:ext cx="402" cy="328"/>
                              </a:xfrm>
                              <a:prstGeom prst="callout2">
                                <a:avLst>
                                  <a:gd name="adj1" fmla="val 46995"/>
                                  <a:gd name="adj2" fmla="val -25861"/>
                                  <a:gd name="adj3" fmla="val 46995"/>
                                  <a:gd name="adj4" fmla="val -90088"/>
                                  <a:gd name="adj5" fmla="val 165796"/>
                                  <a:gd name="adj6" fmla="val -195907"/>
                                </a:avLst>
                              </a:prstGeom>
                              <a:solidFill>
                                <a:srgbClr val="FFFFFF"/>
                              </a:solidFill>
                              <a:ln w="9525">
                                <a:solidFill>
                                  <a:srgbClr val="969696"/>
                                </a:solidFill>
                                <a:miter lim="800000"/>
                                <a:headEnd/>
                                <a:tailEnd/>
                              </a:ln>
                            </wps:spPr>
                            <wps:txbx>
                              <w:txbxContent>
                                <w:p w:rsidR="003E578D" w:rsidRDefault="003E578D" w:rsidP="00D63BAB">
                                  <w:pPr>
                                    <w:rPr>
                                      <w:b/>
                                    </w:rPr>
                                  </w:pPr>
                                  <w:r>
                                    <w:rPr>
                                      <w:b/>
                                    </w:rPr>
                                    <w:t>3</w:t>
                                  </w:r>
                                </w:p>
                              </w:txbxContent>
                            </wps:txbx>
                            <wps:bodyPr rot="0" vert="horz" wrap="square" lIns="91440" tIns="0" rIns="91440" bIns="0" anchor="t" anchorCtr="0" upright="1">
                              <a:noAutofit/>
                            </wps:bodyPr>
                          </wps:wsp>
                          <wps:wsp>
                            <wps:cNvPr id="304" name="AutoShape 401"/>
                            <wps:cNvSpPr>
                              <a:spLocks/>
                            </wps:cNvSpPr>
                            <wps:spPr bwMode="auto">
                              <a:xfrm>
                                <a:off x="10267" y="9104"/>
                                <a:ext cx="403" cy="328"/>
                              </a:xfrm>
                              <a:prstGeom prst="callout2">
                                <a:avLst>
                                  <a:gd name="adj1" fmla="val 46995"/>
                                  <a:gd name="adj2" fmla="val -25861"/>
                                  <a:gd name="adj3" fmla="val 46995"/>
                                  <a:gd name="adj4" fmla="val -142028"/>
                                  <a:gd name="adj5" fmla="val -338120"/>
                                  <a:gd name="adj6" fmla="val -407972"/>
                                </a:avLst>
                              </a:prstGeom>
                              <a:solidFill>
                                <a:srgbClr val="FFFFFF"/>
                              </a:solidFill>
                              <a:ln w="9525">
                                <a:solidFill>
                                  <a:srgbClr val="969696"/>
                                </a:solidFill>
                                <a:miter lim="800000"/>
                                <a:headEnd/>
                                <a:tailEnd/>
                              </a:ln>
                            </wps:spPr>
                            <wps:txbx>
                              <w:txbxContent>
                                <w:p w:rsidR="003E578D" w:rsidRDefault="003E578D" w:rsidP="00D63BAB">
                                  <w:pPr>
                                    <w:rPr>
                                      <w:b/>
                                    </w:rPr>
                                  </w:pPr>
                                  <w:r>
                                    <w:rPr>
                                      <w:b/>
                                    </w:rPr>
                                    <w:t>6</w:t>
                                  </w:r>
                                </w:p>
                              </w:txbxContent>
                            </wps:txbx>
                            <wps:bodyPr rot="0" vert="horz" wrap="square" lIns="91440" tIns="0" rIns="91440" bIns="0" anchor="t" anchorCtr="0" upright="1">
                              <a:noAutofit/>
                            </wps:bodyPr>
                          </wps:wsp>
                          <wps:wsp>
                            <wps:cNvPr id="305" name="AutoShape 402"/>
                            <wps:cNvSpPr>
                              <a:spLocks/>
                            </wps:cNvSpPr>
                            <wps:spPr bwMode="auto">
                              <a:xfrm>
                                <a:off x="10255" y="7609"/>
                                <a:ext cx="403" cy="328"/>
                              </a:xfrm>
                              <a:prstGeom prst="callout2">
                                <a:avLst>
                                  <a:gd name="adj1" fmla="val 46995"/>
                                  <a:gd name="adj2" fmla="val -25861"/>
                                  <a:gd name="adj3" fmla="val 46995"/>
                                  <a:gd name="adj4" fmla="val -83190"/>
                                  <a:gd name="adj5" fmla="val -118014"/>
                                  <a:gd name="adj6" fmla="val -347630"/>
                                </a:avLst>
                              </a:prstGeom>
                              <a:solidFill>
                                <a:srgbClr val="FFFFFF"/>
                              </a:solidFill>
                              <a:ln w="9525">
                                <a:solidFill>
                                  <a:srgbClr val="969696"/>
                                </a:solidFill>
                                <a:miter lim="800000"/>
                                <a:headEnd/>
                                <a:tailEnd/>
                              </a:ln>
                            </wps:spPr>
                            <wps:txbx>
                              <w:txbxContent>
                                <w:p w:rsidR="003E578D" w:rsidRDefault="003E578D" w:rsidP="00D63BAB">
                                  <w:pPr>
                                    <w:rPr>
                                      <w:b/>
                                    </w:rPr>
                                  </w:pPr>
                                  <w:r>
                                    <w:rPr>
                                      <w:b/>
                                    </w:rPr>
                                    <w:t>4</w:t>
                                  </w:r>
                                </w:p>
                              </w:txbxContent>
                            </wps:txbx>
                            <wps:bodyPr rot="0" vert="horz" wrap="square" lIns="91440" tIns="0" rIns="91440" bIns="0" anchor="t" anchorCtr="0" upright="1">
                              <a:noAutofit/>
                            </wps:bodyPr>
                          </wps:wsp>
                        </wpg:grpSp>
                      </wpg:grpSp>
                      <wpg:grpSp>
                        <wpg:cNvPr id="306" name="Group 403"/>
                        <wpg:cNvGrpSpPr>
                          <a:grpSpLocks/>
                        </wpg:cNvGrpSpPr>
                        <wpg:grpSpPr bwMode="auto">
                          <a:xfrm>
                            <a:off x="2322" y="8717"/>
                            <a:ext cx="7632" cy="5173"/>
                            <a:chOff x="2322" y="8717"/>
                            <a:chExt cx="7632" cy="5173"/>
                          </a:xfrm>
                        </wpg:grpSpPr>
                        <wps:wsp>
                          <wps:cNvPr id="307" name="Text Box 404"/>
                          <wps:cNvSpPr txBox="1">
                            <a:spLocks noChangeArrowheads="1"/>
                          </wps:cNvSpPr>
                          <wps:spPr bwMode="auto">
                            <a:xfrm>
                              <a:off x="2322" y="8717"/>
                              <a:ext cx="7632" cy="5173"/>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E578D" w:rsidRPr="00AA5A96" w:rsidRDefault="003E578D" w:rsidP="00D63BAB">
                                <w:pPr>
                                  <w:numPr>
                                    <w:ins w:id="14" w:author="18.11.2002" w:date="2003-01-31T12:11:00Z"/>
                                  </w:numPr>
                                  <w:spacing w:after="40"/>
                                  <w:rPr>
                                    <w:noProof/>
                                  </w:rPr>
                                </w:pPr>
                                <w:r w:rsidRPr="00AA5A96">
                                  <w:rPr>
                                    <w:noProof/>
                                  </w:rPr>
                                  <w:t>Lighting units being simultaneously energized for a given lighting mode:</w:t>
                                </w:r>
                              </w:p>
                              <w:p w:rsidR="003E578D" w:rsidRPr="00AA5A96" w:rsidRDefault="003E578D" w:rsidP="00D63BAB">
                                <w:pPr>
                                  <w:tabs>
                                    <w:tab w:val="left" w:pos="1560"/>
                                  </w:tabs>
                                  <w:spacing w:before="20"/>
                                  <w:ind w:left="1560" w:hanging="1276"/>
                                  <w:rPr>
                                    <w:noProof/>
                                  </w:rPr>
                                </w:pPr>
                                <w:r w:rsidRPr="00AA5A96">
                                  <w:rPr>
                                    <w:noProof/>
                                  </w:rPr>
                                  <w:t>No. 3 and 9:</w:t>
                                </w:r>
                                <w:r w:rsidRPr="00AA5A96">
                                  <w:rPr>
                                    <w:noProof/>
                                  </w:rPr>
                                  <w:tab/>
                                  <w:t xml:space="preserve">(two symmetrically placed lighting units) </w:t>
                                </w:r>
                              </w:p>
                              <w:p w:rsidR="003E578D" w:rsidRPr="00AA5A96" w:rsidRDefault="003E578D" w:rsidP="00D63BAB">
                                <w:pPr>
                                  <w:tabs>
                                    <w:tab w:val="left" w:pos="1560"/>
                                  </w:tabs>
                                  <w:spacing w:before="20"/>
                                  <w:ind w:left="1560" w:hanging="1276"/>
                                  <w:rPr>
                                    <w:noProof/>
                                  </w:rPr>
                                </w:pPr>
                                <w:r w:rsidRPr="00AA5A96">
                                  <w:rPr>
                                    <w:noProof/>
                                  </w:rPr>
                                  <w:t xml:space="preserve">No. 1 and 11: </w:t>
                                </w:r>
                                <w:r w:rsidRPr="00AA5A96">
                                  <w:rPr>
                                    <w:noProof/>
                                  </w:rPr>
                                  <w:tab/>
                                  <w:t xml:space="preserve">(two symmetrically placed lighting units) </w:t>
                                </w:r>
                              </w:p>
                              <w:p w:rsidR="003E578D" w:rsidRPr="00AA5A96" w:rsidRDefault="003E578D" w:rsidP="00D63BAB">
                                <w:pPr>
                                  <w:tabs>
                                    <w:tab w:val="left" w:pos="1560"/>
                                  </w:tabs>
                                  <w:spacing w:before="20"/>
                                  <w:ind w:left="1560" w:hanging="1276"/>
                                  <w:rPr>
                                    <w:noProof/>
                                  </w:rPr>
                                </w:pPr>
                                <w:r w:rsidRPr="00AA5A96">
                                  <w:rPr>
                                    <w:noProof/>
                                  </w:rPr>
                                  <w:t>No. 4 and 8:</w:t>
                                </w:r>
                                <w:r w:rsidRPr="00AA5A96">
                                  <w:rPr>
                                    <w:noProof/>
                                  </w:rPr>
                                  <w:tab/>
                                  <w:t>(two additional lighting units)</w:t>
                                </w:r>
                              </w:p>
                              <w:p w:rsidR="003E578D" w:rsidRPr="00AA5A96" w:rsidRDefault="003E578D" w:rsidP="00D63BAB">
                                <w:pPr>
                                  <w:tabs>
                                    <w:tab w:val="left" w:pos="1560"/>
                                    <w:tab w:val="left" w:pos="2400"/>
                                  </w:tabs>
                                  <w:spacing w:before="100" w:after="20"/>
                                  <w:rPr>
                                    <w:noProof/>
                                  </w:rPr>
                                </w:pPr>
                                <w:r w:rsidRPr="00AA5A96">
                                  <w:rPr>
                                    <w:noProof/>
                                  </w:rPr>
                                  <w:t xml:space="preserve">Lighting units not being energized for said lighting mode: </w:t>
                                </w:r>
                                <w:r w:rsidRPr="00AA5A96">
                                  <w:rPr>
                                    <w:noProof/>
                                  </w:rPr>
                                  <w:tab/>
                                </w:r>
                              </w:p>
                              <w:p w:rsidR="003E578D" w:rsidRPr="00AA5A96" w:rsidRDefault="003E578D" w:rsidP="00D63BAB">
                                <w:pPr>
                                  <w:tabs>
                                    <w:tab w:val="left" w:pos="1560"/>
                                  </w:tabs>
                                  <w:spacing w:before="20"/>
                                  <w:ind w:left="1560" w:hanging="1276"/>
                                  <w:rPr>
                                    <w:noProof/>
                                  </w:rPr>
                                </w:pPr>
                                <w:r w:rsidRPr="00AA5A96">
                                  <w:rPr>
                                    <w:noProof/>
                                  </w:rPr>
                                  <w:t>No. 2 and 10:</w:t>
                                </w:r>
                                <w:r w:rsidRPr="00AA5A96">
                                  <w:rPr>
                                    <w:noProof/>
                                  </w:rPr>
                                  <w:tab/>
                                  <w:t>(two symmetrically placed lighting units)</w:t>
                                </w:r>
                              </w:p>
                              <w:p w:rsidR="003E578D" w:rsidRPr="00AA5A96" w:rsidRDefault="003E578D" w:rsidP="00D63BAB">
                                <w:pPr>
                                  <w:tabs>
                                    <w:tab w:val="left" w:pos="1560"/>
                                  </w:tabs>
                                  <w:spacing w:before="20"/>
                                  <w:ind w:left="1560" w:hanging="1276"/>
                                  <w:rPr>
                                    <w:noProof/>
                                  </w:rPr>
                                </w:pPr>
                                <w:r w:rsidRPr="00AA5A96">
                                  <w:rPr>
                                    <w:noProof/>
                                  </w:rPr>
                                  <w:t>No. 5:</w:t>
                                </w:r>
                                <w:r w:rsidRPr="00AA5A96">
                                  <w:rPr>
                                    <w:noProof/>
                                  </w:rPr>
                                  <w:tab/>
                                  <w:t>(additional lighting unit)</w:t>
                                </w:r>
                              </w:p>
                              <w:p w:rsidR="003E578D" w:rsidRPr="00AA5A96" w:rsidRDefault="003E578D" w:rsidP="00D63BAB">
                                <w:pPr>
                                  <w:tabs>
                                    <w:tab w:val="left" w:pos="1560"/>
                                  </w:tabs>
                                  <w:spacing w:before="20"/>
                                  <w:ind w:left="1560" w:hanging="1276"/>
                                  <w:rPr>
                                    <w:noProof/>
                                  </w:rPr>
                                </w:pPr>
                                <w:r w:rsidRPr="00AA5A96">
                                  <w:rPr>
                                    <w:noProof/>
                                  </w:rPr>
                                  <w:t>No. 6 and 7:</w:t>
                                </w:r>
                                <w:r w:rsidRPr="00AA5A96">
                                  <w:rPr>
                                    <w:noProof/>
                                  </w:rPr>
                                  <w:tab/>
                                  <w:t>(two symmetrically placed lighting units)</w:t>
                                </w:r>
                              </w:p>
                              <w:p w:rsidR="003E578D" w:rsidRPr="00AA5A96" w:rsidRDefault="003E578D" w:rsidP="00D63BAB">
                                <w:pPr>
                                  <w:tabs>
                                    <w:tab w:val="left" w:pos="1560"/>
                                    <w:tab w:val="left" w:pos="2400"/>
                                  </w:tabs>
                                  <w:spacing w:before="100" w:after="20"/>
                                </w:pPr>
                                <w:r w:rsidRPr="00AA5A96">
                                  <w:t>Horizontal dimensions in mm:</w:t>
                                </w:r>
                              </w:p>
                              <w:p w:rsidR="003E578D" w:rsidRPr="00AA5A96" w:rsidRDefault="003E578D" w:rsidP="00D63BAB">
                                <w:pPr>
                                  <w:tabs>
                                    <w:tab w:val="left" w:pos="284"/>
                                    <w:tab w:val="left" w:pos="1560"/>
                                    <w:tab w:val="left" w:pos="4395"/>
                                    <w:tab w:val="left" w:pos="5812"/>
                                  </w:tabs>
                                  <w:spacing w:before="20"/>
                                  <w:ind w:left="1560" w:hanging="1276"/>
                                </w:pPr>
                                <w:r w:rsidRPr="00AA5A96">
                                  <w:tab/>
                                  <w:t xml:space="preserve">A </w:t>
                                </w:r>
                                <w:r w:rsidRPr="00AA5A96">
                                  <w:sym w:font="Symbol" w:char="F0A3"/>
                                </w:r>
                                <w:r w:rsidRPr="00AA5A96">
                                  <w:t xml:space="preserve"> 400</w:t>
                                </w:r>
                              </w:p>
                              <w:p w:rsidR="003E578D" w:rsidRPr="00AA5A96" w:rsidRDefault="003E578D" w:rsidP="00D63BAB">
                                <w:pPr>
                                  <w:tabs>
                                    <w:tab w:val="left" w:pos="284"/>
                                    <w:tab w:val="left" w:pos="1560"/>
                                    <w:tab w:val="left" w:pos="4395"/>
                                    <w:tab w:val="left" w:pos="5812"/>
                                  </w:tabs>
                                  <w:spacing w:before="20"/>
                                  <w:ind w:left="1560" w:hanging="1276"/>
                                </w:pPr>
                                <w:r w:rsidRPr="00AA5A96">
                                  <w:tab/>
                                  <w:t xml:space="preserve">B </w:t>
                                </w:r>
                                <w:r w:rsidRPr="00AA5A96">
                                  <w:sym w:font="Symbol" w:char="F0B3"/>
                                </w:r>
                                <w:r w:rsidRPr="00AA5A96">
                                  <w:t xml:space="preserve"> 600, or, </w:t>
                                </w:r>
                                <w:r w:rsidRPr="00AA5A96">
                                  <w:sym w:font="Symbol" w:char="F0B3"/>
                                </w:r>
                                <w:r w:rsidRPr="00AA5A96">
                                  <w:t xml:space="preserve"> 400 if vehicle overall width &lt; 1</w:t>
                                </w:r>
                                <w:r>
                                  <w:t>,</w:t>
                                </w:r>
                                <w:r w:rsidRPr="00AA5A96">
                                  <w:t>300 mm, however</w:t>
                                </w:r>
                              </w:p>
                              <w:p w:rsidR="003E578D" w:rsidRPr="00AA5A96" w:rsidRDefault="003E578D" w:rsidP="00D63BAB">
                                <w:pPr>
                                  <w:tabs>
                                    <w:tab w:val="left" w:pos="567"/>
                                    <w:tab w:val="left" w:pos="1560"/>
                                    <w:tab w:val="left" w:pos="1985"/>
                                    <w:tab w:val="left" w:pos="4395"/>
                                    <w:tab w:val="left" w:pos="5812"/>
                                  </w:tabs>
                                  <w:spacing w:before="20"/>
                                  <w:ind w:left="1560" w:hanging="1276"/>
                                  <w:rPr>
                                    <w:b/>
                                  </w:rPr>
                                </w:pPr>
                                <w:r w:rsidRPr="00AA5A96">
                                  <w:tab/>
                                </w:r>
                                <w:r w:rsidRPr="00AA5A96">
                                  <w:tab/>
                                </w:r>
                                <w:r w:rsidRPr="00AA5A96">
                                  <w:tab/>
                                  <w:t>no requirement for category M</w:t>
                                </w:r>
                                <w:r w:rsidRPr="00FB7516">
                                  <w:rPr>
                                    <w:vertAlign w:val="subscript"/>
                                  </w:rPr>
                                  <w:t>1</w:t>
                                </w:r>
                                <w:r w:rsidRPr="00AA5A96">
                                  <w:t xml:space="preserve"> and N</w:t>
                                </w:r>
                                <w:r w:rsidRPr="00FB7516">
                                  <w:rPr>
                                    <w:vertAlign w:val="subscript"/>
                                  </w:rPr>
                                  <w:t>1</w:t>
                                </w:r>
                                <w:r w:rsidRPr="00AA5A96">
                                  <w:t xml:space="preserve"> vehicles</w:t>
                                </w:r>
                              </w:p>
                              <w:p w:rsidR="003E578D" w:rsidRPr="00AA5A96" w:rsidRDefault="003E578D" w:rsidP="00D63BAB">
                                <w:pPr>
                                  <w:tabs>
                                    <w:tab w:val="left" w:pos="284"/>
                                    <w:tab w:val="left" w:pos="1560"/>
                                    <w:tab w:val="left" w:pos="4395"/>
                                    <w:tab w:val="left" w:pos="5812"/>
                                  </w:tabs>
                                  <w:spacing w:before="20"/>
                                  <w:ind w:left="1560" w:hanging="1276"/>
                                  <w:rPr>
                                    <w:lang w:val="it-IT"/>
                                  </w:rPr>
                                </w:pPr>
                                <w:r w:rsidRPr="00AA5A96">
                                  <w:tab/>
                                </w:r>
                                <w:r w:rsidRPr="00AA5A96">
                                  <w:rPr>
                                    <w:lang w:val="it-IT"/>
                                  </w:rPr>
                                  <w:t xml:space="preserve">C </w:t>
                                </w:r>
                                <w:r w:rsidRPr="00AA5A96">
                                  <w:sym w:font="Symbol" w:char="F0A3"/>
                                </w:r>
                                <w:r w:rsidRPr="00AA5A96">
                                  <w:rPr>
                                    <w:lang w:val="it-IT"/>
                                  </w:rPr>
                                  <w:t xml:space="preserve"> 200</w:t>
                                </w:r>
                              </w:p>
                              <w:p w:rsidR="003E578D" w:rsidRPr="00AA5A96" w:rsidRDefault="003E578D" w:rsidP="00D63BAB">
                                <w:pPr>
                                  <w:tabs>
                                    <w:tab w:val="left" w:pos="284"/>
                                    <w:tab w:val="left" w:pos="1560"/>
                                    <w:tab w:val="left" w:pos="4395"/>
                                    <w:tab w:val="left" w:pos="5812"/>
                                  </w:tabs>
                                  <w:spacing w:before="20"/>
                                  <w:ind w:left="1560" w:hanging="1276"/>
                                  <w:rPr>
                                    <w:lang w:val="it-IT"/>
                                  </w:rPr>
                                </w:pPr>
                                <w:r w:rsidRPr="00AA5A96">
                                  <w:rPr>
                                    <w:lang w:val="it-IT"/>
                                  </w:rPr>
                                  <w:tab/>
                                  <w:t xml:space="preserve">E </w:t>
                                </w:r>
                                <w:r w:rsidRPr="00AA5A96">
                                  <w:sym w:font="Symbol" w:char="F0A3"/>
                                </w:r>
                                <w:r w:rsidRPr="00AA5A96">
                                  <w:rPr>
                                    <w:lang w:val="it-IT"/>
                                  </w:rPr>
                                  <w:t xml:space="preserve"> 140</w:t>
                                </w:r>
                              </w:p>
                              <w:p w:rsidR="003E578D" w:rsidRPr="00AA5A96" w:rsidRDefault="003E578D" w:rsidP="00D63BAB">
                                <w:pPr>
                                  <w:tabs>
                                    <w:tab w:val="left" w:pos="1560"/>
                                    <w:tab w:val="left" w:pos="2400"/>
                                  </w:tabs>
                                  <w:spacing w:before="100" w:after="20"/>
                                  <w:rPr>
                                    <w:lang w:val="it-IT"/>
                                  </w:rPr>
                                </w:pPr>
                                <w:r w:rsidRPr="00AA5A96">
                                  <w:rPr>
                                    <w:lang w:val="it-IT"/>
                                  </w:rPr>
                                  <w:t>Vertical dimensions in mm:</w:t>
                                </w:r>
                              </w:p>
                              <w:p w:rsidR="003E578D" w:rsidRPr="004E5802" w:rsidRDefault="003E578D" w:rsidP="00D63BAB">
                                <w:pPr>
                                  <w:tabs>
                                    <w:tab w:val="left" w:pos="284"/>
                                    <w:tab w:val="left" w:pos="1560"/>
                                    <w:tab w:val="left" w:pos="4395"/>
                                    <w:tab w:val="left" w:pos="5812"/>
                                  </w:tabs>
                                  <w:spacing w:before="20"/>
                                  <w:ind w:left="1560" w:hanging="1276"/>
                                </w:pPr>
                                <w:r w:rsidRPr="003406B0">
                                  <w:rPr>
                                    <w:lang w:val="it-IT"/>
                                  </w:rPr>
                                  <w:tab/>
                                </w:r>
                                <w:r w:rsidRPr="004E5802">
                                  <w:t xml:space="preserve">D </w:t>
                                </w:r>
                                <w:r w:rsidRPr="004E5802">
                                  <w:sym w:font="Symbol" w:char="F0A3"/>
                                </w:r>
                                <w:r w:rsidRPr="004E5802">
                                  <w:t xml:space="preserve">  400</w:t>
                                </w:r>
                              </w:p>
                              <w:p w:rsidR="003E578D" w:rsidRPr="004E5802" w:rsidRDefault="003E578D" w:rsidP="00D63BAB">
                                <w:pPr>
                                  <w:tabs>
                                    <w:tab w:val="left" w:pos="284"/>
                                    <w:tab w:val="left" w:pos="1560"/>
                                    <w:tab w:val="left" w:pos="4395"/>
                                    <w:tab w:val="left" w:pos="5812"/>
                                  </w:tabs>
                                  <w:spacing w:before="20"/>
                                  <w:ind w:left="1560" w:hanging="1276"/>
                                </w:pPr>
                                <w:r w:rsidRPr="004E5802">
                                  <w:tab/>
                                  <w:t xml:space="preserve">F </w:t>
                                </w:r>
                                <w:r w:rsidRPr="004E5802">
                                  <w:sym w:font="Symbol" w:char="F0B3"/>
                                </w:r>
                                <w:r w:rsidRPr="004E5802">
                                  <w:t xml:space="preserve">  250</w:t>
                                </w:r>
                              </w:p>
                              <w:p w:rsidR="003E578D" w:rsidRPr="00307BB5" w:rsidRDefault="003E578D" w:rsidP="00D63BAB">
                                <w:pPr>
                                  <w:tabs>
                                    <w:tab w:val="left" w:pos="284"/>
                                    <w:tab w:val="left" w:pos="1560"/>
                                    <w:tab w:val="left" w:pos="4395"/>
                                    <w:tab w:val="left" w:pos="5812"/>
                                  </w:tabs>
                                  <w:spacing w:before="20"/>
                                  <w:ind w:left="1560" w:hanging="1276"/>
                                </w:pPr>
                                <w:r w:rsidRPr="004E5802">
                                  <w:tab/>
                                  <w:t xml:space="preserve">G </w:t>
                                </w:r>
                                <w:r w:rsidRPr="004E5802">
                                  <w:sym w:font="Symbol" w:char="F0A3"/>
                                </w:r>
                                <w:r w:rsidRPr="004E5802">
                                  <w:t xml:space="preserve"> 1</w:t>
                                </w:r>
                                <w:r>
                                  <w:t>,</w:t>
                                </w:r>
                                <w:r w:rsidRPr="004E5802">
                                  <w:t>200</w:t>
                                </w:r>
                                <w:r w:rsidRPr="00307BB5">
                                  <w:rPr>
                                    <w:b/>
                                  </w:rPr>
                                  <w:t xml:space="preserve"> </w:t>
                                </w:r>
                              </w:p>
                            </w:txbxContent>
                          </wps:txbx>
                          <wps:bodyPr rot="0" vert="horz" wrap="square" lIns="91440" tIns="45720" rIns="91440" bIns="45720" anchor="t" anchorCtr="0" upright="1">
                            <a:noAutofit/>
                          </wps:bodyPr>
                        </wps:wsp>
                        <wps:wsp>
                          <wps:cNvPr id="308" name="Rectangle 405" descr="Diagonal hell nach oben"/>
                          <wps:cNvSpPr>
                            <a:spLocks noChangeArrowheads="1"/>
                          </wps:cNvSpPr>
                          <wps:spPr bwMode="auto">
                            <a:xfrm>
                              <a:off x="8899" y="8780"/>
                              <a:ext cx="409" cy="204"/>
                            </a:xfrm>
                            <a:prstGeom prst="rect">
                              <a:avLst/>
                            </a:prstGeom>
                            <a:blipFill dpi="0" rotWithShape="0">
                              <a:blip r:embed="rId21"/>
                              <a:srcRect/>
                              <a:tile tx="0" ty="0" sx="100000" sy="100000" flip="none" algn="tl"/>
                            </a:blipFill>
                            <a:ln w="9525">
                              <a:solidFill>
                                <a:srgbClr val="000000"/>
                              </a:solidFill>
                              <a:miter lim="800000"/>
                              <a:headEnd/>
                              <a:tailEnd/>
                            </a:ln>
                          </wps:spPr>
                          <wps:bodyPr rot="0" vert="horz" wrap="square" lIns="91440" tIns="45720" rIns="91440" bIns="45720" anchor="t" anchorCtr="0" upright="1">
                            <a:noAutofit/>
                          </wps:bodyPr>
                        </wps:wsp>
                        <wps:wsp>
                          <wps:cNvPr id="309" name="Rectangle 406" descr="Diagonal hell nach oben"/>
                          <wps:cNvSpPr>
                            <a:spLocks noChangeArrowheads="1"/>
                          </wps:cNvSpPr>
                          <wps:spPr bwMode="auto">
                            <a:xfrm>
                              <a:off x="7675" y="9911"/>
                              <a:ext cx="409" cy="204"/>
                            </a:xfrm>
                            <a:prstGeom prst="rect">
                              <a:avLst/>
                            </a:prstGeom>
                            <a:noFill/>
                            <a:ln w="9525">
                              <a:solidFill>
                                <a:srgbClr val="000000"/>
                              </a:solidFill>
                              <a:miter lim="800000"/>
                              <a:headEnd/>
                              <a:tailEnd/>
                            </a:ln>
                            <a:extLst>
                              <a:ext uri="{909E8E84-426E-40DD-AFC4-6F175D3DCCD1}">
                                <a14:hiddenFill xmlns:a14="http://schemas.microsoft.com/office/drawing/2010/main">
                                  <a:blipFill dpi="0" rotWithShape="0">
                                    <a:blip r:embed="rId21"/>
                                    <a:srcRect/>
                                    <a:tile tx="0" ty="0" sx="100000" sy="100000" flip="none" algn="tl"/>
                                  </a:blip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88" o:spid="_x0000_s1026" style="position:absolute;left:0;text-align:left;margin-left:15.3pt;margin-top:3.45pt;width:461.7pt;height:675.5pt;z-index:251604992" coordorigin="1566,1708" coordsize="9234,121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">
                <v:rect id="Rectangle 288" o:spid="_x0000_s1027" style="position:absolute;left:1566;top:2038;width:9216;height:11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O/T8QA&#10;AADcAAAADwAAAGRycy9kb3ducmV2LnhtbESPS2vDMBCE74H+B7GF3hK5Lg2NG8UUh9BcCnkUel2k&#10;jW1irYwlP/rvo0Ihx2FmvmHW+WQbMVDna8cKnhcJCGLtTM2lgu/zbv4Gwgdkg41jUvBLHvLNw2yN&#10;mXEjH2k4hVJECPsMFVQhtJmUXldk0S9cSxy9i+sshii7UpoOxwi3jUyTZCkt1hwXKmypqEhfT71V&#10;8Lks8CXoQ9H3svlCjedX/Nkq9fQ4fbyDCDSFe/i/vTcKVqsU/s7EIyA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zv0/EAAAA3AAAAA8AAAAAAAAAAAAAAAAAmAIAAGRycy9k&#10;b3ducmV2LnhtbFBLBQYAAAAABAAEAPUAAACJAwAAAAA=&#10;" strokeweight=".25pt"/>
                <v:shapetype id="_x0000_t202" coordsize="21600,21600" o:spt="202" path="m,l,21600r21600,l21600,xe">
                  <v:stroke joinstyle="miter"/>
                  <v:path gradientshapeok="t" o:connecttype="rect"/>
                </v:shapetype>
                <v:shape id="Text Box 289" o:spid="_x0000_s1028" type="#_x0000_t202" style="position:absolute;left:1566;top:1708;width:9234;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H70MQA&#10;AADcAAAADwAAAGRycy9kb3ducmV2LnhtbESPQWsCMRSE7wX/Q3iCt5rVQtGtUVSoeLAHbX/AY/O6&#10;Wd28LEl0d/31TUHwOMzMN8xi1dla3MiHyrGCyTgDQVw4XXGp4Of783UGIkRkjbVjUtBTgNVy8LLA&#10;XLuWj3Q7xVIkCIccFZgYm1zKUBiyGMauIU7er/MWY5K+lNpjm+C2ltMse5cWK04LBhvaGioup6tV&#10;YO+Tuz8g2vOun2Lb9Gb3ddgoNRp26w8Qkbr4DD/ae61gPn+D/zPp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R+9DEAAAA3AAAAA8AAAAAAAAAAAAAAAAAmAIAAGRycy9k&#10;b3ducmV2LnhtbFBLBQYAAAAABAAEAPUAAACJAwAAAAA=&#10;" filled="f" stroked="f">
                  <v:textbox inset=",0,,0">
                    <w:txbxContent>
                      <w:p w:rsidR="003E578D" w:rsidRPr="004E5802" w:rsidRDefault="003E578D" w:rsidP="001978DC">
                        <w:pPr>
                          <w:pStyle w:val="1"/>
                          <w:ind w:left="0"/>
                          <w:rPr>
                            <w:b/>
                            <w:i/>
                          </w:rPr>
                        </w:pPr>
                        <w:bookmarkStart w:id="14" w:name="_Toc338161439"/>
                        <w:bookmarkStart w:id="15" w:name="_Toc401228298"/>
                        <w:bookmarkStart w:id="16" w:name="_Toc401228360"/>
                        <w:r w:rsidRPr="004E5802">
                          <w:t>Apparent surfaces of lighting units 1 through 11 of an AFS (example)</w:t>
                        </w:r>
                        <w:bookmarkEnd w:id="14"/>
                        <w:bookmarkEnd w:id="15"/>
                        <w:bookmarkEnd w:id="16"/>
                      </w:p>
                    </w:txbxContent>
                  </v:textbox>
                </v:shape>
                <v:group id="Group 290" o:spid="_x0000_s1029" style="position:absolute;left:2241;top:3251;width:8012;height:5060" coordorigin="2429,2035" coordsize="8012,5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Q68YAAADcAAAADwAAAGRycy9kb3ducmV2LnhtbESPT2vCQBTE74LfYXlC&#10;b3UTa8WkriKi0oMUqoXS2yP78gezb0N2TeK37xYKHoeZ+Q2z2gymFh21rrKsIJ5GIIgzqysuFHxd&#10;Ds9LEM4ja6wtk4I7Odisx6MVptr2/End2RciQNilqKD0vkmldFlJBt3UNsTBy21r0AfZFlK32Ae4&#10;qeUsihbSYMVhocSGdiVl1/PNKDj22G9f4n13uua7+8/l9eP7FJNST5Nh+wbC0+Af4f/2u1aQJHP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61DrxgAAANwA&#10;AAAPAAAAAAAAAAAAAAAAAKoCAABkcnMvZG93bnJldi54bWxQSwUGAAAAAAQABAD6AAAAnQMAAAAA&#10;">
                  <v:group id="Group 291" o:spid="_x0000_s1030" style="position:absolute;left:3875;top:2597;width:5432;height:1635" coordorigin="3192,7923" coordsize="6270,18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f1cMUAAADcAAAADwAAAGRycy9kb3ducmV2LnhtbESPT4vCMBTE78J+h/AW&#10;vGnaFUWrUUR2lz2I4B8Qb4/m2Rabl9Jk2/rtjSB4HGbmN8xi1ZlSNFS7wrKCeBiBIE6tLjhTcDr+&#10;DKYgnEfWWFomBXdysFp+9BaYaNvynpqDz0SAsEtQQe59lUjp0pwMuqGtiIN3tbVBH2SdSV1jG+Cm&#10;lF9RNJEGCw4LOVa0ySm9Hf6Ngt8W2/Uo/m62t+vmfjmOd+dtTEr1P7v1HISnzr/Dr/afVjCbjeF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n9XDFAAAA3AAA&#10;AA8AAAAAAAAAAAAAAAAAqgIAAGRycy9kb3ducmV2LnhtbFBLBQYAAAAABAAEAPoAAACcAw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292" o:spid="_x0000_s1031" type="#_x0000_t176" style="position:absolute;left:4047;top:7923;width:4589;height:1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uBmsQA&#10;AADcAAAADwAAAGRycy9kb3ducmV2LnhtbESP0YrCMBRE3wX/IVxh3zTtgrqtRpHFBRFF7PoBl+ba&#10;Fpub2kTt/v1GEHwcZuYMM192phZ3al1lWUE8ikAQ51ZXXCg4/f4Mv0A4j6yxtkwK/sjBctHvzTHV&#10;9sFHume+EAHCLkUFpfdNKqXLSzLoRrYhDt7ZtgZ9kG0hdYuPADe1/IyiiTRYcVgosaHvkvJLdjMK&#10;rpc4200Pq+smTs77Isu34/V4q9THoFvNQHjq/Dv8am+0giSZwPNMO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7gZrEAAAA3AAAAA8AAAAAAAAAAAAAAAAAmAIAAGRycy9k&#10;b3ducmV2LnhtbFBLBQYAAAAABAAEAPUAAACJAwAAAAA=&#10;" strokeweight="1.25pt"/>
                    <v:line id="Line 293" o:spid="_x0000_s1032" style="position:absolute;flip:x;visibility:visible;mso-wrap-style:square" from="3192,8094" to="4047,9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AIEcUAAADcAAAADwAAAGRycy9kb3ducmV2LnhtbESPQWvCQBSE7wX/w/IEb81GD9WkrlIF&#10;oWB7qBXs8TX7mgSzb0P2aeK/7xYKHoeZ+YZZrgfXqCt1ofZsYJqkoIgLb2suDRw/d48LUEGQLTae&#10;ycCNAqxXo4cl5tb3/EHXg5QqQjjkaKASaXOtQ1GRw5D4ljh6P75zKFF2pbYd9hHuGj1L0yftsOa4&#10;UGFL24qK8+HiDAR74+/T4u3Ub45fZ6nn7zLsM2Mm4+HlGZTQIPfwf/vVGsiyOfydiUd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lAIEcUAAADcAAAADwAAAAAAAAAA&#10;AAAAAAChAgAAZHJzL2Rvd25yZXYueG1sUEsFBgAAAAAEAAQA+QAAAJMDAAAAAA==&#10;" strokeweight="1.25pt"/>
                    <v:line id="Line 294" o:spid="_x0000_s1033" style="position:absolute;visibility:visible;mso-wrap-style:square" from="8664,8094" to="9462,9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lWRsEAAADcAAAADwAAAGRycy9kb3ducmV2LnhtbERP3WrCMBS+H/gO4Qi7W1MnlFmNIsWC&#10;MBhb7QMcm2NbTE5Kk9nu7ZeLwS4/vv/dYbZGPGj0vWMFqyQFQdw43XOroL6UL28gfEDWaByTgh/y&#10;cNgvnnaYazfxFz2q0IoYwj5HBV0IQy6lbzqy6BM3EEfu5kaLIcKxlXrEKYZbI1/TNJMWe44NHQ5U&#10;dNTcq2+rYPqsyvnj3WlbuyLrTba6rk9GqeflfNyCCDSHf/Gf+6wVbDZxbTwTj4Dc/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OVZGwQAAANwAAAAPAAAAAAAAAAAAAAAA&#10;AKECAABkcnMvZG93bnJldi54bWxQSwUGAAAAAAQABAD5AAAAjwMAAAAA&#10;" strokeweight="1.25pt"/>
                    <v:shape id="Freeform 295" o:spid="_x0000_s1034" style="position:absolute;left:3933;top:8091;width:228;height:1653;visibility:visible;mso-wrap-style:square;v-text-anchor:top" coordsize="228,1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FYcUA&#10;AADcAAAADwAAAGRycy9kb3ducmV2LnhtbESPT2vCQBTE7wW/w/IEL0U3zaEkqauIVpBSCFp7f82+&#10;JsHs25Dd/PHbdwuFHoeZ+Q2z3k6mEQN1rras4GkVgSAurK65VHD9OC4TEM4ja2wsk4I7OdhuZg9r&#10;zLQd+UzDxZciQNhlqKDyvs2kdEVFBt3KtsTB+7adQR9kV0rd4RjgppFxFD1LgzWHhQpb2ldU3C69&#10;UeBzc37/jMeheSwPOeovfE36N6UW82n3AsLT5P/Df+2TVpCmKfyeC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D8VhxQAAANwAAAAPAAAAAAAAAAAAAAAAAJgCAABkcnMv&#10;ZG93bnJldi54bWxQSwUGAAAAAAQABAD1AAAAigMAAAAA&#10;" path="m,228l114,,228,1653,,1653,,228xe" stroked="f" strokeweight="1.25pt">
                      <v:path arrowok="t" o:connecttype="custom" o:connectlocs="0,228;114,0;228,1653;0,1653;0,228" o:connectangles="0,0,0,0,0"/>
                    </v:shape>
                    <v:shape id="Freeform 296" o:spid="_x0000_s1035" style="position:absolute;left:8493;top:8037;width:228;height:1653;flip:x;visibility:visible;mso-wrap-style:square;v-text-anchor:top" coordsize="228,1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gHvcYA&#10;AADdAAAADwAAAGRycy9kb3ducmV2LnhtbESPT2vCQBDF70K/wzIFb7pbFZHUVWyl6KEI/oFeh+w0&#10;CWZnQ3abpN++cyh4m+G9ee836+3ga9VRG6vAFl6mBhRxHlzFhYXb9WOyAhUTssM6MFn4pQjbzdNo&#10;jZkLPZ+pu6RCSQjHDC2UKTWZ1jEvyWOchoZYtO/QekyytoV2LfYS7ms9M2apPVYsDSU29F5Sfr/8&#10;eAt307/tFp/d6bA4zE04fp2KuCdrx8/D7hVUoiE9zP/XRyf4xgi/fCMj6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XgHvcYAAADdAAAADwAAAAAAAAAAAAAAAACYAgAAZHJz&#10;L2Rvd25yZXYueG1sUEsFBgAAAAAEAAQA9QAAAIsDAAAAAA==&#10;" path="m,228l114,,228,1653,,1653,,228xe" stroked="f" strokeweight="1.25pt">
                      <v:path arrowok="t" o:connecttype="custom" o:connectlocs="0,228;114,0;228,1653;0,1653;0,228" o:connectangles="0,0,0,0,0"/>
                    </v:shape>
                  </v:group>
                  <v:rect id="Rectangle 297" o:spid="_x0000_s1036" style="position:absolute;left:4590;top:2748;width:173;height:222;rotation:186396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HP6sQA&#10;AADdAAAADwAAAGRycy9kb3ducmV2LnhtbERPzWoCMRC+F3yHMEJvNVkPUlajlEWhB7Gt9gHGzXR3&#10;281ku4lu9OkbQehtPr7fWayibcWZet841pBNFAji0pmGKw2fh83TMwgfkA22jknDhTyslqOHBebG&#10;DfxB532oRAphn6OGOoQul9KXNVn0E9cRJ+7L9RZDgn0lTY9DCretnCo1kxYbTg01dlTUVP7sT1ZD&#10;U2S/79vZOvLb6TvujsX0cB2s1o/j+DIHESiGf/Hd/WrSfKUyuH2TT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xz+rEAAAA3QAAAA8AAAAAAAAAAAAAAAAAmAIAAGRycy9k&#10;b3ducmV2LnhtbFBLBQYAAAAABAAEAPUAAACJAwAAAAA=&#10;" stroked="f"/>
                  <v:group id="Group 298" o:spid="_x0000_s1037" style="position:absolute;left:3603;top:3929;width:5975;height:2557" coordorigin="2850,9405" coordsize="6897,2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wBFKPwwAAAN0AAAAP&#10;AAAAAAAAAAAAAAAAAKoCAABkcnMvZG93bnJldi54bWxQSwUGAAAAAAQABAD6AAAAmgMAAAAA&#10;">
                    <v:shape id="AutoShape 299" o:spid="_x0000_s1038" type="#_x0000_t176" style="position:absolute;left:3192;top:11343;width:741;height: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EL38MA&#10;AADdAAAADwAAAGRycy9kb3ducmV2LnhtbERP24rCMBB9X/Afwgj7pkkV99I1ioiCyMqy1Q8YmrEt&#10;NpPaZLX+vRGEfZvDuc503tlaXKj1lWMNyVCBIM6dqbjQcNivBx8gfEA2WDsmDTfyMJ/1XqaYGnfl&#10;X7pkoRAxhH2KGsoQmlRKn5dk0Q9dQxy5o2sthgjbQpoWrzHc1nKk1Ju0WHFsKLGhZUn5KfuzGs6n&#10;JPt+/1mcN8nncVdk+Xaymmy1fu13iy8QgbrwL366NybOV2oMj2/iCX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EL38MAAADdAAAADwAAAAAAAAAAAAAAAACYAgAAZHJzL2Rv&#10;d25yZXYueG1sUEsFBgAAAAAEAAQA9QAAAIgDAAAAAA==&#10;" strokeweight="1.25pt"/>
                    <v:shape id="AutoShape 300" o:spid="_x0000_s1039" type="#_x0000_t176" style="position:absolute;left:8664;top:11343;width:741;height: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iTq8MA&#10;AADdAAAADwAAAGRycy9kb3ducmV2LnhtbERP24rCMBB9X/Afwgj7pklF99I1ioiCyMqy1Q8YmrEt&#10;NpPaZLX+vRGEfZvDuc503tlaXKj1lWMNyVCBIM6dqbjQcNivBx8gfEA2WDsmDTfyMJ/1XqaYGnfl&#10;X7pkoRAxhH2KGsoQmlRKn5dk0Q9dQxy5o2sthgjbQpoWrzHc1nKk1Ju0WHFsKLGhZUn5KfuzGs6n&#10;JPt+/1mcN8nncVdk+Xaymmy1fu13iy8QgbrwL366NybOV2oMj2/iCX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iTq8MAAADdAAAADwAAAAAAAAAAAAAAAACYAgAAZHJzL2Rv&#10;d25yZXYueG1sUEsFBgAAAAAEAAQA9QAAAIgDAAAAAA==&#10;" strokeweight="1.25pt"/>
                    <v:shape id="AutoShape 301" o:spid="_x0000_s1040" type="#_x0000_t176" style="position:absolute;left:2850;top:9405;width:6897;height:21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Q2MMMA&#10;AADdAAAADwAAAGRycy9kb3ducmV2LnhtbERP3WrCMBS+H+wdwhG806SD6laNImOCiEPs9gCH5tgW&#10;m5PaRK1vb4TB7s7H93vmy9424kqdrx1rSMYKBHHhTM2lht+f9egdhA/IBhvHpOFOHpaL15c5Zsbd&#10;+EDXPJQihrDPUEMVQptJ6YuKLPqxa4kjd3SdxRBhV0rT4S2G20a+KTWRFmuODRW29FlRccovVsP5&#10;lOS76X513iQfx+8yL7bpV7rVejjoVzMQgfrwL/5zb0ycr1QKz2/iCX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Q2MMMAAADdAAAADwAAAAAAAAAAAAAAAACYAgAAZHJzL2Rv&#10;d25yZXYueG1sUEsFBgAAAAAEAAQA9QAAAIgDAAAAAA==&#10;" strokeweight="1.25pt"/>
                  </v:group>
                  <v:line id="Line 302" o:spid="_x0000_s1041" style="position:absolute;rotation:-90;visibility:visible;mso-wrap-style:square" from="5381,5547" to="5381,7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rPUcgAAADdAAAADwAAAGRycy9kb3ducmV2LnhtbESPzW7CMBCE75V4B2uRuBWnHAqkOFFB&#10;isqBAz+t1N628TaJGq9D7EDo09dISNx2NTPfzi7S3tTiRK2rLCt4GkcgiHOrKy4UvB+yxxkI55E1&#10;1pZJwYUcpMngYYGxtmfe0WnvCxEg7GJUUHrfxFK6vCSDbmwb4qD92NagD2tbSN3iOcBNLSdR9CwN&#10;VhwulNjQqqT8d98ZBVk2/zgcl902+vr+e5s7s+k+p06p0bB/fQHhqfd38y291qF+IML1mzCCTP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QrPUcgAAADdAAAADwAAAAAA&#10;AAAAAAAAAAChAgAAZHJzL2Rvd25yZXYueG1sUEsFBgAAAAAEAAQA+QAAAJYDAAAAAA==&#10;" strokeweight=".25pt"/>
                  <v:shape id="AutoShape 303" o:spid="_x0000_s1042" type="#_x0000_t176" style="position:absolute;left:3825;top:5310;width:1482;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4PvsMA&#10;AADdAAAADwAAAGRycy9kb3ducmV2LnhtbERPTWsCMRC9F/wPYQRvNVFB7dYooig99NJV8DrdTDeL&#10;m8myieu2v74pFLzN433OatO7WnTUhsqzhslYgSAuvKm41HA+HZ6XIEJENlh7Jg3fFGCzHjytMDP+&#10;zh/U5bEUKYRDhhpsjE0mZSgsOQxj3xAn7su3DmOCbSlNi/cU7mo5VWouHVacGiw2tLNUXPOb09C/&#10;/3y+3I6TIo92OV9cZt1+e5Zaj4b99hVEpD4+xP/uN5PmK7WAv2/SC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4PvsMAAADdAAAADwAAAAAAAAAAAAAAAACYAgAAZHJzL2Rv&#10;d25yZXYueG1sUEsFBgAAAAAEAAQA9QAAAIgDAAAAAA==&#10;"/>
                  <v:group id="Group 304" o:spid="_x0000_s1043" style="position:absolute;left:4763;top:5412;width:445;height:256" coordorigin="4190,11058" coordsize="513,2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exlZccAAADd&#10;AAAADwAAAAAAAAAAAAAAAACqAgAAZHJzL2Rvd25yZXYueG1sUEsFBgAAAAAEAAQA+gAAAJ4DAAAA&#10;AA==&#10;">
                    <v:oval id="Oval 305" o:spid="_x0000_s1044" style="position:absolute;left:4190;top:11058;width:513;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lxyMMA&#10;AADdAAAADwAAAGRycy9kb3ducmV2LnhtbERPTWvCQBC9F/oflhG81V0bFBtdRSqCPfTQaO9DdkyC&#10;2dmQncb033cLhd7m8T5nsxt9qwbqYxPYwnxmQBGXwTVcWbicj08rUFGQHbaBycI3RdhtHx82mLtw&#10;5w8aCqlUCuGYo4VapMu1jmVNHuMsdMSJu4beoyTYV9r1eE/hvtXPxiy1x4ZTQ40dvdZU3oovb+FQ&#10;7YvloDNZZNfDSRa3z/e3bG7tdDLu16CERvkX/7lPLs035gV+v0kn6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lxyMMAAADdAAAADwAAAAAAAAAAAAAAAACYAgAAZHJzL2Rv&#10;d25yZXYueG1sUEsFBgAAAAAEAAQA9QAAAIgDAAAAAA==&#10;"/>
                    <v:group id="Group 306" o:spid="_x0000_s1045" style="position:absolute;left:4304;top:11058;width:285;height:285" coordorigin="9861,7011" coordsize="456,4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6kP/vscAAADd&#10;AAAADwAAAAAAAAAAAAAAAACqAgAAZHJzL2Rvd25yZXYueG1sUEsFBgAAAAAEAAQA+gAAAJ4DAAAA&#10;AA==&#10;">
                      <v:line id="Line 307" o:spid="_x0000_s1046" style="position:absolute;visibility:visible;mso-wrap-style:square" from="10089,7011" to="10089,7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eS5MQAAADdAAAADwAAAGRycy9kb3ducmV2LnhtbERPTWvCQBC9C/6HZQq9mU2ElhKzCVKJ&#10;be0pWoTehuw0CWZnQ3bV+O/dQqG3ebzPyYrJ9OJCo+ssK0iiGARxbXXHjYKvQ7l4AeE8ssbeMim4&#10;kYMin88yTLW9ckWXvW9ECGGXooLW+yGV0tUtGXSRHYgD92NHgz7AsZF6xGsIN71cxvGzNNhxaGhx&#10;oNeW6tP+bBSY07o6vJ2/u01y25afpXnqd8cPpR4fpvUKhKfJ/4v/3O86zI+TBH6/CSfI/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p5LkxAAAAN0AAAAPAAAAAAAAAAAA&#10;AAAAAKECAABkcnMvZG93bnJldi54bWxQSwUGAAAAAAQABAD5AAAAkgMAAAAA&#10;" strokecolor="#969696"/>
                      <v:line id="Line 308" o:spid="_x0000_s1047" style="position:absolute;visibility:visible;mso-wrap-style:square" from="9861,7239" to="10317,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UMk8QAAADdAAAADwAAAGRycy9kb3ducmV2LnhtbERPS2vCQBC+C/0PyxR6002EFkldRVrS&#10;h56SFMHbkJ0mwexsyK5J/PduoeBtPr7nrLeTacVAvWssK4gXEQji0uqGKwU/RTpfgXAeWWNrmRRc&#10;ycF28zBbY6LtyBkNua9ECGGXoILa+y6R0pU1GXQL2xEH7tf2Bn2AfSV1j2MIN61cRtGLNNhwaKix&#10;o7eaynN+MQrMeZcVn5dT8x5fP9JDap7b/fFbqafHafcKwtPk7+J/95cO86N4CX/fhBPk5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dQyTxAAAAN0AAAAPAAAAAAAAAAAA&#10;AAAAAKECAABkcnMvZG93bnJldi54bWxQSwUGAAAAAAQABAD5AAAAkgMAAAAA&#10;" strokecolor="#969696"/>
                    </v:group>
                  </v:group>
                  <v:group id="Group 309" o:spid="_x0000_s1048" style="position:absolute;left:3973;top:5360;width:692;height:257" coordorigin="3278,11058" coordsize="798,2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pFhycMAAADdAAAADwAAAGRycy9kb3ducmV2LnhtbERPTYvCMBC9C/sfwgje&#10;NK2iSDWKyLp4kAWrsOxtaMa22ExKk23rvzcLgrd5vM9Zb3tTiZYaV1pWEE8iEMSZ1SXnCq6Xw3gJ&#10;wnlkjZVlUvAgB9vNx2CNibYdn6lNfS5CCLsEFRTe14mULivIoJvYmjhwN9sY9AE2udQNdiHcVHIa&#10;RQtpsOTQUGBN+4Kye/pnFHx12O1m8Wd7ut/2j9/L/PvnFJNSo2G/W4Hw1Pu3+OU+6jA/imf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kWHJwwAAAN0AAAAP&#10;AAAAAAAAAAAAAAAAAKoCAABkcnMvZG93bnJldi54bWxQSwUGAAAAAAQABAD6AAAAmgMAAAAA&#10;">
                    <v:shape id="AutoShape 310" o:spid="_x0000_s1049" type="#_x0000_t176" alt="Diagonal hell nach oben" style="position:absolute;left:3278;top:11058;width:798;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oWI8QA&#10;AADdAAAADwAAAGRycy9kb3ducmV2LnhtbERPTWsCMRC9C/0PYQq9SE1WqpStUVpBsXoQbel5uhmz&#10;SzeTZZO66783QqG3ebzPmS16V4sztaHyrCEbKRDEhTcVWw2fH6vHZxAhIhusPZOGCwVYzO8GM8yN&#10;7/hA52O0IoVwyFFDGWOTSxmKkhyGkW+IE3fyrcOYYGulabFL4a6WY6Wm0mHFqaHEhpYlFT/HX6dh&#10;u8v2Q7X+orfvy86/Tyf2tLKd1g/3/esLiEh9/Bf/uTcmzVfZE9y+SSfI+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aFiPEAAAA3QAAAA8AAAAAAAAAAAAAAAAAmAIAAGRycy9k&#10;b3ducmV2LnhtbFBLBQYAAAAABAAEAPUAAACJAwAAAAA=&#10;">
                      <v:fill r:id="rId22" o:title="Diagonal hell nach oben" recolor="t" type="tile"/>
                    </v:shape>
                    <v:group id="Group 311" o:spid="_x0000_s1050" alt="Diagonal hell nach oben" style="position:absolute;left:3534;top:11058;width:285;height:285" coordorigin="9861,7011" coordsize="456,4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RcJsMAAADdAAAADwAAAGRycy9kb3ducmV2LnhtbERPTYvCMBC9C/sfwgje&#10;NK2iSDWKyLp4kAWrsOxtaMa22ExKk23rvzcLgrd5vM9Zb3tTiZYaV1pWEE8iEMSZ1SXnCq6Xw3gJ&#10;wnlkjZVlUvAgB9vNx2CNibYdn6lNfS5CCLsEFRTe14mULivIoJvYmjhwN9sY9AE2udQNdiHcVHIa&#10;RQtpsOTQUGBN+4Kye/pnFHx12O1m8Wd7ut/2j9/L/PvnFJNSo2G/W4Hw1Pu3+OU+6jA/iuf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6NFwmwwAAAN0AAAAP&#10;AAAAAAAAAAAAAAAAAKoCAABkcnMvZG93bnJldi54bWxQSwUGAAAAAAQABAD6AAAAmgMAAAAA&#10;">
                      <v:line id="Line 312" o:spid="_x0000_s1051" alt="Diagonal hell nach oben" style="position:absolute;visibility:visible;mso-wrap-style:square" from="10089,7011" to="10089,7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4KkMMAAADdAAAADwAAAGRycy9kb3ducmV2LnhtbERPS4vCMBC+L/gfwgje1rSCslSjiFIf&#10;uycfCN6GZmyLzaQ0Ueu/3wiCt/n4njOZtaYSd2pcaVlB3I9AEGdWl5wrOB7S7x8QziNrrCyTgic5&#10;mE07XxNMtH3wju57n4sQwi5BBYX3dSKlywoy6Pq2Jg7cxTYGfYBNLnWDjxBuKjmIopE0WHJoKLCm&#10;RUHZdX8zCsx1vjusb+dyGT9X6V9qhtXvaatUr9vOxyA8tf4jfrs3OsyP4hG8vgknyO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ROCpDDAAAA3QAAAA8AAAAAAAAAAAAA&#10;AAAAoQIAAGRycy9kb3ducmV2LnhtbFBLBQYAAAAABAAEAPkAAACRAwAAAAA=&#10;" strokecolor="#969696"/>
                      <v:line id="Line 313" o:spid="_x0000_s1052" alt="Diagonal hell nach oben" style="position:absolute;visibility:visible;mso-wrap-style:square" from="9861,7239" to="10317,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KvC8MAAADdAAAADwAAAGRycy9kb3ducmV2LnhtbERPS4vCMBC+L/gfwgje1rQL7ko1irhU&#10;Vz35QPA2NGNbbCaliVr/vREWvM3H95zxtDWVuFHjSssK4n4EgjizuuRcwWGffg5BOI+ssbJMCh7k&#10;YDrpfIwx0fbOW7rtfC5CCLsEFRTe14mULivIoOvbmjhwZ9sY9AE2udQN3kO4qeRXFH1LgyWHhgJr&#10;mheUXXZXo8BcZtv98noqf+PHIt2kZlCtjyulet12NgLhqfVv8b/7T4f5UfwDr2/CCXLy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CrwvDAAAA3QAAAA8AAAAAAAAAAAAA&#10;AAAAoQIAAGRycy9kb3ducmV2LnhtbFBLBQYAAAAABAAEAPkAAACRAwAAAAA=&#10;" strokecolor="#969696"/>
                    </v:group>
                  </v:group>
                  <v:shape id="AutoShape 314" o:spid="_x0000_s1053" type="#_x0000_t176" style="position:absolute;left:7874;top:5310;width:1482;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gNEccA&#10;AADdAAAADwAAAGRycy9kb3ducmV2LnhtbESPQW/CMAyF75P2HyJP2m2k3SRgHQGhISYOu1CQdvUa&#10;r6nWOFUTSsevnw9I3Gy95/c+L1ajb9VAfWwCG8gnGSjiKtiGawPHw/ZpDiomZIttYDLwRxFWy/u7&#10;BRY2nHlPQ5lqJSEcCzTgUuoKrWPlyGOchI5YtJ/Qe0yy9rW2PZ4l3Lf6Ocum2mPD0uCwo3dH1W95&#10;8gbGz8v36+kjr8rk5tPZ18uwWR+1MY8P4/oNVKIx3czX650V/CwXXPlGRtD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IDRHHAAAA3QAAAA8AAAAAAAAAAAAAAAAAmAIAAGRy&#10;cy9kb3ducmV2LnhtbFBLBQYAAAAABAAEAPUAAACMAwAAAAA=&#10;"/>
                  <v:group id="Group 315" o:spid="_x0000_s1054" style="position:absolute;left:7973;top:5360;width:692;height:257" coordorigin="7895,11058" coordsize="798,2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3lWI8QAAADdAAAADwAAAGRycy9kb3ducmV2LnhtbERPS2vCQBC+F/wPywi9&#10;NZsoLTVmFZFaegiFqiDehuyYBLOzIbvN4993C4Xe5uN7TrYdTSN66lxtWUESxSCIC6trLhWcT4en&#10;VxDOI2tsLJOCiRxsN7OHDFNtB/6i/uhLEULYpaig8r5NpXRFRQZdZFviwN1sZ9AH2JVSdziEcNPI&#10;RRy/SIM1h4YKW9pXVNyP30bB+4DDbpm89fn9tp+up+fPS56QUo/zcbcG4Wn0/+I/94cO8+NkBb/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3lWI8QAAADdAAAA&#10;DwAAAAAAAAAAAAAAAACqAgAAZHJzL2Rvd25yZXYueG1sUEsFBgAAAAAEAAQA+gAAAJsDAAAAAA==&#10;">
                    <v:shape id="AutoShape 316" o:spid="_x0000_s1055" type="#_x0000_t176" style="position:absolute;left:7895;top:11058;width:798;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LLqsYA&#10;AADdAAAADwAAAGRycy9kb3ducmV2LnhtbESPQW/CMAyF75P2HyJP2m2kMImxQkBo0xAHLuuQdvUa&#10;01RrnKoJpfDr8QGJm633/N7nxWrwjeqpi3VgA+NRBoq4DLbmysD+5+tlBiomZItNYDJwpgir5ePD&#10;AnMbTvxNfZEqJSEcczTgUmpzrWPpyGMchZZYtEPoPCZZu0rbDk8S7hs9ybKp9lizNDhs6cNR+V8c&#10;vYFhd/l7P27GZZHcbPr2+9p/rvfamOenYT0HlWhId/PtemsFP5sIv3wjI+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LLqsYAAADdAAAADwAAAAAAAAAAAAAAAACYAgAAZHJz&#10;L2Rvd25yZXYueG1sUEsFBgAAAAAEAAQA9QAAAIsDAAAAAA==&#10;"/>
                    <v:group id="Group 317" o:spid="_x0000_s1056" style="position:absolute;left:8151;top:11058;width:285;height:285" coordorigin="9861,7011" coordsize="456,4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2OQmMQAAADdAAAA&#10;DwAAAAAAAAAAAAAAAACqAgAAZHJzL2Rvd25yZXYueG1sUEsFBgAAAAAEAAQA+gAAAJsDAAAAAA==&#10;">
                      <v:line id="Line 318" o:spid="_x0000_s1057" style="position:absolute;visibility:visible;mso-wrap-style:square" from="10089,7011" to="10089,7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nGLsIAAADdAAAADwAAAGRycy9kb3ducmV2LnhtbERPS4vCMBC+L/gfwgh7W1MLK1KNIkrd&#10;VU8+ELwNzdgWm0lpotZ/bwTB23x8zxlPW1OJGzWutKyg34tAEGdWl5wrOOzTnyEI55E1VpZJwYMc&#10;TCedrzEm2t55S7edz0UIYZeggsL7OpHSZQUZdD1bEwfubBuDPsAml7rBewg3lYyjaCANlhwaCqxp&#10;XlB22V2NAnOZbfd/11O56D+W6SY1v9X6uFLqu9vORiA8tf4jfrv/dZgfxTG8vgknyM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RnGLsIAAADdAAAADwAAAAAAAAAAAAAA&#10;AAChAgAAZHJzL2Rvd25yZXYueG1sUEsFBgAAAAAEAAQA+QAAAJADAAAAAA==&#10;" strokecolor="#969696"/>
                      <v:line id="Line 319" o:spid="_x0000_s1058" style="position:absolute;visibility:visible;mso-wrap-style:square" from="9861,7239" to="10317,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VjtcMAAADdAAAADwAAAGRycy9kb3ducmV2LnhtbERPTYvCMBC9L+x/CLPgbU1VFOkaRZSq&#10;q6eqLHgbmrEtNpPSRK3/fiMI3ubxPmcya00lbtS40rKCXjcCQZxZXXKu4HhIvscgnEfWWFkmBQ9y&#10;MJt+fkww1vbOKd32PhchhF2MCgrv61hKlxVk0HVtTRy4s20M+gCbXOoG7yHcVLIfRSNpsOTQUGBN&#10;i4Kyy/5qFJjLPD2sr6dy2Xuskl1ihtX271epzlc7/wHhqfVv8cu90WF+1B/A85twgp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pVY7XDAAAA3QAAAA8AAAAAAAAAAAAA&#10;AAAAoQIAAGRycy9kb3ducmV2LnhtbFBLBQYAAAAABAAEAPkAAACRAwAAAAA=&#10;" strokecolor="#969696"/>
                    </v:group>
                  </v:group>
                  <v:group id="Group 320" o:spid="_x0000_s1059" style="position:absolute;left:8763;top:5412;width:445;height:256" coordorigin="8807,11058" coordsize="513,2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oval id="Oval 321" o:spid="_x0000_s1060" style="position:absolute;left:8807;top:11058;width:513;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6cE8IA&#10;AADcAAAADwAAAGRycy9kb3ducmV2LnhtbERPTWvCQBC9F/oflil4qxsNSo1ZRSqCPfTQtL0P2TEJ&#10;yc6G7DTGf+8WCr3N431Ovp9cp0YaQuPZwGKegCIuvW24MvD1eXp+ARUE2WLnmQzcKMB+9/iQY2b9&#10;lT9oLKRSMYRDhgZqkT7TOpQ1OQxz3xNH7uIHhxLhUGk74DWGu04vk2StHTYcG2rs6bWmsi1+nIFj&#10;dSjWo05llV6OZ1m13+9v6cKY2dN02IISmuRf/Oc+2zh/uYHfZ+IFen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LpwTwgAAANwAAAAPAAAAAAAAAAAAAAAAAJgCAABkcnMvZG93&#10;bnJldi54bWxQSwUGAAAAAAQABAD1AAAAhwMAAAAA&#10;"/>
                    <v:group id="Group 322" o:spid="_x0000_s1061" style="position:absolute;left:8921;top:11058;width:285;height:285" coordorigin="9861,7011" coordsize="456,4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line id="Line 323" o:spid="_x0000_s1062" style="position:absolute;visibility:visible;mso-wrap-style:square" from="10089,7011" to="10089,7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FA08IAAADcAAAADwAAAGRycy9kb3ducmV2LnhtbERPS4vCMBC+L/gfwgje1rQru0g1irhU&#10;Vz35QPA2NGNbbCaliVr/vREWvM3H95zxtDWVuFHjSssK4n4EgjizuuRcwWGffg5BOI+ssbJMCh7k&#10;YDrpfIwx0fbOW7rtfC5CCLsEFRTe14mULivIoOvbmjhwZ9sY9AE2udQN3kO4qeRXFP1IgyWHhgJr&#10;mheUXXZXo8BcZtv98noqf+PHIt2k5rtaH1dK9brtbATCU+vf4n/3nw7zBzG8ngkXyM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KFA08IAAADcAAAADwAAAAAAAAAAAAAA&#10;AAChAgAAZHJzL2Rvd25yZXYueG1sUEsFBgAAAAAEAAQA+QAAAJADAAAAAA==&#10;" strokecolor="#969696"/>
                      <v:line id="Line 324" o:spid="_x0000_s1063" style="position:absolute;visibility:visible;mso-wrap-style:square" from="9861,7239" to="10317,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PepMQAAADcAAAADwAAAGRycy9kb3ducmV2LnhtbERPS2vCQBC+C/6HZYTedKOlRaKrSEva&#10;2p58IHgbsmOymJ0N2TWJ/94tFHqbj+85y3VvK9FS441jBdNJAoI4d9pwoeB4yMZzED4ga6wck4I7&#10;eVivhoMlptp1vKN2HwoRQ9inqKAMoU6l9HlJFv3E1cSRu7jGYoiwKaRusIvhtpKzJHmVFg3HhhJr&#10;eispv+5vVoG9bnaHz9vZvE/vH9lPZl+q79NWqadRv1mACNSHf/Gf+0vH+c8z+H0mXi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c96kxAAAANwAAAAPAAAAAAAAAAAA&#10;AAAAAKECAABkcnMvZG93bnJldi54bWxQSwUGAAAAAAQABAD5AAAAkgMAAAAA&#10;" strokecolor="#969696"/>
                    </v:group>
                  </v:group>
                  <v:line id="Line 325" o:spid="_x0000_s1064" style="position:absolute;rotation:-90;visibility:visible;mso-wrap-style:square" from="5183,4817" to="5183,5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GHAMUAAADcAAAADwAAAGRycy9kb3ducmV2LnhtbERPTWvCQBC9F/wPywi91Y0VbE1dRQtB&#10;Dx6qVrC3MTsmwexsmt1o9Ne7QqG3ebzPGU9bU4oz1a6wrKDfi0AQp1YXnCn43iYv7yCcR9ZYWiYF&#10;V3IwnXSexhhre+E1nTc+EyGEXYwKcu+rWEqX5mTQ9WxFHLijrQ36AOtM6hovIdyU8jWKhtJgwaEh&#10;x4o+c0pPm8YoSJLRbvs7b76in8NtMXJm1ezfnFLP3Xb2AcJT6//Ff+6lDvMHA3g8Ey6Qk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lGHAMUAAADcAAAADwAAAAAAAAAA&#10;AAAAAAChAgAAZHJzL2Rvd25yZXYueG1sUEsFBgAAAAAEAAQA+QAAAJMDAAAAAA==&#10;" strokeweight=".25pt"/>
                  <v:line id="Line 326" o:spid="_x0000_s1065" style="position:absolute;rotation:-90;visibility:visible;mso-wrap-style:square" from="5183,5074" to="5183,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gfdMUAAADcAAAADwAAAGRycy9kb3ducmV2LnhtbERPS2vCQBC+F/oflhF6qxtrqRpdpQqh&#10;PfTgE/Q2ZsckNDsbsxtN++u7BcHbfHzPmcxaU4oL1a6wrKDXjUAQp1YXnCnYbpLnIQjnkTWWlknB&#10;DzmYTR8fJhhre+UVXdY+EyGEXYwKcu+rWEqX5mTQdW1FHLiTrQ36AOtM6hqvIdyU8iWK3qTBgkND&#10;jhUtckq/141RkCSj3eY8b5bR4fj7MXLmq9kPnFJPnfZ9DMJT6+/im/tTh/n9V/h/Jlwgp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bgfdMUAAADcAAAADwAAAAAAAAAA&#10;AAAAAAChAgAAZHJzL2Rvd25yZXYueG1sUEsFBgAAAAAEAAQA+QAAAJMDAAAAAA==&#10;" strokeweight=".25pt"/>
                  <v:line id="Line 327" o:spid="_x0000_s1066" style="position:absolute;rotation:-90;visibility:visible;mso-wrap-style:square" from="8467,4830" to="8467,5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vKsQAAADcAAAADwAAAGRycy9kb3ducmV2LnhtbERPS2vCQBC+C/6HZYRepG5saSmpq4gv&#10;7FFbansbspNsMDsbspuY/ntXEHqbj+85s0VvK9FR40vHCqaTBARx5nTJhYKvz+3jGwgfkDVWjknB&#10;H3lYzIeDGabaXfhA3TEUIoawT1GBCaFOpfSZIYt+4mriyOWusRgibAqpG7zEcFvJpyR5lRZLjg0G&#10;a1oZys7H1irId9P1pjt/70/jU/fTtvhxMPmvUg+jfvkOIlAf/sV3917H+c8vc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R28qxAAAANwAAAAPAAAAAAAAAAAA&#10;AAAAAKECAABkcnMvZG93bnJldi54bWxQSwUGAAAAAAQABAD5AAAAkgMAAAAA&#10;" strokeweight=".25pt">
                    <v:stroke endarrow="block"/>
                  </v:line>
                  <v:line id="Line 328" o:spid="_x0000_s1067" style="position:absolute;rotation:-90;visibility:visible;mso-wrap-style:square" from="9010,4831" to="9010,5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fu7sIAAADcAAAADwAAAGRycy9kb3ducmV2LnhtbERPzWrCQBC+F3yHZYTedKMFaWM2ogWl&#10;Pdhi9AHG7JgEs7Pb7Fbj23cFobf5+H4nW/SmFRfqfGNZwWScgCAurW64UnDYr0evIHxA1thaJgU3&#10;8rDIB08ZptpeeUeXIlQihrBPUUEdgkul9GVNBv3YOuLInWxnMETYVVJ3eI3hppXTJJlJgw3Hhhod&#10;vddUnotfo2C6eftakd7+9Dvnvm/HpDh8+kKp52G/nIMI1Id/8cP9oeP8lxncn4kXyP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Afu7sIAAADcAAAADwAAAAAAAAAAAAAA&#10;AAChAgAAZHJzL2Rvd25yZXYueG1sUEsFBgAAAAAEAAQA+QAAAJADAAAAAA==&#10;" strokeweight=".25pt">
                    <v:stroke startarrow="block"/>
                  </v:line>
                  <v:shape id="AutoShape 329" o:spid="_x0000_s1068" type="#_x0000_t176" style="position:absolute;left:3849;top:4133;width:1482;height:71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BP2MAA&#10;AADcAAAADwAAAGRycy9kb3ducmV2LnhtbERPS4vCMBC+C/6HMII3TVV80DWKyC4seBCrex+ase1u&#10;MilNrPXfbwTB23x8z1lvO2tES42vHCuYjBMQxLnTFRcKLuev0QqED8gajWNS8CAP202/t8ZUuzuf&#10;qM1CIWII+xQVlCHUqZQ+L8miH7uaOHJX11gMETaF1A3eY7g1cpokC2mx4thQYk37kvK/7GYVdHND&#10;5vD4NZ+r6y1z+mjbn7NVajjodh8gAnXhLX65v3WcP1vC85l4gd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ZBP2MAAAADcAAAADwAAAAAAAAAAAAAAAACYAgAAZHJzL2Rvd25y&#10;ZXYueG1sUEsFBgAAAAAEAAQA9QAAAIUDAAAAAA==&#10;"/>
                  <v:oval id="Oval 330" o:spid="_x0000_s1069" alt="Diagonal hell nach oben" style="position:absolute;left:3899;top:4235;width:494;height:512;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WM3sIA&#10;AADcAAAADwAAAGRycy9kb3ducmV2LnhtbESPQW/CMAyF70j8h8hIu0EKQ9XUEdAEm2DHlf0Aq/Ga&#10;aolTmgDdv58Pk3az9Z7f+7zZjcGrGw2pi2xguShAETfRdtwa+Dy/zZ9ApYxs0UcmAz+UYLedTjZY&#10;2XjnD7rVuVUSwqlCAy7nvtI6NY4CpkXsiUX7ikPALOvQajvgXcKD16uiKHXAjqXBYU97R813fQ0G&#10;SnuJa3soV6/v56O/HNH1Hp0xD7Px5RlUpjH/m/+uT1bwH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NYzewgAAANwAAAAPAAAAAAAAAAAAAAAAAJgCAABkcnMvZG93&#10;bnJldi54bWxQSwUGAAAAAAQABAD1AAAAhwMAAAAA&#10;">
                    <v:fill r:id="rId22" o:title="Diagonal hell nach oben" recolor="t" type="tile"/>
                  </v:oval>
                  <v:group id="Group 331" o:spid="_x0000_s1070" alt="Diagonal dunkel nach oben" style="position:absolute;left:4023;top:4363;width:247;height:257;flip:y" coordorigin="9861,7011" coordsize="456,4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BzQLRMEAAADcAAAADwAA&#10;AAAAAAAAAAAAAACqAgAAZHJzL2Rvd25yZXYueG1sUEsFBgAAAAAEAAQA+gAAAJgDAAAAAA==&#10;">
                    <v:line id="Line 332" o:spid="_x0000_s1071" alt="Diagonal dunkel nach oben" style="position:absolute;visibility:visible;mso-wrap-style:square" from="10089,7011" to="10089,7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WNcYAAADcAAAADwAAAGRycy9kb3ducmV2LnhtbESPS4vCQBCE78L+h6EX9qYTZV0kOooo&#10;cR+efCDsrcn0JsFMT8iMGv+9fVjw1k1VV309W3SuVldqQ+XZwHCQgCLOva24MHA8ZP0JqBCRLdae&#10;ycCdAizmL70ZptbfeEfXfSyUhHBI0UAZY5NqHfKSHIaBb4hF+/OtwyhrW2jb4k3CXa1HSfKhHVYs&#10;DSU2tCopP+8vzoA7L3eHz8tvtR7eN9k2c+P65/RtzNtrt5yCitTFp/n/+ssK/rvgyzMygZ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rljXGAAAA3AAAAA8AAAAAAAAA&#10;AAAAAAAAoQIAAGRycy9kb3ducmV2LnhtbFBLBQYAAAAABAAEAPkAAACUAwAAAAA=&#10;" strokecolor="#969696"/>
                    <v:line id="Line 333" o:spid="_x0000_s1072" alt="Diagonal dunkel nach oben" style="position:absolute;visibility:visible;mso-wrap-style:square" from="9861,7239" to="10317,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zrsIAAADcAAAADwAAAGRycy9kb3ducmV2LnhtbERPS4vCMBC+L/gfwgje1rSLu0g1irhU&#10;Vz35QPA2NGNbbCaliVr/vREWvM3H95zxtDWVuFHjSssK4n4EgjizuuRcwWGffg5BOI+ssbJMCh7k&#10;YDrpfIwx0fbOW7rtfC5CCLsEFRTe14mULivIoOvbmjhwZ9sY9AE2udQN3kO4qeRXFP1IgyWHhgJr&#10;mheUXXZXo8BcZtv98noqf+PHIt2k5rtaH1dK9brtbATCU+vf4n/3nw7zBzG8ngkXyM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KczrsIAAADcAAAADwAAAAAAAAAAAAAA&#10;AAChAgAAZHJzL2Rvd25yZXYueG1sUEsFBgAAAAAEAAQA+QAAAJADAAAAAA==&#10;" strokecolor="#969696"/>
                  </v:group>
                  <v:oval id="Oval 334" o:spid="_x0000_s1073" alt="Diagonal hell nach oben" style="position:absolute;left:4837;top:4388;width:346;height:41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vISb8A&#10;AADcAAAADwAAAGRycy9kb3ducmV2LnhtbERP24rCMBB9F/Yfwiz4pukWKVKNIrsrro9ePmBoxqaY&#10;TGoTtf79RhB8m8O5znzZOytu1IXGs4KvcQaCuPK64VrB8bAeTUGEiKzReiYFDwqwXHwM5lhqf+cd&#10;3faxFimEQ4kKTIxtKWWoDDkMY98SJ+7kO4cxwa6WusN7CndW5llWSIcNpwaDLX0bqs77q1NQ6Iuf&#10;6J8i/90eNvayQdNaNEoNP/vVDESkPr7FL/efTvMnOTyfSRfI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28hJvwAAANwAAAAPAAAAAAAAAAAAAAAAAJgCAABkcnMvZG93bnJl&#10;di54bWxQSwUGAAAAAAQABAD1AAAAhAMAAAAA&#10;">
                    <v:fill r:id="rId22" o:title="Diagonal hell nach oben" recolor="t" type="tile"/>
                  </v:oval>
                  <v:group id="Group 335" o:spid="_x0000_s1074" alt="Diagonal hell nach unten" style="position:absolute;left:4886;top:4465;width:247;height:255;flip:y" coordorigin="9861,7011" coordsize="456,4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7aT9PCAAAA3AAAAA8A&#10;AAAAAAAAAAAAAAAAqgIAAGRycy9kb3ducmV2LnhtbFBLBQYAAAAABAAEAPoAAACZAwAAAAA=&#10;">
                    <v:line id="Line 336" o:spid="_x0000_s1075" alt="Diagonal hell nach unten" style="position:absolute;visibility:visible;mso-wrap-style:square" from="10089,7011" to="10089,7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CQNsQAAADcAAAADwAAAGRycy9kb3ducmV2LnhtbERPS2vCQBC+C/6HZYTedGOxRaKrSEva&#10;2p58IHgbsmOymJ0N2TWJ/94tFHqbj+85y3VvK9FS441jBdNJAoI4d9pwoeB4yMZzED4ga6wck4I7&#10;eVivhoMlptp1vKN2HwoRQ9inqKAMoU6l9HlJFv3E1cSRu7jGYoiwKaRusIvhtpLPSfIqLRqODSXW&#10;9FZSft3frAJ73ewOn7ezeZ/eP7KfzL5U36etUk+jfrMAEagP/+I/95eO82cz+H0mXi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0JA2xAAAANwAAAAPAAAAAAAAAAAA&#10;AAAAAKECAABkcnMvZG93bnJldi54bWxQSwUGAAAAAAQABAD5AAAAkgMAAAAA&#10;" strokecolor="#969696"/>
                    <v:line id="Line 337" o:spid="_x0000_s1076" alt="Diagonal hell nach unten" style="position:absolute;visibility:visible;mso-wrap-style:square" from="9861,7239" to="10317,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6r2sQAAADcAAAADwAAAGRycy9kb3ducmV2LnhtbERPS2vCQBC+C/6HZYTezMbSBomuElpS&#10;bXvygeBtyI5JSHY2ZFeN/75bKPQ2H99zluvBtOJGvastK5hFMQjiwuqaSwXHQz6dg3AeWWNrmRQ8&#10;yMF6NR4tMdX2zju67X0pQgi7FBVU3neplK6oyKCLbEccuIvtDfoA+1LqHu8h3LTyOY4TabDm0FBh&#10;R28VFc3+ahSYJtsdNtdz/T57fOTfuXltv06fSj1NhmwBwtPg/8V/7q0O818S+H0mXC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TqvaxAAAANwAAAAPAAAAAAAAAAAA&#10;AAAAAKECAABkcnMvZG93bnJldi54bWxQSwUGAAAAAAQABAD5AAAAkgMAAAAA&#10;" strokecolor="#969696"/>
                  </v:group>
                  <v:shape id="AutoShape 338" o:spid="_x0000_s1077" type="#_x0000_t176" style="position:absolute;left:4442;top:4287;width:296;height:511;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Y8pcAA&#10;AADcAAAADwAAAGRycy9kb3ducmV2LnhtbERPS4vCMBC+C/6HMII3TRVfdI0isgsLHsTq3odmbLub&#10;TEoTa/33G0HwNh/fc9bbzhrRUuMrxwom4wQEce50xYWCy/lrtALhA7JG45gUPMjDdtPvrTHV7s4n&#10;arNQiBjCPkUFZQh1KqXPS7Lox64mjtzVNRZDhE0hdYP3GG6NnCbJQlqsODaUWNO+pPwvu1kF3dyQ&#10;OTx+zefqesucPtr252yVGg663QeIQF14i1/ubx3nz5bwfCZeID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Y8pcAAAADcAAAADwAAAAAAAAAAAAAAAACYAgAAZHJzL2Rvd25y&#10;ZXYueG1sUEsFBgAAAAAEAAQA9QAAAIUDAAAAAA==&#10;"/>
                  <v:group id="Group 339" o:spid="_x0000_s1078" style="position:absolute;left:4467;top:4388;width:247;height:257;flip:y" coordorigin="9861,7011" coordsize="456,4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8yeDnCAAAA3AAAAA8A&#10;AAAAAAAAAAAAAAAAqgIAAGRycy9kb3ducmV2LnhtbFBLBQYAAAAABAAEAPoAAACZAwAAAAA=&#10;">
                    <v:line id="Line 340" o:spid="_x0000_s1079" style="position:absolute;visibility:visible;mso-wrap-style:square" from="10089,7011" to="10089,7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IA6MUAAADcAAAADwAAAGRycy9kb3ducmV2LnhtbESPT4vCQAzF78J+hyELe9OpgsvSdRRR&#10;un/cU3URvIVObIudTOmMWr+9OQjeEt7Le7/MFr1r1IW6UHs2MB4loIgLb2suDfzvsuEHqBCRLTae&#10;ycCNAizmL4MZptZfOafLNpZKQjikaKCKsU21DkVFDsPIt8SiHX3nMMraldp2eJVw1+hJkrxrhzVL&#10;Q4UtrSoqTtuzM+BOy3z3fT7U6/HtK/vL3LTZ7H+NeXvtl5+gIvXxaX5c/1jBnwq+PCMT6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jIA6MUAAADcAAAADwAAAAAAAAAA&#10;AAAAAAChAgAAZHJzL2Rvd25yZXYueG1sUEsFBgAAAAAEAAQA+QAAAJMDAAAAAA==&#10;" strokecolor="#969696"/>
                    <v:line id="Line 341" o:spid="_x0000_s1080" style="position:absolute;visibility:visible;mso-wrap-style:square" from="9861,7239" to="10317,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6lc8IAAADcAAAADwAAAGRycy9kb3ducmV2LnhtbERPTYvCMBC9C/6HMMLeNK2gSNcoslJd&#10;9VRdBG9DM9sWm0lpotZ/bxYWvM3jfc582Zla3Kl1lWUF8SgCQZxbXXGh4OeUDmcgnEfWWFsmBU9y&#10;sFz0e3NMtH1wRvejL0QIYZeggtL7JpHS5SUZdCPbEAfu17YGfYBtIXWLjxBuajmOoqk0WHFoKLGh&#10;r5Ly6/FmFJjrKjttb5dqHT836SE1k3p/3in1MehWnyA8df4t/nd/6zB/EsPfM+ECuXg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6lc8IAAADcAAAADwAAAAAAAAAAAAAA&#10;AAChAgAAZHJzL2Rvd25yZXYueG1sUEsFBgAAAAAEAAQA+QAAAJADAAAAAA==&#10;" strokecolor="#969696"/>
                  </v:group>
                  <v:shape id="AutoShape 342" o:spid="_x0000_s1081" type="#_x0000_t176" style="position:absolute;left:7849;top:4133;width:1482;height: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d78QA&#10;AADcAAAADwAAAGRycy9kb3ducmV2LnhtbERPS2vCQBC+C/0PyxR6000s9ZG6EWlp6cGLUfA6ZqfZ&#10;0OxsyK4x7a/vCoK3+fies1oPthE9db52rCCdJCCIS6drrhQc9h/jBQgfkDU2jknBL3lY5w+jFWba&#10;XXhHfREqEUPYZ6jAhNBmUvrSkEU/cS1x5L5dZzFE2FVSd3iJ4baR0ySZSYs1xwaDLb0ZKn+Ks1Uw&#10;bP9Oy/NnWhbBLGbz43P/vjlIpZ4eh80riEBDuItv7i8d579M4fpMvE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7Xe/EAAAA3AAAAA8AAAAAAAAAAAAAAAAAmAIAAGRycy9k&#10;b3ducmV2LnhtbFBLBQYAAAAABAAEAPUAAACJAwAAAAA=&#10;"/>
                  <v:shape id="AutoShape 343" o:spid="_x0000_s1082" type="#_x0000_t176" style="position:absolute;left:8393;top:4235;width:296;height:5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f4dMQA&#10;AADcAAAADwAAAGRycy9kb3ducmV2LnhtbERPTWvCQBC9C/0PyxR6q5tUajV1I6K0ePDSKHgds9Ns&#10;aHY2ZNeY9te7QsHbPN7nLJaDbURPna8dK0jHCQji0umaKwWH/cfzDIQPyBobx6Tglzws84fRAjPt&#10;LvxFfREqEUPYZ6jAhNBmUvrSkEU/di1x5L5dZzFE2FVSd3iJ4baRL0kylRZrjg0GW1obKn+Ks1Uw&#10;7P5O8/NnWhbBzKZvx0m/WR2kUk+Pw+odRKAh3MX/7q2O818ncHsmXi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3+HTEAAAA3AAAAA8AAAAAAAAAAAAAAAAAmAIAAGRycy9k&#10;b3ducmV2LnhtbFBLBQYAAAAABAAEAPUAAACJAwAAAAA=&#10;"/>
                  <v:group id="Group 344" o:spid="_x0000_s1083" style="position:absolute;left:8788;top:4235;width:493;height:512" coordorigin="9034,9747" coordsize="570,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oval id="Oval 345" o:spid="_x0000_s1084" alt="Diagonal hell nach oben" style="position:absolute;left:9034;top:9747;width:57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j9LsQA&#10;AADcAAAADwAAAGRycy9kb3ducmV2LnhtbERP32vCMBB+F/Y/hBvsRTR10DE6o8iG4IMic4Ph29Hc&#10;mmJyKU1sq3+9GQx8u4/v582Xg7OiozbUnhXMphkI4tLrmisF31/rySuIEJE1Ws+k4EIBlouH0RwL&#10;7Xv+pO4QK5FCOBSowMTYFFKG0pDDMPUNceJ+feswJthWUrfYp3Bn5XOWvUiHNacGgw29GypPh7NT&#10;sP2J19VlN1ytyT9mvT3uT+N1p9TT47B6AxFpiHfxv3uj0/w8h79n0gV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Y/S7EAAAA3AAAAA8AAAAAAAAAAAAAAAAAmAIAAGRycy9k&#10;b3ducmV2LnhtbFBLBQYAAAAABAAEAPUAAACJAwAAAAA=&#10;">
                      <v:fill r:id="rId22" o:title="Diagonal hell nach oben" recolor="t" type="tile"/>
                    </v:oval>
                    <v:group id="Group 346" o:spid="_x0000_s1085" alt="Diagonal hell nach oben" style="position:absolute;left:9177;top:9889;width:285;height:285" coordorigin="9861,7011" coordsize="456,4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line id="Line 347" o:spid="_x0000_s1086" alt="Diagonal hell nach oben" style="position:absolute;visibility:visible;mso-wrap-style:square" from="10089,7011" to="10089,7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uYnMQAAADcAAAADwAAAGRycy9kb3ducmV2LnhtbERPS2vCQBC+C/6HZYTedGPBVqKrSEva&#10;2p58IHgbsmOymJ0N2TWJ/94tFHqbj+85y3VvK9FS441jBdNJAoI4d9pwoeB4yMZzED4ga6wck4I7&#10;eVivhoMlptp1vKN2HwoRQ9inqKAMoU6l9HlJFv3E1cSRu7jGYoiwKaRusIvhtpLPSfIiLRqODSXW&#10;9FZSft3frAJ73ewOn7ezeZ/eP7KfzM6q79NWqadRv1mACNSHf/Gf+0vH+bNX+H0mXi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25icxAAAANwAAAAPAAAAAAAAAAAA&#10;AAAAAKECAABkcnMvZG93bnJldi54bWxQSwUGAAAAAAQABAD5AAAAkgMAAAAA&#10;" strokecolor="#969696"/>
                      <v:line id="Line 348" o:spid="_x0000_s1087" alt="Diagonal hell nach oben" style="position:absolute;visibility:visible;mso-wrap-style:square" from="9861,7239" to="10317,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QM7sUAAADcAAAADwAAAGRycy9kb3ducmV2LnhtbESPT4vCQAzF78J+hyELe9OpgsvSdRRR&#10;un/cU3URvIVObIudTOmMWr+9OQjeEt7Le7/MFr1r1IW6UHs2MB4loIgLb2suDfzvsuEHqBCRLTae&#10;ycCNAizmL4MZptZfOafLNpZKQjikaKCKsU21DkVFDsPIt8SiHX3nMMraldp2eJVw1+hJkrxrhzVL&#10;Q4UtrSoqTtuzM+BOy3z3fT7U6/HtK/vL3LTZ7H+NeXvtl5+gIvXxaX5c/1jBnwqtPCMT6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EQM7sUAAADcAAAADwAAAAAAAAAA&#10;AAAAAAChAgAAZHJzL2Rvd25yZXYueG1sUEsFBgAAAAAEAAQA+QAAAJMDAAAAAA==&#10;" strokecolor="#969696"/>
                    </v:group>
                  </v:group>
                  <v:group id="Group 349" o:spid="_x0000_s1088" style="position:absolute;left:7926;top:4388;width:346;height:410" coordorigin="8008,9861" coordsize="399,4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oval id="Oval 350" o:spid="_x0000_s1089" alt="Diagonal hell nach oben" style="position:absolute;left:8008;top:9861;width:399;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OUC8cA&#10;AADcAAAADwAAAGRycy9kb3ducmV2LnhtbESPQUsDMRCF70L/Q5iCF2mzFSyyNi2lpeBBEasgvQ2b&#10;cbM0mSybuLvtr3cOgrcZ3pv3vlltxuBVT11qIhtYzAtQxFW0DdcGPj8Os0dQKSNb9JHJwIUSbNaT&#10;mxWWNg78Tv0x10pCOJVowOXcllqnylHANI8tsWjfsQuYZe1qbTscJDx4fV8USx2wYWlw2NLOUXU+&#10;/gQDL1/5ur28jlfvHvaLwZ/ezneH3pjb6bh9ApVpzP/mv+tnK/hLwZdnZAK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DlAvHAAAA3AAAAA8AAAAAAAAAAAAAAAAAmAIAAGRy&#10;cy9kb3ducmV2LnhtbFBLBQYAAAAABAAEAPUAAACMAwAAAAA=&#10;">
                      <v:fill r:id="rId22" o:title="Diagonal hell nach oben" recolor="t" type="tile"/>
                    </v:oval>
                    <v:group id="Group 351" o:spid="_x0000_s1090" alt="Diagonal hell nach oben" style="position:absolute;left:8065;top:9947;width:285;height:285" coordorigin="9861,7011" coordsize="456,4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aZ8MAAADcAAAADwAAAGRycy9kb3ducmV2LnhtbERPTWuDQBC9B/oflgn0&#10;lqy2RIrJRiS0pQcpxBRKb4M7UYk7K+5Wzb/vBgq5zeN9zi6bTSdGGlxrWUG8jkAQV1a3XCv4Or2t&#10;XkA4j6yxs0wKruQg2z8sdphqO/GRxtLXIoSwS1FB432fSumqhgy6te2JA3e2g0Ef4FBLPeAUwk0n&#10;n6IokQZbDg0N9nRoqLqUv0bB+4RT/hy/jsXlfLj+nDaf30VMSj0u53wLwtPs7+J/94cO85MY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5V9pnwwAAANwAAAAP&#10;AAAAAAAAAAAAAAAAAKoCAABkcnMvZG93bnJldi54bWxQSwUGAAAAAAQABAD6AAAAmgMAAAAA&#10;">
                      <v:line id="Line 352" o:spid="_x0000_s1091" alt="Diagonal hell nach oben" style="position:absolute;visibility:visible;mso-wrap-style:square" from="10089,7011" to="10089,7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DxucMAAADcAAAADwAAAGRycy9kb3ducmV2LnhtbERPS4vCMBC+L/gfwgh726YVVpZqFFG6&#10;D/ekFcHb0IxtaTMpTdT6783Cgrf5+J4zXw6mFVfqXW1ZQRLFIIgLq2suFRzy7O0DhPPIGlvLpOBO&#10;DpaL0cscU21vvKPr3pcihLBLUUHlfZdK6YqKDLrIdsSBO9veoA+wL6Xu8RbCTSsncTyVBmsODRV2&#10;tK6oaPYXo8A0q13+dTnVm+T+mf1m5r3dHn+Ueh0PqxkIT4N/iv/d3zrMn07g75lwgV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A8bnDAAAA3AAAAA8AAAAAAAAAAAAA&#10;AAAAoQIAAGRycy9kb3ducmV2LnhtbFBLBQYAAAAABAAEAPkAAACRAwAAAAA=&#10;" strokecolor="#969696"/>
                      <v:line id="Line 353" o:spid="_x0000_s1092" alt="Diagonal hell nach oben" style="position:absolute;visibility:visible;mso-wrap-style:square" from="9861,7239" to="10317,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xUIsQAAADcAAAADwAAAGRycy9kb3ducmV2LnhtbERPS2vCQBC+C/6HZYTezMaWBomuElpS&#10;bXvygeBtyI5JSHY2ZFeN/75bKPQ2H99zluvBtOJGvastK5hFMQjiwuqaSwXHQz6dg3AeWWNrmRQ8&#10;yMF6NR4tMdX2zju67X0pQgi7FBVU3neplK6oyKCLbEccuIvtDfoA+1LqHu8h3LTyOY4TabDm0FBh&#10;R28VFc3+ahSYJtsdNtdz/T57fOTfuXltv06fSj1NhmwBwtPg/8V/7q0O85MX+H0mXC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jFQixAAAANwAAAAPAAAAAAAAAAAA&#10;AAAAAKECAABkcnMvZG93bnJldi54bWxQSwUGAAAAAAQABAD5AAAAkgMAAAAA&#10;" strokecolor="#969696"/>
                    </v:group>
                  </v:group>
                  <v:group id="Group 354" o:spid="_x0000_s1093" style="position:absolute;left:8393;top:4235;width:296;height:256" coordorigin="8578,9747" coordsize="342,2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oval id="Oval 355" o:spid="_x0000_s1094" style="position:absolute;left:8578;top:9747;width:342;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kv1sIA&#10;AADcAAAADwAAAGRycy9kb3ducmV2LnhtbERPTUvDQBC9F/wPywjemk0NCRK7LcUitIcejHofstMk&#10;NDsbsmMa/71bKHibx/uc9XZ2vZpoDJ1nA6skBUVce9txY+Dr8335AioIssXeMxn4pQDbzcNijaX1&#10;V/6gqZJGxRAOJRpoRYZS61C35DAkfiCO3NmPDiXCsdF2xGsMd71+TtNCO+w4NrQ40FtL9aX6cQb2&#10;za4qJp1Jnp33B8kv36djtjLm6XHevYISmuVffHcfbJxf5HB7Jl6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CS/WwgAAANwAAAAPAAAAAAAAAAAAAAAAAJgCAABkcnMvZG93&#10;bnJldi54bWxQSwUGAAAAAAQABAD1AAAAhwMAAAAA&#10;"/>
                    <v:group id="Group 356" o:spid="_x0000_s1095" style="position:absolute;left:8607;top:9747;width:285;height:285" coordorigin="9861,7011" coordsize="456,4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line id="Line 357" o:spid="_x0000_s1096" style="position:absolute;visibility:visible;mso-wrap-style:square" from="10089,7011" to="10089,7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dSIcQAAADcAAAADwAAAGRycy9kb3ducmV2LnhtbERPS2vCQBC+F/oflil4azYWjJK6iijp&#10;w558UPA2ZMckmJ0N2dUk/74rCL3Nx/ec+bI3tbhR6yrLCsZRDII4t7riQsHxkL3OQDiPrLG2TAoG&#10;crBcPD/NMdW24x3d9r4QIYRdigpK75tUSpeXZNBFtiEO3Nm2Bn2AbSF1i10IN7V8i+NEGqw4NJTY&#10;0Lqk/LK/GgXmstodPq+najMePrKfzEzq7e+3UqOXfvUOwlPv/8UP95cO85Mp3J8JF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t1IhxAAAANwAAAAPAAAAAAAAAAAA&#10;AAAAAKECAABkcnMvZG93bnJldi54bWxQSwUGAAAAAAQABAD5AAAAkgMAAAAA&#10;" strokecolor="#969696"/>
                      <v:line id="Line 358" o:spid="_x0000_s1097" style="position:absolute;visibility:visible;mso-wrap-style:square" from="9861,7239" to="10317,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jGU8UAAADcAAAADwAAAGRycy9kb3ducmV2LnhtbESPT2vCQBDF74V+h2UKvdWNQkWiq4gS&#10;bfXkHwRvQ3ZMgtnZkF01fnvnUOhthvfmvd9MZp2r1Z3aUHk20O8loIhzbysuDBwP2dcIVIjIFmvP&#10;ZOBJAWbT97cJptY/eEf3fSyUhHBI0UAZY5NqHfKSHIaeb4hFu/jWYZS1LbRt8SHhrtaDJBlqhxVL&#10;Q4kNLUrKr/ubM+Cu891hfTtXy/5zlW0z911vTr/GfH508zGoSF38N/9d/1jBHwqtPCMT6O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ijGU8UAAADcAAAADwAAAAAAAAAA&#10;AAAAAAChAgAAZHJzL2Rvd25yZXYueG1sUEsFBgAAAAAEAAQA+QAAAJMDAAAAAA==&#10;" strokecolor="#969696"/>
                    </v:group>
                  </v:group>
                  <v:group id="Group 359" o:spid="_x0000_s1098" style="position:absolute;left:8393;top:4542;width:296;height:256" coordorigin="8578,10089" coordsize="342,2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oval id="Oval 360" o:spid="_x0000_s1099" alt="Diagonal hell nach oben" style="position:absolute;left:8578;top:10089;width:342;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oC1scA&#10;AADcAAAADwAAAGRycy9kb3ducmV2LnhtbESPQUsDMRCF70L/Q5iCF2mzFaplbVqKUvBQEasg3obN&#10;uFmaTJZN3N321zsHwdsM781736y3Y/Cqpy41kQ0s5gUo4irahmsDH+/72QpUysgWfWQycKYE283k&#10;ao2ljQO/UX/MtZIQTiUacDm3pdapchQwzWNLLNp37AJmWbta2w4HCQ9e3xbFnQ7YsDQ4bOnRUXU6&#10;/gQDh8982Z1fxot3y6fF4L9eTzf73pjr6bh7AJVpzP/mv+tnK/j3gi/PyAR68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aAtbHAAAA3AAAAA8AAAAAAAAAAAAAAAAAmAIAAGRy&#10;cy9kb3ducmV2LnhtbFBLBQYAAAAABAAEAPUAAACMAwAAAAA=&#10;">
                      <v:fill r:id="rId22" o:title="Diagonal hell nach oben" recolor="t" type="tile"/>
                    </v:oval>
                    <v:group id="Group 361" o:spid="_x0000_s1100" alt="Diagonal hell nach oben" style="position:absolute;left:8607;top:10089;width:285;height:285" coordorigin="9861,7011" coordsize="456,4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line id="Line 362" o:spid="_x0000_s1101" alt="Diagonal hell nach oben" style="position:absolute;visibility:visible;mso-wrap-style:square" from="10089,7011" to="10089,7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lnZMQAAADcAAAADwAAAGRycy9kb3ducmV2LnhtbERPS2vCQBC+C/6HZYTedKPQVqKrSEva&#10;2p58IHgbsmOymJ0N2TWJ/94tFHqbj+85y3VvK9FS441jBdNJAoI4d9pwoeB4yMZzED4ga6wck4I7&#10;eVivhoMlptp1vKN2HwoRQ9inqKAMoU6l9HlJFv3E1cSRu7jGYoiwKaRusIvhtpKzJHmRFg3HhhJr&#10;eispv+5vVoG9bnaHz9vZvE/vH9lPZp+r79NWqadRv1mACNSHf/Gf+0vH+a8z+H0mXi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GWdkxAAAANwAAAAPAAAAAAAAAAAA&#10;AAAAAKECAABkcnMvZG93bnJldi54bWxQSwUGAAAAAAQABAD5AAAAkgMAAAAA&#10;" strokecolor="#969696"/>
                      <v:line id="Line 363" o:spid="_x0000_s1102" alt="Diagonal hell nach oben" style="position:absolute;visibility:visible;mso-wrap-style:square" from="9861,7239" to="10317,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XC/8MAAADcAAAADwAAAGRycy9kb3ducmV2LnhtbERPS4vCMBC+L/gfwgjeNHVlV6lGEZfq&#10;qicfCN6GZmyLzaQ0Ueu/NwvC3ubje85k1phS3Kl2hWUF/V4Egji1uuBMwfGQdEcgnEfWWFomBU9y&#10;MJu2PiYYa/vgHd33PhMhhF2MCnLvq1hKl+Zk0PVsRRy4i60N+gDrTOoaHyHclPIzir6lwYJDQ44V&#10;LXJKr/ubUWCu891hdTsXP/3nMtkm5qvcnNZKddrNfAzCU+P/xW/3rw7zhwP4eyZcIK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1Vwv/DAAAA3AAAAA8AAAAAAAAAAAAA&#10;AAAAoQIAAGRycy9kb3ducmV2LnhtbFBLBQYAAAAABAAEAPkAAACRAwAAAAA=&#10;" strokecolor="#969696"/>
                    </v:group>
                  </v:group>
                  <v:line id="Line 364" o:spid="_x0000_s1103" style="position:absolute;rotation:-90;visibility:visible;mso-wrap-style:square" from="5208,3123" to="5208,5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KmtMUAAADcAAAADwAAAGRycy9kb3ducmV2LnhtbERPTWvCQBC9F/wPywi9NRtFqqauokJo&#10;Dz1UrWBvY3ZMgtnZmN1o2l/fLQi9zeN9zmzRmUpcqXGlZQWDKAZBnFldcq7gc5c+TUA4j6yxskwK&#10;vsnBYt57mGGi7Y03dN36XIQQdgkqKLyvEyldVpBBF9maOHAn2xj0ATa51A3eQrip5DCOn6XBkkND&#10;gTWtC8rO29YoSNPpfndZtR/x1/HnderMe3sYO6Ue+93yBYSnzv+L7+43HeaPR/D3TLh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9KmtMUAAADcAAAADwAAAAAAAAAA&#10;AAAAAAChAgAAZHJzL2Rvd25yZXYueG1sUEsFBgAAAAAEAAQA+QAAAJMDAAAAAA==&#10;" strokeweight=".25pt"/>
                  <v:line id="Line 365" o:spid="_x0000_s1104" style="position:absolute;rotation:-90;visibility:visible;mso-wrap-style:square" from="5381,4452" to="5381,5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4DL8UAAADcAAAADwAAAGRycy9kb3ducmV2LnhtbERPTWvCQBC9F/wPywi9NRsFq6auokJo&#10;Dz1UrWBvY3ZMgtnZmN1o2l/fLQi9zeN9zmzRmUpcqXGlZQWDKAZBnFldcq7gc5c+TUA4j6yxskwK&#10;vsnBYt57mGGi7Y03dN36XIQQdgkqKLyvEyldVpBBF9maOHAn2xj0ATa51A3eQrip5DCOn6XBkkND&#10;gTWtC8rO29YoSNPpfndZtR/x1/HnderMe3sYO6Ue+93yBYSnzv+L7+43HeaPR/D3TLh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4DL8UAAADcAAAADwAAAAAAAAAA&#10;AAAAAAChAgAAZHJzL2Rvd25yZXYueG1sUEsFBgAAAAAEAAQA+QAAAJMDAAAAAA==&#10;" strokeweight=".25pt"/>
                  <v:shape id="Text Box 366" o:spid="_x0000_s1105" type="#_x0000_t202" style="position:absolute;left:4096;top:4952;width:247;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T4mcMA&#10;AADcAAAADwAAAGRycy9kb3ducmV2LnhtbERPTWvCQBC9F/wPywheSt3UQ1pSV9Gkgof2oA05D9lp&#10;EpqdDburif/eLRR6m8f7nPV2Mr24kvOdZQXPywQEcW11x42C8uvw9ArCB2SNvWVScCMP283sYY2Z&#10;tiOf6HoOjYgh7DNU0IYwZFL6uiWDfmkH4sh9W2cwROgaqR2OMdz0cpUkqTTYcWxocaC8pfrnfDEK&#10;0sJdxhPnj0X5/oGfQ7Oq9rdKqcV82r2BCDSFf/Gf+6jj/JcUfp+JF8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T4mcMAAADcAAAADwAAAAAAAAAAAAAAAACYAgAAZHJzL2Rv&#10;d25yZXYueG1sUEsFBgAAAAAEAAQA9QAAAIgDAAAAAA==&#10;" stroked="f">
                    <v:textbox inset="0,0,0,0">
                      <w:txbxContent>
                        <w:p w:rsidR="003E578D" w:rsidRDefault="003E578D" w:rsidP="00D63BAB">
                          <w:pPr>
                            <w:jc w:val="center"/>
                            <w:rPr>
                              <w:b/>
                            </w:rPr>
                          </w:pPr>
                          <w:r>
                            <w:rPr>
                              <w:b/>
                            </w:rPr>
                            <w:t>C</w:t>
                          </w:r>
                        </w:p>
                      </w:txbxContent>
                    </v:textbox>
                  </v:shape>
                  <v:shape id="Text Box 367" o:spid="_x0000_s1106" type="#_x0000_t202" style="position:absolute;left:5677;top:5002;width:246;height: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hdAsIA&#10;AADcAAAADwAAAGRycy9kb3ducmV2LnhtbERPS4vCMBC+C/sfwix4kTVdDypdo7g+wIMe6ornoZlt&#10;i82kJNHWf28Ewdt8fM+ZLTpTixs5X1lW8D1MQBDnVldcKDj9bb+mIHxA1lhbJgV38rCYf/RmmGrb&#10;cka3YyhEDGGfooIyhCaV0uclGfRD2xBH7t86gyFCV0jtsI3hppajJBlLgxXHhhIbWpWUX45Xo2C8&#10;dtc249Vgfdrs8dAUo/Pv/axU/7Nb/oAI1IW3+OXe6Th/MoHnM/EC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iF0CwgAAANwAAAAPAAAAAAAAAAAAAAAAAJgCAABkcnMvZG93&#10;bnJldi54bWxQSwUGAAAAAAQABAD1AAAAhwMAAAAA&#10;" stroked="f">
                    <v:textbox inset="0,0,0,0">
                      <w:txbxContent>
                        <w:p w:rsidR="003E578D" w:rsidRDefault="003E578D" w:rsidP="00D63BAB">
                          <w:pPr>
                            <w:jc w:val="center"/>
                            <w:rPr>
                              <w:b/>
                            </w:rPr>
                          </w:pPr>
                          <w:r>
                            <w:rPr>
                              <w:b/>
                            </w:rPr>
                            <w:t>D</w:t>
                          </w:r>
                        </w:p>
                      </w:txbxContent>
                    </v:textbox>
                  </v:shape>
                  <v:shape id="Text Box 368" o:spid="_x0000_s1107" type="#_x0000_t202" style="position:absolute;left:8096;top:4952;width:247;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fJcMUA&#10;AADcAAAADwAAAGRycy9kb3ducmV2LnhtbESPQW/CMAyF75P4D5GRdplGOg4MFQJisEkc2AGGOFuN&#10;aSsap0oCLf9+PiBxs/We3/s8X/auUTcKsfZs4GOUgSIuvK25NHD8+3mfgooJ2WLjmQzcKcJyMXiZ&#10;Y259x3u6HVKpJIRjjgaqlNpc61hU5DCOfEss2tkHh0nWUGobsJNw1+hxlk20w5qlocKW1hUVl8PV&#10;GZhswrXb8/ptc/ze4W9bjk9f95Mxr8N+NQOVqE9P8+N6awX/U2jlGZlAL/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F8lwxQAAANwAAAAPAAAAAAAAAAAAAAAAAJgCAABkcnMv&#10;ZG93bnJldi54bWxQSwUGAAAAAAQABAD1AAAAigMAAAAA&#10;" stroked="f">
                    <v:textbox inset="0,0,0,0">
                      <w:txbxContent>
                        <w:p w:rsidR="003E578D" w:rsidRDefault="003E578D" w:rsidP="00D63BAB">
                          <w:pPr>
                            <w:jc w:val="center"/>
                            <w:rPr>
                              <w:b/>
                            </w:rPr>
                          </w:pPr>
                          <w:r>
                            <w:rPr>
                              <w:b/>
                            </w:rPr>
                            <w:t>E</w:t>
                          </w:r>
                        </w:p>
                      </w:txbxContent>
                    </v:textbox>
                  </v:shape>
                  <v:line id="Line 369" o:spid="_x0000_s1108" style="position:absolute;rotation:-90;visibility:visible;mso-wrap-style:square" from="4615,4831" to="4615,5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3iOcQAAADcAAAADwAAAGRycy9kb3ducmV2LnhtbERPO2vDMBDeC/kP4gLZGrkZXMeNEprQ&#10;4BY65LVkO6yLZWqdjKXa7r+vCoVs9/E9b7UZbSN66nztWMHTPAFBXDpdc6Xgct4/ZiB8QNbYOCYF&#10;P+Rhs548rDDXbuAj9adQiRjCPkcFJoQ2l9KXhiz6uWuJI3dzncUQYVdJ3eEQw20jF0mSSos1xwaD&#10;Le0MlV+nb6vgYG6FL96ybbNMPy5tJq+fi8NVqdl0fH0BEWgMd/G/+13H+c9L+HsmXi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3eI5xAAAANwAAAAPAAAAAAAAAAAA&#10;AAAAAKECAABkcnMvZG93bnJldi54bWxQSwUGAAAAAAQABAD5AAAAkgMAAAAA&#10;" strokeweight=".25pt">
                    <v:stroke startarrow="block" endarrow="block"/>
                  </v:line>
                  <v:line id="Line 370" o:spid="_x0000_s1109" style="position:absolute;visibility:visible;mso-wrap-style:square" from="4837,4542" to="4837,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dGCcYAAADcAAAADwAAAGRycy9kb3ducmV2LnhtbESPQWvDMAyF74P9B6NBb6uztZSS1S1j&#10;bDB6GKTdYbuJWI1DYzm1vTT999Oh0JvEe3rv02oz+k4NFFMb2MDTtABFXAfbcmPge//xuASVMrLF&#10;LjAZuFCCzfr+boWlDWeuaNjlRkkIpxINuJz7UutUO/KYpqEnFu0Qoscsa2y0jXiWcN/p56JYaI8t&#10;S4PDnt4c1cfdnzcQf3P6qU6z7TBv3k9fx+j2dKiMmTyMry+gMo35Zr5ef1rBXwq+PCMT6P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RgnGAAAA3AAAAA8AAAAAAAAA&#10;AAAAAAAAoQIAAGRycy9kb3ducmV2LnhtbFBLBQYAAAAABAAEAPkAAACUAwAAAAA=&#10;" strokeweight=".25pt"/>
                  <v:line id="Line 371" o:spid="_x0000_s1110" style="position:absolute;visibility:visible;mso-wrap-style:square" from="4393,4491" to="4393,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vjksIAAADcAAAADwAAAGRycy9kb3ducmV2LnhtbERPTWsCMRC9F/wPYYTeatYqRVajiFSQ&#10;HoTVHupt2Iybxc1kTeK6/feNIPQ2j/c5i1VvG9GRD7VjBeNRBoK4dLrmSsH3cfs2AxEissbGMSn4&#10;pQCr5eBlgbl2dy6oO8RKpBAOOSowMba5lKE0ZDGMXEucuLPzFmOCvpLa4z2F20a+Z9mHtFhzajDY&#10;0sZQeTncrAJ/iuGnuE6+umn1ed1fvDnSuVDqddiv5yAi9fFf/HTvdJo/G8PjmXSBX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IvjksIAAADcAAAADwAAAAAAAAAAAAAA&#10;AAChAgAAZHJzL2Rvd25yZXYueG1sUEsFBgAAAAAEAAQA+QAAAJADAAAAAA==&#10;" strokeweight=".25pt"/>
                  <v:line id="Line 372" o:spid="_x0000_s1111" style="position:absolute;visibility:visible;mso-wrap-style:square" from="8788,4491" to="8788,5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l95cIAAADcAAAADwAAAGRycy9kb3ducmV2LnhtbERPS2sCMRC+F/wPYYTeatYHRVajiFiQ&#10;HoTVHupt2Iybxc1kTdJ1/femUOhtPr7nLNe9bURHPtSOFYxHGQji0umaKwVfp4+3OYgQkTU2jknB&#10;gwKsV4OXJeba3bmg7hgrkUI45KjAxNjmUobSkMUwci1x4i7OW4wJ+kpqj/cUbhs5ybJ3abHm1GCw&#10;pa2h8nr8sQr8OYbv4jb97GbV7na4enOiS6HU67DfLEBE6uO/+M+912n+fAK/z6QL5Oo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Fl95cIAAADcAAAADwAAAAAAAAAAAAAA&#10;AAChAgAAZHJzL2Rvd25yZXYueG1sUEsFBgAAAAAEAAQA+QAAAJADAAAAAA==&#10;" strokeweight=".25pt"/>
                  <v:line id="Line 373" o:spid="_x0000_s1112" style="position:absolute;visibility:visible;mso-wrap-style:square" from="8689,4695" to="8689,5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XYfsIAAADcAAAADwAAAGRycy9kb3ducmV2LnhtbERPTWsCMRC9F/wPYQRvNWstRVajiFgQ&#10;D4XVHupt2Iybxc1kTeK6/ntTKPQ2j/c5i1VvG9GRD7VjBZNxBoK4dLrmSsH38fN1BiJEZI2NY1Lw&#10;oACr5eBlgbl2dy6oO8RKpBAOOSowMba5lKE0ZDGMXUucuLPzFmOCvpLa4z2F20a+ZdmHtFhzajDY&#10;0sZQeTncrAJ/iuGnuE733Xu1vX5dvDnSuVBqNOzXcxCR+vgv/nPvdJo/m8LvM+kCuX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xXYfsIAAADcAAAADwAAAAAAAAAAAAAA&#10;AAChAgAAZHJzL2Rvd25yZXYueG1sUEsFBgAAAAAEAAQA+QAAAJADAAAAAA==&#10;" strokeweight=".25pt"/>
                  <v:group id="Group 374" o:spid="_x0000_s1113" style="position:absolute;left:5183;top:3650;width:2744;height:969" coordorigin="4674,9095" coordsize="3168,10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line id="Line 375" o:spid="_x0000_s1114" style="position:absolute;rotation:-90;visibility:visible;mso-wrap-style:square" from="6258,7656" to="6258,108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YG8IAAADcAAAADwAAAGRycy9kb3ducmV2LnhtbERPS4vCMBC+L/gfwgh7W1MFpVajqCiu&#10;sAdfF29DMzbFZlKaqN1/vxEWvM3H95zpvLWVeFDjS8cK+r0EBHHudMmFgvNp85WC8AFZY+WYFPyS&#10;h/ms8zHFTLsnH+hxDIWIIewzVGBCqDMpfW7Iou+5mjhyV9dYDBE2hdQNPmO4reQgSUbSYsmxwWBN&#10;K0P57Xi3CvbmuvXbdbqsxqPduU7l5Wewvyj12W0XExCB2vAW/7u/dZyfDuH1TLxAz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0WYG8IAAADcAAAADwAAAAAAAAAAAAAA&#10;AAChAgAAZHJzL2Rvd25yZXYueG1sUEsFBgAAAAAEAAQA+QAAAJADAAAAAA==&#10;" strokeweight=".25pt">
                      <v:stroke startarrow="block" endarrow="block"/>
                    </v:line>
                    <v:shape id="Text Box 376" o:spid="_x0000_s1115" type="#_x0000_t202" style="position:absolute;left:6107;top:9112;width:285;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IvsMA&#10;AADcAAAADwAAAGRycy9kb3ducmV2LnhtbERPTWvCQBC9F/wPywheim7MIUjqKjVpwUN70IrnITsm&#10;odnZsLua5N93C4Xe5vE+Z7sfTSce5HxrWcF6lYAgrqxuuVZw+XpfbkD4gKyxs0wKJvKw382etphr&#10;O/CJHudQixjCPkcFTQh9LqWvGjLoV7YnjtzNOoMhQldL7XCI4aaTaZJk0mDLsaHBnoqGqu/z3SjI&#10;SncfTlw8l5e3D/zs6/R6mK5KLebj6wuIQGP4F/+5jzrO32Tw+0y8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IvsMAAADcAAAADwAAAAAAAAAAAAAAAACYAgAAZHJzL2Rv&#10;d25yZXYueG1sUEsFBgAAAAAEAAQA9QAAAIgDAAAAAA==&#10;" stroked="f">
                      <v:textbox inset="0,0,0,0">
                        <w:txbxContent>
                          <w:p w:rsidR="003E578D" w:rsidRDefault="003E578D" w:rsidP="00D63BAB">
                            <w:pPr>
                              <w:jc w:val="center"/>
                              <w:rPr>
                                <w:b/>
                              </w:rPr>
                            </w:pPr>
                            <w:r>
                              <w:rPr>
                                <w:b/>
                              </w:rPr>
                              <w:t>B</w:t>
                            </w:r>
                          </w:p>
                        </w:txbxContent>
                      </v:textbox>
                    </v:shape>
                    <v:line id="Line 377" o:spid="_x0000_s1116" style="position:absolute;flip:x;visibility:visible;mso-wrap-style:square" from="7842,9100" to="7842,10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sUk8QAAADcAAAADwAAAGRycy9kb3ducmV2LnhtbESPQUsDMRCF74L/IYzgpdhsl1LD2rRo&#10;YYv11lbvw2bMrm4mSxLb9d83BcHbDO99b94s16PrxYlC7DxrmE0LEMSNNx1bDe/H+kGBiAnZYO+Z&#10;NPxShPXq9maJlfFn3tPpkKzIIRwr1NCmNFRSxqYlh3HqB+KsffrgMOU1WGkCnnO462VZFAvpsON8&#10;ocWBNi0134cfl2vsjkrNzVuwLxNbf5UfZb1VW63v78bnJxCJxvRv/qNfTebUI1yfyRPI1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xSTxAAAANwAAAAPAAAAAAAAAAAA&#10;AAAAAKECAABkcnMvZG93bnJldi54bWxQSwUGAAAAAAQABAD5AAAAkgMAAAAA&#10;" strokeweight=".25pt"/>
                    <v:line id="Line 378" o:spid="_x0000_s1117" style="position:absolute;flip:x;visibility:visible;mso-wrap-style:square" from="4674,9095" to="4674,10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SA4cMAAADcAAAADwAAAGRycy9kb3ducmV2LnhtbESPQU/DMAyF70j8h8hIXBBLqRCKumUT&#10;IHUCbmzjbjVeWmicKglb+ff4gMTNT37f8/NqM4dRnSjlIbKFu0UFiriLbmBv4bBvbw2oXJAdjpHJ&#10;wg9l2KwvL1bYuHjmdzrtilcSwrlBC30pU6N17noKmBdxIpbdMaaARWTy2iU8S3gYdV1VDzrgwHKh&#10;x4mee+q+dt9Barzujbl3b8k/3fj2s/6o263ZWnt9NT8uQRWay7/5j35xwhlpK8/IBH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8UgOHDAAAA3AAAAA8AAAAAAAAAAAAA&#10;AAAAoQIAAGRycy9kb3ducmV2LnhtbFBLBQYAAAAABAAEAPkAAACRAwAAAAA=&#10;" strokeweight=".25pt"/>
                  </v:group>
                  <v:group id="Group 379" o:spid="_x0000_s1118" style="position:absolute;left:5627;top:4235;width:692;height:2251" coordorigin="5187,9747" coordsize="798,25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y0wm8MAAADcAAAADwAAAGRycy9kb3ducmV2LnhtbERPS4vCMBC+C/6HMII3&#10;Tavs4naNIqLiQRZ8wLK3oRnbYjMpTWzrv98Igrf5+J4zX3amFA3VrrCsIB5HIIhTqwvOFFzO29EM&#10;hPPIGkvLpOBBDpaLfm+OibYtH6k5+UyEEHYJKsi9rxIpXZqTQTe2FXHgrrY26AOsM6lrbEO4KeUk&#10;ij6lwYJDQ44VrXNKb6e7UbBrsV1N401zuF3Xj7/zx8/vISalhoNu9Q3CU+ff4pd7r8P82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LTCbwwAAANwAAAAP&#10;AAAAAAAAAAAAAAAAAKoCAABkcnMvZG93bnJldi54bWxQSwUGAAAAAAQABAD6AAAAmgMAAAAA&#10;">
                    <v:line id="Line 380" o:spid="_x0000_s1119" style="position:absolute;visibility:visible;mso-wrap-style:square" from="5814,9747" to="5814,12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608UAAADcAAAADwAAAGRycy9kb3ducmV2LnhtbESPT2vCQBDF7wW/wzKCt7pRQdroKv4h&#10;UtpT1YPHITsmwexsyK4mfnvnUOhthvfmvd8s172r1YPaUHk2MBknoIhzbysuDJxP2fsHqBCRLdae&#10;ycCTAqxXg7clptZ3/EuPYyyUhHBI0UAZY5NqHfKSHIaxb4hFu/rWYZS1LbRtsZNwV+tpksy1w4ql&#10;ocSGdiXlt+PdGYiHfH/9mXbZd7WdzzK+XTbP+mLMaNhvFqAi9fHf/Hf9ZQX/U/DlGZlAr1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d608UAAADcAAAADwAAAAAAAAAA&#10;AAAAAAChAgAAZHJzL2Rvd25yZXYueG1sUEsFBgAAAAAEAAQA+QAAAJMDAAAAAA==&#10;" strokeweight=".25pt">
                      <v:stroke startarrow="block" endarrow="block"/>
                    </v:line>
                    <v:line id="Line 381" o:spid="_x0000_s1120" style="position:absolute;visibility:visible;mso-wrap-style:square" from="5187,10374" to="5187,11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vfSMEAAADcAAAADwAAAGRycy9kb3ducmV2LnhtbERPS4vCMBC+L+x/CLPgbU1VELdrKq5S&#10;ET2tevA4NNMHNpPSRFv/vREEb/PxPWe+6E0tbtS6yrKC0TACQZxZXXGh4HRMv2cgnEfWWFsmBXdy&#10;sEg+P+YYa9vxP90OvhAhhF2MCkrvm1hKl5Vk0A1tQxy43LYGfYBtIXWLXQg3tRxH0VQarDg0lNjQ&#10;qqTscrgaBX6TrfP9uEt31d90kvLlvLzXZ6UGX/3yF4Sn3r/FL/dWh/k/I3g+Ey6Qy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y99IwQAAANwAAAAPAAAAAAAAAAAAAAAA&#10;AKECAABkcnMvZG93bnJldi54bWxQSwUGAAAAAAQABAD5AAAAjwMAAAAA&#10;" strokeweight=".25pt">
                      <v:stroke startarrow="block" endarrow="block"/>
                    </v:line>
                    <v:line id="Line 382" o:spid="_x0000_s1121" style="position:absolute;visibility:visible;mso-wrap-style:square" from="5187,11286" to="5187,12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6c2sUAAADcAAAADwAAAGRycy9kb3ducmV2LnhtbESPQWvCQBSE7wX/w/IKvTWbRhokdRVt&#10;SZH2ZOzB42P3mQSzb0N2NfHfu4VCj8PMfMMs15PtxJUG3zpW8JKkIIi1My3XCn4O5fMChA/IBjvH&#10;pOBGHtar2cMSC+NG3tO1CrWIEPYFKmhC6AspvW7Iok9cTxy9kxsshiiHWpoBxwi3nczSNJcWW44L&#10;Dfb03pA+VxerIHzqj9N3NpZf7Tafl3w+bm7dUamnx2nzBiLQFP7Df+2dUZC95vB7Jh4Bub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r6c2sUAAADcAAAADwAAAAAAAAAA&#10;AAAAAAChAgAAZHJzL2Rvd25yZXYueG1sUEsFBgAAAAAEAAQA+QAAAJMDAAAAAA==&#10;" strokeweight=".25pt">
                      <v:stroke startarrow="block" endarrow="block"/>
                    </v:line>
                    <v:shape id="Text Box 383" o:spid="_x0000_s1122" type="#_x0000_t202" style="position:absolute;left:5244;top:11628;width:228;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hgHsUA&#10;AADcAAAADwAAAGRycy9kb3ducmV2LnhtbESPzYvCMBTE7wv+D+EJe1k03YIfVKO4usIe1oMfeH40&#10;z7bYvJQk2vrfbwRhj8PM/IaZLztTizs5X1lW8DlMQBDnVldcKDgdt4MpCB+QNdaWScGDPCwXvbc5&#10;Ztq2vKf7IRQiQthnqKAMocmk9HlJBv3QNsTRu1hnMETpCqkdthFuapkmyVgarDgulNjQuqT8ergZ&#10;BeONu7V7Xn9sTt+/uGuK9Pz1OCv13u9WMxCBuvAffrV/tIJ0NIHn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GGAexQAAANwAAAAPAAAAAAAAAAAAAAAAAJgCAABkcnMv&#10;ZG93bnJldi54bWxQSwUGAAAAAAQABAD1AAAAigMAAAAA&#10;" stroked="f">
                      <v:textbox inset="0,0,0,0">
                        <w:txbxContent>
                          <w:p w:rsidR="003E578D" w:rsidRDefault="003E578D" w:rsidP="00D63BAB">
                            <w:pPr>
                              <w:jc w:val="center"/>
                              <w:rPr>
                                <w:b/>
                              </w:rPr>
                            </w:pPr>
                            <w:r>
                              <w:rPr>
                                <w:b/>
                              </w:rPr>
                              <w:t>F</w:t>
                            </w:r>
                          </w:p>
                        </w:txbxContent>
                      </v:textbox>
                    </v:shape>
                    <v:shape id="Text Box 384" o:spid="_x0000_s1123" type="#_x0000_t202" style="position:absolute;left:5700;top:10830;width:285;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f0bMEA&#10;AADcAAAADwAAAGRycy9kb3ducmV2LnhtbERPTYvCMBC9C/sfwix4kTXdgiLVKK664EEPdcXz0Ixt&#10;sZmUJNr67zcHwePjfS9WvWnEg5yvLSv4HicgiAuray4VnP9+v2YgfEDW2FgmBU/ysFp+DBaYadtx&#10;To9TKEUMYZ+hgiqENpPSFxUZ9GPbEkfuap3BEKErpXbYxXDTyDRJptJgzbGhwpY2FRW3090omG7d&#10;vct5M9qedwc8tmV6+XlelBp+9us5iEB9eItf7r1WkE7i2ngmHg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H9GzBAAAA3AAAAA8AAAAAAAAAAAAAAAAAmAIAAGRycy9kb3du&#10;cmV2LnhtbFBLBQYAAAAABAAEAPUAAACGAwAAAAA=&#10;" stroked="f">
                      <v:textbox inset="0,0,0,0">
                        <w:txbxContent>
                          <w:p w:rsidR="003E578D" w:rsidRDefault="003E578D" w:rsidP="00D63BAB">
                            <w:pPr>
                              <w:jc w:val="center"/>
                              <w:rPr>
                                <w:b/>
                              </w:rPr>
                            </w:pPr>
                            <w:r>
                              <w:rPr>
                                <w:b/>
                              </w:rPr>
                              <w:t>G</w:t>
                            </w:r>
                          </w:p>
                        </w:txbxContent>
                      </v:textbox>
                    </v:shape>
                  </v:group>
                  <v:group id="Group 385" o:spid="_x0000_s1124" style="position:absolute;left:3603;top:2035;width:592;height:2405" coordorigin="2850,7296" coordsize="684,26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line id="Line 386" o:spid="_x0000_s1125" style="position:absolute;visibility:visible;mso-wrap-style:square" from="2850,7296" to="2850,9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iO6MUAAADcAAAADwAAAGRycy9kb3ducmV2LnhtbESPQWsCMRSE7wX/Q3hCbzVblWK3RhGp&#10;UDwUVj3Y22Pz3CxuXtYkXdd/bwoFj8PMfMPMl71tREc+1I4VvI4yEMSl0zVXCg77zcsMRIjIGhvH&#10;pOBGAZaLwdMcc+2uXFC3i5VIEA45KjAxtrmUoTRkMYxcS5y8k/MWY5K+ktrjNcFtI8dZ9iYt1pwW&#10;DLa0NlSed79Wgf+J4VhcJttuWn1evs/e7OlUKPU87FcfICL18RH+b39pBePZO/ydS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diO6MUAAADcAAAADwAAAAAAAAAA&#10;AAAAAAChAgAAZHJzL2Rvd25yZXYueG1sUEsFBgAAAAAEAAQA+QAAAJMDAAAAAA==&#10;" strokeweight=".25pt"/>
                    <v:line id="Line 387" o:spid="_x0000_s1126" style="position:absolute;rotation:-90;visibility:visible;mso-wrap-style:square" from="3363,7353" to="3363,7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HtR8EAAADcAAAADwAAAGRycy9kb3ducmV2LnhtbERPzU7CQBC+m/AOmyHxJls4GKgsREwg&#10;cgDTygOM3bFt7M6u3RXK2zMHEo9fvv/lenCdOlMfW88GppMMFHHlbcu1gdPn9mkOKiZki51nMnCl&#10;COvV6GGJufUXLuhcplpJCMccDTQphVzrWDXkME58IBbu2/cOk8C+1rbHi4S7Ts+y7Fk7bFkaGgz0&#10;1lD1U/45A7Pd4rghe/gdihA+rl9ZedrH0pjH8fD6AirRkP7Fd/e7Fd9C5ssZOQJ6d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4e1HwQAAANwAAAAPAAAAAAAAAAAAAAAA&#10;AKECAABkcnMvZG93bnJldi54bWxQSwUGAAAAAAQABAD5AAAAjwMAAAAA&#10;" strokeweight=".25pt">
                      <v:stroke startarrow="block"/>
                    </v:line>
                    <v:shape id="Text Box 388" o:spid="_x0000_s1127" type="#_x0000_t202" style="position:absolute;left:2907;top:7410;width:228;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Tna8UA&#10;AADcAAAADwAAAGRycy9kb3ducmV2LnhtbESPzYvCMBTE7wv+D+EJe1k0tQdZq1H8WvDgHvzA86N5&#10;tsXmpSTR1v/eCAt7HGbmN8xs0ZlaPMj5yrKC0TABQZxbXXGh4Hz6GXyD8AFZY22ZFDzJw2Le+5hh&#10;pm3LB3ocQyEihH2GCsoQmkxKn5dk0A9tQxy9q3UGQ5SukNphG+GmlmmSjKXBiuNCiQ2tS8pvx7tR&#10;MN64e3vg9dfmvN3jb1Okl9XzotRnv1tOQQTqwn/4r73TCtLJCN5n4hGQ8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BOdrxQAAANwAAAAPAAAAAAAAAAAAAAAAAJgCAABkcnMv&#10;ZG93bnJldi54bWxQSwUGAAAAAAQABAD1AAAAigMAAAAA&#10;" stroked="f">
                      <v:textbox inset="0,0,0,0">
                        <w:txbxContent>
                          <w:p w:rsidR="003E578D" w:rsidRDefault="003E578D" w:rsidP="00D63BAB">
                            <w:pPr>
                              <w:jc w:val="center"/>
                              <w:rPr>
                                <w:b/>
                              </w:rPr>
                            </w:pPr>
                            <w:r>
                              <w:rPr>
                                <w:b/>
                              </w:rPr>
                              <w:t>A</w:t>
                            </w:r>
                          </w:p>
                        </w:txbxContent>
                      </v:textbox>
                    </v:shape>
                    <v:line id="Line 389" o:spid="_x0000_s1128" style="position:absolute;visibility:visible;mso-wrap-style:square" from="3192,7296" to="3192,9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WKRMUAAADcAAAADwAAAGRycy9kb3ducmV2LnhtbESPQWsCMRSE70L/Q3iF3jTbtYjdGkWk&#10;QulBWO2hvT02z83i5mVN0nX77xtB8DjMzDfMYjXYVvTkQ+NYwfMkA0FcOd1wreDrsB3PQYSIrLF1&#10;TAr+KMBq+TBaYKHdhUvq97EWCcKhQAUmxq6QMlSGLIaJ64iTd3TeYkzS11J7vCS4bWWeZTNpseG0&#10;YLCjjaHqtP+1CvxPDN/lefrZv9Tv593JmwMdS6WeHof1G4hIQ7yHb+0PrSB/zeF6Jh0Buf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qWKRMUAAADcAAAADwAAAAAAAAAA&#10;AAAAAAChAgAAZHJzL2Rvd25yZXYueG1sUEsFBgAAAAAEAAQA+QAAAJMDAAAAAA==&#10;" strokeweight=".25pt"/>
                  </v:group>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AutoShape 390" o:spid="_x0000_s1129" type="#_x0000_t42" style="position:absolute;left:2466;top:2443;width:433;height: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376sQA&#10;AADcAAAADwAAAGRycy9kb3ducmV2LnhtbESPT4vCMBTE78J+h/AW9qapLohWo4gg68HD+udQb8/m&#10;2RSbl9Jkbf32G0HwOMzMb5j5srOVuFPjS8cKhoMEBHHudMmFgtNx05+A8AFZY+WYFDzIw3Lx0Ztj&#10;ql3Le7ofQiEihH2KCkwIdSqlzw1Z9ANXE0fv6hqLIcqmkLrBNsJtJUdJMpYWS44LBmtaG8pvhz+r&#10;YJ3Z88bcKOx+fnO9e1wy2162Sn19dqsZiEBdeIdf7a1WMJp+w/NMP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N++rEAAAA3AAAAA8AAAAAAAAAAAAAAAAAmAIAAGRycy9k&#10;b3ducmV2LnhtbFBLBQYAAAAABAAEAPUAAACJAwAAAAA=&#10;" adj="123323,105638,49520,8856,26794,8856" strokecolor="#969696">
                    <v:textbox inset=",0,0,0">
                      <w:txbxContent>
                        <w:p w:rsidR="003E578D" w:rsidRDefault="003E578D" w:rsidP="00D63BAB">
                          <w:pPr>
                            <w:rPr>
                              <w:b/>
                            </w:rPr>
                          </w:pPr>
                          <w:r>
                            <w:rPr>
                              <w:b/>
                            </w:rPr>
                            <w:t>11</w:t>
                          </w:r>
                        </w:p>
                      </w:txbxContent>
                    </v:textbox>
                    <o:callout v:ext="edit" minusx="t" minusy="t"/>
                  </v:shape>
                  <v:shape id="AutoShape 391" o:spid="_x0000_s1130" type="#_x0000_t42" style="position:absolute;left:2466;top:3094;width:498;height: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T5dcYA&#10;AADcAAAADwAAAGRycy9kb3ducmV2LnhtbESPUUvDMBSF34X9h3AHvrl0Q4ary4YMxgRBWDdR367N&#10;tS1pbkoTt3S/fhEEHw/nnO9wlutoW3Gi3jeOFUwnGQji0umGKwXHw/buAYQPyBpbx6RgIA/r1ehm&#10;ibl2Z97TqQiVSBD2OSqoQ+hyKX1Zk0U/cR1x8r5dbzEk2VdS93hOcNvKWZbNpcWG00KNHW1qKk3x&#10;YxU0r6ak4cW87z6/ohku5q34iK1St+P49AgiUAz/4b/2s1YwW9zD75l0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T5dcYAAADcAAAADwAAAAAAAAAAAAAAAACYAgAAZHJz&#10;L2Rvd25yZXYueG1sUEsFBgAAAAAEAAQA9QAAAIsDAAAAAA==&#10;" adj="92872,57137,48882,7579,26116,7579" strokecolor="#969696">
                    <v:textbox inset=",0,0,0">
                      <w:txbxContent>
                        <w:p w:rsidR="003E578D" w:rsidRDefault="003E578D" w:rsidP="00D63BAB">
                          <w:pPr>
                            <w:rPr>
                              <w:b/>
                            </w:rPr>
                          </w:pPr>
                          <w:r>
                            <w:rPr>
                              <w:b/>
                            </w:rPr>
                            <w:t>10</w:t>
                          </w:r>
                        </w:p>
                      </w:txbxContent>
                    </v:textbox>
                    <o:callout v:ext="edit" minusx="t" minusy="t"/>
                  </v:shape>
                  <v:shape id="AutoShape 392" o:spid="_x0000_s1131" type="#_x0000_t42" style="position:absolute;left:2577;top:3696;width:403;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CmMYA&#10;AADcAAAADwAAAGRycy9kb3ducmV2LnhtbESPT2vCQBTE7wW/w/KE3uqmQqRGVymCNKWHYvTi7ZF9&#10;5o/Zt0t2a9J++m6h4HGYmd8w6+1oOnGj3jeWFTzPEhDEpdUNVwpOx/3TCwgfkDV2lknBN3nYbiYP&#10;a8y0HfhAtyJUIkLYZ6igDsFlUvqyJoN+Zh1x9C62Nxii7Cupexwi3HRyniQLabDhuFCjo11N5bX4&#10;MgrenSuO7aL9eGt1evgZ8jT/bM9KPU7H1xWIQGO4h//buVYwX6bwdyYe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J+CmMYAAADcAAAADwAAAAAAAAAAAAAAAACYAgAAZHJz&#10;L2Rvd25yZXYueG1sUEsFBgAAAAAEAAQA9QAAAIsDAAAAAA==&#10;" adj="75414,29033,43619,7392,27186,7392" strokecolor="#969696">
                    <v:textbox inset=",0,,0">
                      <w:txbxContent>
                        <w:p w:rsidR="003E578D" w:rsidRDefault="003E578D" w:rsidP="00D63BAB">
                          <w:pPr>
                            <w:rPr>
                              <w:b/>
                            </w:rPr>
                          </w:pPr>
                          <w:r>
                            <w:rPr>
                              <w:b/>
                            </w:rPr>
                            <w:t>9</w:t>
                          </w:r>
                        </w:p>
                      </w:txbxContent>
                    </v:textbox>
                    <o:callout v:ext="edit" minusx="t" minusy="t"/>
                  </v:shape>
                  <v:shape id="AutoShape 393" o:spid="_x0000_s1132" type="#_x0000_t42" style="position:absolute;left:2429;top:6279;width:402;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ecWMIA&#10;AADcAAAADwAAAGRycy9kb3ducmV2LnhtbESP0YrCMBRE3wX/IVzBN023QtGuUZaFRWGfrP2Aa3O3&#10;rTY3JYla/34jCD4OM3OGWW8H04kbOd9aVvAxT0AQV1a3XCsojz+zJQgfkDV2lknBgzxsN+PRGnNt&#10;73ygWxFqESHsc1TQhNDnUvqqIYN+bnvi6P1ZZzBE6WqpHd4j3HQyTZJMGmw5LjTY03dD1aW4GgU7&#10;Pp1Dmi0K97tfrJwr2529FkpNJ8PXJ4hAQ3iHX+29VpCuMniei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95xYwgAAANwAAAAPAAAAAAAAAAAAAAAAAJgCAABkcnMvZG93&#10;bnJldi54bWxQSwUGAAAAAAQABAD1AAAAhwMAAAAA&#10;" adj="133510,-31036,51486,7792,27186,7792" strokecolor="#969696">
                    <v:textbox inset=",0,,0">
                      <w:txbxContent>
                        <w:p w:rsidR="003E578D" w:rsidRDefault="003E578D" w:rsidP="00D63BAB">
                          <w:pPr>
                            <w:rPr>
                              <w:b/>
                            </w:rPr>
                          </w:pPr>
                          <w:r>
                            <w:rPr>
                              <w:b/>
                            </w:rPr>
                            <w:t>7</w:t>
                          </w:r>
                        </w:p>
                      </w:txbxContent>
                    </v:textbox>
                    <o:callout v:ext="edit" minusx="t"/>
                  </v:shape>
                  <v:shape id="AutoShape 394" o:spid="_x0000_s1133" type="#_x0000_t42" style="position:absolute;left:2450;top:5806;width:402;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SVmMQA&#10;AADcAAAADwAAAGRycy9kb3ducmV2LnhtbESPT2vCQBTE70K/w/IKXkQ3VUhrdJUihBZvTXPp7Zl9&#10;JsHs25Dd/Om37wpCj8PM/IbZHyfTiIE6V1tW8LKKQBAXVtdcKsi/0+UbCOeRNTaWScEvOTgenmZ7&#10;TLQd+YuGzJciQNglqKDyvk2kdEVFBt3KtsTBu9rOoA+yK6XucAxw08h1FMXSYM1hocKWThUVt6w3&#10;CujnI8/T85DajXFxVsqF7y+9UvPn6X0HwtPk/8OP9qdWsN6+wv1MOALy8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ElZjEAAAA3AAAAA8AAAAAAAAAAAAAAAAAmAIAAGRycy9k&#10;b3ducmV2LnhtbFBLBQYAAAAABAAEAPUAAACJAwAAAAA=&#10;" adj="94593,-10237,54186,9648,27186,9648" strokecolor="#969696">
                    <v:textbox inset=",0,,0">
                      <w:txbxContent>
                        <w:p w:rsidR="003E578D" w:rsidRDefault="003E578D" w:rsidP="00D63BAB">
                          <w:pPr>
                            <w:rPr>
                              <w:b/>
                            </w:rPr>
                          </w:pPr>
                          <w:r>
                            <w:rPr>
                              <w:b/>
                            </w:rPr>
                            <w:t>8</w:t>
                          </w:r>
                        </w:p>
                      </w:txbxContent>
                    </v:textbox>
                    <o:callout v:ext="edit" minusx="t"/>
                  </v:shape>
                  <v:line id="Line 395" o:spid="_x0000_s1134" style="position:absolute;rotation:-90;visibility:visible;mso-wrap-style:square" from="3455,2090" to="3455,2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X+8sIAAADcAAAADwAAAGRycy9kb3ducmV2LnhtbERPz2vCMBS+C/sfwht4kZnqYbhqlKGb&#10;6FEd090ezWtTbF5Kk9buvzcHwePH93ux6m0lOmp86VjBZJyAIM6cLrlQ8HP6fpuB8AFZY+WYFPyT&#10;h9XyZbDAVLsbH6g7hkLEEPYpKjAh1KmUPjNk0Y9dTRy53DUWQ4RNIXWDtxhuKzlNkndpseTYYLCm&#10;taHsemytgnw72Xx119/deXTuLm2L+4PJ/5QavvafcxCB+vAUP9w7rWD6EdfGM/EI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wX+8sIAAADcAAAADwAAAAAAAAAAAAAA&#10;AAChAgAAZHJzL2Rvd25yZXYueG1sUEsFBgAAAAAEAAQA+QAAAJADAAAAAA==&#10;" strokeweight=".25pt">
                    <v:stroke endarrow="block"/>
                  </v:line>
                  <v:group id="Group 396" o:spid="_x0000_s1135" style="position:absolute;left:9990;top:2389;width:451;height:4706" coordorigin="10223,4939" coordsize="451,44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shape id="AutoShape 397" o:spid="_x0000_s1136" type="#_x0000_t42" style="position:absolute;left:10247;top:8351;width:403;height: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ndNcEA&#10;AADcAAAADwAAAGRycy9kb3ducmV2LnhtbERPy2oCMRTdC/5DuEJ3mtiClKlRVBBsKUh9QJeXyXUy&#10;OLkZktQZ/75ZCC4P5z1f9q4RNwqx9qxhOlEgiEtvaq40nI7b8TuImJANNp5Jw50iLBfDwRwL4zv+&#10;odshVSKHcCxQg02pLaSMpSWHceJb4sxdfHCYMgyVNAG7HO4a+arUTDqsOTdYbGljqbwe/pyGxn6e&#10;u912f1yFMFXp93t9x69e65dRv/oAkahPT/HDvTMa3lSen8/kI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p3TXBAAAA3AAAAA8AAAAAAAAAAAAAAAAAmAIAAGRycy9kb3du&#10;cmV2LnhtbFBLBQYAAAAABAAEAPUAAACGAwAAAAA=&#10;" adj="-48926,-21544,-20576,10151,-5586,10151" strokecolor="#969696">
                      <v:textbox inset=",0,,0">
                        <w:txbxContent>
                          <w:p w:rsidR="003E578D" w:rsidRDefault="003E578D" w:rsidP="00D63BAB">
                            <w:pPr>
                              <w:rPr>
                                <w:b/>
                              </w:rPr>
                            </w:pPr>
                            <w:r>
                              <w:rPr>
                                <w:b/>
                              </w:rPr>
                              <w:t>5</w:t>
                            </w:r>
                          </w:p>
                        </w:txbxContent>
                      </v:textbox>
                    </v:shape>
                    <v:shape id="AutoShape 398" o:spid="_x0000_s1137" type="#_x0000_t42" style="position:absolute;left:10272;top:5624;width:402;height: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FJuMUA&#10;AADcAAAADwAAAGRycy9kb3ducmV2LnhtbESPT4vCMBTE78J+h/CEvWnqLoh0jSLqguJB/AOrt0fz&#10;bIvNSzeJWr+9EQSPw8z8hhmOG1OJKzlfWlbQ6yYgiDOrS84V7He/nQEIH5A1VpZJwZ08jEcfrSGm&#10;2t54Q9dtyEWEsE9RQRFCnUrps4IM+q6tiaN3ss5giNLlUju8Rbip5FeS9KXBkuNCgTVNC8rO24tR&#10;cKzcYunpfy3L5f5vMjvMm9VsrtRnu5n8gAjUhHf41V5oBd9JD55n4hGQo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Um4xQAAANwAAAAPAAAAAAAAAAAAAAAAAJgCAABkcnMv&#10;ZG93bnJldi54bWxQSwUGAAAAAAQABAD1AAAAigMAAAAA&#10;" adj="-77749,74020,-23695,10151,-5586,10151" strokecolor="#969696">
                      <v:textbox inset=",0,,0">
                        <w:txbxContent>
                          <w:p w:rsidR="003E578D" w:rsidRDefault="003E578D" w:rsidP="00D63BAB">
                            <w:pPr>
                              <w:rPr>
                                <w:b/>
                              </w:rPr>
                            </w:pPr>
                            <w:r>
                              <w:rPr>
                                <w:b/>
                              </w:rPr>
                              <w:t>2</w:t>
                            </w:r>
                          </w:p>
                        </w:txbxContent>
                      </v:textbox>
                      <o:callout v:ext="edit" minusy="t"/>
                    </v:shape>
                    <v:shape id="AutoShape 399" o:spid="_x0000_s1138" type="#_x0000_t42" style="position:absolute;left:10256;top:4939;width:402;height: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m8sUA&#10;AADcAAAADwAAAGRycy9kb3ducmV2LnhtbESPT2sCMRTE7wW/Q3iCF9FsFYquRrEFoRSp+Ofg8bF5&#10;bhY3L9tNqum3N4LQ4zAzv2Hmy2hrcaXWV44VvA4zEMSF0xWXCo6H9WACwgdkjbVjUvBHHpaLzssc&#10;c+1uvKPrPpQiQdjnqMCE0ORS+sKQRT90DXHyzq61GJJsS6lbvCW4reUoy96kxYrTgsGGPgwVl/2v&#10;VWArws1Pf/d1GuM0fm/r9028GKV63biagQgUw3/42f7UCsbZCB5n0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byxQAAANwAAAAPAAAAAAAAAAAAAAAAAJgCAABkcnMv&#10;ZG93bnJldi54bWxQSwUGAAAAAAQABAD1AAAAigMAAAAA&#10;" adj="-100412,125991,-27884,10151,-5586,10151" strokecolor="#969696">
                      <v:textbox inset=",0,,0">
                        <w:txbxContent>
                          <w:p w:rsidR="003E578D" w:rsidRDefault="003E578D" w:rsidP="00D63BAB">
                            <w:pPr>
                              <w:rPr>
                                <w:b/>
                              </w:rPr>
                            </w:pPr>
                            <w:r>
                              <w:rPr>
                                <w:b/>
                              </w:rPr>
                              <w:t>1</w:t>
                            </w:r>
                          </w:p>
                        </w:txbxContent>
                      </v:textbox>
                      <o:callout v:ext="edit" minusy="t"/>
                    </v:shape>
                    <v:shape id="AutoShape 400" o:spid="_x0000_s1139" type="#_x0000_t42" style="position:absolute;left:10223;top:6259;width:402;height: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azZMMA&#10;AADcAAAADwAAAGRycy9kb3ducmV2LnhtbESPzWrDMBCE74W8g9hCbo3kmIbgRDFtIeBLD/kh5421&#10;tU2tlWIpifv2UaHQ4zAz3zDrcrS9uNEQOscaspkCQVw703Gj4XjYvixBhIhssHdMGn4oQLmZPK2x&#10;MO7OO7rtYyMShEOBGtoYfSFlqFuyGGbOEyfvyw0WY5JDI82A9wS3vZwrtZAWO04LLXr6aKn+3l+t&#10;hqpx/pRn9P5aneLFK8Pnz2Wu9fR5fFuBiDTG//BfuzIacpXD75l0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6azZMMAAADcAAAADwAAAAAAAAAAAAAAAACYAgAAZHJzL2Rv&#10;d25yZXYueG1sUEsFBgAAAAAEAAQA9QAAAIgDAAAAAA==&#10;" adj="-42316,35812,-19459,10151,-5586,10151" strokecolor="#969696">
                      <v:textbox inset=",0,,0">
                        <w:txbxContent>
                          <w:p w:rsidR="003E578D" w:rsidRDefault="003E578D" w:rsidP="00D63BAB">
                            <w:pPr>
                              <w:rPr>
                                <w:b/>
                              </w:rPr>
                            </w:pPr>
                            <w:r>
                              <w:rPr>
                                <w:b/>
                              </w:rPr>
                              <w:t>3</w:t>
                            </w:r>
                          </w:p>
                        </w:txbxContent>
                      </v:textbox>
                      <o:callout v:ext="edit" minusy="t"/>
                    </v:shape>
                    <v:shape id="AutoShape 401" o:spid="_x0000_s1140" type="#_x0000_t42" style="position:absolute;left:10267;top:9104;width:403;height: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Cc7MIA&#10;AADcAAAADwAAAGRycy9kb3ducmV2LnhtbESPQYvCMBSE7wv+h/AEb2vqKiLVKCIrCHtSI3h8NG+b&#10;ss1LaWKt/94sCB6HmfmGWW16V4uO2lB5VjAZZyCIC28qLhXo8/5zASJEZIO1Z1LwoACb9eBjhbnx&#10;dz5Sd4qlSBAOOSqwMTa5lKGw5DCMfUOcvF/fOoxJtqU0Ld4T3NXyK8vm0mHFacFiQztLxd/p5hT4&#10;y9Vr7Cb6J1TTm53r72P90EqNhv12CSJSH9/hV/tgFEyzGfyfSUd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cJzswgAAANwAAAAPAAAAAAAAAAAAAAAAAJgCAABkcnMvZG93&#10;bnJldi54bWxQSwUGAAAAAAQABAD1AAAAhwMAAAAA&#10;" adj="-88122,-73034,-30678,10151,-5586,10151" strokecolor="#969696">
                      <v:textbox inset=",0,,0">
                        <w:txbxContent>
                          <w:p w:rsidR="003E578D" w:rsidRDefault="003E578D" w:rsidP="00D63BAB">
                            <w:pPr>
                              <w:rPr>
                                <w:b/>
                              </w:rPr>
                            </w:pPr>
                            <w:r>
                              <w:rPr>
                                <w:b/>
                              </w:rPr>
                              <w:t>6</w:t>
                            </w:r>
                          </w:p>
                        </w:txbxContent>
                      </v:textbox>
                    </v:shape>
                    <v:shape id="AutoShape 402" o:spid="_x0000_s1141" type="#_x0000_t42" style="position:absolute;left:10255;top:7609;width:403;height: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J7AsMA&#10;AADcAAAADwAAAGRycy9kb3ducmV2LnhtbESPQWvCQBSE7wX/w/IEb3Wj0iLRVcQi9uDFKDk/ss8k&#10;Jvs27G5N/PfdgtDjMDPfMOvtYFrxIOdrywpm0wQEcWF1zaWC6+XwvgThA7LG1jIpeJKH7Wb0tsZU&#10;257P9MhCKSKEfYoKqhC6VEpfVGTQT21HHL2bdQZDlK6U2mEf4aaV8yT5lAZrjgsVdrSvqGiyH6PA&#10;He8L64+n/GnyeTg1mfnqm1ypyXjYrUAEGsJ/+NX+1goWyQf8nYlH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J7AsMAAADcAAAADwAAAAAAAAAAAAAAAACYAgAAZHJzL2Rv&#10;d25yZXYueG1sUEsFBgAAAAAEAAQA9QAAAIgDAAAAAA==&#10;" adj="-75088,-25491,-17969,10151,-5586,10151" strokecolor="#969696">
                      <v:textbox inset=",0,,0">
                        <w:txbxContent>
                          <w:p w:rsidR="003E578D" w:rsidRDefault="003E578D" w:rsidP="00D63BAB">
                            <w:pPr>
                              <w:rPr>
                                <w:b/>
                              </w:rPr>
                            </w:pPr>
                            <w:r>
                              <w:rPr>
                                <w:b/>
                              </w:rPr>
                              <w:t>4</w:t>
                            </w:r>
                          </w:p>
                        </w:txbxContent>
                      </v:textbox>
                    </v:shape>
                  </v:group>
                </v:group>
                <v:group id="Group 403" o:spid="_x0000_s1142" style="position:absolute;left:2322;top:8717;width:7632;height:5173" coordorigin="2322,8717" coordsize="7632,51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shape id="Text Box 404" o:spid="_x0000_s1143" type="#_x0000_t202" style="position:absolute;left:2322;top:8717;width:7632;height:51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k0eMYA&#10;AADcAAAADwAAAGRycy9kb3ducmV2LnhtbESPQWvCQBSE74L/YXkFL1I32lJLdBURAu3BQ21Fj6/Z&#10;ZxKafRt2tyb6611B8DjMzDfMfNmZWpzI+cqygvEoAUGcW11xoeDnO3t+B+EDssbaMik4k4flot+b&#10;Y6pty1902oZCRAj7FBWUITSplD4vyaAf2YY4ekfrDIYoXSG1wzbCTS0nSfImDVYcF0psaF1S/rf9&#10;NwoO62y3oct0vN+8DtvfXUafrh0qNXjqVjMQgbrwCN/bH1rBSzKF25l4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k0eMYAAADcAAAADwAAAAAAAAAAAAAAAACYAgAAZHJz&#10;L2Rvd25yZXYueG1sUEsFBgAAAAAEAAQA9QAAAIsDAAAAAA==&#10;" filled="f" fillcolor="yellow" stroked="f" strokeweight=".25pt">
                    <v:textbox>
                      <w:txbxContent>
                        <w:p w:rsidR="003E578D" w:rsidRPr="00AA5A96" w:rsidRDefault="003E578D" w:rsidP="00D63BAB">
                          <w:pPr>
                            <w:numPr>
                              <w:ins w:id="18" w:author="18.11.2002" w:date="2003-01-31T12:11:00Z"/>
                            </w:numPr>
                            <w:spacing w:after="40"/>
                            <w:rPr>
                              <w:noProof/>
                            </w:rPr>
                          </w:pPr>
                          <w:r w:rsidRPr="00AA5A96">
                            <w:rPr>
                              <w:noProof/>
                            </w:rPr>
                            <w:t>Lighting units being simultaneously energized for a given lighting mode:</w:t>
                          </w:r>
                        </w:p>
                        <w:p w:rsidR="003E578D" w:rsidRPr="00AA5A96" w:rsidRDefault="003E578D" w:rsidP="00D63BAB">
                          <w:pPr>
                            <w:tabs>
                              <w:tab w:val="left" w:pos="1560"/>
                            </w:tabs>
                            <w:spacing w:before="20"/>
                            <w:ind w:left="1560" w:hanging="1276"/>
                            <w:rPr>
                              <w:noProof/>
                            </w:rPr>
                          </w:pPr>
                          <w:r w:rsidRPr="00AA5A96">
                            <w:rPr>
                              <w:noProof/>
                            </w:rPr>
                            <w:t>No. 3 and 9:</w:t>
                          </w:r>
                          <w:r w:rsidRPr="00AA5A96">
                            <w:rPr>
                              <w:noProof/>
                            </w:rPr>
                            <w:tab/>
                            <w:t xml:space="preserve">(two symmetrically placed lighting units) </w:t>
                          </w:r>
                        </w:p>
                        <w:p w:rsidR="003E578D" w:rsidRPr="00AA5A96" w:rsidRDefault="003E578D" w:rsidP="00D63BAB">
                          <w:pPr>
                            <w:tabs>
                              <w:tab w:val="left" w:pos="1560"/>
                            </w:tabs>
                            <w:spacing w:before="20"/>
                            <w:ind w:left="1560" w:hanging="1276"/>
                            <w:rPr>
                              <w:noProof/>
                            </w:rPr>
                          </w:pPr>
                          <w:r w:rsidRPr="00AA5A96">
                            <w:rPr>
                              <w:noProof/>
                            </w:rPr>
                            <w:t xml:space="preserve">No. 1 and 11: </w:t>
                          </w:r>
                          <w:r w:rsidRPr="00AA5A96">
                            <w:rPr>
                              <w:noProof/>
                            </w:rPr>
                            <w:tab/>
                            <w:t xml:space="preserve">(two symmetrically placed lighting units) </w:t>
                          </w:r>
                        </w:p>
                        <w:p w:rsidR="003E578D" w:rsidRPr="00AA5A96" w:rsidRDefault="003E578D" w:rsidP="00D63BAB">
                          <w:pPr>
                            <w:tabs>
                              <w:tab w:val="left" w:pos="1560"/>
                            </w:tabs>
                            <w:spacing w:before="20"/>
                            <w:ind w:left="1560" w:hanging="1276"/>
                            <w:rPr>
                              <w:noProof/>
                            </w:rPr>
                          </w:pPr>
                          <w:r w:rsidRPr="00AA5A96">
                            <w:rPr>
                              <w:noProof/>
                            </w:rPr>
                            <w:t>No. 4 and 8:</w:t>
                          </w:r>
                          <w:r w:rsidRPr="00AA5A96">
                            <w:rPr>
                              <w:noProof/>
                            </w:rPr>
                            <w:tab/>
                            <w:t>(two additional lighting units)</w:t>
                          </w:r>
                        </w:p>
                        <w:p w:rsidR="003E578D" w:rsidRPr="00AA5A96" w:rsidRDefault="003E578D" w:rsidP="00D63BAB">
                          <w:pPr>
                            <w:tabs>
                              <w:tab w:val="left" w:pos="1560"/>
                              <w:tab w:val="left" w:pos="2400"/>
                            </w:tabs>
                            <w:spacing w:before="100" w:after="20"/>
                            <w:rPr>
                              <w:noProof/>
                            </w:rPr>
                          </w:pPr>
                          <w:r w:rsidRPr="00AA5A96">
                            <w:rPr>
                              <w:noProof/>
                            </w:rPr>
                            <w:t xml:space="preserve">Lighting units not being energized for said lighting mode: </w:t>
                          </w:r>
                          <w:r w:rsidRPr="00AA5A96">
                            <w:rPr>
                              <w:noProof/>
                            </w:rPr>
                            <w:tab/>
                          </w:r>
                        </w:p>
                        <w:p w:rsidR="003E578D" w:rsidRPr="00AA5A96" w:rsidRDefault="003E578D" w:rsidP="00D63BAB">
                          <w:pPr>
                            <w:tabs>
                              <w:tab w:val="left" w:pos="1560"/>
                            </w:tabs>
                            <w:spacing w:before="20"/>
                            <w:ind w:left="1560" w:hanging="1276"/>
                            <w:rPr>
                              <w:noProof/>
                            </w:rPr>
                          </w:pPr>
                          <w:r w:rsidRPr="00AA5A96">
                            <w:rPr>
                              <w:noProof/>
                            </w:rPr>
                            <w:t>No. 2 and 10:</w:t>
                          </w:r>
                          <w:r w:rsidRPr="00AA5A96">
                            <w:rPr>
                              <w:noProof/>
                            </w:rPr>
                            <w:tab/>
                            <w:t>(two symmetrically placed lighting units)</w:t>
                          </w:r>
                        </w:p>
                        <w:p w:rsidR="003E578D" w:rsidRPr="00AA5A96" w:rsidRDefault="003E578D" w:rsidP="00D63BAB">
                          <w:pPr>
                            <w:tabs>
                              <w:tab w:val="left" w:pos="1560"/>
                            </w:tabs>
                            <w:spacing w:before="20"/>
                            <w:ind w:left="1560" w:hanging="1276"/>
                            <w:rPr>
                              <w:noProof/>
                            </w:rPr>
                          </w:pPr>
                          <w:r w:rsidRPr="00AA5A96">
                            <w:rPr>
                              <w:noProof/>
                            </w:rPr>
                            <w:t>No. 5:</w:t>
                          </w:r>
                          <w:r w:rsidRPr="00AA5A96">
                            <w:rPr>
                              <w:noProof/>
                            </w:rPr>
                            <w:tab/>
                            <w:t>(additional lighting unit)</w:t>
                          </w:r>
                        </w:p>
                        <w:p w:rsidR="003E578D" w:rsidRPr="00AA5A96" w:rsidRDefault="003E578D" w:rsidP="00D63BAB">
                          <w:pPr>
                            <w:tabs>
                              <w:tab w:val="left" w:pos="1560"/>
                            </w:tabs>
                            <w:spacing w:before="20"/>
                            <w:ind w:left="1560" w:hanging="1276"/>
                            <w:rPr>
                              <w:noProof/>
                            </w:rPr>
                          </w:pPr>
                          <w:r w:rsidRPr="00AA5A96">
                            <w:rPr>
                              <w:noProof/>
                            </w:rPr>
                            <w:t>No. 6 and 7:</w:t>
                          </w:r>
                          <w:r w:rsidRPr="00AA5A96">
                            <w:rPr>
                              <w:noProof/>
                            </w:rPr>
                            <w:tab/>
                            <w:t>(two symmetrically placed lighting units)</w:t>
                          </w:r>
                        </w:p>
                        <w:p w:rsidR="003E578D" w:rsidRPr="00AA5A96" w:rsidRDefault="003E578D" w:rsidP="00D63BAB">
                          <w:pPr>
                            <w:tabs>
                              <w:tab w:val="left" w:pos="1560"/>
                              <w:tab w:val="left" w:pos="2400"/>
                            </w:tabs>
                            <w:spacing w:before="100" w:after="20"/>
                          </w:pPr>
                          <w:r w:rsidRPr="00AA5A96">
                            <w:t>Horizontal dimensions in mm:</w:t>
                          </w:r>
                        </w:p>
                        <w:p w:rsidR="003E578D" w:rsidRPr="00AA5A96" w:rsidRDefault="003E578D" w:rsidP="00D63BAB">
                          <w:pPr>
                            <w:tabs>
                              <w:tab w:val="left" w:pos="284"/>
                              <w:tab w:val="left" w:pos="1560"/>
                              <w:tab w:val="left" w:pos="4395"/>
                              <w:tab w:val="left" w:pos="5812"/>
                            </w:tabs>
                            <w:spacing w:before="20"/>
                            <w:ind w:left="1560" w:hanging="1276"/>
                          </w:pPr>
                          <w:r w:rsidRPr="00AA5A96">
                            <w:tab/>
                            <w:t xml:space="preserve">A </w:t>
                          </w:r>
                          <w:r w:rsidRPr="00AA5A96">
                            <w:sym w:font="Symbol" w:char="F0A3"/>
                          </w:r>
                          <w:r w:rsidRPr="00AA5A96">
                            <w:t xml:space="preserve"> 400</w:t>
                          </w:r>
                        </w:p>
                        <w:p w:rsidR="003E578D" w:rsidRPr="00AA5A96" w:rsidRDefault="003E578D" w:rsidP="00D63BAB">
                          <w:pPr>
                            <w:tabs>
                              <w:tab w:val="left" w:pos="284"/>
                              <w:tab w:val="left" w:pos="1560"/>
                              <w:tab w:val="left" w:pos="4395"/>
                              <w:tab w:val="left" w:pos="5812"/>
                            </w:tabs>
                            <w:spacing w:before="20"/>
                            <w:ind w:left="1560" w:hanging="1276"/>
                          </w:pPr>
                          <w:r w:rsidRPr="00AA5A96">
                            <w:tab/>
                            <w:t xml:space="preserve">B </w:t>
                          </w:r>
                          <w:r w:rsidRPr="00AA5A96">
                            <w:sym w:font="Symbol" w:char="F0B3"/>
                          </w:r>
                          <w:r w:rsidRPr="00AA5A96">
                            <w:t xml:space="preserve"> 600, or, </w:t>
                          </w:r>
                          <w:r w:rsidRPr="00AA5A96">
                            <w:sym w:font="Symbol" w:char="F0B3"/>
                          </w:r>
                          <w:r w:rsidRPr="00AA5A96">
                            <w:t xml:space="preserve"> 400 if vehicle overall width &lt; 1</w:t>
                          </w:r>
                          <w:r>
                            <w:t>,</w:t>
                          </w:r>
                          <w:r w:rsidRPr="00AA5A96">
                            <w:t>300 mm, however</w:t>
                          </w:r>
                        </w:p>
                        <w:p w:rsidR="003E578D" w:rsidRPr="00AA5A96" w:rsidRDefault="003E578D" w:rsidP="00D63BAB">
                          <w:pPr>
                            <w:tabs>
                              <w:tab w:val="left" w:pos="567"/>
                              <w:tab w:val="left" w:pos="1560"/>
                              <w:tab w:val="left" w:pos="1985"/>
                              <w:tab w:val="left" w:pos="4395"/>
                              <w:tab w:val="left" w:pos="5812"/>
                            </w:tabs>
                            <w:spacing w:before="20"/>
                            <w:ind w:left="1560" w:hanging="1276"/>
                            <w:rPr>
                              <w:b/>
                            </w:rPr>
                          </w:pPr>
                          <w:r w:rsidRPr="00AA5A96">
                            <w:tab/>
                          </w:r>
                          <w:r w:rsidRPr="00AA5A96">
                            <w:tab/>
                          </w:r>
                          <w:r w:rsidRPr="00AA5A96">
                            <w:tab/>
                            <w:t>no requirement for category M</w:t>
                          </w:r>
                          <w:r w:rsidRPr="00FB7516">
                            <w:rPr>
                              <w:vertAlign w:val="subscript"/>
                            </w:rPr>
                            <w:t>1</w:t>
                          </w:r>
                          <w:r w:rsidRPr="00AA5A96">
                            <w:t xml:space="preserve"> and N</w:t>
                          </w:r>
                          <w:r w:rsidRPr="00FB7516">
                            <w:rPr>
                              <w:vertAlign w:val="subscript"/>
                            </w:rPr>
                            <w:t>1</w:t>
                          </w:r>
                          <w:r w:rsidRPr="00AA5A96">
                            <w:t xml:space="preserve"> vehicles</w:t>
                          </w:r>
                        </w:p>
                        <w:p w:rsidR="003E578D" w:rsidRPr="00AA5A96" w:rsidRDefault="003E578D" w:rsidP="00D63BAB">
                          <w:pPr>
                            <w:tabs>
                              <w:tab w:val="left" w:pos="284"/>
                              <w:tab w:val="left" w:pos="1560"/>
                              <w:tab w:val="left" w:pos="4395"/>
                              <w:tab w:val="left" w:pos="5812"/>
                            </w:tabs>
                            <w:spacing w:before="20"/>
                            <w:ind w:left="1560" w:hanging="1276"/>
                            <w:rPr>
                              <w:lang w:val="it-IT"/>
                            </w:rPr>
                          </w:pPr>
                          <w:r w:rsidRPr="00AA5A96">
                            <w:tab/>
                          </w:r>
                          <w:r w:rsidRPr="00AA5A96">
                            <w:rPr>
                              <w:lang w:val="it-IT"/>
                            </w:rPr>
                            <w:t xml:space="preserve">C </w:t>
                          </w:r>
                          <w:r w:rsidRPr="00AA5A96">
                            <w:sym w:font="Symbol" w:char="F0A3"/>
                          </w:r>
                          <w:r w:rsidRPr="00AA5A96">
                            <w:rPr>
                              <w:lang w:val="it-IT"/>
                            </w:rPr>
                            <w:t xml:space="preserve"> 200</w:t>
                          </w:r>
                        </w:p>
                        <w:p w:rsidR="003E578D" w:rsidRPr="00AA5A96" w:rsidRDefault="003E578D" w:rsidP="00D63BAB">
                          <w:pPr>
                            <w:tabs>
                              <w:tab w:val="left" w:pos="284"/>
                              <w:tab w:val="left" w:pos="1560"/>
                              <w:tab w:val="left" w:pos="4395"/>
                              <w:tab w:val="left" w:pos="5812"/>
                            </w:tabs>
                            <w:spacing w:before="20"/>
                            <w:ind w:left="1560" w:hanging="1276"/>
                            <w:rPr>
                              <w:lang w:val="it-IT"/>
                            </w:rPr>
                          </w:pPr>
                          <w:r w:rsidRPr="00AA5A96">
                            <w:rPr>
                              <w:lang w:val="it-IT"/>
                            </w:rPr>
                            <w:tab/>
                            <w:t xml:space="preserve">E </w:t>
                          </w:r>
                          <w:r w:rsidRPr="00AA5A96">
                            <w:sym w:font="Symbol" w:char="F0A3"/>
                          </w:r>
                          <w:r w:rsidRPr="00AA5A96">
                            <w:rPr>
                              <w:lang w:val="it-IT"/>
                            </w:rPr>
                            <w:t xml:space="preserve"> 140</w:t>
                          </w:r>
                        </w:p>
                        <w:p w:rsidR="003E578D" w:rsidRPr="00AA5A96" w:rsidRDefault="003E578D" w:rsidP="00D63BAB">
                          <w:pPr>
                            <w:tabs>
                              <w:tab w:val="left" w:pos="1560"/>
                              <w:tab w:val="left" w:pos="2400"/>
                            </w:tabs>
                            <w:spacing w:before="100" w:after="20"/>
                            <w:rPr>
                              <w:lang w:val="it-IT"/>
                            </w:rPr>
                          </w:pPr>
                          <w:r w:rsidRPr="00AA5A96">
                            <w:rPr>
                              <w:lang w:val="it-IT"/>
                            </w:rPr>
                            <w:t>Vertical dimensions in mm:</w:t>
                          </w:r>
                        </w:p>
                        <w:p w:rsidR="003E578D" w:rsidRPr="004E5802" w:rsidRDefault="003E578D" w:rsidP="00D63BAB">
                          <w:pPr>
                            <w:tabs>
                              <w:tab w:val="left" w:pos="284"/>
                              <w:tab w:val="left" w:pos="1560"/>
                              <w:tab w:val="left" w:pos="4395"/>
                              <w:tab w:val="left" w:pos="5812"/>
                            </w:tabs>
                            <w:spacing w:before="20"/>
                            <w:ind w:left="1560" w:hanging="1276"/>
                          </w:pPr>
                          <w:r w:rsidRPr="003406B0">
                            <w:rPr>
                              <w:lang w:val="it-IT"/>
                            </w:rPr>
                            <w:tab/>
                          </w:r>
                          <w:r w:rsidRPr="004E5802">
                            <w:t xml:space="preserve">D </w:t>
                          </w:r>
                          <w:r w:rsidRPr="004E5802">
                            <w:sym w:font="Symbol" w:char="F0A3"/>
                          </w:r>
                          <w:r w:rsidRPr="004E5802">
                            <w:t xml:space="preserve">  400</w:t>
                          </w:r>
                        </w:p>
                        <w:p w:rsidR="003E578D" w:rsidRPr="004E5802" w:rsidRDefault="003E578D" w:rsidP="00D63BAB">
                          <w:pPr>
                            <w:tabs>
                              <w:tab w:val="left" w:pos="284"/>
                              <w:tab w:val="left" w:pos="1560"/>
                              <w:tab w:val="left" w:pos="4395"/>
                              <w:tab w:val="left" w:pos="5812"/>
                            </w:tabs>
                            <w:spacing w:before="20"/>
                            <w:ind w:left="1560" w:hanging="1276"/>
                          </w:pPr>
                          <w:r w:rsidRPr="004E5802">
                            <w:tab/>
                            <w:t xml:space="preserve">F </w:t>
                          </w:r>
                          <w:r w:rsidRPr="004E5802">
                            <w:sym w:font="Symbol" w:char="F0B3"/>
                          </w:r>
                          <w:r w:rsidRPr="004E5802">
                            <w:t xml:space="preserve">  250</w:t>
                          </w:r>
                        </w:p>
                        <w:p w:rsidR="003E578D" w:rsidRPr="00307BB5" w:rsidRDefault="003E578D" w:rsidP="00D63BAB">
                          <w:pPr>
                            <w:tabs>
                              <w:tab w:val="left" w:pos="284"/>
                              <w:tab w:val="left" w:pos="1560"/>
                              <w:tab w:val="left" w:pos="4395"/>
                              <w:tab w:val="left" w:pos="5812"/>
                            </w:tabs>
                            <w:spacing w:before="20"/>
                            <w:ind w:left="1560" w:hanging="1276"/>
                          </w:pPr>
                          <w:r w:rsidRPr="004E5802">
                            <w:tab/>
                            <w:t xml:space="preserve">G </w:t>
                          </w:r>
                          <w:r w:rsidRPr="004E5802">
                            <w:sym w:font="Symbol" w:char="F0A3"/>
                          </w:r>
                          <w:r w:rsidRPr="004E5802">
                            <w:t xml:space="preserve"> 1</w:t>
                          </w:r>
                          <w:r>
                            <w:t>,</w:t>
                          </w:r>
                          <w:r w:rsidRPr="004E5802">
                            <w:t>200</w:t>
                          </w:r>
                          <w:r w:rsidRPr="00307BB5">
                            <w:rPr>
                              <w:b/>
                            </w:rPr>
                            <w:t xml:space="preserve"> </w:t>
                          </w:r>
                        </w:p>
                      </w:txbxContent>
                    </v:textbox>
                  </v:shape>
                  <v:rect id="Rectangle 405" o:spid="_x0000_s1144" alt="Diagonal hell nach oben" style="position:absolute;left:8899;top:8780;width:40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2fAsAA&#10;AADcAAAADwAAAGRycy9kb3ducmV2LnhtbERPy4rCMBTdC/5DuIIb0VQFqdUoPhicjYqPhctLc22L&#10;zU1pMlr/frIQXB7Oe75sTCmeVLvCsoLhIAJBnFpdcKbgevnpxyCcR9ZYWiYFb3KwXLRbc0y0ffGJ&#10;nmefiRDCLkEFufdVIqVLczLoBrYiDtzd1gZ9gHUmdY2vEG5KOYqiiTRYcGjIsaJNTunj/GcUrHvH&#10;9472GN8264Pl69aXTTFVqttpVjMQnhr/FX/cv1rBOAprw5lwBOTi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12fAsAAAADcAAAADwAAAAAAAAAAAAAAAACYAgAAZHJzL2Rvd25y&#10;ZXYueG1sUEsFBgAAAAAEAAQA9QAAAIUDAAAAAA==&#10;">
                    <v:fill r:id="rId22" o:title="Diagonal hell nach oben" recolor="t" type="tile"/>
                  </v:rect>
                  <v:rect id="Rectangle 406" o:spid="_x0000_s1145" alt="Diagonal hell nach oben" style="position:absolute;left:7675;top:9911;width:40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8ZKcUA&#10;AADcAAAADwAAAGRycy9kb3ducmV2LnhtbESPT2sCMRTE70K/Q3iF3jRbhdKuRmlFqSfxz4J4e2xe&#10;N4ublzWJuvXTN4VCj8PM/IaZzDrbiCv5UDtW8DzIQBCXTtdcKSj2y/4riBCRNTaOScE3BZhNH3oT&#10;zLW78Zauu1iJBOGQowITY5tLGUpDFsPAtcTJ+3LeYkzSV1J7vCW4beQwy16kxZrTgsGW5obK0+5i&#10;E+V4N27lN/aD2vVnddgUl/NpodTTY/c+BhGpi//hv/ZKKxhlb/B7Jh0BO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7xkpxQAAANwAAAAPAAAAAAAAAAAAAAAAAJgCAABkcnMv&#10;ZG93bnJldi54bWxQSwUGAAAAAAQABAD1AAAAigMAAAAA&#10;" filled="f">
                    <v:fill r:id="rId22" o:title="Diagonal hell nach oben" recolor="t" type="tile"/>
                  </v:rect>
                </v:group>
                <w10:wrap type="topAndBottom"/>
              </v:group>
            </w:pict>
          </mc:Fallback>
        </mc:AlternateContent>
      </w:r>
      <w:r w:rsidR="004E5802">
        <w:br w:type="page"/>
      </w:r>
    </w:p>
    <w:p w:rsidR="00F123C1" w:rsidRPr="00F123C1" w:rsidRDefault="00F123C1" w:rsidP="009C3507">
      <w:pPr>
        <w:pStyle w:val="para"/>
      </w:pPr>
      <w:r w:rsidRPr="00F123C1">
        <w:t>6.22.4.2.</w:t>
      </w:r>
      <w:r w:rsidRPr="00F123C1">
        <w:tab/>
        <w:t>In length:</w:t>
      </w:r>
    </w:p>
    <w:p w:rsidR="00F123C1" w:rsidRPr="00F123C1" w:rsidRDefault="00F123C1" w:rsidP="00F123C1">
      <w:pPr>
        <w:pStyle w:val="para"/>
      </w:pPr>
      <w:r w:rsidRPr="00F123C1">
        <w:tab/>
        <w:t xml:space="preserve">All lighting units of an AFS shall be mounted at the front. This requirement is deemed to be satisfied if the light emitted does not cause discomfort to the driver either </w:t>
      </w:r>
      <w:r w:rsidR="009C3507" w:rsidRPr="00F123C1">
        <w:t>directly</w:t>
      </w:r>
      <w:r w:rsidRPr="00F123C1">
        <w:t xml:space="preserve"> or indirectly through the devices for indirect vision and/or other reflecting surfaces of the vehicle. </w:t>
      </w:r>
    </w:p>
    <w:p w:rsidR="00F123C1" w:rsidRPr="00F123C1" w:rsidRDefault="00F123C1" w:rsidP="00F123C1">
      <w:pPr>
        <w:pStyle w:val="para"/>
      </w:pPr>
      <w:r w:rsidRPr="00F123C1">
        <w:t>6.22.5.</w:t>
      </w:r>
      <w:r w:rsidRPr="00F123C1">
        <w:tab/>
        <w:t>Geometric visibility</w:t>
      </w:r>
    </w:p>
    <w:p w:rsidR="00F123C1" w:rsidRPr="00F123C1" w:rsidRDefault="00F123C1" w:rsidP="00F123C1">
      <w:pPr>
        <w:pStyle w:val="para"/>
      </w:pPr>
      <w:r w:rsidRPr="00F123C1">
        <w:tab/>
        <w:t>On each side of the vehicle, for each lighting function and mode provided:</w:t>
      </w:r>
    </w:p>
    <w:p w:rsidR="00F123C1" w:rsidRPr="00F123C1" w:rsidRDefault="00F123C1" w:rsidP="00F123C1">
      <w:pPr>
        <w:pStyle w:val="para"/>
      </w:pPr>
      <w:r w:rsidRPr="00F123C1">
        <w:tab/>
        <w:t xml:space="preserve">The angles of geometric visibility prescribed for the respective lighting functions according to paragraphs 6.1.5. and 6.2.5. of this Regulation, shall be met by at least one of the lighting units that are simultaneously </w:t>
      </w:r>
      <w:r w:rsidRPr="00F123C1">
        <w:rPr>
          <w:lang w:val="en-US"/>
        </w:rPr>
        <w:t>energized</w:t>
      </w:r>
      <w:r w:rsidRPr="00F123C1">
        <w:t xml:space="preserve"> to perform said function and mode(s), according to the description of the applicant. Individual lighting units may be used to comply with the requirements for different angles.</w:t>
      </w:r>
    </w:p>
    <w:p w:rsidR="00F123C1" w:rsidRPr="00F123C1" w:rsidRDefault="00F123C1" w:rsidP="00F123C1">
      <w:pPr>
        <w:pStyle w:val="para"/>
      </w:pPr>
      <w:r w:rsidRPr="00F123C1">
        <w:t>6.22.6.</w:t>
      </w:r>
      <w:r w:rsidRPr="00F123C1">
        <w:tab/>
        <w:t>Orientation</w:t>
      </w:r>
    </w:p>
    <w:p w:rsidR="00F123C1" w:rsidRPr="00F123C1" w:rsidRDefault="00F123C1" w:rsidP="00F123C1">
      <w:pPr>
        <w:pStyle w:val="para"/>
      </w:pPr>
      <w:r w:rsidRPr="00F123C1">
        <w:tab/>
        <w:t>Towards the front.</w:t>
      </w:r>
    </w:p>
    <w:p w:rsidR="00F123C1" w:rsidRPr="00F123C1" w:rsidRDefault="00F123C1" w:rsidP="00F123C1">
      <w:pPr>
        <w:pStyle w:val="para"/>
      </w:pPr>
      <w:r w:rsidRPr="00F123C1">
        <w:tab/>
        <w:t xml:space="preserve">The AFS shall, prior to the subsequent test procedures, be set to the neutral state, emitting the basic </w:t>
      </w:r>
      <w:r w:rsidR="007D46DB">
        <w:t>passing-beam</w:t>
      </w:r>
      <w:r w:rsidRPr="00F123C1">
        <w:t>.</w:t>
      </w:r>
    </w:p>
    <w:p w:rsidR="00F123C1" w:rsidRPr="00F123C1" w:rsidRDefault="00F123C1" w:rsidP="00F123C1">
      <w:pPr>
        <w:pStyle w:val="para"/>
      </w:pPr>
      <w:r w:rsidRPr="00F123C1">
        <w:t>6.22.6.1.</w:t>
      </w:r>
      <w:r w:rsidRPr="00F123C1">
        <w:tab/>
        <w:t>Vertical orientation:</w:t>
      </w:r>
    </w:p>
    <w:p w:rsidR="00F123C1" w:rsidRPr="00F123C1" w:rsidRDefault="00F123C1" w:rsidP="00F123C1">
      <w:pPr>
        <w:pStyle w:val="para"/>
      </w:pPr>
      <w:r w:rsidRPr="00F123C1">
        <w:t>6.22.6.1.1.</w:t>
      </w:r>
      <w:r w:rsidRPr="00F123C1">
        <w:tab/>
        <w:t xml:space="preserve">The initial downward inclination of the cut-off of the basic </w:t>
      </w:r>
      <w:r w:rsidR="007D46DB">
        <w:t>passing-beam</w:t>
      </w:r>
      <w:r w:rsidRPr="00F123C1">
        <w:t xml:space="preserve"> to be set in the unladen vehicle state with one person in the driver's seat shall be specified with a precision of 0.1 per cent by the manufacturer and indicated in clearly legible and indelible manner on each vehicle, close to either the front lighting system or the manufacturer's plate, by the symbol shown in Annex 7.</w:t>
      </w:r>
    </w:p>
    <w:p w:rsidR="00F123C1" w:rsidRPr="00F123C1" w:rsidRDefault="00F123C1" w:rsidP="00F123C1">
      <w:pPr>
        <w:pStyle w:val="para"/>
      </w:pPr>
      <w:r w:rsidRPr="00F123C1">
        <w:tab/>
        <w:t xml:space="preserve">Where differing initial downward inclinations are specified by the manufacturer for different lighting units that provide or contribute to the cut-off of the basic </w:t>
      </w:r>
      <w:r w:rsidR="007D46DB">
        <w:t>passing-beam</w:t>
      </w:r>
      <w:r w:rsidRPr="00F123C1">
        <w:t>, these values of downward inclination shall be specified with a precision of 0.1 per cent by the manufacturer and indicated in clearly legible and indelible manner on each vehicle, close to either the relevant lighting units or on the manufacturers plate, in such a way that all the lighting units concerned can be unambiguously identified.</w:t>
      </w:r>
    </w:p>
    <w:p w:rsidR="00F123C1" w:rsidRPr="00F123C1" w:rsidRDefault="00F123C1" w:rsidP="00F123C1">
      <w:pPr>
        <w:pStyle w:val="para"/>
      </w:pPr>
      <w:r w:rsidRPr="00F123C1">
        <w:t>6.22.6.1.2.</w:t>
      </w:r>
      <w:r w:rsidRPr="00F123C1">
        <w:tab/>
        <w:t xml:space="preserve">The downward inclination of the horizontal part of the </w:t>
      </w:r>
      <w:r w:rsidR="00055DFB">
        <w:t>"</w:t>
      </w:r>
      <w:r w:rsidRPr="00F123C1">
        <w:t>cut-off</w:t>
      </w:r>
      <w:r w:rsidR="00055DFB">
        <w:t>"</w:t>
      </w:r>
      <w:r w:rsidRPr="00F123C1">
        <w:t xml:space="preserve"> of the basic </w:t>
      </w:r>
      <w:r w:rsidR="007D46DB">
        <w:t>passing-beam</w:t>
      </w:r>
      <w:r w:rsidRPr="00F123C1">
        <w:t xml:space="preserve"> shall remain between the limits indicated in paragraph 6.2.6.1.2. of this Regulation under all the static loading conditions of the vehicle of Annex 5 </w:t>
      </w:r>
      <w:r w:rsidR="00D77BE2">
        <w:t>to</w:t>
      </w:r>
      <w:r w:rsidR="00D77BE2" w:rsidRPr="00F123C1">
        <w:t xml:space="preserve"> </w:t>
      </w:r>
      <w:r w:rsidRPr="00F123C1">
        <w:t>this Regulation; and the initial aiming shall be within the specified values.</w:t>
      </w:r>
    </w:p>
    <w:p w:rsidR="00F123C1" w:rsidRPr="00F123C1" w:rsidRDefault="00F123C1" w:rsidP="00F123C1">
      <w:pPr>
        <w:pStyle w:val="para"/>
      </w:pPr>
      <w:r w:rsidRPr="00F123C1">
        <w:t>6.22.6.1.2.1.</w:t>
      </w:r>
      <w:r w:rsidRPr="00F123C1">
        <w:tab/>
        <w:t xml:space="preserve">In case the </w:t>
      </w:r>
      <w:r w:rsidR="007D46DB">
        <w:t>passing-beam</w:t>
      </w:r>
      <w:r w:rsidRPr="00F123C1">
        <w:t xml:space="preserve"> is generated by several beams from different lighting units, the provisions according to paragraph 6.22.6.1.2. above apply to each said beam's </w:t>
      </w:r>
      <w:r w:rsidR="00055DFB">
        <w:t>"</w:t>
      </w:r>
      <w:r w:rsidRPr="00F123C1">
        <w:t>cut-off</w:t>
      </w:r>
      <w:r w:rsidR="00055DFB">
        <w:t>"</w:t>
      </w:r>
      <w:r w:rsidRPr="00F123C1">
        <w:t xml:space="preserve"> (if any), which is designed to project into the angular zone, as indicated under</w:t>
      </w:r>
      <w:r w:rsidRPr="00F123C1">
        <w:rPr>
          <w:rFonts w:hint="eastAsia"/>
        </w:rPr>
        <w:t xml:space="preserve"> </w:t>
      </w:r>
      <w:r w:rsidRPr="00F123C1">
        <w:t>item</w:t>
      </w:r>
      <w:r w:rsidRPr="00F123C1">
        <w:rPr>
          <w:rFonts w:hint="eastAsia"/>
        </w:rPr>
        <w:t xml:space="preserve"> 9.4</w:t>
      </w:r>
      <w:r w:rsidRPr="00F123C1">
        <w:t>.</w:t>
      </w:r>
      <w:r w:rsidRPr="00F123C1">
        <w:rPr>
          <w:rFonts w:hint="eastAsia"/>
        </w:rPr>
        <w:t xml:space="preserve"> of </w:t>
      </w:r>
      <w:r w:rsidRPr="00F123C1">
        <w:t>the communication form conforming to the model in Annex 1 to Regulation No. 123.</w:t>
      </w:r>
    </w:p>
    <w:p w:rsidR="00F123C1" w:rsidRPr="00F123C1" w:rsidRDefault="00F123C1" w:rsidP="00F123C1">
      <w:pPr>
        <w:pStyle w:val="para"/>
      </w:pPr>
      <w:r w:rsidRPr="00F123C1">
        <w:t>6.22.6.2.</w:t>
      </w:r>
      <w:r w:rsidRPr="00F123C1">
        <w:tab/>
        <w:t>Headlamp levelling device</w:t>
      </w:r>
    </w:p>
    <w:p w:rsidR="00F123C1" w:rsidRPr="00F123C1" w:rsidRDefault="00F123C1" w:rsidP="00F123C1">
      <w:pPr>
        <w:pStyle w:val="para"/>
      </w:pPr>
      <w:r w:rsidRPr="00F123C1">
        <w:t>6.22.6.2.1.</w:t>
      </w:r>
      <w:r w:rsidRPr="00F123C1">
        <w:tab/>
        <w:t>In the case where a headlamp levelling device is necessary to satisfy the requirements of paragraph 6.22.6.1.2., the device shall be automatic.</w:t>
      </w:r>
    </w:p>
    <w:p w:rsidR="00F123C1" w:rsidRPr="00F123C1" w:rsidRDefault="00F123C1" w:rsidP="00F123C1">
      <w:pPr>
        <w:pStyle w:val="para"/>
      </w:pPr>
      <w:r w:rsidRPr="00F123C1">
        <w:t>6.22.6.2.2.</w:t>
      </w:r>
      <w:r w:rsidRPr="00F123C1">
        <w:tab/>
        <w:t xml:space="preserve">In the event of a failure of this device, the </w:t>
      </w:r>
      <w:r w:rsidR="007D46DB">
        <w:t>passing-beam</w:t>
      </w:r>
      <w:r w:rsidRPr="00F123C1">
        <w:t xml:space="preserve"> shall not assume a position in which the dip is less than it was at the time when the failure of the device occurred.</w:t>
      </w:r>
    </w:p>
    <w:p w:rsidR="00F123C1" w:rsidRPr="00F123C1" w:rsidRDefault="00F123C1" w:rsidP="00F123C1">
      <w:pPr>
        <w:pStyle w:val="para"/>
      </w:pPr>
      <w:r w:rsidRPr="00F123C1">
        <w:t>6.22.6.3.</w:t>
      </w:r>
      <w:r w:rsidRPr="00F123C1">
        <w:tab/>
        <w:t>Horizontal orientation:</w:t>
      </w:r>
    </w:p>
    <w:p w:rsidR="00F123C1" w:rsidRPr="00F123C1" w:rsidRDefault="00F123C1" w:rsidP="00F123C1">
      <w:pPr>
        <w:pStyle w:val="para"/>
      </w:pPr>
      <w:r w:rsidRPr="00F123C1">
        <w:tab/>
        <w:t>For each lighting unit the kink of the elbow of the cut-off line, if any, when projected on the screen, shall coincide with the vertical line through the reference axis of said lighting unit. A tolerance of 0.5 degree to that side which is the side of the traffic direction shall be allowed. Other lighting units shall be adjusted according to the applicant's specification, as defined according to Annex 10 of Regulation No. 123.</w:t>
      </w:r>
    </w:p>
    <w:p w:rsidR="00F123C1" w:rsidRPr="00F123C1" w:rsidRDefault="00F123C1" w:rsidP="00F123C1">
      <w:pPr>
        <w:pStyle w:val="para"/>
      </w:pPr>
      <w:r w:rsidRPr="00F123C1">
        <w:t>6.22.6.4.</w:t>
      </w:r>
      <w:r w:rsidRPr="00F123C1">
        <w:tab/>
        <w:t>Measuring procedure:</w:t>
      </w:r>
    </w:p>
    <w:p w:rsidR="00F123C1" w:rsidRPr="00F123C1" w:rsidRDefault="00F123C1" w:rsidP="00F123C1">
      <w:pPr>
        <w:pStyle w:val="para"/>
      </w:pPr>
      <w:r w:rsidRPr="00F123C1">
        <w:tab/>
        <w:t xml:space="preserve">After adjustment of the initial setting of beam orientation, the vertical inclination of the </w:t>
      </w:r>
      <w:r w:rsidR="007D46DB">
        <w:t>passing-beam</w:t>
      </w:r>
      <w:r w:rsidRPr="00F123C1">
        <w:t xml:space="preserve"> or, when applicable, the vertical inclinations of all the different lighting units that provide or contribute to the cut-off(s) according to paragraph 6.22.6.1.2.1. above of the basic </w:t>
      </w:r>
      <w:r w:rsidR="007D46DB">
        <w:t>passing-beam</w:t>
      </w:r>
      <w:r w:rsidRPr="00F123C1">
        <w:t>, shall be verified for all loading conditions of the vehicle in accordance with the specifications in paragraphs 6.2.6.3.1. and 6.2.6.3.2. of this Regulation.</w:t>
      </w:r>
    </w:p>
    <w:p w:rsidR="00F123C1" w:rsidRPr="00F123C1" w:rsidRDefault="00F123C1" w:rsidP="00F123C1">
      <w:pPr>
        <w:pStyle w:val="para"/>
      </w:pPr>
      <w:r w:rsidRPr="00F123C1">
        <w:t>6.22.7.</w:t>
      </w:r>
      <w:r w:rsidRPr="00F123C1">
        <w:tab/>
        <w:t>Electrical connections</w:t>
      </w:r>
    </w:p>
    <w:p w:rsidR="00E35223" w:rsidRPr="00E35223" w:rsidRDefault="00E35223" w:rsidP="00E35223">
      <w:pPr>
        <w:pStyle w:val="para"/>
      </w:pPr>
      <w:r w:rsidRPr="00E35223">
        <w:rPr>
          <w:bCs/>
        </w:rPr>
        <w:t>6.22.7.1</w:t>
      </w:r>
      <w:r w:rsidRPr="00E35223">
        <w:t>.</w:t>
      </w:r>
      <w:r w:rsidRPr="00E35223">
        <w:rPr>
          <w:b/>
          <w:i/>
        </w:rPr>
        <w:tab/>
      </w:r>
      <w:r w:rsidRPr="00E35223">
        <w:t>Main-beam lighting (if provided by the AFS)</w:t>
      </w:r>
    </w:p>
    <w:p w:rsidR="00E35223" w:rsidRPr="00E35223" w:rsidRDefault="00E35223" w:rsidP="00E35223">
      <w:pPr>
        <w:pStyle w:val="para"/>
      </w:pPr>
      <w:r w:rsidRPr="00E35223">
        <w:rPr>
          <w:bCs/>
        </w:rPr>
        <w:t>6.22.7.1.1</w:t>
      </w:r>
      <w:r w:rsidRPr="00E35223">
        <w:rPr>
          <w:bCs/>
          <w:i/>
        </w:rPr>
        <w:t>.</w:t>
      </w:r>
      <w:r w:rsidRPr="00E35223">
        <w:tab/>
        <w:t>The lighting units for the main-beam may be activated either simultaneously or in pairs. For changing over from the dipped-beam to the main-beam at least one pair of lighting units for the main-beam shall be activated. For changing over from the main-beam to the dipped-beam all lighting units for the main-beam shall be de-activated simultaneously.</w:t>
      </w:r>
    </w:p>
    <w:p w:rsidR="00E35223" w:rsidRPr="00E35223" w:rsidRDefault="00E35223" w:rsidP="00E35223">
      <w:pPr>
        <w:pStyle w:val="para"/>
      </w:pPr>
      <w:r w:rsidRPr="00E35223">
        <w:t>6.22.7.1.2.</w:t>
      </w:r>
      <w:r w:rsidRPr="00E35223">
        <w:tab/>
        <w:t>The main-beam may be designed to be adaptive, subject to the provisions in paragraph 6.22.9.3., the control signals being produced by a sensor system which is capable of detecting and reacting to each of the following inputs:</w:t>
      </w:r>
    </w:p>
    <w:p w:rsidR="00E35223" w:rsidRPr="00E35223" w:rsidRDefault="00E35223" w:rsidP="00E35223">
      <w:pPr>
        <w:pStyle w:val="ad"/>
      </w:pPr>
      <w:r w:rsidRPr="00E35223">
        <w:rPr>
          <w:iCs/>
        </w:rPr>
        <w:t>(a)</w:t>
      </w:r>
      <w:r w:rsidRPr="00E35223">
        <w:rPr>
          <w:iCs/>
        </w:rPr>
        <w:tab/>
      </w:r>
      <w:r w:rsidR="009C3507">
        <w:t>Ambient lighting conditions</w:t>
      </w:r>
      <w:r w:rsidRPr="00E35223">
        <w:t>;</w:t>
      </w:r>
    </w:p>
    <w:p w:rsidR="00E35223" w:rsidRPr="00E35223" w:rsidRDefault="00E35223" w:rsidP="00E35223">
      <w:pPr>
        <w:pStyle w:val="ad"/>
      </w:pPr>
      <w:r w:rsidRPr="00E35223">
        <w:t>(b)</w:t>
      </w:r>
      <w:r w:rsidRPr="00E35223">
        <w:tab/>
        <w:t>The light emitted by the front lighting devices and front light-signalling devices of oncoming vehicles;</w:t>
      </w:r>
    </w:p>
    <w:p w:rsidR="00E35223" w:rsidRPr="00E35223" w:rsidRDefault="00E35223" w:rsidP="00E35223">
      <w:pPr>
        <w:pStyle w:val="ad"/>
        <w:rPr>
          <w:b/>
        </w:rPr>
      </w:pPr>
      <w:r w:rsidRPr="00DE410A">
        <w:t>(</w:t>
      </w:r>
      <w:r w:rsidRPr="00E35223">
        <w:t>c)</w:t>
      </w:r>
      <w:r w:rsidRPr="00E35223">
        <w:tab/>
        <w:t>The light emitted by the rear light-signalling of preceding vehicles;</w:t>
      </w:r>
    </w:p>
    <w:p w:rsidR="00E35223" w:rsidRPr="00E35223" w:rsidRDefault="00E35223" w:rsidP="00E35223">
      <w:pPr>
        <w:pStyle w:val="para"/>
        <w:rPr>
          <w:bCs/>
        </w:rPr>
      </w:pPr>
      <w:r w:rsidRPr="00E35223">
        <w:rPr>
          <w:b/>
          <w:bCs/>
          <w:lang w:val="en-US"/>
        </w:rPr>
        <w:tab/>
      </w:r>
      <w:r w:rsidRPr="00E35223">
        <w:rPr>
          <w:bCs/>
        </w:rPr>
        <w:t xml:space="preserve">Additional </w:t>
      </w:r>
      <w:r w:rsidRPr="00E35223">
        <w:t>sensor</w:t>
      </w:r>
      <w:r w:rsidRPr="00E35223">
        <w:rPr>
          <w:bCs/>
        </w:rPr>
        <w:t xml:space="preserve"> functions to improve performance are allowed.</w:t>
      </w:r>
    </w:p>
    <w:p w:rsidR="00E35223" w:rsidRPr="00E35223" w:rsidRDefault="00E35223" w:rsidP="00E35223">
      <w:pPr>
        <w:pStyle w:val="para"/>
      </w:pPr>
      <w:r w:rsidRPr="00E35223">
        <w:tab/>
        <w:t xml:space="preserve">For the purpose of this paragraph, </w:t>
      </w:r>
      <w:r w:rsidR="00055DFB">
        <w:rPr>
          <w:bCs/>
        </w:rPr>
        <w:t>"</w:t>
      </w:r>
      <w:r w:rsidRPr="00E35223">
        <w:rPr>
          <w:bCs/>
        </w:rPr>
        <w:t>vehicles</w:t>
      </w:r>
      <w:r w:rsidR="00055DFB">
        <w:rPr>
          <w:bCs/>
        </w:rPr>
        <w:t>"</w:t>
      </w:r>
      <w:r w:rsidRPr="00E35223">
        <w:rPr>
          <w:bCs/>
        </w:rPr>
        <w:t xml:space="preserve"> means vehicles </w:t>
      </w:r>
      <w:r w:rsidRPr="00E35223">
        <w:t>of categories L, M, N, O, T, as well as bicycles, such vehicles being equipped with retro-reflectors, with lighting and light-signalling devices, which are switched ON.</w:t>
      </w:r>
    </w:p>
    <w:p w:rsidR="00846E21" w:rsidRPr="00846E21" w:rsidRDefault="00846E21" w:rsidP="00846E21">
      <w:pPr>
        <w:spacing w:after="120"/>
        <w:ind w:left="2268" w:right="1134" w:hanging="1134"/>
        <w:jc w:val="both"/>
        <w:rPr>
          <w:lang w:val="en-US"/>
        </w:rPr>
      </w:pPr>
      <w:r w:rsidRPr="00846E21">
        <w:rPr>
          <w:lang w:val="en-US"/>
        </w:rPr>
        <w:t>6.22.7.1.3.</w:t>
      </w:r>
      <w:r w:rsidRPr="00846E21">
        <w:rPr>
          <w:lang w:val="en-US"/>
        </w:rPr>
        <w:tab/>
        <w:t>It shall always be possible to switch the main-beam headlamps, adaptive or non-adaptive, ON and OFF manually and to manually switch OFF the automatic control.</w:t>
      </w:r>
    </w:p>
    <w:p w:rsidR="00E35223" w:rsidRPr="00DE410A" w:rsidRDefault="00846E21" w:rsidP="00DE410A">
      <w:pPr>
        <w:pStyle w:val="para"/>
        <w:ind w:firstLine="0"/>
        <w:rPr>
          <w:lang w:val="en-US"/>
        </w:rPr>
      </w:pPr>
      <w:r w:rsidRPr="00846E21">
        <w:rPr>
          <w:lang w:val="en-US"/>
        </w:rPr>
        <w:t>Moreover, the switching OFF, of the main-beam headlamps and of their automatic control,</w:t>
      </w:r>
      <w:r>
        <w:rPr>
          <w:lang w:val="en-US"/>
        </w:rPr>
        <w:t xml:space="preserve"> shall be by means of a simple </w:t>
      </w:r>
      <w:r w:rsidRPr="00846E21">
        <w:rPr>
          <w:lang w:val="en-US"/>
        </w:rPr>
        <w:t>and immediate manual operation; the use of sub-menus is not allowed.</w:t>
      </w:r>
    </w:p>
    <w:p w:rsidR="00E35223" w:rsidRPr="00E35223" w:rsidRDefault="00E35223" w:rsidP="00E35223">
      <w:pPr>
        <w:pStyle w:val="para"/>
        <w:rPr>
          <w:bCs/>
        </w:rPr>
      </w:pPr>
      <w:r w:rsidRPr="00E35223">
        <w:rPr>
          <w:bCs/>
        </w:rPr>
        <w:t>6.22.7.1.4.</w:t>
      </w:r>
      <w:r w:rsidRPr="00E35223">
        <w:rPr>
          <w:bCs/>
        </w:rPr>
        <w:tab/>
      </w:r>
      <w:r w:rsidRPr="00E35223">
        <w:t>The dipped-beams may remain switched ON at the same time as the main beams.</w:t>
      </w:r>
    </w:p>
    <w:p w:rsidR="00F123C1" w:rsidRPr="00F123C1" w:rsidRDefault="00E35223" w:rsidP="00993AF2">
      <w:pPr>
        <w:pStyle w:val="para"/>
      </w:pPr>
      <w:r w:rsidRPr="00E35223">
        <w:rPr>
          <w:bCs/>
        </w:rPr>
        <w:t>6.22.7.1.5.</w:t>
      </w:r>
      <w:r w:rsidRPr="00E35223">
        <w:rPr>
          <w:bCs/>
        </w:rPr>
        <w:tab/>
      </w:r>
      <w:r w:rsidRPr="00E35223">
        <w:t xml:space="preserve">Where four concealable lighting units are fitted their raised position </w:t>
      </w:r>
      <w:r w:rsidR="006C5876">
        <w:t>shall</w:t>
      </w:r>
      <w:r w:rsidRPr="00E35223">
        <w:t xml:space="preserve"> prevent the simultaneous operation of any additional headlamps fitted, if these are intended to provide light signals consisting of intermittent illumination at short intervals (see paragraph 5.12.) in day</w:t>
      </w:r>
      <w:r w:rsidR="009C3507">
        <w:t>-</w:t>
      </w:r>
      <w:r w:rsidRPr="00E35223">
        <w:t>light.</w:t>
      </w:r>
    </w:p>
    <w:p w:rsidR="00F123C1" w:rsidRPr="00F123C1" w:rsidRDefault="00F123C1" w:rsidP="00993AF2">
      <w:pPr>
        <w:pStyle w:val="para"/>
        <w:keepNext/>
      </w:pPr>
      <w:r w:rsidRPr="00F123C1">
        <w:t>6.22.7.2.</w:t>
      </w:r>
      <w:r w:rsidRPr="00F123C1">
        <w:tab/>
      </w:r>
      <w:r w:rsidR="007D46DB">
        <w:t>Passing-beam</w:t>
      </w:r>
      <w:r w:rsidRPr="00F123C1">
        <w:t xml:space="preserve"> lighting:</w:t>
      </w:r>
    </w:p>
    <w:p w:rsidR="00F123C1" w:rsidRPr="00F123C1" w:rsidRDefault="00F123C1" w:rsidP="00993AF2">
      <w:pPr>
        <w:pStyle w:val="ad"/>
        <w:keepNext/>
      </w:pPr>
      <w:r w:rsidRPr="00F123C1">
        <w:t>(a)</w:t>
      </w:r>
      <w:r w:rsidRPr="00F123C1">
        <w:tab/>
        <w:t>The control for changing over to the dipped-beam shall switch off all main</w:t>
      </w:r>
      <w:r w:rsidRPr="00F123C1">
        <w:noBreakHyphen/>
        <w:t>beam headlamps or de-activate all AFS lighting units for the main</w:t>
      </w:r>
      <w:r w:rsidRPr="00F123C1">
        <w:noBreakHyphen/>
        <w:t>beam simultaneously;</w:t>
      </w:r>
    </w:p>
    <w:p w:rsidR="00F123C1" w:rsidRPr="00F123C1" w:rsidRDefault="00F123C1" w:rsidP="00F123C1">
      <w:pPr>
        <w:pStyle w:val="ad"/>
      </w:pPr>
      <w:r w:rsidRPr="00F123C1">
        <w:t>(b)</w:t>
      </w:r>
      <w:r w:rsidRPr="00F123C1">
        <w:tab/>
        <w:t>The dipped-beam may remain switched on at the same time as the main-beams;</w:t>
      </w:r>
    </w:p>
    <w:p w:rsidR="00F123C1" w:rsidRPr="00F123C1" w:rsidRDefault="00F123C1" w:rsidP="00F123C1">
      <w:pPr>
        <w:pStyle w:val="ad"/>
      </w:pPr>
      <w:r w:rsidRPr="00F123C1">
        <w:t>(c)</w:t>
      </w:r>
      <w:r w:rsidRPr="00F123C1">
        <w:tab/>
        <w:t>In the case of lighting units for the dipped-beam being equipped with gas discharge light sources, the gas-discharge light sources shall remain switched on during the main-beam operation.</w:t>
      </w:r>
    </w:p>
    <w:p w:rsidR="00F123C1" w:rsidRPr="00F123C1" w:rsidRDefault="00F123C1" w:rsidP="00F123C1">
      <w:pPr>
        <w:pStyle w:val="para"/>
      </w:pPr>
      <w:r w:rsidRPr="00F123C1">
        <w:t>6.22.7.3.</w:t>
      </w:r>
      <w:r w:rsidRPr="00F123C1">
        <w:tab/>
        <w:t xml:space="preserve">Switching ON and OFF the </w:t>
      </w:r>
      <w:r w:rsidR="007D46DB">
        <w:t>passing-beam</w:t>
      </w:r>
      <w:r w:rsidRPr="00F123C1">
        <w:t xml:space="preserve"> may be automatic, however subject to the requirements for </w:t>
      </w:r>
      <w:r w:rsidR="00055DFB">
        <w:t>"</w:t>
      </w:r>
      <w:r w:rsidRPr="00F123C1">
        <w:t>Electrical connection</w:t>
      </w:r>
      <w:r w:rsidR="00055DFB">
        <w:t>"</w:t>
      </w:r>
      <w:r w:rsidRPr="00F123C1">
        <w:t xml:space="preserve"> in paragraph 5.12. of this Regulation.</w:t>
      </w:r>
    </w:p>
    <w:p w:rsidR="00120EFC" w:rsidRPr="00120EFC" w:rsidRDefault="00F123C1" w:rsidP="00120EFC">
      <w:pPr>
        <w:pStyle w:val="para"/>
      </w:pPr>
      <w:r w:rsidRPr="00F123C1">
        <w:t>6.22.7.4.</w:t>
      </w:r>
      <w:r w:rsidRPr="00F123C1">
        <w:tab/>
      </w:r>
      <w:r w:rsidR="00120EFC" w:rsidRPr="00120EFC">
        <w:t xml:space="preserve">Automatic operation of the AFS </w:t>
      </w:r>
    </w:p>
    <w:p w:rsidR="00120EFC" w:rsidRPr="00120EFC" w:rsidRDefault="00120EFC" w:rsidP="00120EFC">
      <w:pPr>
        <w:pStyle w:val="para"/>
      </w:pPr>
      <w:r w:rsidRPr="00120EFC">
        <w:rPr>
          <w:i/>
        </w:rPr>
        <w:tab/>
      </w:r>
      <w:r w:rsidRPr="00120EFC">
        <w:t xml:space="preserve">The changes within and between the provided classes and their modes of the AFS lighting functions as specified below, shall be performed automatically without causing discomfort, distraction or glare, neither for the driver nor for other road users. </w:t>
      </w:r>
    </w:p>
    <w:p w:rsidR="005D6276" w:rsidRDefault="00120EFC" w:rsidP="00120EFC">
      <w:pPr>
        <w:pStyle w:val="para"/>
        <w:ind w:firstLine="0"/>
      </w:pPr>
      <w:r w:rsidRPr="00120EFC">
        <w:t xml:space="preserve">The following conditions apply for the activation of the classes and their modes of the </w:t>
      </w:r>
      <w:r w:rsidR="007D46DB">
        <w:t>passing-beam</w:t>
      </w:r>
      <w:r w:rsidRPr="00120EFC">
        <w:t xml:space="preserve"> and, where applicable, of the main-beam and/or the adaptation of the main-beam.</w:t>
      </w:r>
    </w:p>
    <w:p w:rsidR="00F123C1" w:rsidRPr="00F123C1" w:rsidRDefault="00F123C1" w:rsidP="00F123C1">
      <w:pPr>
        <w:pStyle w:val="para"/>
      </w:pPr>
      <w:r w:rsidRPr="00F123C1">
        <w:t>6.22.7.4.1.</w:t>
      </w:r>
      <w:r w:rsidRPr="00F123C1">
        <w:tab/>
        <w:t xml:space="preserve">The class C mode(s) of the </w:t>
      </w:r>
      <w:r w:rsidR="007D46DB">
        <w:t>passing-beam</w:t>
      </w:r>
      <w:r w:rsidRPr="00F123C1">
        <w:t xml:space="preserve"> shall be activated if no mode of another </w:t>
      </w:r>
      <w:r w:rsidR="007D46DB">
        <w:t>passing-beam</w:t>
      </w:r>
      <w:r w:rsidRPr="00F123C1">
        <w:t xml:space="preserve"> class is activated.</w:t>
      </w:r>
    </w:p>
    <w:p w:rsidR="00F123C1" w:rsidRPr="00F123C1" w:rsidRDefault="00F123C1" w:rsidP="00F123C1">
      <w:pPr>
        <w:pStyle w:val="para"/>
      </w:pPr>
      <w:r w:rsidRPr="00F123C1">
        <w:t>6.22.7.4.2.</w:t>
      </w:r>
      <w:r w:rsidRPr="00F123C1">
        <w:tab/>
        <w:t xml:space="preserve">The class V mode(s) of the </w:t>
      </w:r>
      <w:r w:rsidR="007D46DB">
        <w:t>passing-beam</w:t>
      </w:r>
      <w:r w:rsidRPr="00F123C1">
        <w:t xml:space="preserve"> shall not operate unless one or more of the following conditions is/are automatically detected (V-signal applies):</w:t>
      </w:r>
    </w:p>
    <w:p w:rsidR="00F123C1" w:rsidRPr="00F123C1" w:rsidRDefault="00F123C1" w:rsidP="00F123C1">
      <w:pPr>
        <w:pStyle w:val="ad"/>
      </w:pPr>
      <w:r w:rsidRPr="00F123C1">
        <w:t>(a)</w:t>
      </w:r>
      <w:r w:rsidRPr="00F123C1">
        <w:tab/>
        <w:t>Roads in built-up areas and the vehicle's speed not exceeding 60 km/h;</w:t>
      </w:r>
    </w:p>
    <w:p w:rsidR="00F123C1" w:rsidRPr="00F123C1" w:rsidRDefault="00F123C1" w:rsidP="00F123C1">
      <w:pPr>
        <w:pStyle w:val="ad"/>
      </w:pPr>
      <w:r w:rsidRPr="00F123C1">
        <w:t>(b)</w:t>
      </w:r>
      <w:r w:rsidRPr="00F123C1">
        <w:tab/>
        <w:t xml:space="preserve">Roads equipped with a fixed road illumination, and the vehicle's speed not exceeding 60 km/h; </w:t>
      </w:r>
    </w:p>
    <w:p w:rsidR="00F123C1" w:rsidRPr="00F123C1" w:rsidRDefault="00F123C1" w:rsidP="00F123C1">
      <w:pPr>
        <w:pStyle w:val="ad"/>
      </w:pPr>
      <w:r w:rsidRPr="00F123C1">
        <w:t>(c)</w:t>
      </w:r>
      <w:r w:rsidRPr="00F123C1">
        <w:tab/>
        <w:t>A road surface luminance of 1 cd/m</w:t>
      </w:r>
      <w:r w:rsidRPr="00F123C1">
        <w:rPr>
          <w:vertAlign w:val="superscript"/>
        </w:rPr>
        <w:t>2</w:t>
      </w:r>
      <w:r w:rsidRPr="00F123C1">
        <w:t xml:space="preserve"> and/or a horizontal road illumination of 10 lx being exceeded continuously;</w:t>
      </w:r>
    </w:p>
    <w:p w:rsidR="00F123C1" w:rsidRPr="00F123C1" w:rsidRDefault="00F123C1" w:rsidP="00F123C1">
      <w:pPr>
        <w:pStyle w:val="ad"/>
      </w:pPr>
      <w:r w:rsidRPr="00F123C1">
        <w:t>(d)</w:t>
      </w:r>
      <w:r w:rsidRPr="00F123C1">
        <w:tab/>
        <w:t>The vehicle's speed not exceeding 50 km/h.</w:t>
      </w:r>
    </w:p>
    <w:p w:rsidR="00D01152" w:rsidRPr="00D01152" w:rsidRDefault="00D01152" w:rsidP="00D01152">
      <w:pPr>
        <w:tabs>
          <w:tab w:val="left" w:pos="-1440"/>
          <w:tab w:val="left" w:pos="-720"/>
          <w:tab w:val="left" w:pos="2268"/>
        </w:tabs>
        <w:spacing w:after="120" w:line="240" w:lineRule="exact"/>
        <w:ind w:left="2268" w:right="1134" w:hanging="1134"/>
        <w:jc w:val="both"/>
        <w:rPr>
          <w:bCs/>
        </w:rPr>
      </w:pPr>
      <w:r w:rsidRPr="00D01152">
        <w:rPr>
          <w:bCs/>
        </w:rPr>
        <w:t>6.22.7.4.3.</w:t>
      </w:r>
      <w:r w:rsidRPr="00D01152">
        <w:rPr>
          <w:bCs/>
        </w:rPr>
        <w:tab/>
        <w:t>The class E mode(s) of the passing-beam shall not operate unless the vehicle's speed exceeds 60</w:t>
      </w:r>
      <w:r w:rsidR="00D77BE2">
        <w:rPr>
          <w:bCs/>
        </w:rPr>
        <w:t xml:space="preserve"> </w:t>
      </w:r>
      <w:r w:rsidRPr="00D01152">
        <w:rPr>
          <w:bCs/>
        </w:rPr>
        <w:t>km/h and one or more of the following conditions is/are automatically detected:</w:t>
      </w:r>
    </w:p>
    <w:p w:rsidR="00D01152" w:rsidRPr="00D01152" w:rsidRDefault="00D01152" w:rsidP="00D01152">
      <w:pPr>
        <w:spacing w:after="120"/>
        <w:ind w:left="2835" w:right="1134" w:hanging="567"/>
        <w:jc w:val="both"/>
      </w:pPr>
      <w:r w:rsidRPr="00D01152">
        <w:t>(a)</w:t>
      </w:r>
      <w:r w:rsidRPr="00D01152">
        <w:tab/>
        <w:t>The road characteristics correspond to motorway conditions</w:t>
      </w:r>
      <w:r>
        <w:rPr>
          <w:rStyle w:val="a3"/>
        </w:rPr>
        <w:footnoteReference w:id="19"/>
      </w:r>
      <w:r w:rsidRPr="00D01152">
        <w:t xml:space="preserve"> or the vehicle's speed exceeds 110 km/h (E-signal applies); </w:t>
      </w:r>
    </w:p>
    <w:p w:rsidR="00D01152" w:rsidRPr="00D01152" w:rsidRDefault="00D01152" w:rsidP="00D01152">
      <w:pPr>
        <w:spacing w:after="120"/>
        <w:ind w:left="2835" w:right="1134" w:hanging="567"/>
        <w:jc w:val="both"/>
      </w:pPr>
      <w:r w:rsidRPr="00D01152">
        <w:t>(b)</w:t>
      </w:r>
      <w:r w:rsidRPr="00D01152">
        <w:tab/>
        <w:t>In case of a class E mode of the passing-beam which, according to the system's approval documents /communication sheet, complies with a "data set" of Regulation No. 123, Annex 3, Table 6, only.</w:t>
      </w:r>
    </w:p>
    <w:p w:rsidR="00D01152" w:rsidRPr="00D01152" w:rsidRDefault="00D01152" w:rsidP="00D01152">
      <w:pPr>
        <w:tabs>
          <w:tab w:val="left" w:pos="-1440"/>
          <w:tab w:val="left" w:pos="-720"/>
          <w:tab w:val="left" w:pos="2268"/>
        </w:tabs>
        <w:spacing w:after="120" w:line="240" w:lineRule="exact"/>
        <w:ind w:left="2268" w:right="1134" w:hanging="1134"/>
        <w:jc w:val="both"/>
        <w:rPr>
          <w:bCs/>
        </w:rPr>
      </w:pPr>
      <w:r w:rsidRPr="00D01152">
        <w:rPr>
          <w:bCs/>
        </w:rPr>
        <w:tab/>
      </w:r>
      <w:r w:rsidRPr="00D01152">
        <w:rPr>
          <w:bCs/>
        </w:rPr>
        <w:tab/>
        <w:t>Data set E1: the vehicle's speed exceeds 100 km/h (E1-signal applies);</w:t>
      </w:r>
    </w:p>
    <w:p w:rsidR="00D01152" w:rsidRPr="00D01152" w:rsidRDefault="00D01152" w:rsidP="00D01152">
      <w:pPr>
        <w:tabs>
          <w:tab w:val="left" w:pos="-1440"/>
          <w:tab w:val="left" w:pos="-720"/>
          <w:tab w:val="left" w:pos="2268"/>
        </w:tabs>
        <w:spacing w:after="120" w:line="240" w:lineRule="exact"/>
        <w:ind w:left="2268" w:right="1134" w:hanging="1134"/>
        <w:jc w:val="both"/>
        <w:rPr>
          <w:bCs/>
        </w:rPr>
      </w:pPr>
      <w:r w:rsidRPr="00D01152">
        <w:rPr>
          <w:bCs/>
        </w:rPr>
        <w:tab/>
      </w:r>
      <w:r w:rsidRPr="00D01152">
        <w:rPr>
          <w:bCs/>
        </w:rPr>
        <w:tab/>
        <w:t>Data set E2: the vehicle's speed exceeds 90 km/h (E2-signal applies);</w:t>
      </w:r>
    </w:p>
    <w:p w:rsidR="00F123C1" w:rsidRPr="00F123C1" w:rsidRDefault="00D01152" w:rsidP="00DE410A">
      <w:pPr>
        <w:pStyle w:val="para"/>
      </w:pPr>
      <w:r w:rsidRPr="00D01152">
        <w:tab/>
      </w:r>
      <w:r w:rsidRPr="00D01152">
        <w:tab/>
        <w:t>Data set E3: the vehicle's speed excee</w:t>
      </w:r>
      <w:r w:rsidR="00DE410A">
        <w:t>ds 80 km/h (E3-signal applies).</w:t>
      </w:r>
    </w:p>
    <w:p w:rsidR="00F123C1" w:rsidRPr="00F123C1" w:rsidRDefault="00F123C1" w:rsidP="00F123C1">
      <w:pPr>
        <w:pStyle w:val="para"/>
      </w:pPr>
      <w:r w:rsidRPr="00F123C1">
        <w:t>6.22.7.4.4.</w:t>
      </w:r>
      <w:r w:rsidRPr="00F123C1">
        <w:tab/>
        <w:t xml:space="preserve">The class W-mode(s) of the </w:t>
      </w:r>
      <w:r w:rsidR="007D46DB">
        <w:t>passing-beam</w:t>
      </w:r>
      <w:r w:rsidRPr="00F123C1">
        <w:t xml:space="preserve"> shall not operate unless the front fog lamps, if any, are switched OFF and one or more of the following conditions is/are automatically detected (W-signal applies):</w:t>
      </w:r>
    </w:p>
    <w:p w:rsidR="00F123C1" w:rsidRPr="00F123C1" w:rsidRDefault="00F123C1" w:rsidP="00F123C1">
      <w:pPr>
        <w:pStyle w:val="ad"/>
      </w:pPr>
      <w:r w:rsidRPr="00F123C1">
        <w:t>(a)</w:t>
      </w:r>
      <w:r w:rsidRPr="00F123C1">
        <w:tab/>
        <w:t xml:space="preserve">The wetness of the road has been detected automatically; </w:t>
      </w:r>
    </w:p>
    <w:p w:rsidR="00F123C1" w:rsidRPr="00F123C1" w:rsidRDefault="00F123C1" w:rsidP="00F123C1">
      <w:pPr>
        <w:pStyle w:val="ad"/>
      </w:pPr>
      <w:r w:rsidRPr="00F123C1">
        <w:t>(b)</w:t>
      </w:r>
      <w:r w:rsidRPr="00F123C1">
        <w:tab/>
        <w:t>The windshield wiper is switched ON and its continuous or automatically controlled operation has occurred for a period of at least two minutes.</w:t>
      </w:r>
    </w:p>
    <w:p w:rsidR="00F123C1" w:rsidRPr="00F123C1" w:rsidRDefault="00F123C1" w:rsidP="00F123C1">
      <w:pPr>
        <w:pStyle w:val="para"/>
      </w:pPr>
      <w:r w:rsidRPr="00F123C1">
        <w:t>6.22.7.4.5.</w:t>
      </w:r>
      <w:r w:rsidRPr="00F123C1">
        <w:tab/>
        <w:t xml:space="preserve">A mode of a class C, V, E, or W </w:t>
      </w:r>
      <w:r w:rsidR="007D46DB">
        <w:t>passing-beam</w:t>
      </w:r>
      <w:r w:rsidRPr="00F123C1">
        <w:t xml:space="preserve"> shall not be modified to become a bending mode of said class (T-signal applies in combination with the signal of said </w:t>
      </w:r>
      <w:r w:rsidR="007D46DB">
        <w:t>passing-beam</w:t>
      </w:r>
      <w:r w:rsidRPr="00F123C1">
        <w:t xml:space="preserve"> class according to paragraphs 6.22.7.4.1. through 6.22.7.4.4. above) unless at least one of the following characteristics (or equivalent indications) are evaluated:</w:t>
      </w:r>
    </w:p>
    <w:p w:rsidR="00F123C1" w:rsidRPr="00F123C1" w:rsidRDefault="00F123C1" w:rsidP="00F123C1">
      <w:pPr>
        <w:pStyle w:val="ad"/>
      </w:pPr>
      <w:r w:rsidRPr="00F123C1">
        <w:t>(a)</w:t>
      </w:r>
      <w:r w:rsidRPr="00F123C1">
        <w:tab/>
        <w:t>The angle of lock of the steering;</w:t>
      </w:r>
    </w:p>
    <w:p w:rsidR="00F123C1" w:rsidRPr="00F123C1" w:rsidRDefault="00F123C1" w:rsidP="00F123C1">
      <w:pPr>
        <w:pStyle w:val="ad"/>
      </w:pPr>
      <w:r w:rsidRPr="00F123C1">
        <w:t>(b)</w:t>
      </w:r>
      <w:r w:rsidRPr="00F123C1">
        <w:tab/>
        <w:t>The trajectory of the centre of gravity of the vehicle.</w:t>
      </w:r>
    </w:p>
    <w:p w:rsidR="00F123C1" w:rsidRPr="00F123C1" w:rsidRDefault="00F123C1" w:rsidP="00F123C1">
      <w:pPr>
        <w:pStyle w:val="para"/>
      </w:pPr>
      <w:r w:rsidRPr="00F123C1">
        <w:tab/>
        <w:t xml:space="preserve">In addition the following provisions apply: </w:t>
      </w:r>
    </w:p>
    <w:p w:rsidR="00F123C1" w:rsidRPr="00F123C1" w:rsidRDefault="00F123C1" w:rsidP="00F123C1">
      <w:pPr>
        <w:pStyle w:val="i"/>
      </w:pPr>
      <w:r w:rsidRPr="00F123C1">
        <w:t>(i)</w:t>
      </w:r>
      <w:r w:rsidRPr="00F123C1">
        <w:tab/>
        <w:t>A horizontal movement of the asymmetric cut-off side-wards from the longitudinal axis of the vehicle, if any, is allowed only when t</w:t>
      </w:r>
      <w:r w:rsidR="004610EA">
        <w:t>he vehicle is in forward motion</w:t>
      </w:r>
      <w:r w:rsidR="004610EA">
        <w:rPr>
          <w:rStyle w:val="a3"/>
        </w:rPr>
        <w:footnoteReference w:id="20"/>
      </w:r>
      <w:r w:rsidRPr="00F123C1">
        <w:t xml:space="preserve"> and shall be such that the longitudinal vertical plane through the kink of the elbow of the cut-off does not intersect the line of the trajectory of the centre of gravity of the vehicle at distances from the front of the vehicle which are larger than 100 times the mounting height of the respective lighting unit;</w:t>
      </w:r>
    </w:p>
    <w:p w:rsidR="00F123C1" w:rsidRPr="00F123C1" w:rsidRDefault="00F123C1" w:rsidP="00F123C1">
      <w:pPr>
        <w:pStyle w:val="i"/>
      </w:pPr>
      <w:r w:rsidRPr="00F123C1">
        <w:t>(ii)</w:t>
      </w:r>
      <w:r w:rsidRPr="00F123C1">
        <w:tab/>
        <w:t>One or more lighting units may be additionally energized only when the horizontal radius of curvature of the trajectory of the centre of gravity of the vehicle is 500 m or less.</w:t>
      </w:r>
    </w:p>
    <w:p w:rsidR="00F123C1" w:rsidRPr="00F123C1" w:rsidRDefault="00F123C1" w:rsidP="00F123C1">
      <w:pPr>
        <w:pStyle w:val="para"/>
      </w:pPr>
      <w:r w:rsidRPr="00F123C1">
        <w:t>6.22.7.</w:t>
      </w:r>
      <w:r w:rsidR="00A24233">
        <w:t>5</w:t>
      </w:r>
      <w:r w:rsidRPr="00F123C1">
        <w:t>.</w:t>
      </w:r>
      <w:r w:rsidRPr="00F123C1">
        <w:tab/>
        <w:t>It shall always be possible for the driver to set the AFS to the neutral state and to return it to its automatic operation.</w:t>
      </w:r>
    </w:p>
    <w:p w:rsidR="00F123C1" w:rsidRPr="00F123C1" w:rsidRDefault="00F123C1" w:rsidP="00F123C1">
      <w:pPr>
        <w:pStyle w:val="para"/>
      </w:pPr>
      <w:r w:rsidRPr="00F123C1">
        <w:t>6.22.8.</w:t>
      </w:r>
      <w:r w:rsidRPr="00F123C1">
        <w:tab/>
        <w:t>Tell-tale:</w:t>
      </w:r>
    </w:p>
    <w:p w:rsidR="00F123C1" w:rsidRPr="00F123C1" w:rsidRDefault="00F123C1" w:rsidP="00F123C1">
      <w:pPr>
        <w:pStyle w:val="para"/>
      </w:pPr>
      <w:r w:rsidRPr="00F123C1">
        <w:t>6.22.8.1.</w:t>
      </w:r>
      <w:r w:rsidRPr="00F123C1">
        <w:tab/>
        <w:t>The provisions of paragraphs 6.1.8. (for the main-beam headlamp) and 6.2.8. (for the dipped-beam headlamp) of this Regulation apply to the respective parts of an AFS.</w:t>
      </w:r>
    </w:p>
    <w:p w:rsidR="00F123C1" w:rsidRDefault="00F123C1" w:rsidP="00F123C1">
      <w:pPr>
        <w:pStyle w:val="para"/>
      </w:pPr>
      <w:r w:rsidRPr="00F123C1">
        <w:t>6.22.8.2.</w:t>
      </w:r>
      <w:r w:rsidRPr="00F123C1">
        <w:tab/>
        <w:t>A visual failure tell-tale for AFS is mandatory. It shall be non-flashing. It shall be activated whenever a failure is detected with respect to the AFS control signals or when a failure signal is received in accordance with paragraph 5.9. of Regulation No. 123. It shall remain activated while the failure is present. It may be cancelled temporarily, but shall be repeated whenever the device which starts and stops the engine is switched on and off.</w:t>
      </w:r>
    </w:p>
    <w:p w:rsidR="007F7E76" w:rsidRPr="00F123C1" w:rsidRDefault="007F7E76" w:rsidP="00F123C1">
      <w:pPr>
        <w:pStyle w:val="para"/>
      </w:pPr>
      <w:r w:rsidRPr="007F7E76">
        <w:t>6.22.8.3.</w:t>
      </w:r>
      <w:r w:rsidRPr="007F7E76">
        <w:tab/>
        <w:t>If the main-beam is adaptive, a visual tell-tale shall be provided to indicate to the driver that the adaptation of the main beam is activated. This information shall remain displayed as long as the adaptation is activated.</w:t>
      </w:r>
    </w:p>
    <w:p w:rsidR="00F123C1" w:rsidRPr="00F123C1" w:rsidRDefault="00F123C1" w:rsidP="00F123C1">
      <w:pPr>
        <w:pStyle w:val="para"/>
      </w:pPr>
      <w:r w:rsidRPr="00F123C1">
        <w:t>6.22.8.</w:t>
      </w:r>
      <w:r w:rsidR="007F7E76">
        <w:t>4</w:t>
      </w:r>
      <w:r w:rsidRPr="00F123C1">
        <w:t>.</w:t>
      </w:r>
      <w:r w:rsidRPr="00F123C1">
        <w:tab/>
        <w:t>A tell-tale to indicate that the driver has set the system into a state according to paragraph 5.8. of Regulation No. 123 is optional.</w:t>
      </w:r>
    </w:p>
    <w:p w:rsidR="00F123C1" w:rsidRPr="00F123C1" w:rsidRDefault="00F123C1" w:rsidP="00F123C1">
      <w:pPr>
        <w:pStyle w:val="para"/>
      </w:pPr>
      <w:r w:rsidRPr="00F123C1">
        <w:t>6.22.9.</w:t>
      </w:r>
      <w:r w:rsidRPr="00F123C1">
        <w:tab/>
        <w:t>Other requirements</w:t>
      </w:r>
    </w:p>
    <w:p w:rsidR="00F123C1" w:rsidRPr="00F123C1" w:rsidRDefault="00F123C1" w:rsidP="00F123C1">
      <w:pPr>
        <w:pStyle w:val="para"/>
      </w:pPr>
      <w:r w:rsidRPr="00F123C1">
        <w:t>6.22.9.1.</w:t>
      </w:r>
      <w:r w:rsidRPr="00F123C1">
        <w:tab/>
        <w:t>An AFS shall be permitted only in conjunction with the installation of headlamp cleaning device(s)</w:t>
      </w:r>
      <w:r w:rsidR="004610EA">
        <w:t xml:space="preserve"> according to Regulation No. 45</w:t>
      </w:r>
      <w:r w:rsidR="004610EA">
        <w:rPr>
          <w:rStyle w:val="a3"/>
        </w:rPr>
        <w:footnoteReference w:id="21"/>
      </w:r>
      <w:r w:rsidRPr="00F123C1">
        <w:t xml:space="preserve"> for at least those lighting units, which are indicated under</w:t>
      </w:r>
      <w:r w:rsidRPr="00F123C1">
        <w:rPr>
          <w:rFonts w:hint="eastAsia"/>
        </w:rPr>
        <w:t xml:space="preserve"> </w:t>
      </w:r>
      <w:r w:rsidRPr="00F123C1">
        <w:t>item</w:t>
      </w:r>
      <w:r w:rsidRPr="00F123C1">
        <w:rPr>
          <w:rFonts w:hint="eastAsia"/>
        </w:rPr>
        <w:t xml:space="preserve"> 9.</w:t>
      </w:r>
      <w:r w:rsidRPr="00F123C1">
        <w:t>3.</w:t>
      </w:r>
      <w:r w:rsidRPr="00F123C1">
        <w:rPr>
          <w:rFonts w:hint="eastAsia"/>
        </w:rPr>
        <w:t xml:space="preserve"> of </w:t>
      </w:r>
      <w:r w:rsidRPr="00F123C1">
        <w:t xml:space="preserve">the communication form conforming to the model in Annex 1 to Regulation No. 123, if the total objective luminous flux of the light sources of these units exceeds 2,000 lm per side, and which contribute to the class C (basic) </w:t>
      </w:r>
      <w:r w:rsidR="007D46DB">
        <w:t>passing-beam</w:t>
      </w:r>
      <w:r w:rsidRPr="00F123C1">
        <w:t>.</w:t>
      </w:r>
    </w:p>
    <w:p w:rsidR="00F123C1" w:rsidRPr="00F123C1" w:rsidRDefault="00F123C1" w:rsidP="00F123C1">
      <w:pPr>
        <w:pStyle w:val="para"/>
      </w:pPr>
      <w:r w:rsidRPr="00F123C1">
        <w:t>6.22.9.2.</w:t>
      </w:r>
      <w:r w:rsidRPr="00F123C1">
        <w:tab/>
        <w:t xml:space="preserve">Verification of compliance with AFS automatic operating requirements </w:t>
      </w:r>
    </w:p>
    <w:p w:rsidR="00F123C1" w:rsidRPr="00F123C1" w:rsidRDefault="00F123C1" w:rsidP="00F123C1">
      <w:pPr>
        <w:pStyle w:val="para"/>
      </w:pPr>
      <w:r w:rsidRPr="00F123C1">
        <w:t>6.22.9.2.1.</w:t>
      </w:r>
      <w:r w:rsidRPr="00F123C1">
        <w:tab/>
        <w:t xml:space="preserve">The applicant shall demonstrate with </w:t>
      </w:r>
      <w:r w:rsidRPr="009E3202">
        <w:rPr>
          <w:i/>
        </w:rPr>
        <w:t>a concise description</w:t>
      </w:r>
      <w:r w:rsidRPr="00F123C1">
        <w:t xml:space="preserve"> or other means acceptable to the </w:t>
      </w:r>
      <w:r w:rsidR="006B52BC">
        <w:rPr>
          <w:bCs/>
          <w:color w:val="000000"/>
        </w:rPr>
        <w:t>Type Approval A</w:t>
      </w:r>
      <w:r w:rsidR="006B52BC" w:rsidRPr="00304AB2">
        <w:rPr>
          <w:bCs/>
          <w:color w:val="000000"/>
        </w:rPr>
        <w:t>uthority</w:t>
      </w:r>
      <w:r w:rsidRPr="00F123C1">
        <w:t>:</w:t>
      </w:r>
    </w:p>
    <w:p w:rsidR="00F123C1" w:rsidRPr="00F123C1" w:rsidRDefault="00F123C1" w:rsidP="00F123C1">
      <w:pPr>
        <w:pStyle w:val="ad"/>
      </w:pPr>
      <w:r w:rsidRPr="00F123C1">
        <w:t>(a)</w:t>
      </w:r>
      <w:r w:rsidRPr="00F123C1">
        <w:tab/>
        <w:t xml:space="preserve">The correspondence of the </w:t>
      </w:r>
      <w:r w:rsidRPr="009E3202">
        <w:rPr>
          <w:i/>
        </w:rPr>
        <w:t>AFS control signals</w:t>
      </w:r>
      <w:r w:rsidRPr="00F123C1">
        <w:t xml:space="preserve"> </w:t>
      </w:r>
    </w:p>
    <w:p w:rsidR="00F123C1" w:rsidRPr="00F123C1" w:rsidRDefault="00F123C1" w:rsidP="00F123C1">
      <w:pPr>
        <w:pStyle w:val="i"/>
      </w:pPr>
      <w:r w:rsidRPr="00F123C1">
        <w:t>i)</w:t>
      </w:r>
      <w:r w:rsidRPr="00F123C1">
        <w:tab/>
        <w:t>To the description required in paragraph 3.2.6. of this Regulation; and</w:t>
      </w:r>
    </w:p>
    <w:p w:rsidR="00F123C1" w:rsidRPr="00F123C1" w:rsidRDefault="00F123C1" w:rsidP="00F123C1">
      <w:pPr>
        <w:pStyle w:val="i"/>
      </w:pPr>
      <w:r w:rsidRPr="00F123C1">
        <w:t>ii)</w:t>
      </w:r>
      <w:r w:rsidRPr="00F123C1">
        <w:tab/>
        <w:t>To the respective AFS control signals specified in the AFS type approval documents; and</w:t>
      </w:r>
    </w:p>
    <w:p w:rsidR="00F123C1" w:rsidRPr="00F123C1" w:rsidRDefault="00F123C1" w:rsidP="00F123C1">
      <w:pPr>
        <w:pStyle w:val="ad"/>
      </w:pPr>
      <w:r w:rsidRPr="00F123C1">
        <w:t>(b)</w:t>
      </w:r>
      <w:r w:rsidRPr="00F123C1">
        <w:tab/>
        <w:t xml:space="preserve">Compliance with the </w:t>
      </w:r>
      <w:r w:rsidRPr="009E3202">
        <w:rPr>
          <w:i/>
        </w:rPr>
        <w:t>automatic operating</w:t>
      </w:r>
      <w:r w:rsidRPr="00F123C1">
        <w:t xml:space="preserve"> requirements according to paragraphs 6.22.7.4.1. through 6.22.7.4.5. above.</w:t>
      </w:r>
    </w:p>
    <w:p w:rsidR="00F123C1" w:rsidRDefault="00F123C1" w:rsidP="00F123C1">
      <w:pPr>
        <w:pStyle w:val="para"/>
      </w:pPr>
      <w:r w:rsidRPr="00F123C1">
        <w:t>6.22.9.2.2.</w:t>
      </w:r>
      <w:r w:rsidRPr="00F123C1">
        <w:tab/>
      </w:r>
      <w:r w:rsidR="001A13FE" w:rsidRPr="001A13FE">
        <w:t xml:space="preserve">To verify, whether, according to the paragraph 6.22.7.4., the AFS automatic operation of the </w:t>
      </w:r>
      <w:r w:rsidR="007D46DB">
        <w:t>passing-beam</w:t>
      </w:r>
      <w:r w:rsidR="001A13FE" w:rsidRPr="001A13FE">
        <w:t xml:space="preserve"> functions does not cause any discomfort, the technical service shall perform a test drive which comprises any situation relevant to the system control on the basis of the applicants description; it shall be notified whether all modes are activated, performing and de-activated according to the applicant's description; obvious malfunctioning, if any, shall be contested (e.g. excessive angular movement or flicker).</w:t>
      </w:r>
    </w:p>
    <w:p w:rsidR="00C96034" w:rsidRPr="00C96034" w:rsidRDefault="00C96034" w:rsidP="00C96034">
      <w:pPr>
        <w:pStyle w:val="para"/>
      </w:pPr>
      <w:r w:rsidRPr="00C96034">
        <w:t>6.22.9.2.3.</w:t>
      </w:r>
      <w:r w:rsidRPr="00C96034">
        <w:tab/>
      </w:r>
      <w:r w:rsidRPr="00C96034">
        <w:rPr>
          <w:bCs/>
        </w:rPr>
        <w:t xml:space="preserve">The overall performance of the automatic control </w:t>
      </w:r>
      <w:r w:rsidRPr="00C96034">
        <w:t xml:space="preserve">shall be demonstrated by the applicant by documentation or by other means accepted by the </w:t>
      </w:r>
      <w:r w:rsidR="006B52BC">
        <w:rPr>
          <w:bCs/>
          <w:color w:val="000000"/>
        </w:rPr>
        <w:t>Type Approval A</w:t>
      </w:r>
      <w:r w:rsidR="006B52BC" w:rsidRPr="00304AB2">
        <w:rPr>
          <w:bCs/>
          <w:color w:val="000000"/>
        </w:rPr>
        <w:t>uthority</w:t>
      </w:r>
      <w:r w:rsidRPr="00C96034">
        <w:t xml:space="preserve">. Furthermore the manufacturer shall provide a documentation package which gives access to the design of </w:t>
      </w:r>
      <w:r w:rsidR="00055DFB">
        <w:t>"</w:t>
      </w:r>
      <w:r w:rsidRPr="00C96034">
        <w:t>the safety concept</w:t>
      </w:r>
      <w:r w:rsidR="00055DFB">
        <w:t>"</w:t>
      </w:r>
      <w:r w:rsidRPr="00C96034">
        <w:t xml:space="preserve"> of the system. This </w:t>
      </w:r>
      <w:r w:rsidR="00055DFB">
        <w:rPr>
          <w:bCs/>
        </w:rPr>
        <w:t>"</w:t>
      </w:r>
      <w:r w:rsidRPr="00C96034">
        <w:rPr>
          <w:bCs/>
        </w:rPr>
        <w:t>safety concept</w:t>
      </w:r>
      <w:r w:rsidR="00055DFB">
        <w:rPr>
          <w:bCs/>
        </w:rPr>
        <w:t>"</w:t>
      </w:r>
      <w:r w:rsidRPr="00C96034">
        <w:t xml:space="preserve"> is a description of the measures designed into the system, for example within the electronic units, so as to address system integrity and thereby ensure safe operation even in the event of mechanical or electrical failure which could cause any discomfort, distraction or glare, either to the driver or to oncoming and preceding vehicles. This description shall also give a simple explanation of all the</w:t>
      </w:r>
      <w:r w:rsidRPr="00C96034">
        <w:rPr>
          <w:b/>
        </w:rPr>
        <w:t xml:space="preserve"> </w:t>
      </w:r>
      <w:r w:rsidRPr="00C96034">
        <w:t xml:space="preserve">control functions of the </w:t>
      </w:r>
      <w:r w:rsidR="00055DFB">
        <w:t>"</w:t>
      </w:r>
      <w:r w:rsidRPr="00C96034">
        <w:t>system</w:t>
      </w:r>
      <w:r w:rsidR="00055DFB">
        <w:t>"</w:t>
      </w:r>
      <w:r w:rsidRPr="00C96034">
        <w:t xml:space="preserve"> and the methods employed to achieve the objectives, including a statement of the mechanism(s) by which control is exercised.</w:t>
      </w:r>
    </w:p>
    <w:p w:rsidR="00C96034" w:rsidRPr="00C96034" w:rsidRDefault="00C96034" w:rsidP="00C96034">
      <w:pPr>
        <w:pStyle w:val="para"/>
      </w:pPr>
      <w:r w:rsidRPr="00C96034">
        <w:rPr>
          <w:bCs/>
        </w:rPr>
        <w:tab/>
      </w:r>
      <w:r w:rsidRPr="00C96034">
        <w:t xml:space="preserve">A list of all input and sensed variables shall be provided and the working range of these shall be defined. The possibility of a fall-back to the basic </w:t>
      </w:r>
      <w:r w:rsidR="007D46DB">
        <w:t>passing-beam</w:t>
      </w:r>
      <w:r w:rsidRPr="00C96034">
        <w:t xml:space="preserve"> (class C) function shall be a part of the safety concept.</w:t>
      </w:r>
    </w:p>
    <w:p w:rsidR="00C96034" w:rsidRPr="00C96034" w:rsidRDefault="00C96034" w:rsidP="00C96034">
      <w:pPr>
        <w:pStyle w:val="para"/>
      </w:pPr>
      <w:r w:rsidRPr="00C96034">
        <w:tab/>
        <w:t>The functions of the system and the safety concept, as laid down by the manufacturer, shall be explained. The documentation shall be brief, yet provide evidence that the design and development has had the benefit of expertise from all the system fields which are involved.</w:t>
      </w:r>
    </w:p>
    <w:p w:rsidR="00C96034" w:rsidRPr="00C96034" w:rsidRDefault="00C96034" w:rsidP="00C96034">
      <w:pPr>
        <w:pStyle w:val="para"/>
      </w:pPr>
      <w:r w:rsidRPr="00C96034">
        <w:tab/>
        <w:t xml:space="preserve">For periodic technical inspections, the documentation shall describe how the current operational status of the </w:t>
      </w:r>
      <w:r w:rsidR="00055DFB">
        <w:t>"</w:t>
      </w:r>
      <w:r w:rsidRPr="00C96034">
        <w:t>system</w:t>
      </w:r>
      <w:r w:rsidR="00055DFB">
        <w:t>"</w:t>
      </w:r>
      <w:r w:rsidRPr="00C96034">
        <w:t xml:space="preserve"> can be checked. </w:t>
      </w:r>
    </w:p>
    <w:p w:rsidR="00C96034" w:rsidRPr="00C96034" w:rsidRDefault="00C96034" w:rsidP="00C96034">
      <w:pPr>
        <w:pStyle w:val="para"/>
      </w:pPr>
      <w:r w:rsidRPr="00C96034">
        <w:tab/>
        <w:t>For Type Approval purposes this documentation shall be taken as the basic reference for the verification process.</w:t>
      </w:r>
    </w:p>
    <w:p w:rsidR="00C96034" w:rsidRDefault="00C96034" w:rsidP="00C96034">
      <w:pPr>
        <w:pStyle w:val="para"/>
      </w:pPr>
      <w:r w:rsidRPr="00C96034">
        <w:t>6.22.9.2.4.</w:t>
      </w:r>
      <w:r w:rsidRPr="00C96034">
        <w:tab/>
        <w:t xml:space="preserve">To verify, that the adaptation of the main-beam does not cause any discomfort, distraction or glare, neither to the driver nor to oncoming and preceding vehicles, the technical service shall perform </w:t>
      </w:r>
      <w:r w:rsidRPr="00C96034">
        <w:rPr>
          <w:bCs/>
        </w:rPr>
        <w:t>a test drive according to paragraph 2</w:t>
      </w:r>
      <w:r w:rsidR="00D77BE2">
        <w:rPr>
          <w:bCs/>
        </w:rPr>
        <w:t>.</w:t>
      </w:r>
      <w:r w:rsidRPr="00C96034">
        <w:rPr>
          <w:bCs/>
        </w:rPr>
        <w:t xml:space="preserve"> in Annex 12</w:t>
      </w:r>
      <w:r w:rsidRPr="00C96034">
        <w:t>. This shall include any situation relevant to the system control on the basis of the applicant’s description. The performance of the adaptation of the main-beam shall be documented and checked against the applicant’s description. Any obvious malfunctioning shall be contested (e.g. excessive angular movement or flicker).</w:t>
      </w:r>
    </w:p>
    <w:p w:rsidR="00DD0D45" w:rsidRPr="00DD0D45" w:rsidRDefault="00DD0D45" w:rsidP="00DD0D45">
      <w:pPr>
        <w:pStyle w:val="para"/>
        <w:rPr>
          <w:iCs/>
        </w:rPr>
      </w:pPr>
      <w:r w:rsidRPr="00DD0D45">
        <w:t>6.22.9.3.</w:t>
      </w:r>
      <w:r w:rsidRPr="00DD0D45">
        <w:tab/>
        <w:t>Adaptation</w:t>
      </w:r>
      <w:r w:rsidRPr="00DD0D45">
        <w:rPr>
          <w:bCs/>
        </w:rPr>
        <w:t xml:space="preserve"> </w:t>
      </w:r>
      <w:r w:rsidRPr="00DD0D45">
        <w:t>of the main-beam</w:t>
      </w:r>
      <w:r w:rsidRPr="00DD0D45">
        <w:rPr>
          <w:i/>
        </w:rPr>
        <w:t xml:space="preserve"> </w:t>
      </w:r>
    </w:p>
    <w:p w:rsidR="00DD0D45" w:rsidRPr="00DD0D45" w:rsidRDefault="00DD0D45" w:rsidP="00DD0D45">
      <w:pPr>
        <w:pStyle w:val="para"/>
      </w:pPr>
      <w:r w:rsidRPr="00DD0D45">
        <w:t>6.22.9.3.1.</w:t>
      </w:r>
      <w:r w:rsidRPr="00DD0D45">
        <w:tab/>
        <w:t xml:space="preserve">The sensor system used to control the adaptation of the main-beam, as described in paragraph 6.22.7.1.2., shall comply with the following requirements: </w:t>
      </w:r>
    </w:p>
    <w:p w:rsidR="00DD0D45" w:rsidRPr="00DE410A" w:rsidRDefault="00846E21" w:rsidP="00DE410A">
      <w:pPr>
        <w:pStyle w:val="para"/>
        <w:rPr>
          <w:lang w:val="en-US"/>
        </w:rPr>
      </w:pPr>
      <w:r w:rsidRPr="00514FE6">
        <w:rPr>
          <w:color w:val="000000"/>
          <w:lang w:val="en-US"/>
        </w:rPr>
        <w:t>6.22.9.3.1.1.</w:t>
      </w:r>
      <w:r w:rsidRPr="00514FE6">
        <w:rPr>
          <w:color w:val="000000"/>
          <w:lang w:val="en-US"/>
        </w:rPr>
        <w:tab/>
      </w:r>
      <w:r w:rsidRPr="00514FE6">
        <w:rPr>
          <w:lang w:val="en-US"/>
        </w:rPr>
        <w:t xml:space="preserve">The boundaries of the minimum fields in which the sensor is able to detect light emitted from other vehicles as defined in paragraph 6.22.7.1.2. </w:t>
      </w:r>
      <w:r>
        <w:rPr>
          <w:lang w:val="en-US"/>
        </w:rPr>
        <w:t xml:space="preserve">above </w:t>
      </w:r>
      <w:r w:rsidRPr="00514FE6">
        <w:rPr>
          <w:lang w:val="en-US"/>
        </w:rPr>
        <w:t xml:space="preserve">are given by the angles indicated in paragraph 6.1.9.3.1.1. </w:t>
      </w:r>
      <w:r>
        <w:rPr>
          <w:lang w:val="en-US"/>
        </w:rPr>
        <w:t>of</w:t>
      </w:r>
      <w:r w:rsidRPr="00514FE6">
        <w:rPr>
          <w:lang w:val="en-US"/>
        </w:rPr>
        <w:t xml:space="preserve"> this Regulation.</w:t>
      </w:r>
    </w:p>
    <w:p w:rsidR="00DD0D45" w:rsidRPr="00DD0D45" w:rsidRDefault="00DD0D45" w:rsidP="00DD0D45">
      <w:pPr>
        <w:pStyle w:val="para"/>
        <w:rPr>
          <w:bCs/>
        </w:rPr>
      </w:pPr>
      <w:r w:rsidRPr="00DD0D45">
        <w:rPr>
          <w:bCs/>
        </w:rPr>
        <w:t>6.22.9.3.1.2.</w:t>
      </w:r>
      <w:r w:rsidRPr="00DD0D45">
        <w:rPr>
          <w:bCs/>
        </w:rPr>
        <w:tab/>
      </w:r>
      <w:r w:rsidRPr="00DD0D45">
        <w:t xml:space="preserve">The sensor system sensitivity shall comply with the requirements in </w:t>
      </w:r>
      <w:r w:rsidR="00D77BE2">
        <w:t>p</w:t>
      </w:r>
      <w:r w:rsidR="00D77BE2" w:rsidRPr="00DD0D45">
        <w:t xml:space="preserve">aragraph </w:t>
      </w:r>
      <w:r w:rsidRPr="00DD0D45">
        <w:t xml:space="preserve">6.1.9.3.1.2. </w:t>
      </w:r>
      <w:r w:rsidR="00D77BE2">
        <w:t>of</w:t>
      </w:r>
      <w:r w:rsidR="00D77BE2" w:rsidRPr="00DD0D45">
        <w:t xml:space="preserve"> </w:t>
      </w:r>
      <w:r w:rsidRPr="00DD0D45">
        <w:t xml:space="preserve">this Regulation. </w:t>
      </w:r>
    </w:p>
    <w:p w:rsidR="00DD0D45" w:rsidRPr="00DD0D45" w:rsidRDefault="00DD0D45" w:rsidP="00DD0D45">
      <w:pPr>
        <w:pStyle w:val="para"/>
        <w:rPr>
          <w:bCs/>
        </w:rPr>
      </w:pPr>
      <w:r w:rsidRPr="00DD0D45">
        <w:rPr>
          <w:bCs/>
        </w:rPr>
        <w:t>6.22.9.3.1.3.</w:t>
      </w:r>
      <w:r w:rsidRPr="00DD0D45">
        <w:rPr>
          <w:bCs/>
        </w:rPr>
        <w:tab/>
      </w:r>
      <w:r w:rsidRPr="00DD0D45">
        <w:t>The adaptive main-beam shall be switched off when the illuminance produced by ambient lighting conditions exceeds 7</w:t>
      </w:r>
      <w:r w:rsidR="00ED70B3">
        <w:t>,</w:t>
      </w:r>
      <w:r w:rsidRPr="00DD0D45">
        <w:t>000 lx.</w:t>
      </w:r>
    </w:p>
    <w:p w:rsidR="00DD0D45" w:rsidRPr="00F123C1" w:rsidRDefault="00DD0D45" w:rsidP="00DD0D45">
      <w:pPr>
        <w:pStyle w:val="para"/>
        <w:ind w:firstLine="0"/>
      </w:pPr>
      <w:r w:rsidRPr="00DD0D45">
        <w:t xml:space="preserve">Compliance with this requirement shall be demonstrated by the applicant, using simulation or other means of verification accepted by the </w:t>
      </w:r>
      <w:r w:rsidR="006B52BC">
        <w:rPr>
          <w:bCs/>
          <w:color w:val="000000"/>
        </w:rPr>
        <w:t>Type Approval A</w:t>
      </w:r>
      <w:r w:rsidR="006B52BC" w:rsidRPr="00304AB2">
        <w:rPr>
          <w:bCs/>
          <w:color w:val="000000"/>
        </w:rPr>
        <w:t>uthority</w:t>
      </w:r>
      <w:r w:rsidRPr="00DD0D45">
        <w:t>. If necessary t</w:t>
      </w:r>
      <w:r w:rsidRPr="00DD0D45">
        <w:rPr>
          <w:bCs/>
        </w:rPr>
        <w:t xml:space="preserve">he illuminance shall be measured on a horizontal surface, with a cosine corrected sensor on the same height as the mounting position of the sensor on the vehicle. </w:t>
      </w:r>
      <w:r w:rsidRPr="00DD0D45">
        <w:t xml:space="preserve">This may be demonstrated by the manufacturer by sufficient documentation or by other means accepted by the </w:t>
      </w:r>
      <w:r w:rsidR="006B52BC">
        <w:rPr>
          <w:bCs/>
          <w:color w:val="000000"/>
        </w:rPr>
        <w:t>Type Approval A</w:t>
      </w:r>
      <w:r w:rsidR="006B52BC" w:rsidRPr="00304AB2">
        <w:rPr>
          <w:bCs/>
          <w:color w:val="000000"/>
        </w:rPr>
        <w:t>uthority</w:t>
      </w:r>
      <w:r w:rsidRPr="00DD0D45">
        <w:t>.</w:t>
      </w:r>
    </w:p>
    <w:p w:rsidR="00E24186" w:rsidRPr="00E24186" w:rsidRDefault="00F123C1" w:rsidP="00E24186">
      <w:pPr>
        <w:pStyle w:val="para"/>
      </w:pPr>
      <w:r w:rsidRPr="00F123C1">
        <w:t>6.22.9.</w:t>
      </w:r>
      <w:r w:rsidR="008B42AF">
        <w:t>4</w:t>
      </w:r>
      <w:r w:rsidRPr="00F123C1">
        <w:t>.</w:t>
      </w:r>
      <w:r w:rsidRPr="00F123C1">
        <w:tab/>
      </w:r>
      <w:r w:rsidR="00E24186" w:rsidRPr="00E24186">
        <w:t>The aggregate maximum intensity of the lighting units that can be energized simultaneously to provide the main-beam lighting or its modes, if any, shall not exceed 430,000 cd, which corresponds to a reference value of 100.</w:t>
      </w:r>
    </w:p>
    <w:p w:rsidR="00E24186" w:rsidRPr="00E24186" w:rsidRDefault="00E24186" w:rsidP="00E24186">
      <w:pPr>
        <w:pStyle w:val="para"/>
        <w:ind w:firstLine="0"/>
      </w:pPr>
      <w:r w:rsidRPr="00E24186">
        <w:t>This maximum intensity shall be obtained by adding together the individual reference marks indicated on the several installation units that are simultaneously used to provide the main-beam.</w:t>
      </w:r>
    </w:p>
    <w:p w:rsidR="00F123C1" w:rsidRPr="00F123C1" w:rsidRDefault="00F123C1" w:rsidP="00ED70B3">
      <w:pPr>
        <w:pStyle w:val="para"/>
        <w:keepNext/>
        <w:keepLines/>
      </w:pPr>
      <w:r w:rsidRPr="00F123C1">
        <w:rPr>
          <w:rFonts w:hint="eastAsia"/>
        </w:rPr>
        <w:t>6.22.9.</w:t>
      </w:r>
      <w:r w:rsidR="008B42AF">
        <w:t>5</w:t>
      </w:r>
      <w:r w:rsidRPr="00F123C1">
        <w:rPr>
          <w:rFonts w:hint="eastAsia"/>
        </w:rPr>
        <w:t>.</w:t>
      </w:r>
      <w:r w:rsidRPr="00F123C1">
        <w:rPr>
          <w:rFonts w:hint="eastAsia"/>
        </w:rPr>
        <w:tab/>
      </w:r>
      <w:r w:rsidRPr="00ED70B3">
        <w:rPr>
          <w:spacing w:val="-2"/>
        </w:rPr>
        <w:t xml:space="preserve">The </w:t>
      </w:r>
      <w:r w:rsidRPr="00ED70B3">
        <w:rPr>
          <w:rFonts w:hint="eastAsia"/>
          <w:spacing w:val="-2"/>
        </w:rPr>
        <w:t xml:space="preserve">means according to the provisions of paragraph </w:t>
      </w:r>
      <w:r w:rsidRPr="00ED70B3">
        <w:rPr>
          <w:spacing w:val="-2"/>
        </w:rPr>
        <w:t>5.8.</w:t>
      </w:r>
      <w:r w:rsidRPr="00ED70B3">
        <w:rPr>
          <w:rFonts w:hint="eastAsia"/>
          <w:spacing w:val="-2"/>
        </w:rPr>
        <w:t xml:space="preserve"> of Regulation No</w:t>
      </w:r>
      <w:r w:rsidR="00ED70B3" w:rsidRPr="00ED70B3">
        <w:rPr>
          <w:spacing w:val="-2"/>
        </w:rPr>
        <w:t> </w:t>
      </w:r>
      <w:r w:rsidRPr="00ED70B3">
        <w:rPr>
          <w:rFonts w:hint="eastAsia"/>
          <w:spacing w:val="-2"/>
        </w:rPr>
        <w:t>123</w:t>
      </w:r>
      <w:r w:rsidRPr="00ED70B3">
        <w:rPr>
          <w:spacing w:val="-2"/>
        </w:rPr>
        <w:t xml:space="preserve">, </w:t>
      </w:r>
      <w:r w:rsidRPr="00F123C1">
        <w:t xml:space="preserve">which allow the vehicle to be used temporarily in a territory with the opposite direction of driving than that for which approval is sought, </w:t>
      </w:r>
      <w:r w:rsidRPr="00F123C1">
        <w:rPr>
          <w:rFonts w:hint="eastAsia"/>
        </w:rPr>
        <w:t xml:space="preserve">shall be explained </w:t>
      </w:r>
      <w:r w:rsidRPr="00F123C1">
        <w:t xml:space="preserve">in detail </w:t>
      </w:r>
      <w:r w:rsidRPr="00F123C1">
        <w:rPr>
          <w:rFonts w:hint="eastAsia"/>
        </w:rPr>
        <w:t>in the owner</w:t>
      </w:r>
      <w:r w:rsidRPr="00F123C1">
        <w:t>’</w:t>
      </w:r>
      <w:r w:rsidRPr="00F123C1">
        <w:rPr>
          <w:rFonts w:hint="eastAsia"/>
        </w:rPr>
        <w:t xml:space="preserve">s </w:t>
      </w:r>
      <w:r w:rsidRPr="00F123C1">
        <w:t>manual</w:t>
      </w:r>
      <w:r w:rsidRPr="00F123C1">
        <w:rPr>
          <w:rFonts w:hint="eastAsia"/>
        </w:rPr>
        <w:t>.</w:t>
      </w:r>
    </w:p>
    <w:p w:rsidR="00F123C1" w:rsidRPr="00F123C1" w:rsidRDefault="00F123C1" w:rsidP="00F123C1">
      <w:pPr>
        <w:pStyle w:val="para"/>
      </w:pPr>
      <w:r w:rsidRPr="00F123C1">
        <w:t>6.23.</w:t>
      </w:r>
      <w:r w:rsidRPr="00F123C1">
        <w:tab/>
        <w:t>Emergency stop signal</w:t>
      </w:r>
    </w:p>
    <w:p w:rsidR="00F123C1" w:rsidRPr="00F123C1" w:rsidRDefault="00F123C1" w:rsidP="00F123C1">
      <w:pPr>
        <w:pStyle w:val="para"/>
      </w:pPr>
      <w:r w:rsidRPr="00F123C1">
        <w:t>6.23.1.</w:t>
      </w:r>
      <w:r w:rsidRPr="00F123C1">
        <w:tab/>
        <w:t>Presence</w:t>
      </w:r>
    </w:p>
    <w:p w:rsidR="00F123C1" w:rsidRPr="00F123C1" w:rsidRDefault="00F123C1" w:rsidP="00F123C1">
      <w:pPr>
        <w:pStyle w:val="para"/>
      </w:pPr>
      <w:r w:rsidRPr="00F123C1">
        <w:tab/>
        <w:t>Optional</w:t>
      </w:r>
    </w:p>
    <w:p w:rsidR="00F123C1" w:rsidRPr="00F123C1" w:rsidRDefault="00F123C1" w:rsidP="00F123C1">
      <w:pPr>
        <w:pStyle w:val="para"/>
      </w:pPr>
      <w:r w:rsidRPr="00F123C1">
        <w:tab/>
        <w:t>The emergency stop signal shall be given by the simultaneous operation of all the stop or direction-indicator lamps fitted as described in paragraph 6</w:t>
      </w:r>
      <w:r w:rsidR="00E32F81">
        <w:t>.23</w:t>
      </w:r>
      <w:r w:rsidRPr="00F123C1">
        <w:t>.7.</w:t>
      </w:r>
    </w:p>
    <w:p w:rsidR="00F123C1" w:rsidRPr="00F123C1" w:rsidRDefault="00F123C1" w:rsidP="00F123C1">
      <w:pPr>
        <w:pStyle w:val="para"/>
      </w:pPr>
      <w:r w:rsidRPr="00F123C1">
        <w:t>6.23.2.</w:t>
      </w:r>
      <w:r w:rsidRPr="00F123C1">
        <w:tab/>
        <w:t>Number</w:t>
      </w:r>
    </w:p>
    <w:p w:rsidR="00F123C1" w:rsidRPr="00F123C1" w:rsidRDefault="00F123C1" w:rsidP="00F123C1">
      <w:pPr>
        <w:pStyle w:val="para"/>
      </w:pPr>
      <w:r w:rsidRPr="00F123C1">
        <w:tab/>
        <w:t>As specified in paragraph 6.5.2. or 6.7.2.</w:t>
      </w:r>
    </w:p>
    <w:p w:rsidR="00F123C1" w:rsidRPr="00F123C1" w:rsidRDefault="00F123C1" w:rsidP="00F123C1">
      <w:pPr>
        <w:pStyle w:val="para"/>
      </w:pPr>
      <w:r w:rsidRPr="00F123C1">
        <w:t>6.23.3.</w:t>
      </w:r>
      <w:r w:rsidRPr="00F123C1">
        <w:tab/>
        <w:t>Arrangement</w:t>
      </w:r>
    </w:p>
    <w:p w:rsidR="00F123C1" w:rsidRPr="00F123C1" w:rsidRDefault="00F123C1" w:rsidP="00F123C1">
      <w:pPr>
        <w:pStyle w:val="para"/>
      </w:pPr>
      <w:r w:rsidRPr="00F123C1">
        <w:tab/>
        <w:t>As specified in paragraph 6.5.3. or 6.7.3.</w:t>
      </w:r>
    </w:p>
    <w:p w:rsidR="00F123C1" w:rsidRPr="00F123C1" w:rsidRDefault="00F123C1" w:rsidP="00F123C1">
      <w:pPr>
        <w:pStyle w:val="para"/>
      </w:pPr>
      <w:r w:rsidRPr="00F123C1">
        <w:t>6.23.4.</w:t>
      </w:r>
      <w:r w:rsidRPr="00F123C1">
        <w:tab/>
        <w:t>Position</w:t>
      </w:r>
    </w:p>
    <w:p w:rsidR="00F123C1" w:rsidRPr="00F123C1" w:rsidRDefault="00F123C1" w:rsidP="00F123C1">
      <w:pPr>
        <w:pStyle w:val="para"/>
      </w:pPr>
      <w:r w:rsidRPr="00F123C1">
        <w:tab/>
        <w:t>As specified in paragraph 6.5.4. or 6.7.4.</w:t>
      </w:r>
    </w:p>
    <w:p w:rsidR="00F123C1" w:rsidRPr="00F123C1" w:rsidRDefault="00F123C1" w:rsidP="00F123C1">
      <w:pPr>
        <w:pStyle w:val="para"/>
      </w:pPr>
      <w:r w:rsidRPr="00F123C1">
        <w:t>6.23.5.</w:t>
      </w:r>
      <w:r w:rsidRPr="00F123C1">
        <w:tab/>
        <w:t>Geometric visibility</w:t>
      </w:r>
    </w:p>
    <w:p w:rsidR="00F123C1" w:rsidRPr="00F123C1" w:rsidRDefault="00F123C1" w:rsidP="00F123C1">
      <w:pPr>
        <w:pStyle w:val="para"/>
      </w:pPr>
      <w:r w:rsidRPr="00F123C1">
        <w:tab/>
        <w:t>As specified in paragraph 6.5.5. or 6.7.5.</w:t>
      </w:r>
    </w:p>
    <w:p w:rsidR="00F123C1" w:rsidRPr="00F123C1" w:rsidRDefault="00F123C1" w:rsidP="00F123C1">
      <w:pPr>
        <w:pStyle w:val="para"/>
      </w:pPr>
      <w:r w:rsidRPr="00F123C1">
        <w:t>6.23.6.</w:t>
      </w:r>
      <w:r w:rsidRPr="00F123C1">
        <w:tab/>
        <w:t>Orientation</w:t>
      </w:r>
    </w:p>
    <w:p w:rsidR="00F123C1" w:rsidRPr="00F123C1" w:rsidRDefault="00F123C1" w:rsidP="00F123C1">
      <w:pPr>
        <w:pStyle w:val="para"/>
      </w:pPr>
      <w:r w:rsidRPr="00F123C1">
        <w:tab/>
        <w:t>As specified in paragraph 6.5.6. or 6.7.6.</w:t>
      </w:r>
    </w:p>
    <w:p w:rsidR="00F123C1" w:rsidRPr="00F123C1" w:rsidRDefault="00F123C1" w:rsidP="00F123C1">
      <w:pPr>
        <w:pStyle w:val="para"/>
      </w:pPr>
      <w:r w:rsidRPr="00F123C1">
        <w:t>6.23.7.</w:t>
      </w:r>
      <w:r w:rsidRPr="00F123C1">
        <w:tab/>
        <w:t>Electrical connections</w:t>
      </w:r>
    </w:p>
    <w:p w:rsidR="00F123C1" w:rsidRPr="00F123C1" w:rsidRDefault="00F123C1" w:rsidP="00F123C1">
      <w:pPr>
        <w:pStyle w:val="para"/>
      </w:pPr>
      <w:r w:rsidRPr="00F123C1">
        <w:t>6.23.7.1.</w:t>
      </w:r>
      <w:r w:rsidRPr="00F123C1">
        <w:tab/>
        <w:t>All the lamps of the emergency stop signal shall flash in phase at a frequency of 4.0 ± 1.0 Hz.</w:t>
      </w:r>
    </w:p>
    <w:p w:rsidR="00F123C1" w:rsidRPr="00F123C1" w:rsidRDefault="00F123C1" w:rsidP="00F123C1">
      <w:pPr>
        <w:pStyle w:val="para"/>
      </w:pPr>
      <w:r w:rsidRPr="00F123C1">
        <w:t>6.23.7.1.1.</w:t>
      </w:r>
      <w:r w:rsidRPr="00F123C1">
        <w:tab/>
        <w:t>However, if any of the lamps of the emergency stop signal to the rear of the vehicle use filament light sources the frequency shall be 4.0 +0.0/-1.0 Hz.</w:t>
      </w:r>
    </w:p>
    <w:p w:rsidR="00F123C1" w:rsidRPr="00F123C1" w:rsidRDefault="00F123C1" w:rsidP="00F123C1">
      <w:pPr>
        <w:pStyle w:val="para"/>
      </w:pPr>
      <w:r w:rsidRPr="00F123C1">
        <w:t>6.23.7.2.</w:t>
      </w:r>
      <w:r w:rsidRPr="00F123C1">
        <w:tab/>
        <w:t xml:space="preserve">The emergency stop signal shall operate independently of other lamps. </w:t>
      </w:r>
    </w:p>
    <w:p w:rsidR="00F123C1" w:rsidRPr="00F123C1" w:rsidRDefault="00F123C1" w:rsidP="00F123C1">
      <w:pPr>
        <w:pStyle w:val="para"/>
      </w:pPr>
      <w:r w:rsidRPr="00F123C1">
        <w:t>6.23.7.3.</w:t>
      </w:r>
      <w:r w:rsidRPr="00F123C1">
        <w:tab/>
        <w:t>The emergency stop signal shall be activated and deactivated automatically.</w:t>
      </w:r>
    </w:p>
    <w:p w:rsidR="00F123C1" w:rsidRPr="00F123C1" w:rsidRDefault="00F123C1" w:rsidP="00F123C1">
      <w:pPr>
        <w:pStyle w:val="para"/>
      </w:pPr>
      <w:r w:rsidRPr="00F123C1">
        <w:t>6.23.7.3.1.</w:t>
      </w:r>
      <w:r w:rsidRPr="00F123C1">
        <w:tab/>
        <w:t>The emergency stop signal shall be activated only when the vehicle speed is above 50 km/h and the braking system is providing the emergency braking logic signal defined in Regulations Nos. 13 and 13-H.</w:t>
      </w:r>
    </w:p>
    <w:p w:rsidR="00F123C1" w:rsidRPr="00F123C1" w:rsidRDefault="00F123C1" w:rsidP="00F123C1">
      <w:pPr>
        <w:pStyle w:val="para"/>
      </w:pPr>
      <w:r w:rsidRPr="00F123C1">
        <w:t>6.23.7.3.2.</w:t>
      </w:r>
      <w:r w:rsidRPr="00F123C1">
        <w:tab/>
        <w:t>The emergency stop signal shall be automatically deactivated if the emergency braking logic signal as defined in Regulations Nos. 13 and 13-H is no longer provided or if the hazard warning signal is activated.</w:t>
      </w:r>
    </w:p>
    <w:p w:rsidR="00F123C1" w:rsidRPr="00F123C1" w:rsidRDefault="00F123C1" w:rsidP="00F123C1">
      <w:pPr>
        <w:pStyle w:val="para"/>
      </w:pPr>
      <w:r w:rsidRPr="00F123C1">
        <w:t>6.23.8.</w:t>
      </w:r>
      <w:r w:rsidRPr="00F123C1">
        <w:tab/>
        <w:t>Tell</w:t>
      </w:r>
      <w:r w:rsidRPr="00F123C1">
        <w:noBreakHyphen/>
        <w:t>tale</w:t>
      </w:r>
    </w:p>
    <w:p w:rsidR="00F123C1" w:rsidRPr="00F123C1" w:rsidRDefault="00F123C1" w:rsidP="00F123C1">
      <w:pPr>
        <w:pStyle w:val="para"/>
      </w:pPr>
      <w:r w:rsidRPr="00F123C1">
        <w:tab/>
        <w:t>Optional</w:t>
      </w:r>
    </w:p>
    <w:p w:rsidR="00F123C1" w:rsidRPr="00F123C1" w:rsidRDefault="00F123C1" w:rsidP="00F123C1">
      <w:pPr>
        <w:pStyle w:val="para"/>
      </w:pPr>
      <w:r w:rsidRPr="00F123C1">
        <w:t>6.23.9.</w:t>
      </w:r>
      <w:r w:rsidRPr="00F123C1">
        <w:tab/>
        <w:t>Other requirements</w:t>
      </w:r>
    </w:p>
    <w:p w:rsidR="00F123C1" w:rsidRPr="00F123C1" w:rsidRDefault="00F123C1" w:rsidP="00F123C1">
      <w:pPr>
        <w:pStyle w:val="para"/>
      </w:pPr>
      <w:r w:rsidRPr="00F123C1">
        <w:t>6.23.9.1.</w:t>
      </w:r>
      <w:r w:rsidRPr="00F123C1">
        <w:tab/>
        <w:t>Except as provided in paragraph 6.23.9.2. below, if a motor vehicle is equipped to tow a trailer, the control of the emergency stop signal on the motor vehicle shall also be capable of operating the emergency stop signal on the trailer.</w:t>
      </w:r>
    </w:p>
    <w:p w:rsidR="00F123C1" w:rsidRPr="00F123C1" w:rsidRDefault="00F123C1" w:rsidP="00F123C1">
      <w:pPr>
        <w:pStyle w:val="para"/>
      </w:pPr>
      <w:r w:rsidRPr="00F123C1">
        <w:tab/>
        <w:t xml:space="preserve">When the motor vehicle is electrically connected to a trailer, the operating frequency of the emergency stop signal for the combination shall be limited to the frequency specified in paragraph 6.23.7.1.1. However, if the motor vehicle can detect that filament light sources are not being used on the trailer for the emergency stop signal, the frequency may be that specified in paragraph 6.23.7.1. </w:t>
      </w:r>
    </w:p>
    <w:p w:rsidR="00F123C1" w:rsidRPr="00F123C1" w:rsidRDefault="00F123C1" w:rsidP="00F123C1">
      <w:pPr>
        <w:pStyle w:val="para"/>
      </w:pPr>
      <w:r w:rsidRPr="00F123C1">
        <w:t>6.23.9.2.</w:t>
      </w:r>
      <w:r w:rsidRPr="00F123C1">
        <w:tab/>
        <w:t>If a motor vehicle is equipped to tow a trailer fitted with a service braking system of either continuous or semi-continuous type, as defined in Regulation No.13, it shall be ensured that a constant power supply is provided via the electrical connector for the stop lamps to such trailers while the service brake is applied.</w:t>
      </w:r>
    </w:p>
    <w:p w:rsidR="00F123C1" w:rsidRPr="00F123C1" w:rsidRDefault="00F123C1" w:rsidP="00F123C1">
      <w:pPr>
        <w:pStyle w:val="para"/>
      </w:pPr>
      <w:r w:rsidRPr="00F123C1">
        <w:tab/>
        <w:t>The emergency stop signal on any such trailer may operate independently of the towing vehicle and is not required to operate either at the same frequency as, or in phase with that on the towing vehicle.</w:t>
      </w:r>
    </w:p>
    <w:p w:rsidR="00147BD7" w:rsidRPr="00147BD7" w:rsidRDefault="00147BD7" w:rsidP="00147BD7">
      <w:pPr>
        <w:spacing w:after="120"/>
        <w:ind w:left="2300" w:right="1134" w:hanging="1166"/>
        <w:jc w:val="both"/>
      </w:pPr>
      <w:r w:rsidRPr="00147BD7">
        <w:t>6.24.</w:t>
      </w:r>
      <w:r w:rsidRPr="00147BD7">
        <w:tab/>
        <w:t>Exterior courtesy lamp</w:t>
      </w:r>
    </w:p>
    <w:p w:rsidR="00147BD7" w:rsidRPr="00147BD7" w:rsidRDefault="00147BD7" w:rsidP="00147BD7">
      <w:pPr>
        <w:spacing w:after="120"/>
        <w:ind w:left="2302" w:right="1134" w:hanging="1166"/>
        <w:jc w:val="both"/>
      </w:pPr>
      <w:r w:rsidRPr="00147BD7">
        <w:t>6.24.1.</w:t>
      </w:r>
      <w:r w:rsidRPr="00147BD7">
        <w:tab/>
        <w:t>Presence</w:t>
      </w:r>
    </w:p>
    <w:p w:rsidR="00147BD7" w:rsidRPr="00147BD7" w:rsidRDefault="00147BD7" w:rsidP="00147BD7">
      <w:pPr>
        <w:spacing w:after="120"/>
        <w:ind w:left="2302" w:right="1134"/>
        <w:jc w:val="both"/>
        <w:rPr>
          <w:iCs/>
        </w:rPr>
      </w:pPr>
      <w:r w:rsidRPr="00147BD7">
        <w:rPr>
          <w:iCs/>
        </w:rPr>
        <w:t>Optional on motor vehicles</w:t>
      </w:r>
    </w:p>
    <w:p w:rsidR="00147BD7" w:rsidRPr="00147BD7" w:rsidRDefault="00147BD7" w:rsidP="00147BD7">
      <w:pPr>
        <w:spacing w:after="120"/>
        <w:ind w:left="2300" w:right="1134" w:hanging="1166"/>
        <w:jc w:val="both"/>
      </w:pPr>
      <w:r w:rsidRPr="00147BD7">
        <w:t>6.24.2.</w:t>
      </w:r>
      <w:r w:rsidRPr="00147BD7">
        <w:tab/>
        <w:t>Number</w:t>
      </w:r>
    </w:p>
    <w:p w:rsidR="00147BD7" w:rsidRPr="00147BD7" w:rsidRDefault="00147BD7" w:rsidP="00147BD7">
      <w:pPr>
        <w:spacing w:after="120"/>
        <w:ind w:left="2300" w:right="1134"/>
        <w:jc w:val="both"/>
      </w:pPr>
      <w:r w:rsidRPr="00147BD7">
        <w:t>Two, however further exterior courtesy lamps to illuminate steps and/or door handles are permitted. Each door handle or step shall be illuminated by not more than one lamp.</w:t>
      </w:r>
    </w:p>
    <w:p w:rsidR="00147BD7" w:rsidRPr="00147BD7" w:rsidRDefault="00147BD7" w:rsidP="00147BD7">
      <w:pPr>
        <w:spacing w:after="120"/>
        <w:ind w:left="2300" w:right="1134" w:hanging="1166"/>
        <w:jc w:val="both"/>
      </w:pPr>
      <w:r w:rsidRPr="00147BD7">
        <w:t>6.24.3.</w:t>
      </w:r>
      <w:r w:rsidRPr="00147BD7">
        <w:tab/>
        <w:t>Arrangement</w:t>
      </w:r>
    </w:p>
    <w:p w:rsidR="00147BD7" w:rsidRDefault="00147BD7" w:rsidP="00147BD7">
      <w:pPr>
        <w:pStyle w:val="para"/>
        <w:ind w:firstLine="0"/>
      </w:pPr>
      <w:r w:rsidRPr="00147BD7">
        <w:t>No special requirement, however the requirements of paragraph 6.24.9.3. apply</w:t>
      </w:r>
      <w:r w:rsidR="00ED70B3">
        <w:t>.</w:t>
      </w:r>
    </w:p>
    <w:p w:rsidR="00F123C1" w:rsidRPr="00F123C1" w:rsidRDefault="00F123C1" w:rsidP="00F123C1">
      <w:pPr>
        <w:pStyle w:val="para"/>
      </w:pPr>
      <w:r w:rsidRPr="00F123C1">
        <w:t>6.24.4.</w:t>
      </w:r>
      <w:r w:rsidRPr="00F123C1">
        <w:tab/>
        <w:t xml:space="preserve">Position </w:t>
      </w:r>
    </w:p>
    <w:p w:rsidR="00F123C1" w:rsidRPr="00F123C1" w:rsidRDefault="00F123C1" w:rsidP="00F123C1">
      <w:pPr>
        <w:pStyle w:val="para"/>
      </w:pPr>
      <w:r w:rsidRPr="00F123C1">
        <w:tab/>
        <w:t>No special requirement.</w:t>
      </w:r>
    </w:p>
    <w:p w:rsidR="00F123C1" w:rsidRPr="00F123C1" w:rsidRDefault="00F123C1" w:rsidP="00F123C1">
      <w:pPr>
        <w:pStyle w:val="para"/>
      </w:pPr>
      <w:r w:rsidRPr="00F123C1">
        <w:t>6.24.5.</w:t>
      </w:r>
      <w:r w:rsidRPr="00F123C1">
        <w:tab/>
        <w:t xml:space="preserve">Geometric visibility </w:t>
      </w:r>
    </w:p>
    <w:p w:rsidR="00F123C1" w:rsidRPr="00F123C1" w:rsidRDefault="00F123C1" w:rsidP="00F123C1">
      <w:pPr>
        <w:pStyle w:val="para"/>
      </w:pPr>
      <w:r w:rsidRPr="00F123C1">
        <w:tab/>
        <w:t>No special requirement.</w:t>
      </w:r>
    </w:p>
    <w:p w:rsidR="00F123C1" w:rsidRPr="00F123C1" w:rsidRDefault="00F123C1" w:rsidP="00F123C1">
      <w:pPr>
        <w:pStyle w:val="para"/>
      </w:pPr>
      <w:r w:rsidRPr="00F123C1">
        <w:t>6.24.6.</w:t>
      </w:r>
      <w:r w:rsidRPr="00F123C1">
        <w:tab/>
        <w:t xml:space="preserve">Orientation </w:t>
      </w:r>
    </w:p>
    <w:p w:rsidR="00F123C1" w:rsidRPr="00F123C1" w:rsidRDefault="00F123C1" w:rsidP="00F123C1">
      <w:pPr>
        <w:pStyle w:val="para"/>
      </w:pPr>
      <w:r w:rsidRPr="00F123C1">
        <w:tab/>
        <w:t xml:space="preserve">No special requirement. </w:t>
      </w:r>
    </w:p>
    <w:p w:rsidR="00F123C1" w:rsidRPr="00F123C1" w:rsidRDefault="00F123C1" w:rsidP="00F123C1">
      <w:pPr>
        <w:pStyle w:val="para"/>
      </w:pPr>
      <w:r w:rsidRPr="00F123C1">
        <w:t>6.24.7.</w:t>
      </w:r>
      <w:r w:rsidRPr="00F123C1">
        <w:tab/>
        <w:t xml:space="preserve">Electrical connections </w:t>
      </w:r>
    </w:p>
    <w:p w:rsidR="00F123C1" w:rsidRPr="00F123C1" w:rsidRDefault="00F123C1" w:rsidP="00F123C1">
      <w:pPr>
        <w:pStyle w:val="para"/>
      </w:pPr>
      <w:r w:rsidRPr="00F123C1">
        <w:tab/>
        <w:t>No special requirement.</w:t>
      </w:r>
    </w:p>
    <w:p w:rsidR="00F123C1" w:rsidRPr="00F123C1" w:rsidRDefault="00F123C1" w:rsidP="00F123C1">
      <w:pPr>
        <w:pStyle w:val="para"/>
      </w:pPr>
      <w:r w:rsidRPr="00F123C1">
        <w:t>6.24.8.</w:t>
      </w:r>
      <w:r w:rsidRPr="00F123C1">
        <w:tab/>
        <w:t xml:space="preserve">Tell-tale </w:t>
      </w:r>
    </w:p>
    <w:p w:rsidR="00F123C1" w:rsidRPr="00F123C1" w:rsidRDefault="00F123C1" w:rsidP="00F123C1">
      <w:pPr>
        <w:pStyle w:val="para"/>
      </w:pPr>
      <w:r w:rsidRPr="00F123C1">
        <w:tab/>
        <w:t>No special requirement.</w:t>
      </w:r>
    </w:p>
    <w:p w:rsidR="00F123C1" w:rsidRPr="00F123C1" w:rsidRDefault="00F123C1" w:rsidP="00F123C1">
      <w:pPr>
        <w:pStyle w:val="para"/>
      </w:pPr>
      <w:r w:rsidRPr="00F123C1">
        <w:t>6.24.9.</w:t>
      </w:r>
      <w:r w:rsidRPr="00F123C1">
        <w:tab/>
        <w:t xml:space="preserve">Other requirements </w:t>
      </w:r>
    </w:p>
    <w:p w:rsidR="00F123C1" w:rsidRPr="00F123C1" w:rsidRDefault="00147BD7" w:rsidP="00F123C1">
      <w:pPr>
        <w:pStyle w:val="para"/>
      </w:pPr>
      <w:r w:rsidRPr="00147BD7">
        <w:rPr>
          <w:bCs/>
        </w:rPr>
        <w:t>6.24.9.1.</w:t>
      </w:r>
      <w:r w:rsidR="00F123C1" w:rsidRPr="00F123C1">
        <w:tab/>
        <w:t>The exterior courtesy lamp shall not be activated unless the vehicle is stationary and one or more of the following conditions is satisfied:</w:t>
      </w:r>
    </w:p>
    <w:p w:rsidR="00F123C1" w:rsidRPr="00F123C1" w:rsidRDefault="00F123C1" w:rsidP="00F123C1">
      <w:pPr>
        <w:pStyle w:val="ad"/>
      </w:pPr>
      <w:r w:rsidRPr="00F123C1">
        <w:t>(a)</w:t>
      </w:r>
      <w:r w:rsidRPr="00F123C1">
        <w:rPr>
          <w:bCs/>
        </w:rPr>
        <w:tab/>
        <w:t xml:space="preserve">The </w:t>
      </w:r>
      <w:r w:rsidRPr="00F123C1">
        <w:t>engine is stopped</w:t>
      </w:r>
      <w:r w:rsidRPr="00F123C1">
        <w:rPr>
          <w:bCs/>
        </w:rPr>
        <w:t>;</w:t>
      </w:r>
      <w:r w:rsidRPr="00F123C1">
        <w:t xml:space="preserve"> or</w:t>
      </w:r>
    </w:p>
    <w:p w:rsidR="00F123C1" w:rsidRPr="00F123C1" w:rsidRDefault="00F123C1" w:rsidP="00F123C1">
      <w:pPr>
        <w:pStyle w:val="ad"/>
      </w:pPr>
      <w:r w:rsidRPr="00F123C1">
        <w:t>(b)</w:t>
      </w:r>
      <w:r w:rsidRPr="00F123C1">
        <w:rPr>
          <w:bCs/>
        </w:rPr>
        <w:tab/>
        <w:t>A</w:t>
      </w:r>
      <w:r w:rsidRPr="00F123C1">
        <w:t xml:space="preserve"> driver or passenger door is opened</w:t>
      </w:r>
      <w:r w:rsidRPr="00F123C1">
        <w:rPr>
          <w:bCs/>
        </w:rPr>
        <w:t>;</w:t>
      </w:r>
      <w:r w:rsidRPr="00F123C1">
        <w:t xml:space="preserve"> or</w:t>
      </w:r>
    </w:p>
    <w:p w:rsidR="00F123C1" w:rsidRPr="00F123C1" w:rsidRDefault="00F123C1" w:rsidP="00F123C1">
      <w:pPr>
        <w:pStyle w:val="ad"/>
      </w:pPr>
      <w:r w:rsidRPr="00F123C1">
        <w:t>(c)</w:t>
      </w:r>
      <w:r w:rsidRPr="00F123C1">
        <w:rPr>
          <w:bCs/>
        </w:rPr>
        <w:tab/>
        <w:t>A</w:t>
      </w:r>
      <w:r w:rsidRPr="00F123C1">
        <w:t xml:space="preserve"> load compartment door is opened.</w:t>
      </w:r>
    </w:p>
    <w:p w:rsidR="00F123C1" w:rsidRDefault="00F123C1" w:rsidP="00F123C1">
      <w:pPr>
        <w:pStyle w:val="para"/>
      </w:pPr>
      <w:r w:rsidRPr="00F123C1">
        <w:rPr>
          <w:bCs/>
        </w:rPr>
        <w:tab/>
      </w:r>
      <w:r w:rsidRPr="00F123C1">
        <w:t>The provisions of paragraph 5.10. shall be met in all fixed positions of use.</w:t>
      </w:r>
    </w:p>
    <w:p w:rsidR="00147BD7" w:rsidRPr="00147BD7" w:rsidRDefault="00ED70B3" w:rsidP="00147BD7">
      <w:pPr>
        <w:pStyle w:val="para"/>
      </w:pPr>
      <w:r>
        <w:t>6</w:t>
      </w:r>
      <w:r w:rsidR="00147BD7" w:rsidRPr="00147BD7">
        <w:t>.24.9.2.</w:t>
      </w:r>
      <w:r w:rsidR="00147BD7" w:rsidRPr="00147BD7">
        <w:tab/>
        <w:t xml:space="preserve">Approved lamps emitting white light with the exception of main beam head lamps, day time running lamps and reversing lamps may be activated as courtesy lamp function. They may also be activated together with the exterior courtesy lamps and the condition of </w:t>
      </w:r>
      <w:r w:rsidR="00147BD7" w:rsidRPr="00147BD7">
        <w:rPr>
          <w:bCs/>
        </w:rPr>
        <w:t>paragraphs 5.11. and 5.12. above may</w:t>
      </w:r>
      <w:r w:rsidR="00147BD7" w:rsidRPr="00147BD7">
        <w:t xml:space="preserve"> not apply.</w:t>
      </w:r>
    </w:p>
    <w:p w:rsidR="00147BD7" w:rsidRPr="00147BD7" w:rsidRDefault="00147BD7" w:rsidP="00147BD7">
      <w:pPr>
        <w:pStyle w:val="para"/>
        <w:rPr>
          <w:iCs/>
        </w:rPr>
      </w:pPr>
      <w:r w:rsidRPr="00147BD7">
        <w:rPr>
          <w:iCs/>
        </w:rPr>
        <w:t>6.24.9.3.</w:t>
      </w:r>
      <w:r w:rsidRPr="00147BD7">
        <w:rPr>
          <w:iCs/>
        </w:rPr>
        <w:tab/>
      </w:r>
      <w:r w:rsidRPr="00147BD7">
        <w:t xml:space="preserve">The technical service shall, to the satisfaction of the </w:t>
      </w:r>
      <w:r w:rsidR="006B52BC">
        <w:rPr>
          <w:bCs/>
          <w:color w:val="000000"/>
        </w:rPr>
        <w:t>Type Approval A</w:t>
      </w:r>
      <w:r w:rsidR="006B52BC" w:rsidRPr="00304AB2">
        <w:rPr>
          <w:bCs/>
          <w:color w:val="000000"/>
        </w:rPr>
        <w:t>uthority</w:t>
      </w:r>
      <w:r w:rsidRPr="00147BD7">
        <w:t xml:space="preserve">, perform a visual test to verify that there is no direct visibility of the apparent surface of the exterior courtesy lamps, if viewed by an observer moving on the boundary of a zone </w:t>
      </w:r>
      <w:r w:rsidRPr="00147BD7">
        <w:rPr>
          <w:iCs/>
        </w:rPr>
        <w:t xml:space="preserve">on a transverse plane 10 m from the front of the vehicle, a transverse plane 10 m from the rear of the vehicle , and two longitudinal planes 10 m from each side of the vehicle; these four planes to extend from 1 m to 3 m above and </w:t>
      </w:r>
      <w:r w:rsidR="007D46DB">
        <w:rPr>
          <w:iCs/>
        </w:rPr>
        <w:t>perpendicular</w:t>
      </w:r>
      <w:r w:rsidRPr="00147BD7">
        <w:rPr>
          <w:iCs/>
        </w:rPr>
        <w:t xml:space="preserve"> to the ground as shown in Annex 1</w:t>
      </w:r>
      <w:r w:rsidR="00E32F81">
        <w:rPr>
          <w:iCs/>
        </w:rPr>
        <w:t>4</w:t>
      </w:r>
      <w:r w:rsidRPr="00147BD7">
        <w:rPr>
          <w:iCs/>
        </w:rPr>
        <w:t>.</w:t>
      </w:r>
    </w:p>
    <w:p w:rsidR="00147BD7" w:rsidRDefault="00147BD7" w:rsidP="00147BD7">
      <w:pPr>
        <w:pStyle w:val="para"/>
        <w:ind w:firstLine="0"/>
      </w:pPr>
      <w:r w:rsidRPr="00147BD7">
        <w:t>At the request of the applicant and with the consent of the Technical Service this requirement may be verified by a drawing or simulation.</w:t>
      </w:r>
    </w:p>
    <w:p w:rsidR="0044167E" w:rsidRPr="0044167E" w:rsidRDefault="0044167E" w:rsidP="0044167E">
      <w:pPr>
        <w:pStyle w:val="para"/>
      </w:pPr>
      <w:r w:rsidRPr="0044167E">
        <w:t>6.25.</w:t>
      </w:r>
      <w:r w:rsidRPr="0044167E">
        <w:tab/>
      </w:r>
      <w:r w:rsidRPr="0044167E">
        <w:tab/>
        <w:t>Rear-end collision alert signal</w:t>
      </w:r>
    </w:p>
    <w:p w:rsidR="0044167E" w:rsidRPr="0029384F" w:rsidRDefault="0044167E" w:rsidP="00993AF2">
      <w:pPr>
        <w:keepNext/>
        <w:spacing w:after="120"/>
        <w:ind w:left="2268" w:right="1134" w:hanging="1134"/>
        <w:jc w:val="both"/>
      </w:pPr>
      <w:r w:rsidRPr="0029384F">
        <w:t>6.25.1.</w:t>
      </w:r>
      <w:r w:rsidRPr="0029384F">
        <w:tab/>
        <w:t>Presence</w:t>
      </w:r>
    </w:p>
    <w:p w:rsidR="0044167E" w:rsidRPr="0044167E" w:rsidRDefault="0044167E" w:rsidP="00993AF2">
      <w:pPr>
        <w:keepNext/>
        <w:spacing w:after="120"/>
        <w:ind w:left="2268" w:right="1134" w:hanging="1134"/>
        <w:jc w:val="both"/>
      </w:pPr>
      <w:r w:rsidRPr="0044167E">
        <w:tab/>
        <w:t>Optional</w:t>
      </w:r>
    </w:p>
    <w:p w:rsidR="0044167E" w:rsidRPr="0044167E" w:rsidRDefault="0044167E" w:rsidP="00993AF2">
      <w:pPr>
        <w:keepNext/>
        <w:spacing w:after="120"/>
        <w:ind w:left="2268" w:right="1134"/>
        <w:jc w:val="both"/>
      </w:pPr>
      <w:r w:rsidRPr="0044167E">
        <w:t>The rear-end collision alert signal shall be given by the simultaneous operation of all the direction indicator lamps fitted as described in paragraph 6.25.7.</w:t>
      </w:r>
    </w:p>
    <w:p w:rsidR="0044167E" w:rsidRPr="0029384F" w:rsidRDefault="0044167E" w:rsidP="0044167E">
      <w:pPr>
        <w:spacing w:after="120"/>
        <w:ind w:left="2268" w:right="1134" w:hanging="1134"/>
        <w:jc w:val="both"/>
      </w:pPr>
      <w:r w:rsidRPr="0029384F">
        <w:t>6.25.2.</w:t>
      </w:r>
      <w:r w:rsidRPr="0029384F">
        <w:tab/>
        <w:t>Number</w:t>
      </w:r>
    </w:p>
    <w:p w:rsidR="0044167E" w:rsidRPr="0044167E" w:rsidRDefault="0044167E" w:rsidP="0044167E">
      <w:pPr>
        <w:spacing w:after="120"/>
        <w:ind w:left="2268" w:right="1134"/>
        <w:jc w:val="both"/>
      </w:pPr>
      <w:r w:rsidRPr="0044167E">
        <w:t>As specified in paragraph 6.5.2.</w:t>
      </w:r>
    </w:p>
    <w:p w:rsidR="0044167E" w:rsidRPr="0044167E" w:rsidRDefault="0044167E" w:rsidP="0044167E">
      <w:pPr>
        <w:spacing w:after="120"/>
        <w:ind w:left="2268" w:right="1134" w:hanging="1134"/>
        <w:jc w:val="both"/>
      </w:pPr>
      <w:r w:rsidRPr="0044167E">
        <w:t>6.25.3.</w:t>
      </w:r>
      <w:r w:rsidRPr="0044167E">
        <w:tab/>
        <w:t>Arrangement</w:t>
      </w:r>
    </w:p>
    <w:p w:rsidR="0044167E" w:rsidRPr="0044167E" w:rsidRDefault="0044167E" w:rsidP="0044167E">
      <w:pPr>
        <w:spacing w:after="120"/>
        <w:ind w:left="2268" w:right="1134"/>
        <w:jc w:val="both"/>
      </w:pPr>
      <w:r w:rsidRPr="0044167E">
        <w:t>As specified in paragraph 6.5.3.</w:t>
      </w:r>
    </w:p>
    <w:p w:rsidR="0044167E" w:rsidRPr="0029384F" w:rsidRDefault="0044167E" w:rsidP="0044167E">
      <w:pPr>
        <w:spacing w:after="120"/>
        <w:ind w:left="2268" w:right="1134" w:hanging="1134"/>
        <w:jc w:val="both"/>
      </w:pPr>
      <w:r w:rsidRPr="0029384F">
        <w:t>6.25.4.</w:t>
      </w:r>
      <w:r w:rsidRPr="0029384F">
        <w:tab/>
        <w:t>Position</w:t>
      </w:r>
    </w:p>
    <w:p w:rsidR="0044167E" w:rsidRPr="0044167E" w:rsidRDefault="0044167E" w:rsidP="0044167E">
      <w:pPr>
        <w:spacing w:after="120"/>
        <w:ind w:left="2268" w:right="1134"/>
        <w:jc w:val="both"/>
      </w:pPr>
      <w:r w:rsidRPr="0044167E">
        <w:t>As specified in paragraph 6.5.4.</w:t>
      </w:r>
    </w:p>
    <w:p w:rsidR="0044167E" w:rsidRPr="0029384F" w:rsidRDefault="0044167E" w:rsidP="0044167E">
      <w:pPr>
        <w:spacing w:after="120"/>
        <w:ind w:left="2268" w:right="1134" w:hanging="1134"/>
        <w:jc w:val="both"/>
      </w:pPr>
      <w:r w:rsidRPr="0029384F">
        <w:t>6.25.5.</w:t>
      </w:r>
      <w:r w:rsidRPr="0029384F">
        <w:tab/>
        <w:t>Geometric visibility</w:t>
      </w:r>
    </w:p>
    <w:p w:rsidR="0044167E" w:rsidRPr="0044167E" w:rsidRDefault="0044167E" w:rsidP="0044167E">
      <w:pPr>
        <w:spacing w:after="120"/>
        <w:ind w:left="2268" w:right="1134"/>
        <w:jc w:val="both"/>
      </w:pPr>
      <w:r w:rsidRPr="0044167E">
        <w:t>As specified in paragraph 6.5.5.</w:t>
      </w:r>
    </w:p>
    <w:p w:rsidR="0044167E" w:rsidRPr="0029384F" w:rsidRDefault="0044167E" w:rsidP="0044167E">
      <w:pPr>
        <w:spacing w:after="120"/>
        <w:ind w:left="2268" w:right="1134" w:hanging="1134"/>
        <w:jc w:val="both"/>
      </w:pPr>
      <w:r w:rsidRPr="0029384F">
        <w:t>6.25.6.</w:t>
      </w:r>
      <w:r w:rsidRPr="0029384F">
        <w:tab/>
        <w:t>Orientation</w:t>
      </w:r>
    </w:p>
    <w:p w:rsidR="0044167E" w:rsidRPr="0044167E" w:rsidRDefault="0044167E" w:rsidP="0044167E">
      <w:pPr>
        <w:spacing w:after="120"/>
        <w:ind w:left="2268" w:right="1134"/>
        <w:jc w:val="both"/>
      </w:pPr>
      <w:r w:rsidRPr="0044167E">
        <w:t>As specified in paragraph 6.5.6.</w:t>
      </w:r>
    </w:p>
    <w:p w:rsidR="0044167E" w:rsidRPr="0044167E" w:rsidRDefault="0044167E" w:rsidP="0044167E">
      <w:pPr>
        <w:spacing w:after="120"/>
        <w:ind w:left="2268" w:right="1134" w:hanging="1134"/>
        <w:jc w:val="both"/>
      </w:pPr>
      <w:r w:rsidRPr="0044167E">
        <w:t>6.25.7.</w:t>
      </w:r>
      <w:r w:rsidRPr="0044167E">
        <w:tab/>
        <w:t>Electrical connections. Compliance with these requirements shall be demonstrated by the applicant, by simulation or other means of verification accepted by the Technical Service responsible for type approval.</w:t>
      </w:r>
    </w:p>
    <w:p w:rsidR="0044167E" w:rsidRPr="0044167E" w:rsidRDefault="0044167E" w:rsidP="0044167E">
      <w:pPr>
        <w:spacing w:after="120"/>
        <w:ind w:left="2268" w:right="1134" w:hanging="1134"/>
        <w:jc w:val="both"/>
      </w:pPr>
      <w:r w:rsidRPr="0044167E">
        <w:t>6.25.7.1.</w:t>
      </w:r>
      <w:r w:rsidRPr="0044167E">
        <w:tab/>
        <w:t>All the lamps of the rear-end collision alert signal shall flash in phase at a frequency of 4.0 +/- 1.0 Hz.</w:t>
      </w:r>
    </w:p>
    <w:p w:rsidR="0044167E" w:rsidRPr="00ED70B3" w:rsidRDefault="0044167E" w:rsidP="0044167E">
      <w:pPr>
        <w:spacing w:after="120"/>
        <w:ind w:left="2268" w:right="1134" w:hanging="1134"/>
        <w:jc w:val="both"/>
        <w:rPr>
          <w:spacing w:val="-2"/>
        </w:rPr>
      </w:pPr>
      <w:r w:rsidRPr="0044167E">
        <w:t>6.25.7.1.1.</w:t>
      </w:r>
      <w:r w:rsidRPr="0044167E">
        <w:tab/>
        <w:t>H</w:t>
      </w:r>
      <w:r w:rsidRPr="00ED70B3">
        <w:rPr>
          <w:spacing w:val="-2"/>
        </w:rPr>
        <w:t>owever, if any of the lamps of the rear end collision alert signal to the rear of the vehicle use filament light sources the frequency shall be 4.0 +0.0/-1.0 Hz.</w:t>
      </w:r>
    </w:p>
    <w:p w:rsidR="0044167E" w:rsidRPr="0044167E" w:rsidRDefault="0044167E" w:rsidP="0044167E">
      <w:pPr>
        <w:spacing w:after="120"/>
        <w:ind w:left="2268" w:right="1134" w:hanging="1134"/>
        <w:jc w:val="both"/>
      </w:pPr>
      <w:r w:rsidRPr="0044167E">
        <w:t>6.25.7.2.</w:t>
      </w:r>
      <w:r w:rsidRPr="0044167E">
        <w:tab/>
        <w:t>The rear-end collision alert signal shall operate independently of other lamps.</w:t>
      </w:r>
    </w:p>
    <w:p w:rsidR="0044167E" w:rsidRPr="0044167E" w:rsidRDefault="0044167E" w:rsidP="0044167E">
      <w:pPr>
        <w:spacing w:after="120"/>
        <w:ind w:left="2268" w:right="1134" w:hanging="1134"/>
        <w:jc w:val="both"/>
      </w:pPr>
      <w:r w:rsidRPr="0044167E">
        <w:t>6.25.7.3.</w:t>
      </w:r>
      <w:r w:rsidRPr="0044167E">
        <w:tab/>
        <w:t>The rear-end collision alert signal shall be activated and deactivated automatically.</w:t>
      </w:r>
    </w:p>
    <w:p w:rsidR="0044167E" w:rsidRPr="0044167E" w:rsidRDefault="0044167E" w:rsidP="0044167E">
      <w:pPr>
        <w:spacing w:after="120"/>
        <w:ind w:left="2268" w:right="1134" w:hanging="1134"/>
        <w:jc w:val="both"/>
      </w:pPr>
      <w:r w:rsidRPr="0044167E">
        <w:t>6.25.7.4.</w:t>
      </w:r>
      <w:r w:rsidRPr="0044167E">
        <w:tab/>
        <w:t>The rear-end collision alert signal shall not be activated if the direction indicator lamps, the hazard warning signal or the emergency stop signal is activated.</w:t>
      </w:r>
    </w:p>
    <w:p w:rsidR="0044167E" w:rsidRPr="0044167E" w:rsidRDefault="0044167E" w:rsidP="0044167E">
      <w:pPr>
        <w:spacing w:after="120"/>
        <w:ind w:left="2268" w:right="1134" w:hanging="1134"/>
        <w:jc w:val="both"/>
      </w:pPr>
      <w:r w:rsidRPr="0044167E">
        <w:t>6.25.7.5.</w:t>
      </w:r>
      <w:r w:rsidRPr="0044167E">
        <w:tab/>
        <w:t>The rear-end collision alert signal may only be activated under the following conditions:</w:t>
      </w:r>
    </w:p>
    <w:tbl>
      <w:tblPr>
        <w:tblW w:w="0" w:type="auto"/>
        <w:tblInd w:w="2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42"/>
        <w:gridCol w:w="3729"/>
      </w:tblGrid>
      <w:tr w:rsidR="0044167E" w:rsidRPr="0044167E" w:rsidTr="006B52BC">
        <w:tc>
          <w:tcPr>
            <w:tcW w:w="2442" w:type="dxa"/>
            <w:tcBorders>
              <w:bottom w:val="single" w:sz="12" w:space="0" w:color="auto"/>
            </w:tcBorders>
          </w:tcPr>
          <w:p w:rsidR="0044167E" w:rsidRPr="0044167E" w:rsidRDefault="0044167E" w:rsidP="0044167E">
            <w:pPr>
              <w:keepNext/>
              <w:jc w:val="both"/>
              <w:rPr>
                <w:i/>
                <w:snapToGrid w:val="0"/>
                <w:sz w:val="16"/>
                <w:szCs w:val="16"/>
                <w:lang w:eastAsia="ja-JP"/>
              </w:rPr>
            </w:pPr>
            <w:r w:rsidRPr="0044167E">
              <w:rPr>
                <w:i/>
                <w:snapToGrid w:val="0"/>
                <w:sz w:val="16"/>
                <w:szCs w:val="16"/>
                <w:lang w:eastAsia="ja-JP"/>
              </w:rPr>
              <w:t>Vr</w:t>
            </w:r>
          </w:p>
        </w:tc>
        <w:tc>
          <w:tcPr>
            <w:tcW w:w="3729" w:type="dxa"/>
            <w:tcBorders>
              <w:bottom w:val="single" w:sz="12" w:space="0" w:color="auto"/>
            </w:tcBorders>
          </w:tcPr>
          <w:p w:rsidR="0044167E" w:rsidRPr="0044167E" w:rsidRDefault="0044167E" w:rsidP="0044167E">
            <w:pPr>
              <w:keepNext/>
              <w:jc w:val="both"/>
              <w:rPr>
                <w:i/>
                <w:snapToGrid w:val="0"/>
                <w:sz w:val="16"/>
                <w:szCs w:val="16"/>
                <w:lang w:eastAsia="ja-JP"/>
              </w:rPr>
            </w:pPr>
            <w:r w:rsidRPr="0044167E">
              <w:rPr>
                <w:i/>
                <w:snapToGrid w:val="0"/>
                <w:sz w:val="16"/>
                <w:szCs w:val="16"/>
                <w:lang w:eastAsia="ja-JP"/>
              </w:rPr>
              <w:t>activation</w:t>
            </w:r>
          </w:p>
        </w:tc>
      </w:tr>
      <w:tr w:rsidR="0044167E" w:rsidRPr="0044167E" w:rsidTr="006B52BC">
        <w:tc>
          <w:tcPr>
            <w:tcW w:w="2442" w:type="dxa"/>
            <w:tcBorders>
              <w:top w:val="single" w:sz="12" w:space="0" w:color="auto"/>
              <w:bottom w:val="single" w:sz="4" w:space="0" w:color="auto"/>
            </w:tcBorders>
          </w:tcPr>
          <w:p w:rsidR="0044167E" w:rsidRPr="0044167E" w:rsidRDefault="0044167E" w:rsidP="0044167E">
            <w:pPr>
              <w:keepNext/>
              <w:spacing w:before="40" w:after="120" w:line="240" w:lineRule="exact"/>
              <w:jc w:val="both"/>
              <w:rPr>
                <w:snapToGrid w:val="0"/>
                <w:sz w:val="18"/>
                <w:szCs w:val="18"/>
                <w:lang w:eastAsia="ja-JP"/>
              </w:rPr>
            </w:pPr>
            <w:r w:rsidRPr="0044167E">
              <w:rPr>
                <w:snapToGrid w:val="0"/>
                <w:sz w:val="18"/>
                <w:szCs w:val="18"/>
                <w:lang w:eastAsia="ja-JP"/>
              </w:rPr>
              <w:t xml:space="preserve">Vr &gt; 30 km/h </w:t>
            </w:r>
          </w:p>
        </w:tc>
        <w:tc>
          <w:tcPr>
            <w:tcW w:w="3729" w:type="dxa"/>
            <w:tcBorders>
              <w:top w:val="single" w:sz="12" w:space="0" w:color="auto"/>
              <w:bottom w:val="single" w:sz="4" w:space="0" w:color="auto"/>
            </w:tcBorders>
          </w:tcPr>
          <w:p w:rsidR="0044167E" w:rsidRPr="0044167E" w:rsidRDefault="0044167E" w:rsidP="0044167E">
            <w:pPr>
              <w:keepNext/>
              <w:spacing w:before="40" w:after="120" w:line="240" w:lineRule="exact"/>
              <w:jc w:val="both"/>
              <w:rPr>
                <w:snapToGrid w:val="0"/>
                <w:sz w:val="18"/>
                <w:szCs w:val="18"/>
                <w:lang w:eastAsia="ja-JP"/>
              </w:rPr>
            </w:pPr>
            <w:r w:rsidRPr="0044167E">
              <w:rPr>
                <w:snapToGrid w:val="0"/>
                <w:sz w:val="18"/>
                <w:szCs w:val="18"/>
                <w:lang w:eastAsia="ja-JP"/>
              </w:rPr>
              <w:t xml:space="preserve">TTC </w:t>
            </w:r>
            <w:r w:rsidRPr="0044167E">
              <w:rPr>
                <w:snapToGrid w:val="0"/>
                <w:sz w:val="18"/>
                <w:szCs w:val="18"/>
                <w:lang w:eastAsia="ja-JP"/>
              </w:rPr>
              <w:sym w:font="Symbol" w:char="F0A3"/>
            </w:r>
            <w:r w:rsidRPr="0044167E">
              <w:rPr>
                <w:snapToGrid w:val="0"/>
                <w:sz w:val="18"/>
                <w:szCs w:val="18"/>
                <w:lang w:eastAsia="ja-JP"/>
              </w:rPr>
              <w:t xml:space="preserve"> 1.4 </w:t>
            </w:r>
          </w:p>
        </w:tc>
      </w:tr>
      <w:tr w:rsidR="0044167E" w:rsidRPr="0044167E" w:rsidTr="006B52BC">
        <w:tc>
          <w:tcPr>
            <w:tcW w:w="2442" w:type="dxa"/>
            <w:tcBorders>
              <w:bottom w:val="single" w:sz="12" w:space="0" w:color="auto"/>
            </w:tcBorders>
          </w:tcPr>
          <w:p w:rsidR="0044167E" w:rsidRPr="0044167E" w:rsidRDefault="0044167E" w:rsidP="00ED551B">
            <w:pPr>
              <w:keepNext/>
              <w:spacing w:before="40" w:after="120" w:line="240" w:lineRule="exact"/>
              <w:jc w:val="both"/>
              <w:rPr>
                <w:snapToGrid w:val="0"/>
                <w:sz w:val="18"/>
                <w:szCs w:val="18"/>
                <w:lang w:eastAsia="ja-JP"/>
              </w:rPr>
            </w:pPr>
            <w:r w:rsidRPr="0044167E">
              <w:rPr>
                <w:snapToGrid w:val="0"/>
                <w:sz w:val="18"/>
                <w:szCs w:val="18"/>
                <w:lang w:eastAsia="ja-JP"/>
              </w:rPr>
              <w:t xml:space="preserve">Vr </w:t>
            </w:r>
            <w:r w:rsidRPr="0044167E">
              <w:rPr>
                <w:snapToGrid w:val="0"/>
                <w:sz w:val="18"/>
                <w:szCs w:val="18"/>
                <w:lang w:eastAsia="ja-JP"/>
              </w:rPr>
              <w:sym w:font="Symbol" w:char="F0A3"/>
            </w:r>
            <w:r w:rsidRPr="0044167E">
              <w:rPr>
                <w:snapToGrid w:val="0"/>
                <w:sz w:val="18"/>
                <w:szCs w:val="18"/>
                <w:lang w:eastAsia="ja-JP"/>
              </w:rPr>
              <w:t xml:space="preserve"> 30 km/h</w:t>
            </w:r>
          </w:p>
        </w:tc>
        <w:tc>
          <w:tcPr>
            <w:tcW w:w="3729" w:type="dxa"/>
            <w:tcBorders>
              <w:bottom w:val="single" w:sz="12" w:space="0" w:color="auto"/>
            </w:tcBorders>
          </w:tcPr>
          <w:p w:rsidR="0044167E" w:rsidRPr="0044167E" w:rsidRDefault="0044167E" w:rsidP="0044167E">
            <w:pPr>
              <w:keepNext/>
              <w:spacing w:before="40" w:after="120" w:line="240" w:lineRule="exact"/>
              <w:jc w:val="both"/>
              <w:rPr>
                <w:snapToGrid w:val="0"/>
                <w:sz w:val="18"/>
                <w:szCs w:val="18"/>
                <w:lang w:eastAsia="ja-JP"/>
              </w:rPr>
            </w:pPr>
            <w:r w:rsidRPr="0044167E">
              <w:rPr>
                <w:snapToGrid w:val="0"/>
                <w:sz w:val="18"/>
                <w:szCs w:val="18"/>
                <w:lang w:eastAsia="ja-JP"/>
              </w:rPr>
              <w:t xml:space="preserve">TTC </w:t>
            </w:r>
            <w:r w:rsidRPr="0044167E">
              <w:rPr>
                <w:snapToGrid w:val="0"/>
                <w:sz w:val="18"/>
                <w:szCs w:val="18"/>
                <w:lang w:eastAsia="ja-JP"/>
              </w:rPr>
              <w:sym w:font="Symbol" w:char="F0A3"/>
            </w:r>
            <w:r w:rsidRPr="0044167E">
              <w:rPr>
                <w:rFonts w:eastAsia="HGMaruGothicMPRO"/>
                <w:snapToGrid w:val="0"/>
                <w:sz w:val="18"/>
                <w:szCs w:val="18"/>
                <w:lang w:eastAsia="ja-JP"/>
              </w:rPr>
              <w:t xml:space="preserve"> </w:t>
            </w:r>
            <w:r w:rsidRPr="0044167E">
              <w:rPr>
                <w:snapToGrid w:val="0"/>
                <w:sz w:val="18"/>
                <w:szCs w:val="18"/>
                <w:lang w:eastAsia="ja-JP"/>
              </w:rPr>
              <w:t>1.4 / 30 ×Vr</w:t>
            </w:r>
          </w:p>
        </w:tc>
      </w:tr>
    </w:tbl>
    <w:p w:rsidR="0044167E" w:rsidRPr="0044167E" w:rsidRDefault="00055DFB" w:rsidP="0044167E">
      <w:pPr>
        <w:spacing w:before="120" w:after="120"/>
        <w:ind w:left="2268" w:right="1134"/>
        <w:jc w:val="both"/>
      </w:pPr>
      <w:r>
        <w:t>"</w:t>
      </w:r>
      <w:r w:rsidR="0044167E" w:rsidRPr="0044167E">
        <w:t>Vr (Relative Speed)</w:t>
      </w:r>
      <w:r>
        <w:t>"</w:t>
      </w:r>
      <w:r w:rsidR="0044167E" w:rsidRPr="0044167E">
        <w:t>: means the difference in speed between a vehicle with rear-end collision alert signal and a following vehicle in the same lane.</w:t>
      </w:r>
    </w:p>
    <w:p w:rsidR="0044167E" w:rsidRPr="0044167E" w:rsidRDefault="00055DFB" w:rsidP="0044167E">
      <w:pPr>
        <w:spacing w:after="120"/>
        <w:ind w:left="2268" w:right="1134"/>
        <w:jc w:val="both"/>
      </w:pPr>
      <w:r>
        <w:t>"</w:t>
      </w:r>
      <w:r w:rsidR="0044167E" w:rsidRPr="0044167E">
        <w:t>TTC (Time to collision )</w:t>
      </w:r>
      <w:r>
        <w:t>"</w:t>
      </w:r>
      <w:r w:rsidR="0044167E" w:rsidRPr="0044167E">
        <w:t>: means the estimated time for a vehicle with rear-end collision alert signal and a following vehicle to collide assuming the relative speed at the time of estimation remains constant.</w:t>
      </w:r>
    </w:p>
    <w:p w:rsidR="0044167E" w:rsidRPr="0044167E" w:rsidRDefault="0044167E" w:rsidP="0044167E">
      <w:pPr>
        <w:spacing w:after="120"/>
        <w:ind w:left="2268" w:right="1134" w:hanging="1134"/>
        <w:jc w:val="both"/>
      </w:pPr>
      <w:r w:rsidRPr="0044167E">
        <w:t>6.25.7.6.</w:t>
      </w:r>
      <w:r w:rsidRPr="0044167E">
        <w:tab/>
        <w:t>The activation period of the rear-end collision alert signal shall be not more than 3 seconds.</w:t>
      </w:r>
    </w:p>
    <w:p w:rsidR="0044167E" w:rsidRPr="00CE5B04" w:rsidRDefault="0044167E" w:rsidP="0044167E">
      <w:pPr>
        <w:spacing w:after="120"/>
        <w:ind w:left="2268" w:right="1134" w:hanging="1134"/>
        <w:jc w:val="both"/>
      </w:pPr>
      <w:r w:rsidRPr="00CE5B04">
        <w:t>6.25.8.</w:t>
      </w:r>
      <w:r w:rsidRPr="00CE5B04">
        <w:tab/>
        <w:t>Tell-tale</w:t>
      </w:r>
    </w:p>
    <w:p w:rsidR="0044167E" w:rsidRDefault="0044167E" w:rsidP="0044167E">
      <w:pPr>
        <w:pStyle w:val="para"/>
        <w:ind w:firstLine="0"/>
      </w:pPr>
      <w:r w:rsidRPr="0044167E">
        <w:t>Optional</w:t>
      </w:r>
    </w:p>
    <w:p w:rsidR="00CA150D" w:rsidRPr="00CA150D" w:rsidRDefault="00CA150D" w:rsidP="00CA150D">
      <w:pPr>
        <w:spacing w:after="120"/>
        <w:ind w:left="2268" w:right="1134" w:hanging="1134"/>
        <w:jc w:val="both"/>
        <w:rPr>
          <w:bCs/>
        </w:rPr>
      </w:pPr>
      <w:r w:rsidRPr="00CA150D">
        <w:rPr>
          <w:bCs/>
        </w:rPr>
        <w:t xml:space="preserve">6.26. </w:t>
      </w:r>
      <w:r w:rsidRPr="00CA150D">
        <w:rPr>
          <w:bCs/>
        </w:rPr>
        <w:tab/>
        <w:t>Manoeuvring lamps (Regulation No. 23)</w:t>
      </w:r>
    </w:p>
    <w:p w:rsidR="00CA150D" w:rsidRPr="00CA150D" w:rsidRDefault="00CA150D" w:rsidP="00CA150D">
      <w:pPr>
        <w:spacing w:after="120"/>
        <w:ind w:left="2268" w:right="1134" w:hanging="1134"/>
        <w:rPr>
          <w:bCs/>
        </w:rPr>
      </w:pPr>
      <w:r w:rsidRPr="00CA150D">
        <w:rPr>
          <w:bCs/>
        </w:rPr>
        <w:t>6.26.1.</w:t>
      </w:r>
      <w:r w:rsidRPr="00CA150D">
        <w:rPr>
          <w:bCs/>
        </w:rPr>
        <w:tab/>
        <w:t>Presence</w:t>
      </w:r>
    </w:p>
    <w:p w:rsidR="00CA150D" w:rsidRPr="00CA150D" w:rsidRDefault="00CA150D" w:rsidP="00CA150D">
      <w:pPr>
        <w:spacing w:after="120"/>
        <w:ind w:left="2268" w:right="1134" w:hanging="1134"/>
        <w:rPr>
          <w:bCs/>
          <w:color w:val="000000"/>
        </w:rPr>
      </w:pPr>
      <w:r w:rsidRPr="00CA150D">
        <w:rPr>
          <w:bCs/>
        </w:rPr>
        <w:tab/>
      </w:r>
      <w:r w:rsidRPr="00CA150D">
        <w:rPr>
          <w:bCs/>
          <w:color w:val="000000"/>
        </w:rPr>
        <w:t>Optional on motor vehicles.</w:t>
      </w:r>
    </w:p>
    <w:p w:rsidR="00CA150D" w:rsidRPr="00CA150D" w:rsidRDefault="00CA150D" w:rsidP="00CA150D">
      <w:pPr>
        <w:spacing w:after="120"/>
        <w:ind w:left="2268" w:right="1134" w:hanging="1134"/>
        <w:jc w:val="both"/>
        <w:rPr>
          <w:bCs/>
        </w:rPr>
      </w:pPr>
      <w:r w:rsidRPr="00CA150D">
        <w:rPr>
          <w:bCs/>
        </w:rPr>
        <w:t>6.26.2.</w:t>
      </w:r>
      <w:r w:rsidRPr="00CA150D">
        <w:rPr>
          <w:bCs/>
        </w:rPr>
        <w:tab/>
        <w:t>Number</w:t>
      </w:r>
    </w:p>
    <w:p w:rsidR="00CA150D" w:rsidRPr="00CA150D" w:rsidRDefault="00CA150D" w:rsidP="00CA150D">
      <w:pPr>
        <w:spacing w:after="120"/>
        <w:ind w:left="2268" w:right="1134" w:hanging="1134"/>
        <w:jc w:val="both"/>
        <w:rPr>
          <w:bCs/>
        </w:rPr>
      </w:pPr>
      <w:r w:rsidRPr="00CA150D">
        <w:rPr>
          <w:bCs/>
        </w:rPr>
        <w:tab/>
        <w:t>One or two (one per side)</w:t>
      </w:r>
    </w:p>
    <w:p w:rsidR="00CA150D" w:rsidRPr="00CA150D" w:rsidRDefault="00CA150D" w:rsidP="00CA150D">
      <w:pPr>
        <w:spacing w:after="120"/>
        <w:ind w:left="2268" w:right="1134" w:hanging="1134"/>
        <w:jc w:val="both"/>
        <w:rPr>
          <w:bCs/>
        </w:rPr>
      </w:pPr>
      <w:r w:rsidRPr="00CA150D">
        <w:rPr>
          <w:bCs/>
        </w:rPr>
        <w:t xml:space="preserve">6.26.3. </w:t>
      </w:r>
      <w:r w:rsidRPr="00CA150D">
        <w:rPr>
          <w:bCs/>
        </w:rPr>
        <w:tab/>
        <w:t>Arrangement</w:t>
      </w:r>
    </w:p>
    <w:p w:rsidR="00CA150D" w:rsidRPr="00CA150D" w:rsidRDefault="00CA150D" w:rsidP="00CA150D">
      <w:pPr>
        <w:spacing w:after="120"/>
        <w:ind w:left="2268" w:right="1134"/>
        <w:jc w:val="both"/>
        <w:rPr>
          <w:bCs/>
        </w:rPr>
      </w:pPr>
      <w:r w:rsidRPr="00CA150D">
        <w:rPr>
          <w:bCs/>
        </w:rPr>
        <w:t>No special requirement, however the requirements of paragraph 6.26.9. apply.</w:t>
      </w:r>
    </w:p>
    <w:p w:rsidR="00CA150D" w:rsidRPr="00CA150D" w:rsidRDefault="00CA150D" w:rsidP="00CA150D">
      <w:pPr>
        <w:spacing w:after="120"/>
        <w:ind w:left="2268" w:right="1134" w:hanging="1134"/>
        <w:jc w:val="both"/>
        <w:rPr>
          <w:bCs/>
        </w:rPr>
      </w:pPr>
      <w:r w:rsidRPr="00CA150D">
        <w:rPr>
          <w:bCs/>
        </w:rPr>
        <w:t xml:space="preserve">6.26.4. </w:t>
      </w:r>
      <w:r w:rsidRPr="00CA150D">
        <w:rPr>
          <w:bCs/>
        </w:rPr>
        <w:tab/>
        <w:t>Position</w:t>
      </w:r>
    </w:p>
    <w:p w:rsidR="00CA150D" w:rsidRPr="00CA150D" w:rsidRDefault="00CA150D" w:rsidP="00CA150D">
      <w:pPr>
        <w:spacing w:after="120"/>
        <w:ind w:left="3402" w:right="1134" w:hanging="1134"/>
        <w:jc w:val="both"/>
        <w:rPr>
          <w:bCs/>
        </w:rPr>
      </w:pPr>
      <w:r w:rsidRPr="00CA150D">
        <w:rPr>
          <w:bCs/>
        </w:rPr>
        <w:t>No special requirement.</w:t>
      </w:r>
    </w:p>
    <w:p w:rsidR="00CA150D" w:rsidRPr="00CA150D" w:rsidRDefault="00CA150D" w:rsidP="00CA150D">
      <w:pPr>
        <w:spacing w:after="120"/>
        <w:ind w:left="2268" w:right="1134" w:hanging="1134"/>
        <w:jc w:val="both"/>
        <w:rPr>
          <w:bCs/>
        </w:rPr>
      </w:pPr>
      <w:r w:rsidRPr="00CA150D">
        <w:rPr>
          <w:bCs/>
        </w:rPr>
        <w:t>6.26.5.</w:t>
      </w:r>
      <w:r w:rsidRPr="00CA150D">
        <w:rPr>
          <w:bCs/>
        </w:rPr>
        <w:tab/>
        <w:t>Geometric Visibility</w:t>
      </w:r>
    </w:p>
    <w:p w:rsidR="00CA150D" w:rsidRPr="00CA150D" w:rsidRDefault="00CA150D" w:rsidP="00CA150D">
      <w:pPr>
        <w:spacing w:after="120"/>
        <w:ind w:left="3402" w:right="1134" w:hanging="1134"/>
        <w:jc w:val="both"/>
        <w:rPr>
          <w:bCs/>
        </w:rPr>
      </w:pPr>
      <w:r w:rsidRPr="00CA150D">
        <w:rPr>
          <w:bCs/>
        </w:rPr>
        <w:t>No special requirement.</w:t>
      </w:r>
    </w:p>
    <w:p w:rsidR="00CA150D" w:rsidRPr="00CA150D" w:rsidRDefault="00CA150D" w:rsidP="00CA150D">
      <w:pPr>
        <w:spacing w:after="120"/>
        <w:ind w:left="2268" w:right="1134" w:hanging="1134"/>
        <w:jc w:val="both"/>
        <w:rPr>
          <w:bCs/>
        </w:rPr>
      </w:pPr>
      <w:r w:rsidRPr="00CA150D">
        <w:rPr>
          <w:bCs/>
        </w:rPr>
        <w:t xml:space="preserve">6.26.6. </w:t>
      </w:r>
      <w:r w:rsidRPr="00CA150D">
        <w:rPr>
          <w:bCs/>
        </w:rPr>
        <w:tab/>
        <w:t>Orientation</w:t>
      </w:r>
    </w:p>
    <w:p w:rsidR="00CA150D" w:rsidRPr="00CA150D" w:rsidRDefault="00CA150D" w:rsidP="00CA150D">
      <w:pPr>
        <w:spacing w:after="120"/>
        <w:ind w:left="2268" w:right="1134" w:hanging="1134"/>
        <w:jc w:val="both"/>
        <w:rPr>
          <w:bCs/>
        </w:rPr>
      </w:pPr>
      <w:r w:rsidRPr="00CA150D">
        <w:rPr>
          <w:bCs/>
        </w:rPr>
        <w:tab/>
        <w:t>Downwards, however the requirements of paragraph 6.26.9. apply.</w:t>
      </w:r>
    </w:p>
    <w:p w:rsidR="00CA150D" w:rsidRPr="00CA150D" w:rsidRDefault="00CA150D" w:rsidP="00CA150D">
      <w:pPr>
        <w:spacing w:after="120"/>
        <w:ind w:left="2268" w:right="1134" w:hanging="1134"/>
        <w:jc w:val="both"/>
        <w:rPr>
          <w:bCs/>
        </w:rPr>
      </w:pPr>
      <w:r w:rsidRPr="00CA150D">
        <w:rPr>
          <w:bCs/>
        </w:rPr>
        <w:t xml:space="preserve">6.26.7. </w:t>
      </w:r>
      <w:r w:rsidRPr="00CA150D">
        <w:rPr>
          <w:bCs/>
        </w:rPr>
        <w:tab/>
        <w:t>Electrical Connections</w:t>
      </w:r>
    </w:p>
    <w:p w:rsidR="00CA150D" w:rsidRPr="00CA150D" w:rsidRDefault="00CA150D" w:rsidP="00CA150D">
      <w:pPr>
        <w:spacing w:after="120"/>
        <w:ind w:left="2268" w:right="1134" w:hanging="1134"/>
        <w:jc w:val="both"/>
        <w:rPr>
          <w:bCs/>
          <w:color w:val="000000"/>
        </w:rPr>
      </w:pPr>
      <w:r w:rsidRPr="00CA150D">
        <w:rPr>
          <w:bCs/>
        </w:rPr>
        <w:tab/>
        <w:t xml:space="preserve">Manoeuvring </w:t>
      </w:r>
      <w:r w:rsidRPr="00CA150D">
        <w:rPr>
          <w:bCs/>
          <w:color w:val="000000"/>
        </w:rPr>
        <w:t>lamps shall be so connected that they cannot be activated unless the main-beam headlamps or the dipped-beam headlamps are switched ON at the same</w:t>
      </w:r>
      <w:r w:rsidRPr="00CA150D">
        <w:rPr>
          <w:bCs/>
          <w:color w:val="0000FF"/>
        </w:rPr>
        <w:t xml:space="preserve"> </w:t>
      </w:r>
      <w:r w:rsidRPr="00CA150D">
        <w:rPr>
          <w:bCs/>
          <w:color w:val="000000"/>
        </w:rPr>
        <w:t>time.</w:t>
      </w:r>
    </w:p>
    <w:p w:rsidR="00CA150D" w:rsidRPr="00CA150D" w:rsidRDefault="00CA150D" w:rsidP="00CA150D">
      <w:pPr>
        <w:spacing w:after="120"/>
        <w:ind w:left="2268" w:right="1134" w:hanging="1134"/>
        <w:jc w:val="both"/>
        <w:rPr>
          <w:bCs/>
        </w:rPr>
      </w:pPr>
      <w:r w:rsidRPr="00CA150D">
        <w:rPr>
          <w:bCs/>
        </w:rPr>
        <w:tab/>
        <w:t>The manoeuvring lamp(s) shall be activated automatically for slow manoeuvres up to 10 km/h provided that one of the following conditions is fulfilled:</w:t>
      </w:r>
    </w:p>
    <w:p w:rsidR="00CA150D" w:rsidRPr="00CA150D" w:rsidRDefault="00CA150D" w:rsidP="00CA150D">
      <w:pPr>
        <w:spacing w:after="120"/>
        <w:ind w:left="2835" w:right="1134" w:hanging="567"/>
        <w:jc w:val="both"/>
        <w:rPr>
          <w:bCs/>
        </w:rPr>
      </w:pPr>
      <w:r w:rsidRPr="00CA150D">
        <w:rPr>
          <w:bCs/>
        </w:rPr>
        <w:t>(a)</w:t>
      </w:r>
      <w:r w:rsidRPr="00CA150D">
        <w:rPr>
          <w:bCs/>
        </w:rPr>
        <w:tab/>
        <w:t>Prior to the vehicle being set in motion for the first time after each manual activation of the propulsion system</w:t>
      </w:r>
      <w:r w:rsidRPr="00CA150D">
        <w:rPr>
          <w:rFonts w:eastAsia="MS Mincho"/>
          <w:bCs/>
        </w:rPr>
        <w:t>; or</w:t>
      </w:r>
    </w:p>
    <w:p w:rsidR="00CA150D" w:rsidRPr="00CA150D" w:rsidRDefault="00CA150D" w:rsidP="00CA150D">
      <w:pPr>
        <w:spacing w:after="120"/>
        <w:ind w:left="2835" w:right="1134" w:hanging="567"/>
        <w:jc w:val="both"/>
        <w:rPr>
          <w:bCs/>
        </w:rPr>
      </w:pPr>
      <w:r w:rsidRPr="00CA150D">
        <w:rPr>
          <w:bCs/>
        </w:rPr>
        <w:t>(b)</w:t>
      </w:r>
      <w:r w:rsidRPr="00CA150D">
        <w:rPr>
          <w:bCs/>
        </w:rPr>
        <w:tab/>
        <w:t>Reverse gear is engaged; or</w:t>
      </w:r>
    </w:p>
    <w:p w:rsidR="00CA150D" w:rsidRPr="00CA150D" w:rsidRDefault="00CA150D" w:rsidP="00CA150D">
      <w:pPr>
        <w:spacing w:after="120"/>
        <w:ind w:left="2835" w:right="1134" w:hanging="567"/>
        <w:jc w:val="both"/>
        <w:rPr>
          <w:bCs/>
        </w:rPr>
      </w:pPr>
      <w:r w:rsidRPr="00CA150D">
        <w:rPr>
          <w:bCs/>
        </w:rPr>
        <w:t>(c)</w:t>
      </w:r>
      <w:r w:rsidRPr="00CA150D">
        <w:rPr>
          <w:bCs/>
        </w:rPr>
        <w:tab/>
        <w:t xml:space="preserve">A camera based system which assists parking </w:t>
      </w:r>
      <w:r w:rsidRPr="00CA150D">
        <w:rPr>
          <w:bCs/>
          <w:lang w:val="en-US"/>
        </w:rPr>
        <w:t>manoeuvres</w:t>
      </w:r>
      <w:r w:rsidRPr="00CA150D">
        <w:rPr>
          <w:bCs/>
        </w:rPr>
        <w:t xml:space="preserve"> is activated </w:t>
      </w:r>
    </w:p>
    <w:p w:rsidR="00CA150D" w:rsidRPr="00CA150D" w:rsidRDefault="00CA150D" w:rsidP="00CA150D">
      <w:pPr>
        <w:spacing w:after="120"/>
        <w:ind w:left="2268" w:right="1134" w:hanging="1134"/>
        <w:jc w:val="both"/>
        <w:rPr>
          <w:bCs/>
          <w:color w:val="000000"/>
        </w:rPr>
      </w:pPr>
      <w:r w:rsidRPr="00CA150D">
        <w:rPr>
          <w:bCs/>
        </w:rPr>
        <w:tab/>
        <w:t xml:space="preserve">The manoeuvring lamps shall </w:t>
      </w:r>
      <w:r w:rsidRPr="00CA150D">
        <w:rPr>
          <w:bCs/>
          <w:color w:val="000000"/>
        </w:rPr>
        <w:t>be automatically switched off if the forward speed of the vehicle exceeds 10 km/h and they shall remain switched off until the conditions for activation are met again.</w:t>
      </w:r>
    </w:p>
    <w:p w:rsidR="00CA150D" w:rsidRPr="00CA150D" w:rsidRDefault="00CA150D" w:rsidP="00CA150D">
      <w:pPr>
        <w:keepNext/>
        <w:keepLines/>
        <w:spacing w:after="120"/>
        <w:ind w:left="2268" w:right="1134" w:hanging="1134"/>
        <w:jc w:val="both"/>
        <w:rPr>
          <w:bCs/>
        </w:rPr>
      </w:pPr>
      <w:r w:rsidRPr="00CA150D">
        <w:rPr>
          <w:bCs/>
        </w:rPr>
        <w:t xml:space="preserve">6.26.8. </w:t>
      </w:r>
      <w:r w:rsidRPr="00CA150D">
        <w:rPr>
          <w:bCs/>
        </w:rPr>
        <w:tab/>
        <w:t>Tell-tale</w:t>
      </w:r>
    </w:p>
    <w:p w:rsidR="00CA150D" w:rsidRPr="00CA150D" w:rsidRDefault="00CA150D" w:rsidP="00CA150D">
      <w:pPr>
        <w:spacing w:after="120"/>
        <w:ind w:left="2268" w:right="1134" w:hanging="1134"/>
        <w:jc w:val="both"/>
      </w:pPr>
      <w:r w:rsidRPr="00CA150D">
        <w:rPr>
          <w:bCs/>
        </w:rPr>
        <w:tab/>
        <w:t>No special requirement.</w:t>
      </w:r>
    </w:p>
    <w:p w:rsidR="00CA150D" w:rsidRPr="00CA150D" w:rsidRDefault="00CA150D" w:rsidP="00CA150D">
      <w:pPr>
        <w:spacing w:after="120"/>
        <w:ind w:left="2268" w:right="1134" w:hanging="1134"/>
        <w:jc w:val="both"/>
        <w:rPr>
          <w:bCs/>
        </w:rPr>
      </w:pPr>
      <w:r w:rsidRPr="00CA150D">
        <w:rPr>
          <w:bCs/>
        </w:rPr>
        <w:t>6.26.9.</w:t>
      </w:r>
      <w:r w:rsidRPr="00CA150D">
        <w:rPr>
          <w:bCs/>
        </w:rPr>
        <w:tab/>
        <w:t>Other requirements</w:t>
      </w:r>
    </w:p>
    <w:p w:rsidR="00CA150D" w:rsidRPr="00CA150D" w:rsidRDefault="00CA150D" w:rsidP="00CA150D">
      <w:pPr>
        <w:spacing w:after="120"/>
        <w:ind w:left="2268" w:right="1134" w:hanging="1134"/>
        <w:jc w:val="both"/>
        <w:rPr>
          <w:iCs/>
          <w:color w:val="000000"/>
        </w:rPr>
      </w:pPr>
      <w:r w:rsidRPr="00CA150D">
        <w:rPr>
          <w:bCs/>
        </w:rPr>
        <w:t>6.26.9.1.</w:t>
      </w:r>
      <w:r w:rsidRPr="00CA150D">
        <w:rPr>
          <w:bCs/>
        </w:rPr>
        <w:tab/>
        <w:t xml:space="preserve">The Technical Service shall, to the satisfaction of the </w:t>
      </w:r>
      <w:r w:rsidR="006B52BC">
        <w:rPr>
          <w:bCs/>
          <w:color w:val="000000"/>
        </w:rPr>
        <w:t>Type Approval A</w:t>
      </w:r>
      <w:r w:rsidR="006B52BC" w:rsidRPr="00304AB2">
        <w:rPr>
          <w:bCs/>
          <w:color w:val="000000"/>
        </w:rPr>
        <w:t>uthority</w:t>
      </w:r>
      <w:r w:rsidRPr="00CA150D">
        <w:rPr>
          <w:bCs/>
        </w:rPr>
        <w:t xml:space="preserve">, perform a visual test to verify that there is no direct </w:t>
      </w:r>
      <w:r w:rsidRPr="00CA150D">
        <w:rPr>
          <w:bCs/>
          <w:color w:val="000000"/>
        </w:rPr>
        <w:t xml:space="preserve">visibility of the apparent surface of these lamps, if viewed by an observer moving on the boundary of a zone </w:t>
      </w:r>
      <w:r w:rsidRPr="00CA150D">
        <w:rPr>
          <w:iCs/>
          <w:color w:val="000000"/>
        </w:rPr>
        <w:t>on a transverse plane 10 m from the front of the vehicle, a transverse plane 10 m from the rear of the vehicle , and two longitudinal planes 10 m from each side of the vehicle; these four planes to extend from 1 m to 3 m above and parallel to the ground as shown in A</w:t>
      </w:r>
      <w:r w:rsidR="00E32F81">
        <w:rPr>
          <w:iCs/>
          <w:color w:val="000000"/>
        </w:rPr>
        <w:t>nnex 14</w:t>
      </w:r>
      <w:r w:rsidRPr="00CA150D">
        <w:rPr>
          <w:iCs/>
          <w:color w:val="000000"/>
        </w:rPr>
        <w:t>.</w:t>
      </w:r>
    </w:p>
    <w:p w:rsidR="00CA150D" w:rsidRPr="00F123C1" w:rsidRDefault="00CA150D" w:rsidP="00CA150D">
      <w:pPr>
        <w:spacing w:after="120"/>
        <w:ind w:left="2268" w:right="1134" w:hanging="1134"/>
        <w:jc w:val="both"/>
      </w:pPr>
      <w:r w:rsidRPr="00CA150D">
        <w:rPr>
          <w:bCs/>
          <w:color w:val="000000"/>
        </w:rPr>
        <w:t>6.26.9.2.</w:t>
      </w:r>
      <w:r w:rsidRPr="00CA150D">
        <w:rPr>
          <w:bCs/>
          <w:color w:val="000000"/>
        </w:rPr>
        <w:tab/>
      </w:r>
      <w:r w:rsidRPr="00CA150D">
        <w:rPr>
          <w:iCs/>
          <w:color w:val="0000FF"/>
        </w:rPr>
        <w:tab/>
      </w:r>
      <w:r w:rsidRPr="00CA150D">
        <w:rPr>
          <w:iCs/>
          <w:color w:val="000000"/>
        </w:rPr>
        <w:t xml:space="preserve">At the request of the applicant and with the consent of the Technical Service the requirement of </w:t>
      </w:r>
      <w:r w:rsidRPr="00CA150D">
        <w:rPr>
          <w:bCs/>
          <w:color w:val="000000"/>
        </w:rPr>
        <w:t xml:space="preserve">6.26.9.1 </w:t>
      </w:r>
      <w:r w:rsidRPr="00CA150D">
        <w:rPr>
          <w:iCs/>
          <w:color w:val="000000"/>
        </w:rPr>
        <w:t xml:space="preserve">may be verified by a drawing or simulation or deemed be satisfied if the installation </w:t>
      </w:r>
      <w:r w:rsidRPr="00CA150D">
        <w:rPr>
          <w:color w:val="000000"/>
        </w:rPr>
        <w:t xml:space="preserve">conditions comply with </w:t>
      </w:r>
      <w:r w:rsidRPr="00CA150D">
        <w:rPr>
          <w:iCs/>
          <w:color w:val="000000"/>
        </w:rPr>
        <w:t xml:space="preserve">paragraph 6.2.3 of Regulation No. 23, </w:t>
      </w:r>
      <w:r w:rsidRPr="00CA150D">
        <w:rPr>
          <w:bCs/>
          <w:color w:val="000000"/>
        </w:rPr>
        <w:t>as noticed in the communication document in Annex 1, paragraph 9.</w:t>
      </w:r>
    </w:p>
    <w:p w:rsidR="00F123C1" w:rsidRPr="00F123C1" w:rsidRDefault="00F123C1" w:rsidP="00F123C1">
      <w:pPr>
        <w:pStyle w:val="HChG"/>
        <w:ind w:left="2268"/>
      </w:pPr>
      <w:bookmarkStart w:id="17" w:name="_Toc338161440"/>
      <w:r w:rsidRPr="00F123C1">
        <w:t>7.</w:t>
      </w:r>
      <w:r w:rsidRPr="00F123C1">
        <w:tab/>
        <w:t>Modifications and extensions of approval of the vehicle type or of the installation of its lighting and light</w:t>
      </w:r>
      <w:r w:rsidRPr="00F123C1">
        <w:noBreakHyphen/>
        <w:t>signalling devices</w:t>
      </w:r>
      <w:bookmarkEnd w:id="17"/>
    </w:p>
    <w:p w:rsidR="00F123C1" w:rsidRPr="00F123C1" w:rsidRDefault="00F123C1" w:rsidP="00F123C1">
      <w:pPr>
        <w:pStyle w:val="para"/>
      </w:pPr>
      <w:r w:rsidRPr="00F123C1">
        <w:t>7.1.</w:t>
      </w:r>
      <w:r w:rsidRPr="00F123C1">
        <w:tab/>
        <w:t>Every modification of the vehicle type, or of the installation of its lighting or light</w:t>
      </w:r>
      <w:r w:rsidRPr="00F123C1">
        <w:noBreakHyphen/>
        <w:t xml:space="preserve">signalling devices, or of the list referred to in paragraph 3.2.2. above, shall be notified to the </w:t>
      </w:r>
      <w:r w:rsidR="00460EE9">
        <w:t>Type Approval Authority</w:t>
      </w:r>
      <w:r w:rsidRPr="00F123C1">
        <w:t xml:space="preserve"> which approved that vehicle type. The </w:t>
      </w:r>
      <w:r w:rsidR="00460EE9">
        <w:t xml:space="preserve">Authority </w:t>
      </w:r>
      <w:r w:rsidRPr="00F123C1">
        <w:t>may then either:</w:t>
      </w:r>
    </w:p>
    <w:p w:rsidR="00F123C1" w:rsidRPr="00F123C1" w:rsidRDefault="00F123C1" w:rsidP="00F123C1">
      <w:pPr>
        <w:pStyle w:val="para"/>
      </w:pPr>
      <w:r w:rsidRPr="00F123C1">
        <w:t>7.1.1.</w:t>
      </w:r>
      <w:r w:rsidRPr="00F123C1">
        <w:tab/>
        <w:t xml:space="preserve">Consider that the modifications made are unlikely to have an appreciable adverse effect and that in any case the vehicle still meets the requirements; or </w:t>
      </w:r>
    </w:p>
    <w:p w:rsidR="00F123C1" w:rsidRPr="00F123C1" w:rsidRDefault="00F123C1" w:rsidP="00F123C1">
      <w:pPr>
        <w:pStyle w:val="para"/>
      </w:pPr>
      <w:r w:rsidRPr="00F123C1">
        <w:t>7.1.2.</w:t>
      </w:r>
      <w:r w:rsidRPr="00F123C1">
        <w:tab/>
        <w:t xml:space="preserve">Require a further test report from the Technical Services responsible for conducting the tests. </w:t>
      </w:r>
    </w:p>
    <w:p w:rsidR="00F123C1" w:rsidRPr="00F123C1" w:rsidRDefault="00F123C1" w:rsidP="00F123C1">
      <w:pPr>
        <w:pStyle w:val="para"/>
      </w:pPr>
      <w:r w:rsidRPr="00F123C1">
        <w:t>7.2.</w:t>
      </w:r>
      <w:r w:rsidRPr="00F123C1">
        <w:tab/>
        <w:t>Confirmation of extension or refusal of approval, specifying the alteration, shall be communicated by the procedure specified in paragraph 4.3. above to the Parties to the Agreement applying this Regulation.</w:t>
      </w:r>
    </w:p>
    <w:p w:rsidR="00F123C1" w:rsidRPr="00F123C1" w:rsidRDefault="00F123C1" w:rsidP="00F123C1">
      <w:pPr>
        <w:pStyle w:val="para"/>
      </w:pPr>
      <w:r w:rsidRPr="00F123C1">
        <w:t>7.3.</w:t>
      </w:r>
      <w:r w:rsidRPr="00F123C1">
        <w:tab/>
        <w:t xml:space="preserve">The </w:t>
      </w:r>
      <w:r w:rsidR="00ED70B3">
        <w:t>Type Approval</w:t>
      </w:r>
      <w:r w:rsidR="00ED70B3" w:rsidRPr="00F123C1">
        <w:t xml:space="preserve"> Authority</w:t>
      </w:r>
      <w:r w:rsidRPr="00F123C1">
        <w:t xml:space="preserve"> issuing the extension of approval shall assign a series number for such an extension and inform thereof the other Parties to the 1958 Agreement applying this Regulation by means of a communication form conforming to the model in Annex 1 to this Regulation.</w:t>
      </w:r>
    </w:p>
    <w:p w:rsidR="00F123C1" w:rsidRPr="00F123C1" w:rsidRDefault="00E165F6" w:rsidP="00E165F6">
      <w:pPr>
        <w:pStyle w:val="HChG"/>
      </w:pPr>
      <w:r>
        <w:tab/>
      </w:r>
      <w:r>
        <w:tab/>
      </w:r>
      <w:bookmarkStart w:id="18" w:name="_Toc338161441"/>
      <w:r w:rsidR="00F123C1" w:rsidRPr="00F123C1">
        <w:t>8.</w:t>
      </w:r>
      <w:r w:rsidR="00F123C1" w:rsidRPr="00F123C1">
        <w:tab/>
      </w:r>
      <w:r>
        <w:tab/>
      </w:r>
      <w:r w:rsidRPr="00F123C1">
        <w:t>Conformity of production</w:t>
      </w:r>
      <w:bookmarkEnd w:id="18"/>
    </w:p>
    <w:p w:rsidR="00F123C1" w:rsidRPr="00F123C1" w:rsidRDefault="00F123C1" w:rsidP="00F123C1">
      <w:pPr>
        <w:pStyle w:val="para"/>
      </w:pPr>
      <w:r w:rsidRPr="00F123C1">
        <w:tab/>
        <w:t>The conformity of production procedures shall comply with those set out in the Agreement, Appendix 2 (E/ECE/324-E/ECE/TRANS/505/Rev.2), with the following requirements:</w:t>
      </w:r>
    </w:p>
    <w:p w:rsidR="00F123C1" w:rsidRPr="00F123C1" w:rsidRDefault="00F123C1" w:rsidP="00F123C1">
      <w:pPr>
        <w:pStyle w:val="para"/>
      </w:pPr>
      <w:r w:rsidRPr="00F123C1">
        <w:t>8.1.</w:t>
      </w:r>
      <w:r w:rsidRPr="00F123C1">
        <w:tab/>
        <w:t xml:space="preserve">Any vehicle approved pursuant to this Regulation shall be so manufactured as to conform to the type approved by meeting the requirements set out in paragraphs 5. and 6. above. </w:t>
      </w:r>
    </w:p>
    <w:p w:rsidR="00F123C1" w:rsidRPr="00F123C1" w:rsidRDefault="00F123C1" w:rsidP="00F123C1">
      <w:pPr>
        <w:pStyle w:val="para"/>
      </w:pPr>
      <w:r w:rsidRPr="00F123C1">
        <w:t>8.2.</w:t>
      </w:r>
      <w:r w:rsidRPr="00F123C1">
        <w:tab/>
        <w:t>The holder of the approval shall in particular:</w:t>
      </w:r>
    </w:p>
    <w:p w:rsidR="00F123C1" w:rsidRPr="00F123C1" w:rsidRDefault="00F123C1" w:rsidP="00F123C1">
      <w:pPr>
        <w:pStyle w:val="para"/>
      </w:pPr>
      <w:r w:rsidRPr="00F123C1">
        <w:t>8.2.1.</w:t>
      </w:r>
      <w:r w:rsidRPr="00F123C1">
        <w:tab/>
        <w:t xml:space="preserve">Ensure existence of procedures for effective quality control of the vehicle as regards all aspects relevant to compliance with the requirements set out in paragraphs 5. and 6. above; </w:t>
      </w:r>
    </w:p>
    <w:p w:rsidR="00F123C1" w:rsidRPr="00F123C1" w:rsidRDefault="00F123C1" w:rsidP="00F123C1">
      <w:pPr>
        <w:pStyle w:val="para"/>
      </w:pPr>
      <w:r w:rsidRPr="00F123C1">
        <w:t>8.2.2.</w:t>
      </w:r>
      <w:r w:rsidRPr="00F123C1">
        <w:tab/>
        <w:t xml:space="preserve">Ensure that for each type of vehicle at least the tests prescribed in Annex 9 to this Regulation or physical checks from which equivalent data may be derived are carried out; </w:t>
      </w:r>
    </w:p>
    <w:p w:rsidR="00F123C1" w:rsidRPr="00F123C1" w:rsidRDefault="00F123C1" w:rsidP="00F123C1">
      <w:pPr>
        <w:pStyle w:val="para"/>
      </w:pPr>
      <w:r w:rsidRPr="00F123C1">
        <w:t>8.3.</w:t>
      </w:r>
      <w:r w:rsidRPr="00F123C1">
        <w:tab/>
        <w:t xml:space="preserve">The </w:t>
      </w:r>
      <w:r w:rsidR="00ED70B3">
        <w:t>Type Approval</w:t>
      </w:r>
      <w:r w:rsidRPr="00F123C1">
        <w:t xml:space="preserve"> Authority may carry out any test prescribed in this Regulation. These tests will be on samples selected at random without causing distortion of the manufacturers delivery commitments.</w:t>
      </w:r>
    </w:p>
    <w:p w:rsidR="00F123C1" w:rsidRPr="00F123C1" w:rsidRDefault="00F123C1" w:rsidP="00F123C1">
      <w:pPr>
        <w:pStyle w:val="para"/>
      </w:pPr>
      <w:r w:rsidRPr="00F123C1">
        <w:t>8.4.</w:t>
      </w:r>
      <w:r w:rsidRPr="00F123C1">
        <w:tab/>
        <w:t xml:space="preserve">The </w:t>
      </w:r>
      <w:r w:rsidR="00ED70B3">
        <w:t>Type Approval</w:t>
      </w:r>
      <w:r w:rsidR="00ED70B3" w:rsidRPr="00F123C1">
        <w:t xml:space="preserve"> Authority</w:t>
      </w:r>
      <w:r w:rsidRPr="00F123C1">
        <w:t xml:space="preserve"> shall strive to obtain a frequency of inspection of once per year. However, this is at the discretion of the </w:t>
      </w:r>
      <w:r w:rsidR="00ED70B3">
        <w:t>Type Approval</w:t>
      </w:r>
      <w:r w:rsidR="00ED70B3" w:rsidRPr="00F123C1">
        <w:t xml:space="preserve"> Authority</w:t>
      </w:r>
      <w:r w:rsidRPr="00F123C1">
        <w:t xml:space="preserve"> and their confidence in the arrangements for ensuring effective control of the conformity of production. In the case where negative results are recorded, the </w:t>
      </w:r>
      <w:r w:rsidR="00ED70B3">
        <w:t>Type Approval</w:t>
      </w:r>
      <w:r w:rsidR="00ED70B3" w:rsidRPr="00F123C1">
        <w:t xml:space="preserve"> Authority</w:t>
      </w:r>
      <w:r w:rsidRPr="00F123C1">
        <w:t xml:space="preserve"> shall ensure that all necessary steps are taken to re</w:t>
      </w:r>
      <w:r w:rsidRPr="00F123C1">
        <w:noBreakHyphen/>
        <w:t>establish the conformity of production as rapidly as possible.</w:t>
      </w:r>
    </w:p>
    <w:p w:rsidR="00F123C1" w:rsidRPr="00F123C1" w:rsidRDefault="00E165F6" w:rsidP="00E165F6">
      <w:pPr>
        <w:pStyle w:val="HChG"/>
      </w:pPr>
      <w:r>
        <w:tab/>
      </w:r>
      <w:r>
        <w:tab/>
      </w:r>
      <w:bookmarkStart w:id="19" w:name="_Toc338161442"/>
      <w:r w:rsidR="00F123C1" w:rsidRPr="00F123C1">
        <w:t>9.</w:t>
      </w:r>
      <w:r w:rsidR="00F123C1" w:rsidRPr="00F123C1">
        <w:tab/>
      </w:r>
      <w:r>
        <w:tab/>
      </w:r>
      <w:r w:rsidRPr="00F123C1">
        <w:t>Penalties for non</w:t>
      </w:r>
      <w:r w:rsidRPr="00F123C1">
        <w:noBreakHyphen/>
        <w:t>conformity of production</w:t>
      </w:r>
      <w:bookmarkEnd w:id="19"/>
      <w:r w:rsidRPr="00F123C1">
        <w:t xml:space="preserve"> </w:t>
      </w:r>
    </w:p>
    <w:p w:rsidR="00F123C1" w:rsidRPr="00F123C1" w:rsidRDefault="00F123C1" w:rsidP="00F123C1">
      <w:pPr>
        <w:pStyle w:val="para"/>
      </w:pPr>
      <w:r w:rsidRPr="00F123C1">
        <w:t>9.1.</w:t>
      </w:r>
      <w:r w:rsidRPr="00F123C1">
        <w:tab/>
        <w:t xml:space="preserve">The approval granted in respect of a type of vehicle pursuant to this Regulation may be withdrawn if the requirements are not complied with or if a vehicle bearing the approval mark does not conform to the type approved. </w:t>
      </w:r>
    </w:p>
    <w:p w:rsidR="00F123C1" w:rsidRPr="00F123C1" w:rsidRDefault="00F123C1" w:rsidP="00F123C1">
      <w:pPr>
        <w:pStyle w:val="para"/>
      </w:pPr>
      <w:r w:rsidRPr="00F123C1">
        <w:t>9.2.</w:t>
      </w:r>
      <w:r w:rsidRPr="00F123C1">
        <w:tab/>
        <w:t xml:space="preserve">If a Party to the Agreement applying this Regulation withdraws an approval it has previously granted, it shall forthwith so notify the other Contracting Parties applying this Regulation by means of a communication form conforming to the model in Annex 1 to this Regulation. </w:t>
      </w:r>
    </w:p>
    <w:p w:rsidR="00F123C1" w:rsidRPr="00F123C1" w:rsidRDefault="00E165F6" w:rsidP="00E165F6">
      <w:pPr>
        <w:pStyle w:val="HChG"/>
      </w:pPr>
      <w:r>
        <w:tab/>
      </w:r>
      <w:r>
        <w:tab/>
      </w:r>
      <w:bookmarkStart w:id="20" w:name="_Toc338161443"/>
      <w:r w:rsidR="00F123C1" w:rsidRPr="00F123C1">
        <w:t>10.</w:t>
      </w:r>
      <w:r w:rsidR="00F123C1" w:rsidRPr="00F123C1">
        <w:tab/>
      </w:r>
      <w:r>
        <w:tab/>
      </w:r>
      <w:r w:rsidRPr="00F123C1">
        <w:t>Production definit</w:t>
      </w:r>
      <w:r w:rsidR="00657E11">
        <w:t>iv</w:t>
      </w:r>
      <w:r w:rsidRPr="00F123C1">
        <w:t>ely discontinued</w:t>
      </w:r>
      <w:bookmarkEnd w:id="20"/>
    </w:p>
    <w:p w:rsidR="00F123C1" w:rsidRPr="00F123C1" w:rsidRDefault="00F123C1" w:rsidP="00F123C1">
      <w:pPr>
        <w:pStyle w:val="para"/>
      </w:pPr>
      <w:r w:rsidRPr="00F123C1">
        <w:tab/>
        <w:t>If the holder of the approval completely ceases to manufacture a type of vehicle approved in accordance with this Regulation, he shall inform the authority which granted the approval. Upon receiving the relevant communication, that authority shall inform thereof the other Parties to the Agreement applying this Regulation by means of a communication form conforming to the model in Annex 1 to this Regulation.</w:t>
      </w:r>
    </w:p>
    <w:p w:rsidR="00F123C1" w:rsidRPr="00F123C1" w:rsidRDefault="00F123C1" w:rsidP="00E165F6">
      <w:pPr>
        <w:pStyle w:val="HChG"/>
        <w:ind w:left="2268"/>
      </w:pPr>
      <w:bookmarkStart w:id="21" w:name="_Toc338161444"/>
      <w:r w:rsidRPr="00F123C1">
        <w:t>11.</w:t>
      </w:r>
      <w:r w:rsidR="00E165F6">
        <w:tab/>
      </w:r>
      <w:r w:rsidRPr="00F123C1">
        <w:tab/>
      </w:r>
      <w:r w:rsidR="00E165F6" w:rsidRPr="00F123C1">
        <w:t xml:space="preserve">Names and addresses of </w:t>
      </w:r>
      <w:r w:rsidR="00B86BB8">
        <w:t>T</w:t>
      </w:r>
      <w:r w:rsidR="00E165F6" w:rsidRPr="00F123C1">
        <w:t xml:space="preserve">echnical </w:t>
      </w:r>
      <w:r w:rsidR="00B86BB8">
        <w:t>S</w:t>
      </w:r>
      <w:r w:rsidR="00E165F6" w:rsidRPr="00F123C1">
        <w:t xml:space="preserve">ervices responsible for conducting approval tests and of </w:t>
      </w:r>
      <w:r w:rsidR="00AD1EB1">
        <w:t>Type Approval Authorities</w:t>
      </w:r>
      <w:bookmarkEnd w:id="21"/>
    </w:p>
    <w:p w:rsidR="00F123C1" w:rsidRPr="00F123C1" w:rsidRDefault="00F123C1" w:rsidP="00F123C1">
      <w:pPr>
        <w:pStyle w:val="para"/>
      </w:pPr>
      <w:r w:rsidRPr="00F123C1">
        <w:tab/>
        <w:t xml:space="preserve">The </w:t>
      </w:r>
      <w:r w:rsidR="008A43AD">
        <w:t xml:space="preserve">Contracting </w:t>
      </w:r>
      <w:r w:rsidRPr="00F123C1">
        <w:t xml:space="preserve">Parties to the 1958 Agreement applying this Regulation shall communicate to the United Nations </w:t>
      </w:r>
      <w:r w:rsidR="008A43AD">
        <w:t>Secretary-General</w:t>
      </w:r>
      <w:r w:rsidR="008A43AD" w:rsidRPr="00F123C1">
        <w:t xml:space="preserve"> </w:t>
      </w:r>
      <w:r w:rsidRPr="00F123C1">
        <w:t xml:space="preserve">the names and addresses of the Technical Services responsible for conducting approval tests and of the </w:t>
      </w:r>
      <w:r w:rsidR="00AD1EB1">
        <w:t>Type Approval Authorities</w:t>
      </w:r>
      <w:r w:rsidRPr="00F123C1">
        <w:t xml:space="preserve"> which grant approval and to which forms certifying approval or extension or refusal or withdrawal of approval, issued in other countries, are to be sent. </w:t>
      </w:r>
    </w:p>
    <w:p w:rsidR="00F123C1" w:rsidRPr="00F123C1" w:rsidRDefault="00E165F6" w:rsidP="00E165F6">
      <w:pPr>
        <w:pStyle w:val="HChG"/>
      </w:pPr>
      <w:r>
        <w:tab/>
      </w:r>
      <w:r>
        <w:tab/>
      </w:r>
      <w:bookmarkStart w:id="22" w:name="_Toc338161445"/>
      <w:r w:rsidR="00F123C1" w:rsidRPr="00F123C1">
        <w:t>12.</w:t>
      </w:r>
      <w:r w:rsidR="00F123C1" w:rsidRPr="00F123C1">
        <w:tab/>
      </w:r>
      <w:r>
        <w:tab/>
      </w:r>
      <w:r w:rsidRPr="00F123C1">
        <w:t>Transitional provisions</w:t>
      </w:r>
      <w:bookmarkEnd w:id="22"/>
    </w:p>
    <w:p w:rsidR="00792FE1" w:rsidRPr="00E0746D" w:rsidRDefault="00792FE1" w:rsidP="00792FE1">
      <w:pPr>
        <w:spacing w:after="120" w:line="240" w:lineRule="auto"/>
        <w:ind w:left="2268" w:right="1133" w:hanging="1134"/>
        <w:jc w:val="both"/>
      </w:pPr>
      <w:r w:rsidRPr="00E0746D">
        <w:rPr>
          <w:bCs/>
        </w:rPr>
        <w:t>12.1</w:t>
      </w:r>
      <w:r w:rsidRPr="00E0746D">
        <w:rPr>
          <w:bCs/>
        </w:rPr>
        <w:tab/>
      </w:r>
      <w:r w:rsidRPr="00E0746D">
        <w:t>General</w:t>
      </w:r>
    </w:p>
    <w:p w:rsidR="00792FE1" w:rsidRPr="00E0746D" w:rsidRDefault="00792FE1" w:rsidP="00792FE1">
      <w:pPr>
        <w:spacing w:after="120" w:line="240" w:lineRule="auto"/>
        <w:ind w:left="2268" w:right="1133" w:hanging="1134"/>
        <w:jc w:val="both"/>
      </w:pPr>
      <w:r w:rsidRPr="00E0746D">
        <w:rPr>
          <w:bCs/>
        </w:rPr>
        <w:t>12.1.1.</w:t>
      </w:r>
      <w:r w:rsidRPr="00E0746D">
        <w:tab/>
        <w:t>As from the official date of entry into force of the</w:t>
      </w:r>
      <w:r>
        <w:t xml:space="preserve"> </w:t>
      </w:r>
      <w:r w:rsidRPr="00E0746D">
        <w:t>most recent series of amendments, no Contracting Party applying this Regulation shall refuse to grant approval under this Regulation as amended by this most recent series of amendments.</w:t>
      </w:r>
    </w:p>
    <w:p w:rsidR="00792FE1" w:rsidRPr="00E0746D" w:rsidRDefault="00792FE1" w:rsidP="00792FE1">
      <w:pPr>
        <w:spacing w:after="120" w:line="240" w:lineRule="auto"/>
        <w:ind w:left="2268" w:right="1133" w:hanging="1134"/>
        <w:jc w:val="both"/>
      </w:pPr>
      <w:r w:rsidRPr="00E0746D">
        <w:rPr>
          <w:bCs/>
        </w:rPr>
        <w:t>12.1.2.</w:t>
      </w:r>
      <w:r w:rsidRPr="00E0746D">
        <w:rPr>
          <w:bCs/>
        </w:rPr>
        <w:tab/>
      </w:r>
      <w:r w:rsidRPr="00E0746D">
        <w:t>As from the official date of entry into force of the most recent series of amendments, no Contracting Party applying this Regulation shall refuse national or regional type approval to a vehicle type approved under this Regulation as amended by this most recent series of amendments.</w:t>
      </w:r>
    </w:p>
    <w:p w:rsidR="00792FE1" w:rsidRPr="00E0746D" w:rsidRDefault="00792FE1" w:rsidP="00792FE1">
      <w:pPr>
        <w:spacing w:after="120" w:line="240" w:lineRule="auto"/>
        <w:ind w:left="2268" w:right="1133" w:hanging="1134"/>
        <w:jc w:val="both"/>
      </w:pPr>
      <w:r w:rsidRPr="00E0746D">
        <w:t>12.1.3.</w:t>
      </w:r>
      <w:r w:rsidRPr="00E0746D">
        <w:tab/>
        <w:t xml:space="preserve">During the time period from the official date of entry into force of the most recent series of amendments and its mandatory application to new type approvals, Contracting Parties applying this Regulation shall continue to grant approvals to those types of vehicles which comply with the requirements of this Regulation as amended by </w:t>
      </w:r>
      <w:r>
        <w:t xml:space="preserve">all </w:t>
      </w:r>
      <w:r w:rsidRPr="00E0746D">
        <w:t xml:space="preserve">the </w:t>
      </w:r>
      <w:r>
        <w:t xml:space="preserve">applicable </w:t>
      </w:r>
      <w:r w:rsidRPr="00E0746D">
        <w:t>preceding series of amendments.</w:t>
      </w:r>
    </w:p>
    <w:p w:rsidR="00792FE1" w:rsidRPr="00E0746D" w:rsidRDefault="00792FE1" w:rsidP="00792FE1">
      <w:pPr>
        <w:spacing w:after="120" w:line="240" w:lineRule="auto"/>
        <w:ind w:left="2268" w:right="1133" w:hanging="1134"/>
        <w:jc w:val="both"/>
      </w:pPr>
      <w:r w:rsidRPr="00E0746D">
        <w:rPr>
          <w:bCs/>
        </w:rPr>
        <w:t>12.1.4.</w:t>
      </w:r>
      <w:r w:rsidRPr="00E0746D">
        <w:tab/>
        <w:t>Existing approvals under this Regulation granted before the date of mandatory application of the most recent series of amendment shall remain valid indefinitely and Contracting Parties applying this Regulation shall continue to recognize them and shall not refuse to grant extensions of approvals to them (except for what indicated in paragraph 12.1.5. below).</w:t>
      </w:r>
    </w:p>
    <w:p w:rsidR="00792FE1" w:rsidRPr="00E0746D" w:rsidRDefault="00792FE1" w:rsidP="00792FE1">
      <w:pPr>
        <w:spacing w:after="120" w:line="240" w:lineRule="auto"/>
        <w:ind w:left="2268" w:right="1133" w:hanging="1134"/>
        <w:jc w:val="both"/>
      </w:pPr>
      <w:r w:rsidRPr="00E0746D">
        <w:rPr>
          <w:bCs/>
        </w:rPr>
        <w:t>12.1.5.</w:t>
      </w:r>
      <w:r w:rsidRPr="00E0746D">
        <w:rPr>
          <w:bCs/>
        </w:rPr>
        <w:tab/>
      </w:r>
      <w:r w:rsidRPr="00E0746D">
        <w:t>When the vehicle type approved to</w:t>
      </w:r>
      <w:r>
        <w:t xml:space="preserve"> any of</w:t>
      </w:r>
      <w:r w:rsidRPr="00E0746D">
        <w:t xml:space="preserve"> the preceding series of amendments meets the requirements of this Regulation as amended by the most recent series of amendments, the Contracting Party which granted the approval shall notify the other Contracting Parties applying this Regulation thereof.</w:t>
      </w:r>
    </w:p>
    <w:p w:rsidR="00792FE1" w:rsidRPr="00E0746D" w:rsidRDefault="00792FE1" w:rsidP="00792FE1">
      <w:pPr>
        <w:spacing w:after="120" w:line="240" w:lineRule="auto"/>
        <w:ind w:left="2268" w:right="1133" w:hanging="1134"/>
        <w:jc w:val="both"/>
      </w:pPr>
      <w:r w:rsidRPr="00E0746D">
        <w:rPr>
          <w:bCs/>
        </w:rPr>
        <w:t>12.1.6.</w:t>
      </w:r>
      <w:r w:rsidRPr="00E0746D">
        <w:tab/>
        <w:t>Notwithstanding paragraph 12.1.4. above, Contracting Parties whose application of this Regulation comes into force after the date of entry into force of the most recent series of amendments are not obliged to accept approvals which were granted in accordance with any of the preceding series of amendments to this Regulation.</w:t>
      </w:r>
    </w:p>
    <w:p w:rsidR="00792FE1" w:rsidRPr="00E0746D" w:rsidRDefault="00792FE1" w:rsidP="00792FE1">
      <w:pPr>
        <w:spacing w:after="120" w:line="240" w:lineRule="auto"/>
        <w:ind w:left="2268" w:right="1133" w:hanging="1134"/>
        <w:jc w:val="both"/>
      </w:pPr>
      <w:r w:rsidRPr="00E0746D">
        <w:rPr>
          <w:bCs/>
        </w:rPr>
        <w:t>12.1.7.</w:t>
      </w:r>
      <w:r w:rsidRPr="00E0746D">
        <w:tab/>
        <w:t xml:space="preserve">Until the United Nations Secretary-General is notified otherwise, </w:t>
      </w:r>
      <w:smartTag w:uri="urn:schemas-microsoft-com:office:smarttags" w:element="country-region">
        <w:r w:rsidRPr="00E0746D">
          <w:t>Japan</w:t>
        </w:r>
      </w:smartTag>
      <w:r w:rsidRPr="00E0746D">
        <w:t xml:space="preserve"> declares that in relation to the installation of lighting and light signalling devices, </w:t>
      </w:r>
      <w:smartTag w:uri="urn:schemas-microsoft-com:office:smarttags" w:element="country-region">
        <w:smartTag w:uri="urn:schemas-microsoft-com:office:smarttags" w:element="place">
          <w:r w:rsidRPr="00E0746D">
            <w:t>Japan</w:t>
          </w:r>
        </w:smartTag>
      </w:smartTag>
      <w:r w:rsidRPr="00E0746D">
        <w:t xml:space="preserve"> will only be bound by the obligations of the Agreement to which this Regulation is annexed with respect to vehicles of categories M</w:t>
      </w:r>
      <w:r w:rsidRPr="00E0746D">
        <w:rPr>
          <w:vertAlign w:val="subscript"/>
        </w:rPr>
        <w:t>1</w:t>
      </w:r>
      <w:r w:rsidRPr="00E0746D">
        <w:t xml:space="preserve"> and N</w:t>
      </w:r>
      <w:r w:rsidRPr="00E0746D">
        <w:rPr>
          <w:vertAlign w:val="subscript"/>
        </w:rPr>
        <w:t>1</w:t>
      </w:r>
      <w:r w:rsidRPr="00E0746D">
        <w:t>.</w:t>
      </w:r>
    </w:p>
    <w:p w:rsidR="00792FE1" w:rsidRPr="00E0746D" w:rsidRDefault="00792FE1" w:rsidP="00C02A51">
      <w:pPr>
        <w:keepNext/>
        <w:keepLines/>
        <w:spacing w:after="120" w:line="240" w:lineRule="auto"/>
        <w:ind w:left="2268" w:right="1134" w:hanging="1134"/>
        <w:jc w:val="both"/>
      </w:pPr>
      <w:r w:rsidRPr="00E0746D">
        <w:rPr>
          <w:bCs/>
        </w:rPr>
        <w:t>12.2.</w:t>
      </w:r>
      <w:r w:rsidRPr="00E0746D">
        <w:rPr>
          <w:bCs/>
        </w:rPr>
        <w:tab/>
      </w:r>
      <w:r w:rsidRPr="00E0746D">
        <w:t>Transitional provisions applicable to 03 series of amendments.</w:t>
      </w:r>
    </w:p>
    <w:p w:rsidR="00792FE1" w:rsidRPr="00E0746D" w:rsidRDefault="00792FE1" w:rsidP="00C02A51">
      <w:pPr>
        <w:keepNext/>
        <w:keepLines/>
        <w:spacing w:after="120" w:line="240" w:lineRule="auto"/>
        <w:ind w:left="2268" w:right="1134"/>
        <w:jc w:val="both"/>
      </w:pPr>
      <w:r w:rsidRPr="00E0746D">
        <w:t>Contracting Parties applying this Regulation:</w:t>
      </w:r>
    </w:p>
    <w:p w:rsidR="00792FE1" w:rsidRPr="00E0746D" w:rsidRDefault="00792FE1" w:rsidP="00792FE1">
      <w:pPr>
        <w:spacing w:after="120" w:line="240" w:lineRule="auto"/>
        <w:ind w:left="2835" w:right="1133" w:hanging="567"/>
        <w:jc w:val="both"/>
      </w:pPr>
      <w:r w:rsidRPr="00E0746D">
        <w:t>(a)</w:t>
      </w:r>
      <w:r w:rsidRPr="00E0746D">
        <w:tab/>
      </w:r>
      <w:r>
        <w:t>F</w:t>
      </w:r>
      <w:r w:rsidRPr="00E0746D">
        <w:t xml:space="preserve">rom </w:t>
      </w:r>
      <w:r w:rsidRPr="00E0746D">
        <w:rPr>
          <w:bCs/>
        </w:rPr>
        <w:t>10 October 2007 (</w:t>
      </w:r>
      <w:r w:rsidRPr="00E0746D">
        <w:t>12 months after the date of entry into force</w:t>
      </w:r>
      <w:r w:rsidRPr="00E0746D">
        <w:rPr>
          <w:bCs/>
        </w:rPr>
        <w:t>)</w:t>
      </w:r>
      <w:r w:rsidRPr="00E0746D">
        <w:t>, shall grant approvals only if the vehicle type to be approved meets the requirements of this Regulation as amended by the</w:t>
      </w:r>
      <w:r>
        <w:t xml:space="preserve"> </w:t>
      </w:r>
      <w:r w:rsidRPr="00E0746D">
        <w:t>03</w:t>
      </w:r>
      <w:r>
        <w:t xml:space="preserve"> </w:t>
      </w:r>
      <w:r w:rsidRPr="00E0746D">
        <w:t>series of amendments;</w:t>
      </w:r>
    </w:p>
    <w:p w:rsidR="00792FE1" w:rsidRPr="00E0746D" w:rsidRDefault="00792FE1" w:rsidP="00792FE1">
      <w:pPr>
        <w:spacing w:after="120" w:line="240" w:lineRule="auto"/>
        <w:ind w:left="2835" w:right="1133" w:hanging="567"/>
        <w:jc w:val="both"/>
      </w:pPr>
      <w:r w:rsidRPr="00E0746D">
        <w:t>(b)</w:t>
      </w:r>
      <w:r w:rsidRPr="00E0746D">
        <w:tab/>
      </w:r>
      <w:r>
        <w:t>U</w:t>
      </w:r>
      <w:r w:rsidRPr="00E0746D">
        <w:t xml:space="preserve">p to </w:t>
      </w:r>
      <w:r w:rsidRPr="00E0746D">
        <w:rPr>
          <w:bCs/>
        </w:rPr>
        <w:t>09 October 2009</w:t>
      </w:r>
      <w:r w:rsidRPr="00E0746D">
        <w:t xml:space="preserve"> (36 months after the date of entry into force</w:t>
      </w:r>
      <w:r w:rsidRPr="00E0746D">
        <w:rPr>
          <w:bCs/>
        </w:rPr>
        <w:t xml:space="preserve">) </w:t>
      </w:r>
      <w:r w:rsidRPr="00E0746D">
        <w:t xml:space="preserve">shall not refuse national or regional type approval of a vehicle type approved to </w:t>
      </w:r>
      <w:r>
        <w:t xml:space="preserve">any of </w:t>
      </w:r>
      <w:r w:rsidRPr="00E0746D">
        <w:t>the preceding series of amendments to this Regulation.</w:t>
      </w:r>
    </w:p>
    <w:p w:rsidR="00792FE1" w:rsidRPr="00E0746D" w:rsidRDefault="00792FE1" w:rsidP="00792FE1">
      <w:pPr>
        <w:spacing w:after="120" w:line="240" w:lineRule="auto"/>
        <w:ind w:left="2835" w:right="1133" w:hanging="567"/>
        <w:jc w:val="both"/>
        <w:rPr>
          <w:highlight w:val="yellow"/>
        </w:rPr>
      </w:pPr>
      <w:r w:rsidRPr="00E0746D">
        <w:t>(c)</w:t>
      </w:r>
      <w:r w:rsidRPr="00E0746D">
        <w:tab/>
      </w:r>
      <w:r>
        <w:t>F</w:t>
      </w:r>
      <w:r w:rsidRPr="00E0746D">
        <w:t xml:space="preserve">rom </w:t>
      </w:r>
      <w:r w:rsidRPr="00E0746D">
        <w:rPr>
          <w:bCs/>
        </w:rPr>
        <w:t>10 October 2009 (</w:t>
      </w:r>
      <w:r w:rsidRPr="00E0746D">
        <w:t>36 months after the entry into force</w:t>
      </w:r>
      <w:r w:rsidRPr="00E0746D">
        <w:rPr>
          <w:bCs/>
        </w:rPr>
        <w:t xml:space="preserve">) </w:t>
      </w:r>
      <w:r w:rsidRPr="00E0746D">
        <w:t>may refuse first national or regional entry into service of a vehicle of categories N</w:t>
      </w:r>
      <w:r w:rsidRPr="00E2649A">
        <w:rPr>
          <w:vertAlign w:val="subscript"/>
        </w:rPr>
        <w:t>2</w:t>
      </w:r>
      <w:r w:rsidRPr="00E0746D">
        <w:t xml:space="preserve"> (with a maximum mass exceeding</w:t>
      </w:r>
      <w:r>
        <w:t xml:space="preserve"> </w:t>
      </w:r>
      <w:r w:rsidRPr="00E0746D">
        <w:t>7.5</w:t>
      </w:r>
      <w:r>
        <w:t xml:space="preserve"> tonnes</w:t>
      </w:r>
      <w:r w:rsidRPr="00E0746D">
        <w:t>), N</w:t>
      </w:r>
      <w:r w:rsidRPr="00E2649A">
        <w:rPr>
          <w:vertAlign w:val="subscript"/>
        </w:rPr>
        <w:t>3</w:t>
      </w:r>
      <w:r w:rsidRPr="00E0746D">
        <w:t>, O</w:t>
      </w:r>
      <w:r w:rsidRPr="00E2649A">
        <w:rPr>
          <w:vertAlign w:val="subscript"/>
        </w:rPr>
        <w:t>3</w:t>
      </w:r>
      <w:r w:rsidRPr="00E0746D">
        <w:t xml:space="preserve"> and O</w:t>
      </w:r>
      <w:r w:rsidRPr="00E2649A">
        <w:rPr>
          <w:vertAlign w:val="subscript"/>
        </w:rPr>
        <w:t>4</w:t>
      </w:r>
      <w:r w:rsidRPr="00E0746D">
        <w:t xml:space="preserve"> exceeding 2</w:t>
      </w:r>
      <w:r>
        <w:t>,</w:t>
      </w:r>
      <w:r w:rsidRPr="00E0746D">
        <w:t>100 mm in width (for rear markings) and exceeding 6</w:t>
      </w:r>
      <w:r>
        <w:t>,</w:t>
      </w:r>
      <w:r w:rsidRPr="00E0746D">
        <w:t>000 mm in length (for side markings), except tractors for semi-trailers and incomplete vehicles, which do not meet the requirements of the 03 series of amendments to this Regulation.</w:t>
      </w:r>
    </w:p>
    <w:p w:rsidR="00792FE1" w:rsidRPr="00E0746D" w:rsidRDefault="00792FE1" w:rsidP="00792FE1">
      <w:pPr>
        <w:spacing w:after="120" w:line="240" w:lineRule="auto"/>
        <w:ind w:left="2835" w:right="1133" w:hanging="567"/>
        <w:jc w:val="both"/>
      </w:pPr>
      <w:r w:rsidRPr="00E0746D">
        <w:t>(d)</w:t>
      </w:r>
      <w:r w:rsidRPr="00E0746D">
        <w:tab/>
      </w:r>
      <w:r>
        <w:t>N</w:t>
      </w:r>
      <w:r w:rsidRPr="00E0746D">
        <w:t xml:space="preserve">otwithstanding paragraph 12.1.4., from </w:t>
      </w:r>
      <w:r w:rsidRPr="00E0746D">
        <w:rPr>
          <w:bCs/>
        </w:rPr>
        <w:t xml:space="preserve">10 October 2011 </w:t>
      </w:r>
      <w:r w:rsidRPr="00E0746D">
        <w:t>(60 months after the date of entry into force) shall no more recognize approvals to this Regulation granted to type of vehicles of categories N</w:t>
      </w:r>
      <w:r w:rsidRPr="00E2649A">
        <w:rPr>
          <w:vertAlign w:val="subscript"/>
        </w:rPr>
        <w:t>2</w:t>
      </w:r>
      <w:r w:rsidRPr="00E0746D">
        <w:t xml:space="preserve"> (with a maximum mass exceeding</w:t>
      </w:r>
      <w:r>
        <w:t xml:space="preserve"> 7.5 </w:t>
      </w:r>
      <w:r w:rsidRPr="00E0746D">
        <w:t>tons), N</w:t>
      </w:r>
      <w:r w:rsidRPr="00E2649A">
        <w:rPr>
          <w:vertAlign w:val="subscript"/>
        </w:rPr>
        <w:t>3</w:t>
      </w:r>
      <w:r w:rsidRPr="00E0746D">
        <w:t>, O</w:t>
      </w:r>
      <w:r w:rsidRPr="00E2649A">
        <w:rPr>
          <w:vertAlign w:val="subscript"/>
        </w:rPr>
        <w:t>3</w:t>
      </w:r>
      <w:r w:rsidRPr="00E0746D">
        <w:t xml:space="preserve"> and O</w:t>
      </w:r>
      <w:r w:rsidRPr="00E2649A">
        <w:rPr>
          <w:vertAlign w:val="subscript"/>
        </w:rPr>
        <w:t>4</w:t>
      </w:r>
      <w:r w:rsidRPr="00E0746D">
        <w:t xml:space="preserve"> exceeding 2</w:t>
      </w:r>
      <w:r>
        <w:t>,</w:t>
      </w:r>
      <w:r w:rsidRPr="00E0746D">
        <w:t>100</w:t>
      </w:r>
      <w:r>
        <w:t> </w:t>
      </w:r>
      <w:r w:rsidRPr="00E0746D">
        <w:t>mm in width (for rear markings) and exceeding 6</w:t>
      </w:r>
      <w:r>
        <w:t>,</w:t>
      </w:r>
      <w:r w:rsidRPr="00E0746D">
        <w:t>000 mm in length (for side markings), except tractors for semi-trailers and incomplete vehicle, under a</w:t>
      </w:r>
      <w:r>
        <w:t>ny</w:t>
      </w:r>
      <w:r w:rsidRPr="00E0746D">
        <w:t xml:space="preserve"> preceding series of amendment, that ceases to be valid.</w:t>
      </w:r>
    </w:p>
    <w:p w:rsidR="00792FE1" w:rsidRPr="00E0746D" w:rsidRDefault="00792FE1" w:rsidP="00792FE1">
      <w:pPr>
        <w:spacing w:after="120" w:line="240" w:lineRule="auto"/>
        <w:ind w:left="2835" w:right="1133" w:hanging="567"/>
        <w:jc w:val="both"/>
      </w:pPr>
      <w:r w:rsidRPr="00E0746D">
        <w:t>(e)</w:t>
      </w:r>
      <w:r w:rsidRPr="00E0746D">
        <w:tab/>
      </w:r>
      <w:r>
        <w:t>F</w:t>
      </w:r>
      <w:r w:rsidRPr="00E0746D">
        <w:t xml:space="preserve">rom </w:t>
      </w:r>
      <w:r w:rsidRPr="00E0746D">
        <w:rPr>
          <w:bCs/>
        </w:rPr>
        <w:t>12 June 2010 (</w:t>
      </w:r>
      <w:r w:rsidRPr="00E0746D">
        <w:t>36 months from the entry into force of Supplement 3 to the 03 series of amendments) shall grant approvals only if the vehicle type to be approved meets the requirements of this Regulation as amended</w:t>
      </w:r>
      <w:r>
        <w:t xml:space="preserve"> </w:t>
      </w:r>
      <w:r w:rsidRPr="00E0746D">
        <w:t>by</w:t>
      </w:r>
      <w:r>
        <w:t xml:space="preserve"> </w:t>
      </w:r>
      <w:r w:rsidRPr="00E0746D">
        <w:t>Supplement</w:t>
      </w:r>
      <w:r>
        <w:t xml:space="preserve"> </w:t>
      </w:r>
      <w:r w:rsidRPr="00E0746D">
        <w:t>3 to the</w:t>
      </w:r>
      <w:r>
        <w:t xml:space="preserve"> </w:t>
      </w:r>
      <w:r w:rsidRPr="00E0746D">
        <w:t>03 series of amendments.</w:t>
      </w:r>
    </w:p>
    <w:p w:rsidR="00792FE1" w:rsidRPr="00E0746D" w:rsidRDefault="00792FE1" w:rsidP="00792FE1">
      <w:pPr>
        <w:spacing w:after="120" w:line="240" w:lineRule="auto"/>
        <w:ind w:left="2835" w:right="1133" w:hanging="567"/>
        <w:jc w:val="both"/>
      </w:pPr>
      <w:r w:rsidRPr="00E0746D">
        <w:t>(f)</w:t>
      </w:r>
      <w:r w:rsidRPr="00E0746D">
        <w:tab/>
      </w:r>
      <w:r>
        <w:t>U</w:t>
      </w:r>
      <w:r w:rsidRPr="00E0746D">
        <w:t xml:space="preserve">p to 11 January 2010 (18 months after the official date of entry into force of </w:t>
      </w:r>
      <w:r w:rsidRPr="00E0746D">
        <w:rPr>
          <w:bCs/>
        </w:rPr>
        <w:t xml:space="preserve">Supplement 4 to the 03 series of amendments) </w:t>
      </w:r>
      <w:r w:rsidRPr="00E0746D">
        <w:t>shall continue to grant approvals to new vehicle types which do not meet the requirements on vertical orientation of front fog lamps (paragraph</w:t>
      </w:r>
      <w:r>
        <w:t> </w:t>
      </w:r>
      <w:r w:rsidRPr="00E0746D">
        <w:t>6.3.6.1.1.) and/or on direction indicator operating tell-tale (paragraph</w:t>
      </w:r>
      <w:r>
        <w:t> </w:t>
      </w:r>
      <w:r w:rsidRPr="00E0746D">
        <w:t>6.5.8.) and/or on daytime running lamps switching off (paragraph</w:t>
      </w:r>
      <w:r>
        <w:t> </w:t>
      </w:r>
      <w:r w:rsidRPr="00E0746D">
        <w:t>6.19.7.3.).</w:t>
      </w:r>
    </w:p>
    <w:p w:rsidR="00792FE1" w:rsidRPr="00E0746D" w:rsidRDefault="00792FE1" w:rsidP="00792FE1">
      <w:pPr>
        <w:spacing w:after="120" w:line="240" w:lineRule="auto"/>
        <w:ind w:left="2835" w:right="1133" w:hanging="567"/>
        <w:jc w:val="both"/>
      </w:pPr>
      <w:r w:rsidRPr="00E0746D">
        <w:t>(g)</w:t>
      </w:r>
      <w:r w:rsidRPr="00E0746D">
        <w:tab/>
      </w:r>
      <w:r>
        <w:t>U</w:t>
      </w:r>
      <w:r w:rsidRPr="00E0746D">
        <w:t>p to 10 October 2011 (60 month after the official date of entry into force) shall continue to grant approvals to new vehicle types which do not meet the requirements on cumulative length of conspicuity markings (paragraph 6.21.4.1.3.).</w:t>
      </w:r>
      <w:r w:rsidR="00DE410A">
        <w:t xml:space="preserve"> </w:t>
      </w:r>
      <w:r w:rsidR="00DF4DC6">
        <w:rPr>
          <w:rStyle w:val="a3"/>
        </w:rPr>
        <w:footnoteReference w:id="22"/>
      </w:r>
    </w:p>
    <w:p w:rsidR="00792FE1" w:rsidRPr="00E0746D" w:rsidRDefault="00792FE1" w:rsidP="00923584">
      <w:pPr>
        <w:keepNext/>
        <w:keepLines/>
        <w:spacing w:after="120" w:line="240" w:lineRule="auto"/>
        <w:ind w:left="2268" w:right="1134" w:hanging="1134"/>
        <w:jc w:val="both"/>
      </w:pPr>
      <w:r w:rsidRPr="00E0746D">
        <w:rPr>
          <w:bCs/>
        </w:rPr>
        <w:t>12.3.</w:t>
      </w:r>
      <w:r w:rsidRPr="00E0746D">
        <w:tab/>
        <w:t>Transitional provisions applicable to 04 series of amendments.</w:t>
      </w:r>
    </w:p>
    <w:p w:rsidR="00792FE1" w:rsidRPr="00E0746D" w:rsidRDefault="00792FE1" w:rsidP="00923584">
      <w:pPr>
        <w:keepNext/>
        <w:keepLines/>
        <w:spacing w:after="120" w:line="240" w:lineRule="auto"/>
        <w:ind w:left="2268" w:right="1134"/>
        <w:jc w:val="both"/>
      </w:pPr>
      <w:r w:rsidRPr="00E0746D">
        <w:t>Contracting Parties applying this Regulation:</w:t>
      </w:r>
    </w:p>
    <w:p w:rsidR="00792FE1" w:rsidRPr="00E0746D" w:rsidRDefault="00792FE1" w:rsidP="00923584">
      <w:pPr>
        <w:keepNext/>
        <w:keepLines/>
        <w:spacing w:after="120" w:line="240" w:lineRule="auto"/>
        <w:ind w:left="2835" w:right="1134" w:hanging="567"/>
        <w:jc w:val="both"/>
      </w:pPr>
      <w:r w:rsidRPr="00E0746D">
        <w:t>(a)</w:t>
      </w:r>
      <w:r w:rsidRPr="00E0746D">
        <w:tab/>
      </w:r>
      <w:r>
        <w:t>F</w:t>
      </w:r>
      <w:r w:rsidRPr="00E0746D">
        <w:t xml:space="preserve">rom </w:t>
      </w:r>
      <w:r w:rsidRPr="00E0746D">
        <w:rPr>
          <w:bCs/>
        </w:rPr>
        <w:t xml:space="preserve">07 February 2011 </w:t>
      </w:r>
      <w:r w:rsidRPr="00E0746D">
        <w:t>for vehicles of categories M</w:t>
      </w:r>
      <w:r w:rsidRPr="00E0746D">
        <w:rPr>
          <w:vertAlign w:val="subscript"/>
        </w:rPr>
        <w:t>1</w:t>
      </w:r>
      <w:r w:rsidRPr="00E0746D">
        <w:t xml:space="preserve"> and N</w:t>
      </w:r>
      <w:r w:rsidRPr="00E0746D">
        <w:rPr>
          <w:vertAlign w:val="subscript"/>
        </w:rPr>
        <w:t>1</w:t>
      </w:r>
      <w:r w:rsidRPr="00E0746D">
        <w:t xml:space="preserve">, and from </w:t>
      </w:r>
      <w:r w:rsidRPr="00E0746D">
        <w:rPr>
          <w:bCs/>
        </w:rPr>
        <w:t>07 August 2012</w:t>
      </w:r>
      <w:r w:rsidRPr="00E0746D">
        <w:t xml:space="preserve"> for vehicles of other categories </w:t>
      </w:r>
      <w:r w:rsidRPr="00E0746D">
        <w:rPr>
          <w:bCs/>
        </w:rPr>
        <w:t xml:space="preserve">(respectively </w:t>
      </w:r>
      <w:r w:rsidRPr="00E0746D">
        <w:t>30 and 48 months after the official date of entry into force) shall grant approvals only if the vehicle type to be approved meets the requirements of this Regulation as amended by the</w:t>
      </w:r>
      <w:r>
        <w:t xml:space="preserve"> </w:t>
      </w:r>
      <w:r w:rsidRPr="00E0746D">
        <w:t>04</w:t>
      </w:r>
      <w:r>
        <w:t xml:space="preserve"> </w:t>
      </w:r>
      <w:r w:rsidRPr="00E0746D">
        <w:t>series of amendments.</w:t>
      </w:r>
    </w:p>
    <w:p w:rsidR="00792FE1" w:rsidRPr="00E0746D" w:rsidRDefault="00792FE1" w:rsidP="00792FE1">
      <w:pPr>
        <w:spacing w:after="120" w:line="240" w:lineRule="auto"/>
        <w:ind w:left="2835" w:right="1133" w:hanging="567"/>
        <w:jc w:val="both"/>
      </w:pPr>
      <w:r w:rsidRPr="00E0746D">
        <w:t>(b)</w:t>
      </w:r>
      <w:r w:rsidRPr="00E0746D">
        <w:tab/>
      </w:r>
      <w:r>
        <w:t>A</w:t>
      </w:r>
      <w:r w:rsidRPr="00E0746D">
        <w:t>fter 22 July 2009 (date of entry into force of Supplement 2 to the 04 series of amendments) shall continue to grant approvals to vehicle types which do not meet the requirements of paragraph 5.2.1. as amended by the Supplement 2 to 04</w:t>
      </w:r>
      <w:r>
        <w:t xml:space="preserve"> </w:t>
      </w:r>
      <w:r w:rsidRPr="00E0746D">
        <w:t>series of amendments if they are fitted with headlamps approved to Regulation</w:t>
      </w:r>
      <w:r>
        <w:t xml:space="preserve"> </w:t>
      </w:r>
      <w:r w:rsidRPr="00E0746D">
        <w:t>No.</w:t>
      </w:r>
      <w:r>
        <w:t xml:space="preserve"> </w:t>
      </w:r>
      <w:r w:rsidRPr="00E0746D">
        <w:t>98</w:t>
      </w:r>
      <w:r>
        <w:t xml:space="preserve"> </w:t>
      </w:r>
      <w:r w:rsidRPr="00E0746D">
        <w:t>(prior to Supplement 9) or Regulati</w:t>
      </w:r>
      <w:r>
        <w:t xml:space="preserve">on No. 112 (prior to Supplement </w:t>
      </w:r>
      <w:r w:rsidRPr="00E0746D">
        <w:t>8).</w:t>
      </w:r>
    </w:p>
    <w:p w:rsidR="00792FE1" w:rsidRPr="00E0746D" w:rsidRDefault="00792FE1" w:rsidP="00792FE1">
      <w:pPr>
        <w:spacing w:after="120" w:line="240" w:lineRule="auto"/>
        <w:ind w:left="2835" w:right="1133" w:hanging="567"/>
        <w:jc w:val="both"/>
      </w:pPr>
      <w:r w:rsidRPr="00E0746D">
        <w:t>(c)</w:t>
      </w:r>
      <w:r w:rsidRPr="00E0746D">
        <w:tab/>
      </w:r>
      <w:r>
        <w:t>F</w:t>
      </w:r>
      <w:r w:rsidRPr="00E0746D">
        <w:t>rom 24 October 2012 (36 months from the entry into force of Supplement 3 to the 04 series of amendments) shall grant approvals only if the vehicle type to be approved meets the requirements on voltage limitation of paragraphs 3.2.7. and 5.27 to 5.27.4. of this Regulation as amended by Supplement 3 to the 04 series of amendments.</w:t>
      </w:r>
    </w:p>
    <w:p w:rsidR="00792FE1" w:rsidRPr="00E0746D" w:rsidRDefault="00792FE1" w:rsidP="00792FE1">
      <w:pPr>
        <w:tabs>
          <w:tab w:val="left" w:pos="2268"/>
        </w:tabs>
        <w:spacing w:after="120" w:line="240" w:lineRule="auto"/>
        <w:ind w:left="2835" w:right="1133" w:hanging="567"/>
        <w:jc w:val="both"/>
      </w:pPr>
      <w:r w:rsidRPr="00E0746D">
        <w:t>(d)</w:t>
      </w:r>
      <w:r w:rsidRPr="00E0746D">
        <w:tab/>
      </w:r>
      <w:r>
        <w:t>U</w:t>
      </w:r>
      <w:r w:rsidRPr="00E0746D">
        <w:t>p to 07 February 2011 for vehicles of categories M</w:t>
      </w:r>
      <w:r w:rsidRPr="00E0746D">
        <w:rPr>
          <w:vertAlign w:val="subscript"/>
        </w:rPr>
        <w:t>1</w:t>
      </w:r>
      <w:r w:rsidRPr="00E0746D">
        <w:t xml:space="preserve"> and N</w:t>
      </w:r>
      <w:r w:rsidRPr="00E0746D">
        <w:rPr>
          <w:vertAlign w:val="subscript"/>
        </w:rPr>
        <w:t>1</w:t>
      </w:r>
      <w:r w:rsidRPr="00E0746D">
        <w:t xml:space="preserve"> and to 07</w:t>
      </w:r>
      <w:r>
        <w:t> </w:t>
      </w:r>
      <w:r w:rsidRPr="00E0746D">
        <w:t xml:space="preserve">August 2012 for vehicles of other categories (respectively 30 and 48 months after the official date of entry into force of </w:t>
      </w:r>
      <w:r w:rsidRPr="00E0746D">
        <w:rPr>
          <w:bCs/>
        </w:rPr>
        <w:t xml:space="preserve">Supplement 2 to the 04 series of amendments) </w:t>
      </w:r>
      <w:r w:rsidRPr="00E0746D">
        <w:t>shall continue to grant approvals to new vehicle types which do not meet the requirements on switching OFF of daytime running lamps reciprocally incorporated with front direction indicator lamps (paragraph 6.19.7.6.).</w:t>
      </w:r>
    </w:p>
    <w:p w:rsidR="00792FE1" w:rsidRPr="00E0746D" w:rsidRDefault="00792FE1" w:rsidP="00792FE1">
      <w:pPr>
        <w:spacing w:after="120" w:line="240" w:lineRule="auto"/>
        <w:ind w:left="2268" w:right="1133" w:hanging="1134"/>
        <w:jc w:val="both"/>
      </w:pPr>
      <w:r w:rsidRPr="00E0746D">
        <w:rPr>
          <w:bCs/>
        </w:rPr>
        <w:t>12.3.1.</w:t>
      </w:r>
      <w:r w:rsidRPr="00E0746D">
        <w:tab/>
        <w:t>Notwithstanding the transitional provisions above, Contracting Parties whose application of Regulation No.</w:t>
      </w:r>
      <w:r>
        <w:t xml:space="preserve"> </w:t>
      </w:r>
      <w:r w:rsidRPr="00E0746D">
        <w:t xml:space="preserve">112 comes into force after </w:t>
      </w:r>
      <w:r w:rsidRPr="00E0746D">
        <w:rPr>
          <w:bCs/>
        </w:rPr>
        <w:t>07 August 2008</w:t>
      </w:r>
      <w:r w:rsidRPr="00E0746D">
        <w:t xml:space="preserve"> (date of entry into force of the 04 series of amendments to the present Regulation) are not obliged to accept approvals if the vehicle type to be approved does not meet the requirements of paragraph 6.1.2. and 6.2.2. </w:t>
      </w:r>
      <w:r>
        <w:t xml:space="preserve">of this Regulation </w:t>
      </w:r>
      <w:r w:rsidRPr="00E0746D">
        <w:t>as amended by the 04 series of amendments to this Regulation with regard to Regulation No. 112.</w:t>
      </w:r>
    </w:p>
    <w:p w:rsidR="00792FE1" w:rsidRPr="00E0746D" w:rsidRDefault="00792FE1" w:rsidP="00792FE1">
      <w:pPr>
        <w:spacing w:after="120" w:line="240" w:lineRule="auto"/>
        <w:ind w:left="2268" w:right="1133" w:hanging="1134"/>
        <w:jc w:val="both"/>
      </w:pPr>
      <w:r w:rsidRPr="00E0746D">
        <w:rPr>
          <w:bCs/>
        </w:rPr>
        <w:t>12.4.</w:t>
      </w:r>
      <w:r w:rsidRPr="00E0746D">
        <w:tab/>
        <w:t>Transitional provisions applicable to 05 series of amendments.</w:t>
      </w:r>
    </w:p>
    <w:p w:rsidR="00792FE1" w:rsidRPr="00E0746D" w:rsidRDefault="00792FE1" w:rsidP="00792FE1">
      <w:pPr>
        <w:spacing w:after="120" w:line="240" w:lineRule="auto"/>
        <w:ind w:left="2268" w:right="1133"/>
        <w:jc w:val="both"/>
      </w:pPr>
      <w:r w:rsidRPr="00E0746D">
        <w:t>Contracting Parties applying this Regulation:</w:t>
      </w:r>
    </w:p>
    <w:p w:rsidR="00792FE1" w:rsidRPr="00E0746D" w:rsidRDefault="00792FE1" w:rsidP="00792FE1">
      <w:pPr>
        <w:spacing w:after="120" w:line="240" w:lineRule="auto"/>
        <w:ind w:left="2835" w:right="1133" w:hanging="567"/>
        <w:jc w:val="both"/>
      </w:pPr>
      <w:r w:rsidRPr="00E0746D">
        <w:t>(a)</w:t>
      </w:r>
      <w:r w:rsidRPr="00E0746D">
        <w:tab/>
      </w:r>
      <w:r>
        <w:t>F</w:t>
      </w:r>
      <w:r w:rsidRPr="00E0746D">
        <w:t xml:space="preserve">rom </w:t>
      </w:r>
      <w:r w:rsidRPr="00E0746D">
        <w:rPr>
          <w:bCs/>
        </w:rPr>
        <w:t>30 January 2015 (</w:t>
      </w:r>
      <w:r w:rsidRPr="00E0746D">
        <w:t>48 months from the official date of entry into force</w:t>
      </w:r>
      <w:r w:rsidRPr="00E0746D">
        <w:rPr>
          <w:bCs/>
        </w:rPr>
        <w:t>)</w:t>
      </w:r>
      <w:r w:rsidRPr="00E0746D">
        <w:t xml:space="preserve"> shall grant approvals only if the vehicle type to be approved meets the requirements of this Regulation as amended by the 05 series of amendments.</w:t>
      </w:r>
    </w:p>
    <w:p w:rsidR="00792FE1" w:rsidRPr="00E0746D" w:rsidRDefault="00792FE1" w:rsidP="00792FE1">
      <w:pPr>
        <w:spacing w:after="120" w:line="240" w:lineRule="auto"/>
        <w:ind w:left="2835" w:right="1133" w:hanging="567"/>
        <w:jc w:val="both"/>
      </w:pPr>
      <w:r w:rsidRPr="00E0746D">
        <w:t>(b)</w:t>
      </w:r>
      <w:r w:rsidRPr="00E0746D">
        <w:tab/>
      </w:r>
      <w:r>
        <w:t>U</w:t>
      </w:r>
      <w:r w:rsidRPr="00E0746D">
        <w:t xml:space="preserve">ntil </w:t>
      </w:r>
      <w:r w:rsidRPr="00E0746D">
        <w:rPr>
          <w:bCs/>
        </w:rPr>
        <w:t>30 July 2016</w:t>
      </w:r>
      <w:r w:rsidRPr="00E0746D">
        <w:t xml:space="preserve"> for new vehicles types of categories M</w:t>
      </w:r>
      <w:r w:rsidRPr="00E0746D">
        <w:rPr>
          <w:vertAlign w:val="subscript"/>
        </w:rPr>
        <w:t>1</w:t>
      </w:r>
      <w:r w:rsidRPr="00E0746D">
        <w:t xml:space="preserve"> and N</w:t>
      </w:r>
      <w:r w:rsidRPr="00E0746D">
        <w:rPr>
          <w:vertAlign w:val="subscript"/>
        </w:rPr>
        <w:t>1</w:t>
      </w:r>
      <w:r>
        <w:t xml:space="preserve"> and until 30 January 2018</w:t>
      </w:r>
      <w:r w:rsidRPr="00E0746D">
        <w:t xml:space="preserve"> for new vehicle types of other categories (respectively 66 and 84 months after the official date of entry into force) shall grant approvals if the new vehicle type to be approved </w:t>
      </w:r>
      <w:r w:rsidRPr="00E2649A">
        <w:t xml:space="preserve">meets the requirements of </w:t>
      </w:r>
      <w:r w:rsidRPr="0018547C">
        <w:t>one or more of</w:t>
      </w:r>
      <w:r w:rsidRPr="00E2649A">
        <w:t xml:space="preserve"> paragraphs </w:t>
      </w:r>
      <w:r w:rsidRPr="00E2649A">
        <w:rPr>
          <w:bCs/>
          <w:lang w:eastAsia="ja-JP"/>
        </w:rPr>
        <w:t>6.2.7.6.2.</w:t>
      </w:r>
      <w:r w:rsidRPr="00E2649A">
        <w:rPr>
          <w:lang w:eastAsia="ja-JP"/>
        </w:rPr>
        <w:t xml:space="preserve"> or</w:t>
      </w:r>
      <w:r w:rsidRPr="00E0746D">
        <w:rPr>
          <w:lang w:eastAsia="ja-JP"/>
        </w:rPr>
        <w:t xml:space="preserve"> </w:t>
      </w:r>
      <w:r w:rsidRPr="00E0746D">
        <w:t>6.2.7.6.3. to 6.2.7.6.3.3. instead of those of paragraph 6.2.7.6.1. of this Regulation as amended by the 05 series of amendments.</w:t>
      </w:r>
    </w:p>
    <w:p w:rsidR="00792FE1" w:rsidRPr="00E0746D" w:rsidRDefault="00792FE1" w:rsidP="00923584">
      <w:pPr>
        <w:keepNext/>
        <w:keepLines/>
        <w:spacing w:after="120" w:line="240" w:lineRule="auto"/>
        <w:ind w:left="2268" w:right="1133" w:hanging="1134"/>
        <w:jc w:val="both"/>
      </w:pPr>
      <w:r w:rsidRPr="00E0746D">
        <w:rPr>
          <w:bCs/>
        </w:rPr>
        <w:t>12.5.</w:t>
      </w:r>
      <w:r w:rsidRPr="00E0746D">
        <w:tab/>
        <w:t>Transitional provisions applicable to 06 series of amendments.</w:t>
      </w:r>
    </w:p>
    <w:p w:rsidR="00792FE1" w:rsidRPr="00E0746D" w:rsidRDefault="00792FE1" w:rsidP="00923584">
      <w:pPr>
        <w:keepNext/>
        <w:keepLines/>
        <w:spacing w:after="120" w:line="240" w:lineRule="auto"/>
        <w:ind w:left="2268" w:right="1133"/>
        <w:jc w:val="both"/>
      </w:pPr>
      <w:r w:rsidRPr="00E0746D">
        <w:t>Contracting Parties applying this Regulation:</w:t>
      </w:r>
    </w:p>
    <w:p w:rsidR="00553CD9" w:rsidRPr="00553CD9" w:rsidRDefault="00792FE1" w:rsidP="00923584">
      <w:pPr>
        <w:pStyle w:val="para"/>
        <w:keepNext/>
        <w:keepLines/>
        <w:ind w:firstLine="0"/>
      </w:pPr>
      <w:r>
        <w:t>F</w:t>
      </w:r>
      <w:r w:rsidRPr="00E0746D">
        <w:t>rom 18 November 2017 (60 month after the date of entry into force) shall grant approvals only if the vehicle type to be approved meets the requirements of this Regulation as amended by the 06 series of amendments.</w:t>
      </w:r>
    </w:p>
    <w:p w:rsidR="00553CD9" w:rsidRDefault="00553CD9" w:rsidP="005E0D9C">
      <w:pPr>
        <w:pStyle w:val="para"/>
      </w:pPr>
    </w:p>
    <w:p w:rsidR="00553CD9" w:rsidRDefault="00553CD9" w:rsidP="005E0D9C">
      <w:pPr>
        <w:pStyle w:val="para"/>
        <w:sectPr w:rsidR="00553CD9" w:rsidSect="007310FE">
          <w:headerReference w:type="even" r:id="rId23"/>
          <w:headerReference w:type="default" r:id="rId24"/>
          <w:footerReference w:type="even" r:id="rId25"/>
          <w:headerReference w:type="first" r:id="rId26"/>
          <w:footerReference w:type="first" r:id="rId27"/>
          <w:footnotePr>
            <w:numRestart w:val="eachSect"/>
          </w:footnotePr>
          <w:endnotePr>
            <w:numFmt w:val="decimal"/>
          </w:endnotePr>
          <w:pgSz w:w="11907" w:h="16840" w:code="9"/>
          <w:pgMar w:top="1701" w:right="1134" w:bottom="2268" w:left="1134" w:header="1134" w:footer="1701" w:gutter="0"/>
          <w:cols w:space="720"/>
          <w:titlePg/>
          <w:docGrid w:linePitch="272"/>
        </w:sectPr>
      </w:pPr>
    </w:p>
    <w:p w:rsidR="00760A75" w:rsidRPr="003406B0" w:rsidRDefault="00760A75" w:rsidP="00760A75">
      <w:pPr>
        <w:pStyle w:val="HChG"/>
        <w:rPr>
          <w:lang w:val="fr-FR"/>
        </w:rPr>
      </w:pPr>
      <w:bookmarkStart w:id="23" w:name="_Toc338161446"/>
      <w:r w:rsidRPr="003406B0">
        <w:rPr>
          <w:lang w:val="fr-FR"/>
        </w:rPr>
        <w:t>Annex 1</w:t>
      </w:r>
      <w:bookmarkEnd w:id="23"/>
    </w:p>
    <w:p w:rsidR="00760A75" w:rsidRPr="003406B0" w:rsidRDefault="00760A75" w:rsidP="00760A75">
      <w:pPr>
        <w:pStyle w:val="HChG"/>
        <w:rPr>
          <w:lang w:val="fr-FR"/>
        </w:rPr>
      </w:pPr>
      <w:r w:rsidRPr="003406B0">
        <w:rPr>
          <w:lang w:val="fr-FR"/>
        </w:rPr>
        <w:tab/>
      </w:r>
      <w:r w:rsidRPr="003406B0">
        <w:rPr>
          <w:lang w:val="fr-FR"/>
        </w:rPr>
        <w:tab/>
      </w:r>
      <w:bookmarkStart w:id="24" w:name="_Toc338161447"/>
      <w:r w:rsidRPr="003406B0">
        <w:rPr>
          <w:lang w:val="fr-FR"/>
        </w:rPr>
        <w:t>Communication</w:t>
      </w:r>
      <w:bookmarkEnd w:id="24"/>
    </w:p>
    <w:p w:rsidR="00760A75" w:rsidRPr="003406B0" w:rsidRDefault="00760A75" w:rsidP="00760A75">
      <w:pPr>
        <w:ind w:left="567" w:right="1139" w:firstLine="567"/>
        <w:rPr>
          <w:lang w:val="fr-FR"/>
        </w:rPr>
      </w:pPr>
      <w:r w:rsidRPr="003406B0">
        <w:rPr>
          <w:lang w:val="fr-FR"/>
        </w:rPr>
        <w:t>(maximum format: A4 (210 x 297 mm))</w:t>
      </w:r>
    </w:p>
    <w:p w:rsidR="00760A75" w:rsidRPr="003406B0" w:rsidRDefault="00FF1DA4" w:rsidP="00760A75">
      <w:pPr>
        <w:ind w:right="1139"/>
        <w:rPr>
          <w:lang w:val="fr-FR"/>
        </w:rPr>
      </w:pPr>
      <w:r>
        <w:rPr>
          <w:noProof/>
          <w:lang w:val="en-US" w:eastAsia="ko-KR"/>
        </w:rPr>
        <mc:AlternateContent>
          <mc:Choice Requires="wps">
            <w:drawing>
              <wp:anchor distT="0" distB="0" distL="114300" distR="114300" simplePos="0" relativeHeight="251606016" behindDoc="0" locked="0" layoutInCell="1" allowOverlap="1">
                <wp:simplePos x="0" y="0"/>
                <wp:positionH relativeFrom="column">
                  <wp:posOffset>2730500</wp:posOffset>
                </wp:positionH>
                <wp:positionV relativeFrom="paragraph">
                  <wp:posOffset>114300</wp:posOffset>
                </wp:positionV>
                <wp:extent cx="3471545" cy="914400"/>
                <wp:effectExtent l="0" t="0" r="0" b="0"/>
                <wp:wrapNone/>
                <wp:docPr id="6"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1545"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3406B0" w:rsidRDefault="003E578D" w:rsidP="00760A75">
                            <w:pPr>
                              <w:tabs>
                                <w:tab w:val="left" w:pos="-720"/>
                                <w:tab w:val="left" w:pos="0"/>
                                <w:tab w:val="left" w:pos="680"/>
                                <w:tab w:val="left" w:pos="1394"/>
                                <w:tab w:val="left" w:pos="1707"/>
                                <w:tab w:val="left" w:pos="2114"/>
                                <w:tab w:val="left" w:pos="2834"/>
                                <w:tab w:val="left" w:pos="3554"/>
                                <w:tab w:val="left" w:pos="4682"/>
                                <w:tab w:val="left" w:pos="4988"/>
                                <w:tab w:val="left" w:pos="5703"/>
                                <w:tab w:val="left" w:pos="6423"/>
                                <w:tab w:val="left" w:pos="7143"/>
                                <w:tab w:val="left" w:pos="7857"/>
                                <w:tab w:val="left" w:pos="8577"/>
                              </w:tabs>
                              <w:ind w:left="2835" w:hanging="2126"/>
                            </w:pPr>
                            <w:r>
                              <w:t>issued by:</w:t>
                            </w:r>
                            <w:r w:rsidRPr="003406B0">
                              <w:tab/>
                            </w:r>
                            <w:r w:rsidRPr="003406B0">
                              <w:tab/>
                            </w:r>
                            <w:r>
                              <w:t>Name of administration:</w:t>
                            </w:r>
                          </w:p>
                          <w:p w:rsidR="003E578D" w:rsidRDefault="003E578D" w:rsidP="00760A75">
                            <w:pPr>
                              <w:tabs>
                                <w:tab w:val="left" w:pos="-720"/>
                                <w:tab w:val="left" w:pos="0"/>
                                <w:tab w:val="left" w:pos="680"/>
                                <w:tab w:val="left" w:pos="1394"/>
                                <w:tab w:val="left" w:pos="1707"/>
                                <w:tab w:val="left" w:pos="2114"/>
                                <w:tab w:val="left" w:pos="2834"/>
                                <w:tab w:val="left" w:pos="3554"/>
                                <w:tab w:val="left" w:pos="4682"/>
                                <w:tab w:val="left" w:pos="4988"/>
                                <w:tab w:val="left" w:pos="5703"/>
                                <w:tab w:val="left" w:pos="6423"/>
                                <w:tab w:val="left" w:pos="7143"/>
                                <w:tab w:val="left" w:pos="7857"/>
                                <w:tab w:val="left" w:pos="8577"/>
                              </w:tabs>
                              <w:ind w:left="2835" w:hanging="675"/>
                              <w:rPr>
                                <w:lang w:val="fr-FR"/>
                              </w:rPr>
                            </w:pPr>
                            <w:r>
                              <w:rPr>
                                <w:lang w:val="fr-FR"/>
                              </w:rPr>
                              <w:t>......................................</w:t>
                            </w:r>
                          </w:p>
                          <w:p w:rsidR="003E578D" w:rsidRDefault="003E578D" w:rsidP="00760A75">
                            <w:pPr>
                              <w:tabs>
                                <w:tab w:val="left" w:pos="-720"/>
                                <w:tab w:val="left" w:pos="0"/>
                                <w:tab w:val="left" w:pos="680"/>
                                <w:tab w:val="left" w:pos="1394"/>
                                <w:tab w:val="left" w:pos="1707"/>
                                <w:tab w:val="left" w:pos="2114"/>
                                <w:tab w:val="left" w:pos="2834"/>
                                <w:tab w:val="left" w:pos="3554"/>
                                <w:tab w:val="left" w:pos="4682"/>
                                <w:tab w:val="left" w:pos="4988"/>
                                <w:tab w:val="left" w:pos="5703"/>
                                <w:tab w:val="left" w:pos="6423"/>
                                <w:tab w:val="left" w:pos="7143"/>
                                <w:tab w:val="left" w:pos="7857"/>
                                <w:tab w:val="left" w:pos="8577"/>
                              </w:tabs>
                              <w:ind w:firstLine="2160"/>
                              <w:rPr>
                                <w:lang w:val="fr-FR"/>
                              </w:rPr>
                            </w:pPr>
                            <w:r>
                              <w:rPr>
                                <w:lang w:val="fr-FR"/>
                              </w:rPr>
                              <w:t>......................................</w:t>
                            </w:r>
                          </w:p>
                          <w:p w:rsidR="003E578D" w:rsidRDefault="003E578D" w:rsidP="00760A75">
                            <w:pPr>
                              <w:tabs>
                                <w:tab w:val="left" w:pos="-720"/>
                                <w:tab w:val="left" w:pos="0"/>
                                <w:tab w:val="left" w:pos="680"/>
                                <w:tab w:val="left" w:pos="1394"/>
                                <w:tab w:val="left" w:pos="1707"/>
                                <w:tab w:val="left" w:pos="2114"/>
                                <w:tab w:val="left" w:pos="2834"/>
                                <w:tab w:val="left" w:pos="3554"/>
                                <w:tab w:val="left" w:pos="4682"/>
                                <w:tab w:val="left" w:pos="4988"/>
                                <w:tab w:val="left" w:pos="5703"/>
                                <w:tab w:val="left" w:pos="6423"/>
                                <w:tab w:val="left" w:pos="7143"/>
                                <w:tab w:val="left" w:pos="7857"/>
                                <w:tab w:val="left" w:pos="8577"/>
                              </w:tabs>
                              <w:ind w:firstLine="2160"/>
                              <w:rPr>
                                <w:lang w:val="fr-FR"/>
                              </w:rPr>
                            </w:pPr>
                            <w:r>
                              <w:rPr>
                                <w:lang w:val="fr-FR"/>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2" o:spid="_x0000_s1146" type="#_x0000_t202" style="position:absolute;margin-left:215pt;margin-top:9pt;width:273.35pt;height:1in;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" stroked="f">
                <v:textbox>
                  <w:txbxContent>
                    <w:p w:rsidR="003E578D" w:rsidRPr="003406B0" w:rsidRDefault="003E578D" w:rsidP="00760A75">
                      <w:pPr>
                        <w:tabs>
                          <w:tab w:val="left" w:pos="-720"/>
                          <w:tab w:val="left" w:pos="0"/>
                          <w:tab w:val="left" w:pos="680"/>
                          <w:tab w:val="left" w:pos="1394"/>
                          <w:tab w:val="left" w:pos="1707"/>
                          <w:tab w:val="left" w:pos="2114"/>
                          <w:tab w:val="left" w:pos="2834"/>
                          <w:tab w:val="left" w:pos="3554"/>
                          <w:tab w:val="left" w:pos="4682"/>
                          <w:tab w:val="left" w:pos="4988"/>
                          <w:tab w:val="left" w:pos="5703"/>
                          <w:tab w:val="left" w:pos="6423"/>
                          <w:tab w:val="left" w:pos="7143"/>
                          <w:tab w:val="left" w:pos="7857"/>
                          <w:tab w:val="left" w:pos="8577"/>
                        </w:tabs>
                        <w:ind w:left="2835" w:hanging="2126"/>
                      </w:pPr>
                      <w:r>
                        <w:t>issued by:</w:t>
                      </w:r>
                      <w:r w:rsidRPr="003406B0">
                        <w:tab/>
                      </w:r>
                      <w:r w:rsidRPr="003406B0">
                        <w:tab/>
                      </w:r>
                      <w:r>
                        <w:t>Name of administration:</w:t>
                      </w:r>
                    </w:p>
                    <w:p w:rsidR="003E578D" w:rsidRDefault="003E578D" w:rsidP="00760A75">
                      <w:pPr>
                        <w:tabs>
                          <w:tab w:val="left" w:pos="-720"/>
                          <w:tab w:val="left" w:pos="0"/>
                          <w:tab w:val="left" w:pos="680"/>
                          <w:tab w:val="left" w:pos="1394"/>
                          <w:tab w:val="left" w:pos="1707"/>
                          <w:tab w:val="left" w:pos="2114"/>
                          <w:tab w:val="left" w:pos="2834"/>
                          <w:tab w:val="left" w:pos="3554"/>
                          <w:tab w:val="left" w:pos="4682"/>
                          <w:tab w:val="left" w:pos="4988"/>
                          <w:tab w:val="left" w:pos="5703"/>
                          <w:tab w:val="left" w:pos="6423"/>
                          <w:tab w:val="left" w:pos="7143"/>
                          <w:tab w:val="left" w:pos="7857"/>
                          <w:tab w:val="left" w:pos="8577"/>
                        </w:tabs>
                        <w:ind w:left="2835" w:hanging="675"/>
                        <w:rPr>
                          <w:lang w:val="fr-FR"/>
                        </w:rPr>
                      </w:pPr>
                      <w:r>
                        <w:rPr>
                          <w:lang w:val="fr-FR"/>
                        </w:rPr>
                        <w:t>......................................</w:t>
                      </w:r>
                    </w:p>
                    <w:p w:rsidR="003E578D" w:rsidRDefault="003E578D" w:rsidP="00760A75">
                      <w:pPr>
                        <w:tabs>
                          <w:tab w:val="left" w:pos="-720"/>
                          <w:tab w:val="left" w:pos="0"/>
                          <w:tab w:val="left" w:pos="680"/>
                          <w:tab w:val="left" w:pos="1394"/>
                          <w:tab w:val="left" w:pos="1707"/>
                          <w:tab w:val="left" w:pos="2114"/>
                          <w:tab w:val="left" w:pos="2834"/>
                          <w:tab w:val="left" w:pos="3554"/>
                          <w:tab w:val="left" w:pos="4682"/>
                          <w:tab w:val="left" w:pos="4988"/>
                          <w:tab w:val="left" w:pos="5703"/>
                          <w:tab w:val="left" w:pos="6423"/>
                          <w:tab w:val="left" w:pos="7143"/>
                          <w:tab w:val="left" w:pos="7857"/>
                          <w:tab w:val="left" w:pos="8577"/>
                        </w:tabs>
                        <w:ind w:firstLine="2160"/>
                        <w:rPr>
                          <w:lang w:val="fr-FR"/>
                        </w:rPr>
                      </w:pPr>
                      <w:r>
                        <w:rPr>
                          <w:lang w:val="fr-FR"/>
                        </w:rPr>
                        <w:t>......................................</w:t>
                      </w:r>
                    </w:p>
                    <w:p w:rsidR="003E578D" w:rsidRDefault="003E578D" w:rsidP="00760A75">
                      <w:pPr>
                        <w:tabs>
                          <w:tab w:val="left" w:pos="-720"/>
                          <w:tab w:val="left" w:pos="0"/>
                          <w:tab w:val="left" w:pos="680"/>
                          <w:tab w:val="left" w:pos="1394"/>
                          <w:tab w:val="left" w:pos="1707"/>
                          <w:tab w:val="left" w:pos="2114"/>
                          <w:tab w:val="left" w:pos="2834"/>
                          <w:tab w:val="left" w:pos="3554"/>
                          <w:tab w:val="left" w:pos="4682"/>
                          <w:tab w:val="left" w:pos="4988"/>
                          <w:tab w:val="left" w:pos="5703"/>
                          <w:tab w:val="left" w:pos="6423"/>
                          <w:tab w:val="left" w:pos="7143"/>
                          <w:tab w:val="left" w:pos="7857"/>
                          <w:tab w:val="left" w:pos="8577"/>
                        </w:tabs>
                        <w:ind w:firstLine="2160"/>
                        <w:rPr>
                          <w:lang w:val="fr-FR"/>
                        </w:rPr>
                      </w:pPr>
                      <w:r>
                        <w:rPr>
                          <w:lang w:val="fr-FR"/>
                        </w:rPr>
                        <w:t>......................................</w:t>
                      </w:r>
                    </w:p>
                  </w:txbxContent>
                </v:textbox>
              </v:shape>
            </w:pict>
          </mc:Fallback>
        </mc:AlternateContent>
      </w:r>
    </w:p>
    <w:p w:rsidR="00760A75" w:rsidRPr="003406B0" w:rsidRDefault="00760A75" w:rsidP="00760A75">
      <w:pPr>
        <w:ind w:right="1139"/>
        <w:rPr>
          <w:lang w:val="fr-FR"/>
        </w:rPr>
      </w:pPr>
    </w:p>
    <w:p w:rsidR="00760A75" w:rsidRPr="003406B0" w:rsidRDefault="00760A75" w:rsidP="00760A75">
      <w:pPr>
        <w:ind w:left="1134" w:right="1139" w:firstLine="567"/>
        <w:rPr>
          <w:lang w:val="fr-FR"/>
        </w:rPr>
      </w:pPr>
    </w:p>
    <w:p w:rsidR="00760A75" w:rsidRDefault="00FF1DA4" w:rsidP="00760A75">
      <w:pPr>
        <w:ind w:left="1200" w:right="1139"/>
      </w:pPr>
      <w:r>
        <w:rPr>
          <w:noProof/>
          <w:lang w:val="en-US" w:eastAsia="ko-KR"/>
        </w:rPr>
        <mc:AlternateContent>
          <mc:Choice Requires="wps">
            <w:drawing>
              <wp:anchor distT="0" distB="0" distL="114300" distR="114300" simplePos="0" relativeHeight="251609088" behindDoc="0" locked="0" layoutInCell="1" allowOverlap="1">
                <wp:simplePos x="0" y="0"/>
                <wp:positionH relativeFrom="column">
                  <wp:posOffset>-1337310</wp:posOffset>
                </wp:positionH>
                <wp:positionV relativeFrom="paragraph">
                  <wp:posOffset>109855</wp:posOffset>
                </wp:positionV>
                <wp:extent cx="254000" cy="342900"/>
                <wp:effectExtent l="0" t="0" r="0" b="0"/>
                <wp:wrapNone/>
                <wp:docPr id="7" name="Text 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E0581D" w:rsidRDefault="003E578D" w:rsidP="00760A75">
                            <w:pPr>
                              <w:rPr>
                                <w:b/>
                              </w:rPr>
                            </w:pPr>
                            <w:r w:rsidRPr="00E0581D">
                              <w:rPr>
                                <w:b/>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1" o:spid="_x0000_s1147" type="#_x0000_t202" style="position:absolute;left:0;text-align:left;margin-left:-105.3pt;margin-top:8.65pt;width:20pt;height:27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" stroked="f">
                <v:textbox>
                  <w:txbxContent>
                    <w:p w:rsidR="003E578D" w:rsidRPr="00E0581D" w:rsidRDefault="003E578D" w:rsidP="00760A75">
                      <w:pPr>
                        <w:rPr>
                          <w:b/>
                        </w:rPr>
                      </w:pPr>
                      <w:r w:rsidRPr="00E0581D">
                        <w:rPr>
                          <w:b/>
                        </w:rPr>
                        <w:t>1</w:t>
                      </w:r>
                    </w:p>
                  </w:txbxContent>
                </v:textbox>
              </v:shape>
            </w:pict>
          </mc:Fallback>
        </mc:AlternateContent>
      </w:r>
      <w:r>
        <w:rPr>
          <w:noProof/>
          <w:lang w:val="en-US" w:eastAsia="ko-KR"/>
        </w:rPr>
        <mc:AlternateContent>
          <mc:Choice Requires="wps">
            <w:drawing>
              <wp:anchor distT="0" distB="0" distL="114300" distR="114300" simplePos="0" relativeHeight="251608064" behindDoc="0" locked="0" layoutInCell="1" allowOverlap="1">
                <wp:simplePos x="0" y="0"/>
                <wp:positionH relativeFrom="column">
                  <wp:posOffset>-1440180</wp:posOffset>
                </wp:positionH>
                <wp:positionV relativeFrom="paragraph">
                  <wp:posOffset>92710</wp:posOffset>
                </wp:positionV>
                <wp:extent cx="254000" cy="342900"/>
                <wp:effectExtent l="0" t="0" r="0" b="0"/>
                <wp:wrapNone/>
                <wp:docPr id="8" name="Text Box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E0581D" w:rsidRDefault="003E578D" w:rsidP="00760A75">
                            <w:pPr>
                              <w:rPr>
                                <w:b/>
                              </w:rPr>
                            </w:pPr>
                            <w:r w:rsidRPr="00E0581D">
                              <w:rPr>
                                <w:b/>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0" o:spid="_x0000_s1148" type="#_x0000_t202" style="position:absolute;left:0;text-align:left;margin-left:-113.4pt;margin-top:7.3pt;width:20pt;height:27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" stroked="f">
                <v:textbox>
                  <w:txbxContent>
                    <w:p w:rsidR="003E578D" w:rsidRPr="00E0581D" w:rsidRDefault="003E578D" w:rsidP="00760A75">
                      <w:pPr>
                        <w:rPr>
                          <w:b/>
                        </w:rPr>
                      </w:pPr>
                      <w:r w:rsidRPr="00E0581D">
                        <w:rPr>
                          <w:b/>
                        </w:rPr>
                        <w:t>1</w:t>
                      </w:r>
                    </w:p>
                  </w:txbxContent>
                </v:textbox>
              </v:shape>
            </w:pict>
          </mc:Fallback>
        </mc:AlternateContent>
      </w:r>
      <w:r>
        <w:rPr>
          <w:noProof/>
          <w:lang w:val="en-US" w:eastAsia="ko-KR"/>
        </w:rPr>
        <w:drawing>
          <wp:inline distT="0" distB="0" distL="0" distR="0">
            <wp:extent cx="908050" cy="908050"/>
            <wp:effectExtent l="0" t="0" r="6350" b="6350"/>
            <wp:docPr id="9"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0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inline>
        </w:drawing>
      </w:r>
    </w:p>
    <w:p w:rsidR="00760A75" w:rsidRPr="009067A6" w:rsidRDefault="00760A75" w:rsidP="00760A75">
      <w:pPr>
        <w:ind w:right="1139"/>
        <w:rPr>
          <w:color w:val="FFFFFF"/>
        </w:rPr>
      </w:pPr>
      <w:r w:rsidRPr="009067A6">
        <w:rPr>
          <w:rStyle w:val="a3"/>
          <w:color w:val="FFFFFF"/>
        </w:rPr>
        <w:footnoteReference w:id="23"/>
      </w:r>
    </w:p>
    <w:p w:rsidR="00760A75" w:rsidRPr="009067A6" w:rsidRDefault="00760A75" w:rsidP="00760A75">
      <w:pPr>
        <w:ind w:right="1139"/>
        <w:rPr>
          <w:color w:val="FFFFFF"/>
        </w:rPr>
      </w:pPr>
    </w:p>
    <w:p w:rsidR="00760A75" w:rsidRDefault="00760A75" w:rsidP="00760A75">
      <w:pPr>
        <w:ind w:right="1139"/>
      </w:pPr>
    </w:p>
    <w:p w:rsidR="00760A75" w:rsidRDefault="00FF1DA4" w:rsidP="00760A75">
      <w:pPr>
        <w:tabs>
          <w:tab w:val="left" w:pos="2300"/>
        </w:tabs>
        <w:ind w:left="1100" w:right="1139"/>
      </w:pPr>
      <w:r>
        <w:rPr>
          <w:noProof/>
          <w:lang w:val="en-US" w:eastAsia="ko-KR"/>
        </w:rPr>
        <mc:AlternateContent>
          <mc:Choice Requires="wps">
            <w:drawing>
              <wp:anchor distT="0" distB="0" distL="114300" distR="114300" simplePos="0" relativeHeight="251607040" behindDoc="0" locked="0" layoutInCell="1" allowOverlap="1">
                <wp:simplePos x="0" y="0"/>
                <wp:positionH relativeFrom="column">
                  <wp:posOffset>-1327150</wp:posOffset>
                </wp:positionH>
                <wp:positionV relativeFrom="paragraph">
                  <wp:posOffset>0</wp:posOffset>
                </wp:positionV>
                <wp:extent cx="254000" cy="228600"/>
                <wp:effectExtent l="0" t="0" r="0" b="0"/>
                <wp:wrapNone/>
                <wp:docPr id="10" name="Text Box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E0581D" w:rsidRDefault="003E578D" w:rsidP="00760A75">
                            <w:pPr>
                              <w:rPr>
                                <w:b/>
                              </w:rPr>
                            </w:pPr>
                            <w:r w:rsidRPr="00E0581D">
                              <w:rPr>
                                <w:b/>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9" o:spid="_x0000_s1149" type="#_x0000_t202" style="position:absolute;left:0;text-align:left;margin-left:-104.5pt;margin-top:0;width:20pt;height:18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" stroked="f">
                <v:textbox>
                  <w:txbxContent>
                    <w:p w:rsidR="003E578D" w:rsidRPr="00E0581D" w:rsidRDefault="003E578D" w:rsidP="00760A75">
                      <w:pPr>
                        <w:rPr>
                          <w:b/>
                        </w:rPr>
                      </w:pPr>
                      <w:r w:rsidRPr="00E0581D">
                        <w:rPr>
                          <w:b/>
                        </w:rPr>
                        <w:t>1</w:t>
                      </w:r>
                    </w:p>
                  </w:txbxContent>
                </v:textbox>
              </v:shape>
            </w:pict>
          </mc:Fallback>
        </mc:AlternateContent>
      </w:r>
      <w:r w:rsidR="00760A75">
        <w:t>concerning</w:t>
      </w:r>
      <w:r w:rsidR="007C1324">
        <w:t>:</w:t>
      </w:r>
      <w:r w:rsidR="00DC1561">
        <w:t xml:space="preserve"> </w:t>
      </w:r>
      <w:r w:rsidR="00760A75">
        <w:rPr>
          <w:rStyle w:val="a3"/>
        </w:rPr>
        <w:footnoteReference w:id="24"/>
      </w:r>
      <w:r w:rsidR="00760A75">
        <w:tab/>
        <w:t>Approval granted</w:t>
      </w:r>
    </w:p>
    <w:p w:rsidR="00760A75" w:rsidRDefault="00760A75" w:rsidP="00760A75">
      <w:pPr>
        <w:tabs>
          <w:tab w:val="left" w:pos="2300"/>
        </w:tabs>
        <w:ind w:left="1100" w:right="1139"/>
      </w:pPr>
      <w:r>
        <w:tab/>
        <w:t>Approval extended</w:t>
      </w:r>
    </w:p>
    <w:p w:rsidR="00760A75" w:rsidRDefault="00760A75" w:rsidP="00760A75">
      <w:pPr>
        <w:tabs>
          <w:tab w:val="left" w:pos="2300"/>
        </w:tabs>
        <w:ind w:left="1100" w:right="1139"/>
      </w:pPr>
      <w:r>
        <w:tab/>
        <w:t>Approval refused</w:t>
      </w:r>
    </w:p>
    <w:p w:rsidR="00760A75" w:rsidRDefault="00760A75" w:rsidP="00760A75">
      <w:pPr>
        <w:tabs>
          <w:tab w:val="left" w:pos="2300"/>
        </w:tabs>
        <w:ind w:left="1100" w:right="1139"/>
      </w:pPr>
      <w:r>
        <w:tab/>
        <w:t>Approval withdrawn</w:t>
      </w:r>
    </w:p>
    <w:p w:rsidR="00760A75" w:rsidRDefault="00760A75" w:rsidP="00760A75">
      <w:pPr>
        <w:tabs>
          <w:tab w:val="left" w:pos="2300"/>
        </w:tabs>
        <w:spacing w:after="240"/>
        <w:ind w:left="1100" w:right="1140"/>
      </w:pPr>
      <w:r>
        <w:tab/>
        <w:t>Production definitively discontinued</w:t>
      </w:r>
    </w:p>
    <w:p w:rsidR="00760A75" w:rsidRPr="00760A75" w:rsidRDefault="00760A75" w:rsidP="00D253E8">
      <w:pPr>
        <w:pStyle w:val="SingleTxtG"/>
      </w:pPr>
      <w:r w:rsidRPr="00760A75">
        <w:t>of a type of vehicle with regard to the installation of lighting and light- signalling devices, pursuant to Regulation No. 48.</w:t>
      </w:r>
    </w:p>
    <w:p w:rsidR="00D253E8" w:rsidRPr="00D66137" w:rsidRDefault="00D253E8" w:rsidP="00D253E8">
      <w:pPr>
        <w:pStyle w:val="SingleTxtG"/>
        <w:spacing w:after="360"/>
        <w:rPr>
          <w:lang w:val="en-US"/>
        </w:rPr>
      </w:pPr>
      <w:r w:rsidRPr="00D66137">
        <w:rPr>
          <w:lang w:val="en-US"/>
        </w:rPr>
        <w:t>Approval No.:  ...............................</w:t>
      </w:r>
      <w:r w:rsidRPr="00D66137">
        <w:rPr>
          <w:lang w:val="en-US"/>
        </w:rPr>
        <w:tab/>
      </w:r>
      <w:r w:rsidRPr="00D66137">
        <w:rPr>
          <w:lang w:val="en-US"/>
        </w:rPr>
        <w:tab/>
        <w:t xml:space="preserve">Extension No.: </w:t>
      </w:r>
      <w:r w:rsidR="000D4226">
        <w:rPr>
          <w:lang w:val="en-US"/>
        </w:rPr>
        <w:t>….</w:t>
      </w:r>
      <w:r w:rsidRPr="00D66137">
        <w:rPr>
          <w:lang w:val="en-US"/>
        </w:rPr>
        <w:t>.....................................</w:t>
      </w:r>
      <w:r w:rsidR="000D4226">
        <w:rPr>
          <w:lang w:val="en-US"/>
        </w:rPr>
        <w:t>...........</w:t>
      </w:r>
    </w:p>
    <w:p w:rsidR="00D253E8" w:rsidRDefault="00D253E8" w:rsidP="003343C7">
      <w:pPr>
        <w:tabs>
          <w:tab w:val="left" w:pos="1985"/>
          <w:tab w:val="left" w:leader="dot" w:pos="8505"/>
        </w:tabs>
        <w:spacing w:after="120"/>
        <w:ind w:left="1134" w:right="1134"/>
        <w:jc w:val="both"/>
        <w:rPr>
          <w:lang w:val="en-US"/>
        </w:rPr>
      </w:pPr>
      <w:r w:rsidRPr="00D66137">
        <w:rPr>
          <w:lang w:val="en-US"/>
        </w:rPr>
        <w:t>1.</w:t>
      </w:r>
      <w:r w:rsidRPr="00D66137">
        <w:rPr>
          <w:lang w:val="en-US"/>
        </w:rPr>
        <w:tab/>
        <w:t>Trade name or mark of the vehicle:</w:t>
      </w:r>
      <w:r w:rsidRPr="00D66137">
        <w:rPr>
          <w:lang w:val="en-US"/>
        </w:rPr>
        <w:tab/>
      </w:r>
    </w:p>
    <w:p w:rsidR="00D253E8" w:rsidRPr="00D253E8" w:rsidRDefault="00D253E8" w:rsidP="003343C7">
      <w:pPr>
        <w:tabs>
          <w:tab w:val="left" w:pos="1985"/>
          <w:tab w:val="left" w:leader="dot" w:pos="8505"/>
        </w:tabs>
        <w:spacing w:after="120"/>
        <w:ind w:left="1134" w:right="1134"/>
        <w:jc w:val="both"/>
      </w:pPr>
      <w:r w:rsidRPr="00D253E8">
        <w:t>2.</w:t>
      </w:r>
      <w:r w:rsidRPr="00D253E8">
        <w:tab/>
        <w:t>Manufacturer's name for the type of vehicle:</w:t>
      </w:r>
      <w:r w:rsidRPr="00D253E8">
        <w:tab/>
      </w:r>
    </w:p>
    <w:p w:rsidR="00D253E8" w:rsidRPr="00D253E8" w:rsidRDefault="00D253E8" w:rsidP="003343C7">
      <w:pPr>
        <w:tabs>
          <w:tab w:val="left" w:pos="1985"/>
          <w:tab w:val="left" w:leader="dot" w:pos="8505"/>
        </w:tabs>
        <w:spacing w:after="120"/>
        <w:ind w:left="1134" w:right="1134"/>
        <w:jc w:val="both"/>
      </w:pPr>
      <w:r w:rsidRPr="00D253E8">
        <w:t>3.</w:t>
      </w:r>
      <w:r w:rsidRPr="00D253E8">
        <w:tab/>
        <w:t>Manufacturer's name and address:</w:t>
      </w:r>
      <w:r w:rsidRPr="00D253E8">
        <w:tab/>
      </w:r>
    </w:p>
    <w:p w:rsidR="00D253E8" w:rsidRPr="00D253E8" w:rsidRDefault="00D253E8" w:rsidP="003343C7">
      <w:pPr>
        <w:tabs>
          <w:tab w:val="left" w:pos="1985"/>
          <w:tab w:val="left" w:leader="dot" w:pos="8505"/>
        </w:tabs>
        <w:spacing w:after="120"/>
        <w:ind w:left="1134" w:right="1134"/>
        <w:jc w:val="both"/>
      </w:pPr>
      <w:r w:rsidRPr="00D253E8">
        <w:t>4.</w:t>
      </w:r>
      <w:r w:rsidRPr="00D253E8">
        <w:tab/>
        <w:t>If applicable, name and address of the manufacturer's representative:</w:t>
      </w:r>
    </w:p>
    <w:p w:rsidR="00D253E8" w:rsidRPr="00D253E8" w:rsidRDefault="00D253E8" w:rsidP="003343C7">
      <w:pPr>
        <w:tabs>
          <w:tab w:val="left" w:pos="1985"/>
          <w:tab w:val="left" w:leader="dot" w:pos="8505"/>
        </w:tabs>
        <w:spacing w:after="120"/>
        <w:ind w:left="1134" w:right="1134"/>
        <w:jc w:val="both"/>
      </w:pPr>
      <w:r w:rsidRPr="00D253E8">
        <w:tab/>
      </w:r>
      <w:r>
        <w:tab/>
      </w:r>
    </w:p>
    <w:p w:rsidR="00D253E8" w:rsidRPr="00D253E8" w:rsidRDefault="00D253E8" w:rsidP="003343C7">
      <w:pPr>
        <w:tabs>
          <w:tab w:val="left" w:pos="1985"/>
          <w:tab w:val="left" w:leader="dot" w:pos="8505"/>
        </w:tabs>
        <w:spacing w:after="120"/>
        <w:ind w:left="1134" w:right="1134"/>
        <w:jc w:val="both"/>
      </w:pPr>
      <w:r w:rsidRPr="00D253E8">
        <w:t>5.</w:t>
      </w:r>
      <w:r w:rsidRPr="00D253E8">
        <w:tab/>
        <w:t>Submitted for approval on:</w:t>
      </w:r>
      <w:r w:rsidRPr="00D253E8">
        <w:tab/>
      </w:r>
    </w:p>
    <w:p w:rsidR="00D253E8" w:rsidRPr="00D253E8" w:rsidRDefault="00D253E8" w:rsidP="003343C7">
      <w:pPr>
        <w:tabs>
          <w:tab w:val="left" w:pos="1985"/>
          <w:tab w:val="left" w:leader="dot" w:pos="8505"/>
        </w:tabs>
        <w:spacing w:after="120"/>
        <w:ind w:left="1134" w:right="1134"/>
        <w:jc w:val="both"/>
      </w:pPr>
      <w:r w:rsidRPr="00D253E8">
        <w:t>6.</w:t>
      </w:r>
      <w:r w:rsidRPr="00D253E8">
        <w:tab/>
        <w:t>Technical Service responsible for conducting approval tests:</w:t>
      </w:r>
    </w:p>
    <w:p w:rsidR="00D253E8" w:rsidRPr="00D253E8" w:rsidRDefault="00D253E8" w:rsidP="003343C7">
      <w:pPr>
        <w:tabs>
          <w:tab w:val="left" w:pos="1985"/>
          <w:tab w:val="left" w:leader="dot" w:pos="8505"/>
        </w:tabs>
        <w:spacing w:after="120"/>
        <w:ind w:left="1134" w:right="1134"/>
        <w:jc w:val="both"/>
      </w:pPr>
      <w:r w:rsidRPr="00D253E8">
        <w:tab/>
      </w:r>
      <w:r>
        <w:tab/>
      </w:r>
    </w:p>
    <w:p w:rsidR="00D253E8" w:rsidRPr="00D253E8" w:rsidRDefault="00D253E8" w:rsidP="003343C7">
      <w:pPr>
        <w:tabs>
          <w:tab w:val="left" w:pos="1985"/>
          <w:tab w:val="left" w:leader="dot" w:pos="8505"/>
        </w:tabs>
        <w:spacing w:after="120"/>
        <w:ind w:left="1134" w:right="1134"/>
        <w:jc w:val="both"/>
      </w:pPr>
      <w:r w:rsidRPr="00D253E8">
        <w:t>7.</w:t>
      </w:r>
      <w:r w:rsidRPr="00D253E8">
        <w:tab/>
        <w:t xml:space="preserve">Date of test report: </w:t>
      </w:r>
      <w:r w:rsidRPr="00D253E8">
        <w:tab/>
      </w:r>
    </w:p>
    <w:p w:rsidR="00D253E8" w:rsidRPr="00D253E8" w:rsidRDefault="00D253E8" w:rsidP="003343C7">
      <w:pPr>
        <w:tabs>
          <w:tab w:val="left" w:pos="1985"/>
          <w:tab w:val="left" w:leader="dot" w:pos="8505"/>
        </w:tabs>
        <w:spacing w:after="120"/>
        <w:ind w:left="1134" w:right="1134"/>
        <w:jc w:val="both"/>
      </w:pPr>
      <w:r w:rsidRPr="00D253E8">
        <w:t>8.</w:t>
      </w:r>
      <w:r w:rsidRPr="00D253E8">
        <w:tab/>
        <w:t>Number of test report:</w:t>
      </w:r>
      <w:r w:rsidRPr="00D253E8">
        <w:tab/>
      </w:r>
    </w:p>
    <w:p w:rsidR="00D253E8" w:rsidRPr="00D253E8" w:rsidRDefault="00D253E8" w:rsidP="000D4226">
      <w:pPr>
        <w:keepNext/>
        <w:keepLines/>
        <w:tabs>
          <w:tab w:val="left" w:pos="1985"/>
          <w:tab w:val="left" w:leader="dot" w:pos="8505"/>
        </w:tabs>
        <w:spacing w:after="120"/>
        <w:ind w:left="1134" w:right="1134"/>
        <w:jc w:val="both"/>
      </w:pPr>
      <w:r w:rsidRPr="00D253E8">
        <w:t>9.</w:t>
      </w:r>
      <w:r w:rsidRPr="00D253E8">
        <w:tab/>
        <w:t xml:space="preserve">Concise description: </w:t>
      </w:r>
    </w:p>
    <w:p w:rsidR="00D253E8" w:rsidRPr="00D253E8" w:rsidRDefault="00D253E8" w:rsidP="000D4226">
      <w:pPr>
        <w:keepNext/>
        <w:keepLines/>
        <w:tabs>
          <w:tab w:val="left" w:pos="1985"/>
          <w:tab w:val="left" w:leader="dot" w:pos="8505"/>
        </w:tabs>
        <w:spacing w:after="120"/>
        <w:ind w:left="1134" w:right="1134"/>
        <w:jc w:val="both"/>
      </w:pPr>
      <w:r>
        <w:tab/>
      </w:r>
      <w:r w:rsidRPr="00D253E8">
        <w:t>Lighting and light-signalling devices on the vehicle:</w:t>
      </w:r>
    </w:p>
    <w:p w:rsidR="00D253E8" w:rsidRPr="00D253E8" w:rsidRDefault="000D4226" w:rsidP="003343C7">
      <w:pPr>
        <w:tabs>
          <w:tab w:val="left" w:pos="1985"/>
          <w:tab w:val="left" w:pos="4962"/>
          <w:tab w:val="left" w:leader="dot" w:pos="8505"/>
        </w:tabs>
        <w:spacing w:after="120"/>
        <w:ind w:left="1134" w:right="1134"/>
        <w:jc w:val="both"/>
      </w:pPr>
      <w:r>
        <w:t>9.1.</w:t>
      </w:r>
      <w:r>
        <w:tab/>
        <w:t>Main</w:t>
      </w:r>
      <w:r>
        <w:noBreakHyphen/>
        <w:t>beam headlamps</w:t>
      </w:r>
      <w:r w:rsidR="00D253E8" w:rsidRPr="00D253E8">
        <w:t>:</w:t>
      </w:r>
      <w:r w:rsidR="00D253E8">
        <w:tab/>
      </w:r>
      <w:r w:rsidR="00BA33A5">
        <w:t>yes/no</w:t>
      </w:r>
      <w:r w:rsidR="00D253E8" w:rsidRPr="00BA33A5">
        <w:rPr>
          <w:vertAlign w:val="superscript"/>
        </w:rPr>
        <w:t>2</w:t>
      </w:r>
      <w:r w:rsidR="00D253E8" w:rsidRPr="00D253E8">
        <w:tab/>
      </w:r>
    </w:p>
    <w:p w:rsidR="00D253E8" w:rsidRDefault="000D4226" w:rsidP="003343C7">
      <w:pPr>
        <w:tabs>
          <w:tab w:val="left" w:pos="1985"/>
          <w:tab w:val="left" w:pos="4962"/>
          <w:tab w:val="left" w:leader="dot" w:pos="8505"/>
        </w:tabs>
        <w:spacing w:after="120"/>
        <w:ind w:left="1134" w:right="1134"/>
        <w:jc w:val="both"/>
      </w:pPr>
      <w:r>
        <w:t>9.2.</w:t>
      </w:r>
      <w:r>
        <w:tab/>
        <w:t>Dipped</w:t>
      </w:r>
      <w:r>
        <w:noBreakHyphen/>
        <w:t>beam headlamps</w:t>
      </w:r>
      <w:r w:rsidR="00D253E8" w:rsidRPr="00D253E8">
        <w:t>:</w:t>
      </w:r>
      <w:r w:rsidR="00D253E8">
        <w:tab/>
      </w:r>
      <w:r w:rsidR="00BA33A5">
        <w:t>yes/no</w:t>
      </w:r>
      <w:r w:rsidR="00D253E8" w:rsidRPr="00BA33A5">
        <w:rPr>
          <w:vertAlign w:val="superscript"/>
        </w:rPr>
        <w:t>2</w:t>
      </w:r>
      <w:r w:rsidR="00D253E8" w:rsidRPr="00D253E8">
        <w:tab/>
      </w:r>
    </w:p>
    <w:p w:rsidR="00D253E8" w:rsidRPr="00D253E8" w:rsidRDefault="000D4226" w:rsidP="003343C7">
      <w:pPr>
        <w:tabs>
          <w:tab w:val="left" w:pos="1985"/>
          <w:tab w:val="left" w:pos="4962"/>
          <w:tab w:val="left" w:leader="dot" w:pos="8505"/>
        </w:tabs>
        <w:spacing w:after="120"/>
        <w:ind w:left="1134" w:right="1134"/>
        <w:jc w:val="both"/>
      </w:pPr>
      <w:r>
        <w:t>9.3.</w:t>
      </w:r>
      <w:r>
        <w:tab/>
        <w:t>Front-fog lamps</w:t>
      </w:r>
      <w:r w:rsidR="00D253E8" w:rsidRPr="00D253E8">
        <w:t>:</w:t>
      </w:r>
      <w:r w:rsidR="00D253E8" w:rsidRPr="00D253E8">
        <w:tab/>
        <w:t>yes/no</w:t>
      </w:r>
      <w:r w:rsidR="00BA33A5" w:rsidRPr="00BA33A5">
        <w:rPr>
          <w:vertAlign w:val="superscript"/>
        </w:rPr>
        <w:t>2</w:t>
      </w:r>
      <w:r w:rsidR="00D253E8" w:rsidRPr="00D253E8">
        <w:tab/>
      </w:r>
    </w:p>
    <w:p w:rsidR="00D253E8" w:rsidRPr="00D253E8" w:rsidRDefault="000D4226" w:rsidP="003343C7">
      <w:pPr>
        <w:tabs>
          <w:tab w:val="left" w:pos="1985"/>
          <w:tab w:val="left" w:pos="4962"/>
          <w:tab w:val="left" w:leader="dot" w:pos="8505"/>
        </w:tabs>
        <w:spacing w:after="120"/>
        <w:ind w:left="1134" w:right="1134"/>
        <w:jc w:val="both"/>
      </w:pPr>
      <w:r>
        <w:t>9.4.</w:t>
      </w:r>
      <w:r>
        <w:tab/>
        <w:t>Reversing lamps</w:t>
      </w:r>
      <w:r w:rsidR="00D253E8" w:rsidRPr="00D253E8">
        <w:t>:</w:t>
      </w:r>
      <w:r w:rsidR="00D253E8" w:rsidRPr="00D253E8">
        <w:tab/>
        <w:t>yes/no</w:t>
      </w:r>
      <w:r w:rsidR="00BA33A5" w:rsidRPr="00BA33A5">
        <w:rPr>
          <w:vertAlign w:val="superscript"/>
        </w:rPr>
        <w:t>2</w:t>
      </w:r>
      <w:r w:rsidR="00D253E8"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9.5.</w:t>
      </w:r>
      <w:r w:rsidRPr="00D253E8">
        <w:tab/>
        <w:t>Front direction-indicators:</w:t>
      </w:r>
      <w:r w:rsidRPr="00D253E8">
        <w:tab/>
        <w:t>yes/no</w:t>
      </w:r>
      <w:r w:rsidR="00BA33A5" w:rsidRPr="00BA33A5">
        <w:rPr>
          <w:vertAlign w:val="superscript"/>
        </w:rPr>
        <w:t>2</w:t>
      </w:r>
      <w:r w:rsidRPr="00D253E8">
        <w:tab/>
      </w:r>
    </w:p>
    <w:p w:rsidR="00D253E8" w:rsidRPr="00D253E8" w:rsidRDefault="000D4226" w:rsidP="003343C7">
      <w:pPr>
        <w:tabs>
          <w:tab w:val="left" w:pos="1985"/>
          <w:tab w:val="left" w:pos="4962"/>
          <w:tab w:val="left" w:leader="dot" w:pos="8505"/>
        </w:tabs>
        <w:spacing w:after="120"/>
        <w:ind w:left="1134" w:right="1134"/>
        <w:jc w:val="both"/>
      </w:pPr>
      <w:r>
        <w:t>9.6.</w:t>
      </w:r>
      <w:r>
        <w:tab/>
        <w:t>Rear direction-indicators</w:t>
      </w:r>
      <w:r w:rsidR="00D253E8" w:rsidRPr="00D253E8">
        <w:t>:</w:t>
      </w:r>
      <w:r w:rsidR="00D253E8" w:rsidRPr="00D253E8">
        <w:tab/>
        <w:t>yes/no</w:t>
      </w:r>
      <w:r w:rsidR="00BA33A5" w:rsidRPr="00BA33A5">
        <w:rPr>
          <w:vertAlign w:val="superscript"/>
        </w:rPr>
        <w:t>2</w:t>
      </w:r>
      <w:r w:rsidR="00D253E8"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9.7.</w:t>
      </w:r>
      <w:r w:rsidRPr="00D253E8">
        <w:tab/>
        <w:t>Side direction-indicators:</w:t>
      </w:r>
      <w:r w:rsidRPr="00D253E8">
        <w:tab/>
        <w:t>yes/no</w:t>
      </w:r>
      <w:r w:rsidR="00BA33A5" w:rsidRPr="00BA33A5">
        <w:rPr>
          <w:vertAlign w:val="superscript"/>
        </w:rPr>
        <w:t>2</w:t>
      </w:r>
      <w:r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9.8.</w:t>
      </w:r>
      <w:r w:rsidRPr="00D253E8">
        <w:tab/>
        <w:t>Hazard warning signal:</w:t>
      </w:r>
      <w:r w:rsidRPr="00D253E8">
        <w:tab/>
        <w:t>yes/no</w:t>
      </w:r>
      <w:r w:rsidR="00BA33A5" w:rsidRPr="00BA33A5">
        <w:rPr>
          <w:vertAlign w:val="superscript"/>
        </w:rPr>
        <w:t>2</w:t>
      </w:r>
      <w:r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9.9.</w:t>
      </w:r>
      <w:r w:rsidRPr="00D253E8">
        <w:tab/>
        <w:t>Stop-lamps:</w:t>
      </w:r>
      <w:r w:rsidRPr="00D253E8">
        <w:tab/>
        <w:t>yes/no</w:t>
      </w:r>
      <w:r w:rsidR="00BA33A5" w:rsidRPr="00BA33A5">
        <w:rPr>
          <w:vertAlign w:val="superscript"/>
        </w:rPr>
        <w:t>2</w:t>
      </w:r>
      <w:r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9.10.</w:t>
      </w:r>
      <w:r w:rsidRPr="00D253E8">
        <w:tab/>
        <w:t>Rear registration plate</w:t>
      </w:r>
    </w:p>
    <w:p w:rsidR="00D253E8" w:rsidRPr="00D253E8" w:rsidRDefault="00D253E8" w:rsidP="003343C7">
      <w:pPr>
        <w:tabs>
          <w:tab w:val="left" w:pos="1985"/>
          <w:tab w:val="left" w:pos="4962"/>
          <w:tab w:val="left" w:leader="dot" w:pos="8505"/>
        </w:tabs>
        <w:spacing w:after="120"/>
        <w:ind w:left="1134" w:right="1134"/>
        <w:jc w:val="both"/>
      </w:pPr>
      <w:r>
        <w:tab/>
      </w:r>
      <w:r w:rsidRPr="00D253E8">
        <w:t>illuminating device:</w:t>
      </w:r>
      <w:r w:rsidRPr="00D253E8">
        <w:tab/>
        <w:t>yes/no</w:t>
      </w:r>
      <w:r w:rsidR="00BA33A5" w:rsidRPr="00BA33A5">
        <w:rPr>
          <w:vertAlign w:val="superscript"/>
        </w:rPr>
        <w:t>2</w:t>
      </w:r>
      <w:r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9.11.</w:t>
      </w:r>
      <w:r w:rsidRPr="00D253E8">
        <w:tab/>
        <w:t>Front position lamps:</w:t>
      </w:r>
      <w:r w:rsidRPr="00D253E8">
        <w:tab/>
        <w:t>yes/no</w:t>
      </w:r>
      <w:r w:rsidR="00BA33A5" w:rsidRPr="00BA33A5">
        <w:rPr>
          <w:vertAlign w:val="superscript"/>
        </w:rPr>
        <w:t>2</w:t>
      </w:r>
      <w:r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9.12.</w:t>
      </w:r>
      <w:r w:rsidRPr="00D253E8">
        <w:tab/>
        <w:t>Rear position lamps:</w:t>
      </w:r>
      <w:r w:rsidRPr="00D253E8">
        <w:tab/>
        <w:t>yes/no</w:t>
      </w:r>
      <w:r w:rsidR="00BA33A5" w:rsidRPr="00BA33A5">
        <w:rPr>
          <w:vertAlign w:val="superscript"/>
        </w:rPr>
        <w:t>2</w:t>
      </w:r>
      <w:r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9.13.</w:t>
      </w:r>
      <w:r w:rsidRPr="00D253E8">
        <w:tab/>
        <w:t>Rear fog-lamps:</w:t>
      </w:r>
      <w:r w:rsidRPr="00D253E8">
        <w:tab/>
        <w:t>yes/no</w:t>
      </w:r>
      <w:r w:rsidR="00BA33A5" w:rsidRPr="00BA33A5">
        <w:rPr>
          <w:vertAlign w:val="superscript"/>
        </w:rPr>
        <w:t>2</w:t>
      </w:r>
      <w:r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9.14.</w:t>
      </w:r>
      <w:r w:rsidRPr="00D253E8">
        <w:tab/>
        <w:t>Parking lamps:</w:t>
      </w:r>
      <w:r w:rsidRPr="00D253E8">
        <w:tab/>
        <w:t>yes/ no</w:t>
      </w:r>
      <w:r w:rsidR="00BA33A5" w:rsidRPr="00BA33A5">
        <w:rPr>
          <w:vertAlign w:val="superscript"/>
        </w:rPr>
        <w:t>2</w:t>
      </w:r>
      <w:r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9.15.</w:t>
      </w:r>
      <w:r w:rsidRPr="00D253E8">
        <w:tab/>
        <w:t>End</w:t>
      </w:r>
      <w:r w:rsidRPr="00D253E8">
        <w:noBreakHyphen/>
        <w:t>outline marker lamps:</w:t>
      </w:r>
      <w:r w:rsidRPr="00D253E8">
        <w:tab/>
        <w:t>yes/no</w:t>
      </w:r>
      <w:r w:rsidR="00BA33A5" w:rsidRPr="00BA33A5">
        <w:rPr>
          <w:vertAlign w:val="superscript"/>
        </w:rPr>
        <w:t>2</w:t>
      </w:r>
      <w:r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9.16.</w:t>
      </w:r>
      <w:r w:rsidRPr="00D253E8">
        <w:tab/>
        <w:t>Rear retro</w:t>
      </w:r>
      <w:r w:rsidRPr="00D253E8">
        <w:noBreakHyphen/>
        <w:t>reflectors,</w:t>
      </w:r>
    </w:p>
    <w:p w:rsidR="00D253E8" w:rsidRPr="00D253E8" w:rsidRDefault="00D253E8" w:rsidP="003343C7">
      <w:pPr>
        <w:tabs>
          <w:tab w:val="left" w:pos="1985"/>
          <w:tab w:val="left" w:pos="4962"/>
          <w:tab w:val="left" w:leader="dot" w:pos="8505"/>
        </w:tabs>
        <w:spacing w:after="120"/>
        <w:ind w:left="1134" w:right="1134"/>
        <w:jc w:val="both"/>
      </w:pPr>
      <w:r>
        <w:tab/>
      </w:r>
      <w:r w:rsidRPr="00D253E8">
        <w:t>non</w:t>
      </w:r>
      <w:r w:rsidRPr="00D253E8">
        <w:noBreakHyphen/>
        <w:t>triangular:</w:t>
      </w:r>
      <w:r w:rsidRPr="00D253E8">
        <w:tab/>
        <w:t>yes/no</w:t>
      </w:r>
      <w:r w:rsidR="00BA33A5" w:rsidRPr="00BA33A5">
        <w:rPr>
          <w:vertAlign w:val="superscript"/>
        </w:rPr>
        <w:t>2</w:t>
      </w:r>
      <w:r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9.17.</w:t>
      </w:r>
      <w:r w:rsidRPr="00D253E8">
        <w:tab/>
        <w:t>Rear retro</w:t>
      </w:r>
      <w:r w:rsidRPr="00D253E8">
        <w:noBreakHyphen/>
        <w:t>reflectors, triangular:</w:t>
      </w:r>
      <w:r w:rsidRPr="00D253E8">
        <w:tab/>
        <w:t>yes/no</w:t>
      </w:r>
      <w:r w:rsidR="00BA33A5" w:rsidRPr="00BA33A5">
        <w:rPr>
          <w:vertAlign w:val="superscript"/>
        </w:rPr>
        <w:t>2</w:t>
      </w:r>
      <w:r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9.18.</w:t>
      </w:r>
      <w:r w:rsidRPr="00D253E8">
        <w:tab/>
        <w:t>Front retro</w:t>
      </w:r>
      <w:r w:rsidRPr="00D253E8">
        <w:noBreakHyphen/>
        <w:t>reflectors,</w:t>
      </w:r>
    </w:p>
    <w:p w:rsidR="00D253E8" w:rsidRPr="00D253E8" w:rsidRDefault="00D253E8" w:rsidP="003343C7">
      <w:pPr>
        <w:tabs>
          <w:tab w:val="left" w:pos="1985"/>
          <w:tab w:val="left" w:pos="4962"/>
          <w:tab w:val="left" w:leader="dot" w:pos="8505"/>
        </w:tabs>
        <w:spacing w:after="120"/>
        <w:ind w:left="1134" w:right="1134"/>
        <w:jc w:val="both"/>
      </w:pPr>
      <w:r>
        <w:tab/>
      </w:r>
      <w:r w:rsidRPr="00D253E8">
        <w:t>non</w:t>
      </w:r>
      <w:r w:rsidRPr="00D253E8">
        <w:noBreakHyphen/>
        <w:t>triangular:</w:t>
      </w:r>
      <w:r w:rsidRPr="00D253E8">
        <w:tab/>
        <w:t>yes/no</w:t>
      </w:r>
      <w:r w:rsidR="00BA33A5" w:rsidRPr="00BA33A5">
        <w:rPr>
          <w:vertAlign w:val="superscript"/>
        </w:rPr>
        <w:t>2</w:t>
      </w:r>
      <w:r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9.19.</w:t>
      </w:r>
      <w:r w:rsidRPr="00D253E8">
        <w:tab/>
        <w:t>Side retro</w:t>
      </w:r>
      <w:r w:rsidRPr="00D253E8">
        <w:noBreakHyphen/>
        <w:t>reflectors,</w:t>
      </w:r>
    </w:p>
    <w:p w:rsidR="00D253E8" w:rsidRPr="00D253E8" w:rsidRDefault="00A64109" w:rsidP="003343C7">
      <w:pPr>
        <w:tabs>
          <w:tab w:val="left" w:pos="1985"/>
          <w:tab w:val="left" w:pos="4962"/>
          <w:tab w:val="left" w:leader="dot" w:pos="8505"/>
        </w:tabs>
        <w:spacing w:after="120"/>
        <w:ind w:left="1134" w:right="1134"/>
        <w:jc w:val="both"/>
      </w:pPr>
      <w:r>
        <w:tab/>
      </w:r>
      <w:r w:rsidR="00D253E8" w:rsidRPr="00D253E8">
        <w:t>non</w:t>
      </w:r>
      <w:r w:rsidR="00D253E8" w:rsidRPr="00D253E8">
        <w:noBreakHyphen/>
        <w:t>triangular:</w:t>
      </w:r>
      <w:r w:rsidR="00D253E8" w:rsidRPr="00D253E8">
        <w:tab/>
        <w:t>yes/no</w:t>
      </w:r>
      <w:r w:rsidR="00BA33A5" w:rsidRPr="00BA33A5">
        <w:rPr>
          <w:vertAlign w:val="superscript"/>
        </w:rPr>
        <w:t>2</w:t>
      </w:r>
      <w:r w:rsidR="00D253E8" w:rsidRPr="00D253E8">
        <w:tab/>
      </w:r>
    </w:p>
    <w:p w:rsidR="00D253E8" w:rsidRPr="00D253E8" w:rsidRDefault="00D253E8" w:rsidP="00C4314F">
      <w:pPr>
        <w:tabs>
          <w:tab w:val="left" w:pos="1985"/>
          <w:tab w:val="left" w:pos="4962"/>
          <w:tab w:val="left" w:leader="dot" w:pos="8505"/>
        </w:tabs>
        <w:spacing w:after="120"/>
        <w:ind w:left="1134" w:right="1134"/>
        <w:jc w:val="both"/>
      </w:pPr>
      <w:r w:rsidRPr="00D253E8">
        <w:t>9.20.</w:t>
      </w:r>
      <w:r w:rsidRPr="00D253E8">
        <w:tab/>
        <w:t>Side marker lamps:</w:t>
      </w:r>
      <w:r w:rsidRPr="00D253E8">
        <w:tab/>
        <w:t>yes/no</w:t>
      </w:r>
      <w:r w:rsidR="00BA33A5" w:rsidRPr="00BA33A5">
        <w:rPr>
          <w:vertAlign w:val="superscript"/>
        </w:rPr>
        <w:t>2</w:t>
      </w:r>
      <w:r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9.21.</w:t>
      </w:r>
      <w:r w:rsidRPr="00D253E8">
        <w:tab/>
        <w:t>Daytime running lamps:</w:t>
      </w:r>
      <w:r w:rsidRPr="00D253E8">
        <w:tab/>
        <w:t>yes/no</w:t>
      </w:r>
      <w:r w:rsidR="00BA33A5" w:rsidRPr="00BA33A5">
        <w:rPr>
          <w:vertAlign w:val="superscript"/>
        </w:rPr>
        <w:t>2</w:t>
      </w:r>
      <w:r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9.22.</w:t>
      </w:r>
      <w:r w:rsidRPr="00D253E8">
        <w:tab/>
        <w:t>Adaptive front lighting system (AFS): yes/no</w:t>
      </w:r>
      <w:r w:rsidR="00BA33A5" w:rsidRPr="00BA33A5">
        <w:rPr>
          <w:vertAlign w:val="superscript"/>
        </w:rPr>
        <w:t>2</w:t>
      </w:r>
      <w:r w:rsidRPr="00D253E8">
        <w:tab/>
      </w:r>
    </w:p>
    <w:p w:rsidR="00D253E8" w:rsidRPr="00D253E8" w:rsidRDefault="00D253E8" w:rsidP="003343C7">
      <w:pPr>
        <w:tabs>
          <w:tab w:val="left" w:pos="1985"/>
          <w:tab w:val="left" w:pos="4962"/>
          <w:tab w:val="left" w:leader="dot" w:pos="8505"/>
        </w:tabs>
        <w:spacing w:after="120"/>
        <w:ind w:left="1134" w:right="1134"/>
        <w:jc w:val="both"/>
      </w:pPr>
      <w:r w:rsidRPr="00D253E8">
        <w:t>9.23.</w:t>
      </w:r>
      <w:r w:rsidRPr="00D253E8">
        <w:tab/>
        <w:t>Cornering lamps:</w:t>
      </w:r>
      <w:r w:rsidRPr="00D253E8">
        <w:tab/>
        <w:t>yes/no</w:t>
      </w:r>
      <w:r w:rsidR="00BA33A5" w:rsidRPr="00BA33A5">
        <w:rPr>
          <w:vertAlign w:val="superscript"/>
        </w:rPr>
        <w:t>2</w:t>
      </w:r>
      <w:r w:rsidRPr="00D253E8">
        <w:tab/>
      </w:r>
    </w:p>
    <w:p w:rsidR="00D253E8" w:rsidRDefault="00D253E8" w:rsidP="002651E1">
      <w:pPr>
        <w:tabs>
          <w:tab w:val="left" w:pos="1985"/>
          <w:tab w:val="left" w:pos="4962"/>
          <w:tab w:val="left" w:leader="dot" w:pos="7655"/>
        </w:tabs>
        <w:spacing w:after="120"/>
        <w:ind w:left="1134" w:right="1134"/>
        <w:jc w:val="both"/>
      </w:pPr>
      <w:r>
        <w:t>9.24.</w:t>
      </w:r>
      <w:r>
        <w:tab/>
        <w:t>Conspicuity markings:</w:t>
      </w:r>
      <w:r>
        <w:tab/>
        <w:t>Rear</w:t>
      </w:r>
      <w:r>
        <w:tab/>
        <w:t>Side</w:t>
      </w:r>
    </w:p>
    <w:p w:rsidR="00D253E8" w:rsidRDefault="00D253E8" w:rsidP="002651E1">
      <w:pPr>
        <w:tabs>
          <w:tab w:val="left" w:pos="1985"/>
          <w:tab w:val="left" w:pos="4962"/>
          <w:tab w:val="left" w:leader="dot" w:pos="7655"/>
        </w:tabs>
        <w:spacing w:after="120"/>
        <w:ind w:left="1134" w:right="1134"/>
        <w:jc w:val="both"/>
      </w:pPr>
      <w:r>
        <w:t>9.24.1.</w:t>
      </w:r>
      <w:r>
        <w:tab/>
        <w:t>Full contour markings:</w:t>
      </w:r>
      <w:r>
        <w:tab/>
        <w:t>yes/no</w:t>
      </w:r>
      <w:r w:rsidR="00BA33A5" w:rsidRPr="00BA33A5">
        <w:rPr>
          <w:vertAlign w:val="superscript"/>
        </w:rPr>
        <w:t>2</w:t>
      </w:r>
      <w:r>
        <w:tab/>
        <w:t>yes/no</w:t>
      </w:r>
      <w:r w:rsidR="00BA33A5" w:rsidRPr="00BA33A5">
        <w:rPr>
          <w:vertAlign w:val="superscript"/>
        </w:rPr>
        <w:t>2</w:t>
      </w:r>
    </w:p>
    <w:p w:rsidR="00D253E8" w:rsidRDefault="00D253E8" w:rsidP="002651E1">
      <w:pPr>
        <w:tabs>
          <w:tab w:val="left" w:pos="1985"/>
          <w:tab w:val="left" w:pos="4962"/>
          <w:tab w:val="left" w:leader="dot" w:pos="7655"/>
        </w:tabs>
        <w:spacing w:after="120"/>
        <w:ind w:left="1134" w:right="1134"/>
        <w:jc w:val="both"/>
      </w:pPr>
      <w:r>
        <w:t>9.24.2.</w:t>
      </w:r>
      <w:r>
        <w:tab/>
        <w:t>Partial contour markings:</w:t>
      </w:r>
      <w:r>
        <w:tab/>
        <w:t>yes/no</w:t>
      </w:r>
      <w:r w:rsidR="00BA33A5" w:rsidRPr="00BA33A5">
        <w:rPr>
          <w:vertAlign w:val="superscript"/>
        </w:rPr>
        <w:t>2</w:t>
      </w:r>
      <w:r>
        <w:tab/>
        <w:t>yes/no</w:t>
      </w:r>
      <w:r w:rsidR="00BA33A5" w:rsidRPr="00BA33A5">
        <w:rPr>
          <w:vertAlign w:val="superscript"/>
        </w:rPr>
        <w:t>2</w:t>
      </w:r>
    </w:p>
    <w:p w:rsidR="00D253E8" w:rsidRDefault="00D253E8" w:rsidP="002651E1">
      <w:pPr>
        <w:tabs>
          <w:tab w:val="left" w:pos="1985"/>
          <w:tab w:val="left" w:pos="4962"/>
          <w:tab w:val="left" w:leader="dot" w:pos="7655"/>
        </w:tabs>
        <w:spacing w:after="120"/>
        <w:ind w:left="1134" w:right="1134"/>
        <w:jc w:val="both"/>
      </w:pPr>
      <w:r>
        <w:t>9.24.3.</w:t>
      </w:r>
      <w:r>
        <w:tab/>
        <w:t>Line markings:</w:t>
      </w:r>
      <w:r>
        <w:tab/>
        <w:t>yes/no</w:t>
      </w:r>
      <w:r w:rsidR="00BA33A5" w:rsidRPr="00BA33A5">
        <w:rPr>
          <w:vertAlign w:val="superscript"/>
        </w:rPr>
        <w:t>2</w:t>
      </w:r>
      <w:r>
        <w:tab/>
        <w:t>yes/no</w:t>
      </w:r>
      <w:r w:rsidR="00BA33A5" w:rsidRPr="00BA33A5">
        <w:rPr>
          <w:vertAlign w:val="superscript"/>
        </w:rPr>
        <w:t>2</w:t>
      </w:r>
    </w:p>
    <w:p w:rsidR="00D143C7" w:rsidRDefault="00D143C7" w:rsidP="00662D7E">
      <w:pPr>
        <w:pStyle w:val="para"/>
        <w:keepNext/>
        <w:ind w:left="1985" w:hanging="851"/>
      </w:pPr>
      <w:r w:rsidRPr="00D96072">
        <w:t xml:space="preserve">9.24.4. </w:t>
      </w:r>
      <w:r>
        <w:tab/>
      </w:r>
      <w:r w:rsidRPr="00DB49A3">
        <w:t>Exemption regarding conspicuity marking according to paragraph 6.21.1.2.5.</w:t>
      </w:r>
    </w:p>
    <w:p w:rsidR="00D143C7" w:rsidRPr="007F1AE4" w:rsidRDefault="00D143C7" w:rsidP="00662D7E">
      <w:pPr>
        <w:pStyle w:val="para"/>
        <w:keepNext/>
        <w:tabs>
          <w:tab w:val="left" w:pos="5000"/>
        </w:tabs>
      </w:pPr>
      <w:r>
        <w:tab/>
      </w:r>
      <w:r>
        <w:tab/>
      </w:r>
      <w:r w:rsidRPr="007F1AE4">
        <w:t xml:space="preserve">Rear </w:t>
      </w:r>
    </w:p>
    <w:p w:rsidR="00D143C7" w:rsidRPr="007F1AE4" w:rsidRDefault="00D143C7" w:rsidP="00D81E46">
      <w:pPr>
        <w:keepNext/>
        <w:keepLines/>
        <w:widowControl w:val="0"/>
        <w:tabs>
          <w:tab w:val="left" w:pos="5000"/>
          <w:tab w:val="left" w:pos="5040"/>
          <w:tab w:val="left" w:pos="5800"/>
          <w:tab w:val="left" w:leader="dot" w:pos="9360"/>
        </w:tabs>
        <w:spacing w:after="120"/>
        <w:ind w:left="1418" w:hanging="1418"/>
      </w:pPr>
      <w:r w:rsidRPr="007F1AE4">
        <w:tab/>
      </w:r>
      <w:r w:rsidRPr="007F1AE4">
        <w:tab/>
      </w:r>
      <w:r>
        <w:tab/>
        <w:t>yes/no</w:t>
      </w:r>
      <w:r w:rsidRPr="007F1AE4">
        <w:rPr>
          <w:vertAlign w:val="superscript"/>
        </w:rPr>
        <w:t>2</w:t>
      </w:r>
      <w:r w:rsidRPr="007F1AE4">
        <w:tab/>
        <w:t xml:space="preserve"> </w:t>
      </w:r>
    </w:p>
    <w:p w:rsidR="00D143C7" w:rsidRPr="007F1AE4" w:rsidRDefault="00D143C7" w:rsidP="00FC5FA3">
      <w:pPr>
        <w:pStyle w:val="CM65"/>
        <w:keepNext/>
        <w:keepLines/>
        <w:tabs>
          <w:tab w:val="left" w:pos="1418"/>
          <w:tab w:val="left" w:pos="5000"/>
          <w:tab w:val="left" w:pos="5040"/>
          <w:tab w:val="left" w:pos="5387"/>
          <w:tab w:val="left" w:pos="5800"/>
          <w:tab w:val="left" w:leader="dot" w:pos="8600"/>
        </w:tabs>
        <w:spacing w:after="120" w:line="240" w:lineRule="atLeast"/>
        <w:ind w:left="826" w:hanging="826"/>
        <w:rPr>
          <w:sz w:val="20"/>
          <w:szCs w:val="20"/>
        </w:rPr>
      </w:pPr>
      <w:r>
        <w:rPr>
          <w:sz w:val="20"/>
          <w:szCs w:val="20"/>
        </w:rPr>
        <w:tab/>
      </w:r>
      <w:r>
        <w:rPr>
          <w:sz w:val="20"/>
          <w:szCs w:val="20"/>
        </w:rPr>
        <w:tab/>
      </w:r>
      <w:r>
        <w:rPr>
          <w:sz w:val="20"/>
          <w:szCs w:val="20"/>
        </w:rPr>
        <w:tab/>
      </w:r>
      <w:r>
        <w:rPr>
          <w:sz w:val="20"/>
          <w:szCs w:val="20"/>
        </w:rPr>
        <w:tab/>
      </w:r>
      <w:r w:rsidRPr="007F1AE4">
        <w:rPr>
          <w:sz w:val="20"/>
          <w:szCs w:val="20"/>
        </w:rPr>
        <w:t xml:space="preserve">Comments: </w:t>
      </w:r>
      <w:r w:rsidRPr="007F1AE4">
        <w:rPr>
          <w:sz w:val="20"/>
          <w:szCs w:val="20"/>
        </w:rPr>
        <w:tab/>
      </w:r>
    </w:p>
    <w:p w:rsidR="00D143C7" w:rsidRPr="007F1AE4" w:rsidRDefault="00D143C7" w:rsidP="00FC5FA3">
      <w:pPr>
        <w:pStyle w:val="CM65"/>
        <w:keepNext/>
        <w:keepLines/>
        <w:tabs>
          <w:tab w:val="left" w:pos="5000"/>
          <w:tab w:val="left" w:pos="5387"/>
          <w:tab w:val="left" w:pos="5800"/>
          <w:tab w:val="left" w:leader="dot" w:pos="9361"/>
        </w:tabs>
        <w:spacing w:after="120" w:line="240" w:lineRule="atLeast"/>
        <w:ind w:left="4738" w:firstLine="302"/>
        <w:rPr>
          <w:sz w:val="20"/>
          <w:szCs w:val="20"/>
        </w:rPr>
      </w:pPr>
      <w:r w:rsidRPr="007F1AE4">
        <w:rPr>
          <w:sz w:val="20"/>
          <w:szCs w:val="20"/>
        </w:rPr>
        <w:t xml:space="preserve">Side </w:t>
      </w:r>
    </w:p>
    <w:p w:rsidR="00D143C7" w:rsidRPr="007F1AE4" w:rsidRDefault="00D143C7" w:rsidP="00FC5FA3">
      <w:pPr>
        <w:pStyle w:val="CM65"/>
        <w:keepNext/>
        <w:keepLines/>
        <w:tabs>
          <w:tab w:val="left" w:pos="5000"/>
          <w:tab w:val="left" w:pos="5387"/>
          <w:tab w:val="left" w:pos="5800"/>
          <w:tab w:val="left" w:leader="dot" w:pos="9361"/>
        </w:tabs>
        <w:spacing w:after="120" w:line="240" w:lineRule="atLeast"/>
        <w:ind w:left="4738" w:firstLine="302"/>
        <w:rPr>
          <w:sz w:val="20"/>
          <w:szCs w:val="20"/>
        </w:rPr>
      </w:pPr>
      <w:r w:rsidRPr="007F1AE4">
        <w:rPr>
          <w:sz w:val="20"/>
          <w:szCs w:val="20"/>
        </w:rPr>
        <w:t>yes/no</w:t>
      </w:r>
      <w:r w:rsidRPr="007F1AE4">
        <w:rPr>
          <w:sz w:val="20"/>
          <w:szCs w:val="20"/>
          <w:vertAlign w:val="superscript"/>
        </w:rPr>
        <w:t>2</w:t>
      </w:r>
      <w:r w:rsidRPr="007F1AE4">
        <w:rPr>
          <w:sz w:val="20"/>
          <w:szCs w:val="20"/>
        </w:rPr>
        <w:tab/>
      </w:r>
    </w:p>
    <w:p w:rsidR="00D143C7" w:rsidRDefault="00D143C7" w:rsidP="00FC5FA3">
      <w:pPr>
        <w:tabs>
          <w:tab w:val="left" w:pos="1985"/>
          <w:tab w:val="left" w:pos="4962"/>
          <w:tab w:val="left" w:leader="dot" w:pos="8505"/>
        </w:tabs>
        <w:spacing w:after="120"/>
        <w:ind w:left="1134" w:right="1134"/>
        <w:jc w:val="both"/>
      </w:pPr>
      <w:r>
        <w:tab/>
      </w:r>
      <w:r>
        <w:tab/>
      </w:r>
      <w:r w:rsidRPr="007F1AE4">
        <w:t>Comments</w:t>
      </w:r>
      <w:r w:rsidRPr="007F1AE4">
        <w:tab/>
      </w:r>
    </w:p>
    <w:p w:rsidR="00813415" w:rsidRPr="00813415" w:rsidRDefault="00813415" w:rsidP="00FC5FA3">
      <w:pPr>
        <w:tabs>
          <w:tab w:val="left" w:pos="1985"/>
          <w:tab w:val="left" w:pos="4962"/>
          <w:tab w:val="left" w:leader="dot" w:pos="8505"/>
        </w:tabs>
        <w:spacing w:after="120"/>
        <w:ind w:left="1134" w:right="1134"/>
        <w:jc w:val="both"/>
      </w:pPr>
      <w:r w:rsidRPr="00813415">
        <w:rPr>
          <w:rFonts w:hint="eastAsia"/>
        </w:rPr>
        <w:t>9.</w:t>
      </w:r>
      <w:r w:rsidRPr="00813415">
        <w:t>25.</w:t>
      </w:r>
      <w:r w:rsidRPr="00813415">
        <w:tab/>
      </w:r>
      <w:r w:rsidRPr="00813415">
        <w:rPr>
          <w:rFonts w:hint="eastAsia"/>
        </w:rPr>
        <w:t xml:space="preserve">Emergency stop signal: </w:t>
      </w:r>
      <w:r w:rsidRPr="00813415">
        <w:tab/>
      </w:r>
      <w:r w:rsidRPr="00813415">
        <w:rPr>
          <w:rFonts w:hint="eastAsia"/>
        </w:rPr>
        <w:t>yes/no</w:t>
      </w:r>
      <w:r w:rsidR="00BA33A5" w:rsidRPr="00BA33A5">
        <w:rPr>
          <w:vertAlign w:val="superscript"/>
        </w:rPr>
        <w:t>2</w:t>
      </w:r>
    </w:p>
    <w:p w:rsidR="0096587C" w:rsidRDefault="0096587C" w:rsidP="00FC5FA3">
      <w:pPr>
        <w:tabs>
          <w:tab w:val="left" w:pos="1985"/>
          <w:tab w:val="left" w:pos="4962"/>
          <w:tab w:val="left" w:leader="dot" w:pos="8505"/>
        </w:tabs>
        <w:spacing w:after="120"/>
        <w:ind w:left="1134" w:right="1134"/>
        <w:jc w:val="both"/>
      </w:pPr>
      <w:r w:rsidRPr="0096587C">
        <w:rPr>
          <w:bCs/>
        </w:rPr>
        <w:t>9.26.</w:t>
      </w:r>
      <w:r w:rsidRPr="0096587C">
        <w:rPr>
          <w:bCs/>
        </w:rPr>
        <w:tab/>
        <w:t xml:space="preserve">Manoeuvring lamps: </w:t>
      </w:r>
      <w:r>
        <w:rPr>
          <w:bCs/>
        </w:rPr>
        <w:tab/>
      </w:r>
      <w:r w:rsidRPr="0096587C">
        <w:rPr>
          <w:bCs/>
        </w:rPr>
        <w:t>yes/no</w:t>
      </w:r>
      <w:r>
        <w:rPr>
          <w:bCs/>
          <w:vertAlign w:val="superscript"/>
        </w:rPr>
        <w:t>2</w:t>
      </w:r>
      <w:r w:rsidRPr="0096587C">
        <w:rPr>
          <w:bCs/>
        </w:rPr>
        <w:tab/>
      </w:r>
    </w:p>
    <w:p w:rsidR="00316B0B" w:rsidRDefault="00316B0B" w:rsidP="00FC5FA3">
      <w:pPr>
        <w:tabs>
          <w:tab w:val="left" w:pos="1985"/>
          <w:tab w:val="left" w:pos="4962"/>
          <w:tab w:val="left" w:leader="dot" w:pos="8505"/>
        </w:tabs>
        <w:spacing w:after="120"/>
        <w:ind w:left="1134" w:right="1134"/>
        <w:jc w:val="both"/>
      </w:pPr>
      <w:r>
        <w:t>9.27</w:t>
      </w:r>
      <w:r w:rsidR="00AA7298">
        <w:t>.</w:t>
      </w:r>
      <w:r>
        <w:tab/>
      </w:r>
      <w:r w:rsidRPr="009F3C58">
        <w:rPr>
          <w:lang w:val="en-US"/>
        </w:rPr>
        <w:t xml:space="preserve">Exterior </w:t>
      </w:r>
      <w:r w:rsidRPr="00316B0B">
        <w:rPr>
          <w:bCs/>
        </w:rPr>
        <w:t>courtesy</w:t>
      </w:r>
      <w:r w:rsidRPr="009F3C58">
        <w:rPr>
          <w:lang w:val="en-US"/>
        </w:rPr>
        <w:t xml:space="preserve"> lam</w:t>
      </w:r>
      <w:r>
        <w:rPr>
          <w:lang w:val="en-US"/>
        </w:rPr>
        <w:t>p</w:t>
      </w:r>
      <w:r w:rsidRPr="009F3C58">
        <w:rPr>
          <w:lang w:val="en-US"/>
        </w:rPr>
        <w:t>s:</w:t>
      </w:r>
      <w:r>
        <w:rPr>
          <w:lang w:val="en-US"/>
        </w:rPr>
        <w:tab/>
      </w:r>
      <w:r w:rsidRPr="009F3C58">
        <w:rPr>
          <w:lang w:val="en-US"/>
        </w:rPr>
        <w:t xml:space="preserve"> yes/no</w:t>
      </w:r>
      <w:r w:rsidRPr="009F3C58">
        <w:rPr>
          <w:vertAlign w:val="superscript"/>
          <w:lang w:val="en-US"/>
        </w:rPr>
        <w:t xml:space="preserve"> </w:t>
      </w:r>
      <w:r>
        <w:rPr>
          <w:u w:val="single"/>
          <w:vertAlign w:val="superscript"/>
          <w:lang w:val="en-US"/>
        </w:rPr>
        <w:t>2</w:t>
      </w:r>
      <w:r>
        <w:rPr>
          <w:u w:val="single"/>
          <w:vertAlign w:val="superscript"/>
          <w:lang w:val="en-US"/>
        </w:rPr>
        <w:tab/>
      </w:r>
    </w:p>
    <w:p w:rsidR="00813415" w:rsidRPr="00813415" w:rsidRDefault="00813415" w:rsidP="00FC5FA3">
      <w:pPr>
        <w:tabs>
          <w:tab w:val="left" w:pos="1985"/>
          <w:tab w:val="left" w:pos="4962"/>
          <w:tab w:val="left" w:leader="dot" w:pos="8505"/>
        </w:tabs>
        <w:spacing w:after="120"/>
        <w:ind w:left="1134" w:right="1134"/>
        <w:jc w:val="both"/>
      </w:pPr>
      <w:r w:rsidRPr="00813415">
        <w:t>9.2</w:t>
      </w:r>
      <w:r w:rsidR="00316B0B">
        <w:t>8</w:t>
      </w:r>
      <w:r w:rsidRPr="00813415">
        <w:t>.</w:t>
      </w:r>
      <w:r w:rsidRPr="00813415">
        <w:tab/>
        <w:t>Equivalent lamps:</w:t>
      </w:r>
      <w:r w:rsidRPr="00813415">
        <w:tab/>
        <w:t>yes/no</w:t>
      </w:r>
      <w:r w:rsidR="00BA33A5" w:rsidRPr="00BA33A5">
        <w:rPr>
          <w:vertAlign w:val="superscript"/>
        </w:rPr>
        <w:t>2</w:t>
      </w:r>
      <w:r w:rsidRPr="00813415">
        <w:tab/>
      </w:r>
    </w:p>
    <w:p w:rsidR="00A64109" w:rsidRPr="00A64109" w:rsidRDefault="00A64109" w:rsidP="00FC5FA3">
      <w:pPr>
        <w:tabs>
          <w:tab w:val="left" w:pos="1985"/>
          <w:tab w:val="left" w:pos="4962"/>
          <w:tab w:val="left" w:leader="dot" w:pos="8505"/>
        </w:tabs>
        <w:spacing w:after="120"/>
        <w:ind w:left="1134" w:right="1134"/>
        <w:jc w:val="both"/>
        <w:rPr>
          <w:lang w:val="en-US"/>
        </w:rPr>
      </w:pPr>
      <w:r w:rsidRPr="00A64109">
        <w:rPr>
          <w:lang w:val="en-US"/>
        </w:rPr>
        <w:t>9.2</w:t>
      </w:r>
      <w:r w:rsidR="00316B0B">
        <w:rPr>
          <w:lang w:val="en-US"/>
        </w:rPr>
        <w:t>9</w:t>
      </w:r>
      <w:r w:rsidRPr="00A64109">
        <w:rPr>
          <w:lang w:val="en-US"/>
        </w:rPr>
        <w:t>.</w:t>
      </w:r>
      <w:r w:rsidRPr="00A64109">
        <w:rPr>
          <w:lang w:val="en-US"/>
        </w:rPr>
        <w:tab/>
      </w:r>
      <w:r w:rsidRPr="00A64109">
        <w:t xml:space="preserve">Maximum permissible load in the boot: </w:t>
      </w:r>
      <w:r w:rsidRPr="00A64109">
        <w:rPr>
          <w:lang w:val="en-US"/>
        </w:rPr>
        <w:tab/>
      </w:r>
    </w:p>
    <w:p w:rsidR="00A64109" w:rsidRPr="00A64109" w:rsidRDefault="00A64109" w:rsidP="00FC5FA3">
      <w:pPr>
        <w:tabs>
          <w:tab w:val="left" w:pos="1985"/>
          <w:tab w:val="left" w:pos="4962"/>
          <w:tab w:val="left" w:leader="dot" w:pos="8505"/>
        </w:tabs>
        <w:spacing w:after="120"/>
        <w:ind w:left="1134" w:right="1134"/>
        <w:jc w:val="both"/>
        <w:rPr>
          <w:lang w:val="en-US"/>
        </w:rPr>
      </w:pPr>
      <w:r w:rsidRPr="00A64109">
        <w:rPr>
          <w:lang w:val="en-US"/>
        </w:rPr>
        <w:t>10.</w:t>
      </w:r>
      <w:r w:rsidRPr="00A64109">
        <w:rPr>
          <w:lang w:val="en-US"/>
        </w:rPr>
        <w:tab/>
      </w:r>
      <w:r w:rsidRPr="00A64109">
        <w:t>Comments</w:t>
      </w:r>
      <w:r w:rsidRPr="00A64109">
        <w:rPr>
          <w:lang w:val="en-US"/>
        </w:rPr>
        <w:t xml:space="preserve">: </w:t>
      </w:r>
      <w:r>
        <w:rPr>
          <w:lang w:val="en-US"/>
        </w:rPr>
        <w:tab/>
      </w:r>
      <w:r w:rsidRPr="00A64109">
        <w:rPr>
          <w:lang w:val="en-US"/>
        </w:rPr>
        <w:tab/>
      </w:r>
    </w:p>
    <w:p w:rsidR="00A64109" w:rsidRPr="00A64109" w:rsidRDefault="00A64109" w:rsidP="00FC5FA3">
      <w:pPr>
        <w:tabs>
          <w:tab w:val="left" w:pos="1985"/>
          <w:tab w:val="left" w:pos="4962"/>
          <w:tab w:val="left" w:leader="dot" w:pos="8505"/>
        </w:tabs>
        <w:spacing w:after="120"/>
        <w:ind w:left="1134" w:right="1134"/>
        <w:jc w:val="both"/>
      </w:pPr>
      <w:r w:rsidRPr="00A64109">
        <w:t>10.1.</w:t>
      </w:r>
      <w:r w:rsidRPr="00A64109">
        <w:tab/>
        <w:t>Any comments on movable components:</w:t>
      </w:r>
    </w:p>
    <w:p w:rsidR="00A64109" w:rsidRPr="00A64109" w:rsidRDefault="00A64109" w:rsidP="00FC5FA3">
      <w:pPr>
        <w:tabs>
          <w:tab w:val="left" w:pos="1985"/>
          <w:tab w:val="left" w:leader="dot" w:pos="8505"/>
        </w:tabs>
        <w:spacing w:after="120"/>
        <w:ind w:left="1134" w:right="1134"/>
        <w:jc w:val="both"/>
      </w:pPr>
      <w:r w:rsidRPr="00A64109">
        <w:tab/>
      </w:r>
      <w:r>
        <w:tab/>
      </w:r>
      <w:r>
        <w:tab/>
      </w:r>
    </w:p>
    <w:p w:rsidR="00A64109" w:rsidRPr="00A64109" w:rsidRDefault="00A64109" w:rsidP="00FC5FA3">
      <w:pPr>
        <w:tabs>
          <w:tab w:val="left" w:pos="1985"/>
          <w:tab w:val="left" w:pos="4962"/>
          <w:tab w:val="left" w:leader="dot" w:pos="8505"/>
        </w:tabs>
        <w:spacing w:after="120"/>
        <w:ind w:left="1134" w:right="1134"/>
        <w:jc w:val="both"/>
      </w:pPr>
      <w:r w:rsidRPr="00A64109">
        <w:t>10.2.</w:t>
      </w:r>
      <w:r w:rsidRPr="00A64109">
        <w:tab/>
        <w:t xml:space="preserve">Method used for the definition of the apparent surface: </w:t>
      </w:r>
    </w:p>
    <w:p w:rsidR="00A64109" w:rsidRPr="00A64109" w:rsidRDefault="00A64109" w:rsidP="00FC5FA3">
      <w:pPr>
        <w:tabs>
          <w:tab w:val="left" w:pos="1985"/>
          <w:tab w:val="left" w:pos="2410"/>
          <w:tab w:val="left" w:leader="dot" w:pos="8505"/>
        </w:tabs>
        <w:spacing w:after="120"/>
        <w:ind w:left="1134" w:right="1134"/>
        <w:jc w:val="both"/>
      </w:pPr>
      <w:r w:rsidRPr="00A64109">
        <w:tab/>
        <w:t>(a)</w:t>
      </w:r>
      <w:r w:rsidRPr="00A64109">
        <w:tab/>
        <w:t>Boundary of the illuminating surface</w:t>
      </w:r>
      <w:r w:rsidR="00BA33A5" w:rsidRPr="00BA33A5">
        <w:rPr>
          <w:vertAlign w:val="superscript"/>
        </w:rPr>
        <w:t>2</w:t>
      </w:r>
      <w:r w:rsidRPr="00A64109">
        <w:t xml:space="preserve"> or </w:t>
      </w:r>
    </w:p>
    <w:p w:rsidR="00A64109" w:rsidRPr="00A64109" w:rsidRDefault="00A64109" w:rsidP="00FC5FA3">
      <w:pPr>
        <w:tabs>
          <w:tab w:val="left" w:pos="1985"/>
          <w:tab w:val="left" w:pos="2410"/>
          <w:tab w:val="left" w:leader="dot" w:pos="8505"/>
        </w:tabs>
        <w:spacing w:after="120"/>
        <w:ind w:left="1134" w:right="1134"/>
        <w:jc w:val="both"/>
      </w:pPr>
      <w:r w:rsidRPr="00A64109">
        <w:tab/>
        <w:t>(b)</w:t>
      </w:r>
      <w:r w:rsidRPr="00A64109">
        <w:tab/>
        <w:t>Light-emitting surface</w:t>
      </w:r>
      <w:r w:rsidR="00BA33A5" w:rsidRPr="00BA33A5">
        <w:rPr>
          <w:vertAlign w:val="superscript"/>
        </w:rPr>
        <w:t>2</w:t>
      </w:r>
    </w:p>
    <w:p w:rsidR="00A64109" w:rsidRPr="00A64109" w:rsidRDefault="00A64109" w:rsidP="00FC5FA3">
      <w:pPr>
        <w:tabs>
          <w:tab w:val="left" w:pos="1985"/>
          <w:tab w:val="left" w:pos="4962"/>
          <w:tab w:val="left" w:leader="dot" w:pos="8505"/>
        </w:tabs>
        <w:spacing w:after="120"/>
        <w:ind w:left="1134" w:right="1134"/>
        <w:jc w:val="both"/>
      </w:pPr>
      <w:r w:rsidRPr="00A64109">
        <w:t>10.3.</w:t>
      </w:r>
      <w:r w:rsidRPr="00A64109">
        <w:tab/>
        <w:t>Other comments (valid for right-hand or left-hand drive vehicles):</w:t>
      </w:r>
      <w:r w:rsidRPr="00A64109">
        <w:tab/>
      </w:r>
    </w:p>
    <w:p w:rsidR="00A64109" w:rsidRPr="00A64109" w:rsidRDefault="00A64109" w:rsidP="00FC5FA3">
      <w:pPr>
        <w:tabs>
          <w:tab w:val="left" w:pos="1985"/>
          <w:tab w:val="left" w:leader="dot" w:pos="8505"/>
        </w:tabs>
        <w:spacing w:after="120"/>
        <w:ind w:left="1973" w:right="1134" w:hanging="839"/>
        <w:jc w:val="both"/>
      </w:pPr>
      <w:r w:rsidRPr="00A64109">
        <w:t>10.4.</w:t>
      </w:r>
      <w:r w:rsidRPr="00A64109">
        <w:tab/>
        <w:t xml:space="preserve">Comments concerning AFS (according to paragraphs 3.2.6. and 6.22.7.4. </w:t>
      </w:r>
      <w:r w:rsidRPr="00A64109">
        <w:br/>
        <w:t xml:space="preserve">of </w:t>
      </w:r>
      <w:r w:rsidR="00AA7298" w:rsidRPr="00A64109">
        <w:t>th</w:t>
      </w:r>
      <w:r w:rsidR="00AA7298">
        <w:t>is</w:t>
      </w:r>
      <w:r w:rsidR="00AA7298" w:rsidRPr="00A64109">
        <w:t xml:space="preserve"> </w:t>
      </w:r>
      <w:r w:rsidRPr="00A64109">
        <w:t xml:space="preserve">Regulation): </w:t>
      </w:r>
      <w:r w:rsidRPr="00A64109">
        <w:tab/>
      </w:r>
      <w:r>
        <w:tab/>
      </w:r>
    </w:p>
    <w:p w:rsidR="00A64109" w:rsidRPr="00A64109" w:rsidRDefault="00A64109" w:rsidP="00FC5FA3">
      <w:pPr>
        <w:tabs>
          <w:tab w:val="left" w:pos="1985"/>
          <w:tab w:val="left" w:leader="dot" w:pos="8505"/>
        </w:tabs>
        <w:spacing w:after="120"/>
        <w:ind w:left="1134" w:right="1134"/>
        <w:jc w:val="both"/>
      </w:pPr>
      <w:r w:rsidRPr="00A64109">
        <w:tab/>
      </w:r>
      <w:r>
        <w:tab/>
      </w:r>
      <w:r>
        <w:tab/>
      </w:r>
    </w:p>
    <w:p w:rsidR="00A64109" w:rsidRPr="00A64109" w:rsidRDefault="00A64109" w:rsidP="00FC5FA3">
      <w:pPr>
        <w:tabs>
          <w:tab w:val="left" w:pos="1985"/>
          <w:tab w:val="left" w:leader="dot" w:pos="8505"/>
        </w:tabs>
        <w:spacing w:after="120"/>
        <w:ind w:left="1974" w:right="1134" w:hanging="840"/>
        <w:jc w:val="both"/>
      </w:pPr>
      <w:r w:rsidRPr="00A64109">
        <w:t>10.5.</w:t>
      </w:r>
      <w:r w:rsidRPr="00A64109">
        <w:tab/>
      </w:r>
      <w:r w:rsidR="00FC347D" w:rsidRPr="00FC347D">
        <w:t>Comments regarding the extent of coverage of the conspicuity marking if it is less than the minimum value of 70 per cent required by paragraphs 6.21.4.1.2. and 6.21.4.2.2. of the Regulation.</w:t>
      </w:r>
    </w:p>
    <w:p w:rsidR="00A64109" w:rsidRDefault="00A64109" w:rsidP="00FC5FA3">
      <w:pPr>
        <w:tabs>
          <w:tab w:val="left" w:pos="1985"/>
          <w:tab w:val="left" w:leader="dot" w:pos="8505"/>
        </w:tabs>
        <w:spacing w:after="120"/>
        <w:ind w:left="1974" w:right="1134" w:hanging="840"/>
        <w:jc w:val="both"/>
      </w:pPr>
      <w:r w:rsidRPr="00A64109">
        <w:t>10.6.</w:t>
      </w:r>
      <w:r w:rsidRPr="00A64109">
        <w:tab/>
      </w:r>
      <w:r w:rsidR="00B144D8" w:rsidRPr="00B144D8">
        <w:rPr>
          <w:bCs/>
        </w:rPr>
        <w:t>For vehicles of M and N categories c</w:t>
      </w:r>
      <w:r w:rsidR="00B144D8" w:rsidRPr="00B144D8">
        <w:t>omments</w:t>
      </w:r>
      <w:r w:rsidRPr="00A64109">
        <w:t xml:space="preserve"> regarding the electrical supply conditions (according to paragraphs 3.2.7 and 5.27 of </w:t>
      </w:r>
      <w:r w:rsidR="00AA7298" w:rsidRPr="00C340F0">
        <w:t>th</w:t>
      </w:r>
      <w:r w:rsidR="00AA7298">
        <w:t>is</w:t>
      </w:r>
      <w:r w:rsidR="00AA7298" w:rsidRPr="00C340F0">
        <w:t xml:space="preserve"> </w:t>
      </w:r>
      <w:r w:rsidRPr="00C340F0">
        <w:t>Regulation).</w:t>
      </w:r>
      <w:r w:rsidRPr="00A64109">
        <w:tab/>
      </w:r>
    </w:p>
    <w:p w:rsidR="00FC5FA3" w:rsidRPr="00A64109" w:rsidRDefault="00FC5FA3" w:rsidP="00FC5FA3">
      <w:pPr>
        <w:tabs>
          <w:tab w:val="left" w:pos="1985"/>
          <w:tab w:val="left" w:leader="dot" w:pos="8505"/>
        </w:tabs>
        <w:spacing w:after="120"/>
        <w:ind w:left="1974" w:right="1134" w:hanging="840"/>
        <w:jc w:val="both"/>
        <w:rPr>
          <w:b/>
          <w:bCs/>
        </w:rPr>
      </w:pPr>
      <w:r>
        <w:tab/>
      </w:r>
      <w:r>
        <w:tab/>
      </w:r>
      <w:r>
        <w:tab/>
      </w:r>
    </w:p>
    <w:p w:rsidR="00C4314F" w:rsidRDefault="00C4314F" w:rsidP="00FC5FA3">
      <w:pPr>
        <w:tabs>
          <w:tab w:val="left" w:pos="1985"/>
          <w:tab w:val="left" w:leader="dot" w:pos="8505"/>
        </w:tabs>
        <w:spacing w:after="120"/>
        <w:ind w:left="1974" w:right="1134" w:hanging="840"/>
        <w:jc w:val="both"/>
      </w:pPr>
      <w:r w:rsidRPr="00D96072">
        <w:t>10.7.</w:t>
      </w:r>
      <w:r w:rsidRPr="00D96072">
        <w:tab/>
      </w:r>
      <w:r w:rsidRPr="00FC5FA3">
        <w:rPr>
          <w:bCs/>
        </w:rPr>
        <w:t>Comments</w:t>
      </w:r>
      <w:r w:rsidRPr="00D96072">
        <w:t xml:space="preserve"> regarding conspicuity ma</w:t>
      </w:r>
      <w:r>
        <w:t>rking (according to paragraphs </w:t>
      </w:r>
      <w:r w:rsidRPr="00D96072">
        <w:t>6.21.1.2.5. and 6.21.4.3.1. of this Regulation)</w:t>
      </w:r>
      <w:r w:rsidR="00FC5FA3">
        <w:t xml:space="preserve"> </w:t>
      </w:r>
      <w:r w:rsidR="00FC5FA3">
        <w:tab/>
      </w:r>
      <w:r w:rsidR="00FC5FA3">
        <w:tab/>
      </w:r>
    </w:p>
    <w:p w:rsidR="00FC5FA3" w:rsidRDefault="00FC5FA3" w:rsidP="00FC5FA3">
      <w:pPr>
        <w:tabs>
          <w:tab w:val="left" w:pos="1985"/>
          <w:tab w:val="left" w:leader="dot" w:pos="8505"/>
        </w:tabs>
        <w:spacing w:after="120"/>
        <w:ind w:left="1974" w:right="1134" w:hanging="840"/>
        <w:jc w:val="both"/>
      </w:pPr>
      <w:r>
        <w:tab/>
      </w:r>
      <w:r>
        <w:tab/>
      </w:r>
      <w:r>
        <w:tab/>
      </w:r>
    </w:p>
    <w:p w:rsidR="00C4314F" w:rsidRDefault="00C4314F" w:rsidP="00FC5FA3">
      <w:pPr>
        <w:tabs>
          <w:tab w:val="left" w:pos="1985"/>
          <w:tab w:val="left" w:leader="dot" w:pos="8505"/>
        </w:tabs>
        <w:spacing w:after="120"/>
        <w:ind w:left="1974" w:right="1134" w:hanging="840"/>
        <w:jc w:val="both"/>
      </w:pPr>
      <w:r w:rsidRPr="00D96072">
        <w:t>10.8.</w:t>
      </w:r>
      <w:r w:rsidRPr="00D96072">
        <w:tab/>
        <w:t>Comments regarding conspicuity marking (Incomplete vehicle or Complete Vehicles according to paragraphs 6.21.1.2.1. and 6.21.1.2.1.1.</w:t>
      </w:r>
      <w:r w:rsidR="00AA7298">
        <w:t>)</w:t>
      </w:r>
      <w:r w:rsidRPr="00D96072">
        <w:t>:</w:t>
      </w:r>
      <w:r w:rsidR="00FC5FA3">
        <w:tab/>
      </w:r>
    </w:p>
    <w:p w:rsidR="00FC5FA3" w:rsidRPr="00D96072" w:rsidRDefault="00FC5FA3" w:rsidP="00FC5FA3">
      <w:pPr>
        <w:tabs>
          <w:tab w:val="left" w:pos="1985"/>
          <w:tab w:val="left" w:leader="dot" w:pos="8505"/>
        </w:tabs>
        <w:spacing w:after="120"/>
        <w:ind w:left="1974" w:right="1134" w:hanging="840"/>
        <w:jc w:val="both"/>
      </w:pPr>
      <w:r>
        <w:tab/>
      </w:r>
      <w:r>
        <w:tab/>
      </w:r>
      <w:r>
        <w:tab/>
      </w:r>
    </w:p>
    <w:p w:rsidR="00C4314F" w:rsidRPr="00D96072" w:rsidRDefault="00C4314F" w:rsidP="00FC5FA3">
      <w:pPr>
        <w:pStyle w:val="para"/>
        <w:tabs>
          <w:tab w:val="left" w:pos="4962"/>
        </w:tabs>
        <w:ind w:left="1985" w:hanging="851"/>
      </w:pPr>
      <w:r w:rsidRPr="00D96072">
        <w:tab/>
        <w:t>Incomplete vehicles:</w:t>
      </w:r>
      <w:r>
        <w:tab/>
      </w:r>
      <w:r w:rsidRPr="00D96072">
        <w:t xml:space="preserve"> </w:t>
      </w:r>
      <w:r w:rsidRPr="00D96072">
        <w:tab/>
        <w:t>yes/no</w:t>
      </w:r>
      <w:r w:rsidR="00385C6A" w:rsidRPr="00385C6A">
        <w:rPr>
          <w:vertAlign w:val="superscript"/>
        </w:rPr>
        <w:t>2</w:t>
      </w:r>
    </w:p>
    <w:p w:rsidR="00C4314F" w:rsidRPr="00D96072" w:rsidRDefault="00C4314F" w:rsidP="00FC5FA3">
      <w:pPr>
        <w:pStyle w:val="para"/>
        <w:tabs>
          <w:tab w:val="left" w:pos="4962"/>
        </w:tabs>
        <w:ind w:left="1985" w:hanging="851"/>
      </w:pPr>
      <w:r w:rsidRPr="00D96072">
        <w:tab/>
        <w:t>Complete vehicles:</w:t>
      </w:r>
      <w:r w:rsidRPr="00D96072">
        <w:tab/>
      </w:r>
      <w:r w:rsidRPr="00D96072">
        <w:tab/>
        <w:t>yes/no</w:t>
      </w:r>
      <w:r w:rsidR="00385C6A" w:rsidRPr="00385C6A">
        <w:rPr>
          <w:vertAlign w:val="superscript"/>
        </w:rPr>
        <w:t>2</w:t>
      </w:r>
    </w:p>
    <w:p w:rsidR="00C4314F" w:rsidRDefault="00C4314F" w:rsidP="00FC5FA3">
      <w:pPr>
        <w:pStyle w:val="para"/>
        <w:tabs>
          <w:tab w:val="left" w:pos="4962"/>
        </w:tabs>
        <w:ind w:left="1985" w:hanging="851"/>
      </w:pPr>
      <w:r>
        <w:tab/>
        <w:t>Completed vehicles:</w:t>
      </w:r>
      <w:r>
        <w:tab/>
      </w:r>
      <w:r>
        <w:tab/>
      </w:r>
      <w:r w:rsidRPr="00D96072">
        <w:t>yes/no</w:t>
      </w:r>
      <w:r w:rsidR="00385C6A" w:rsidRPr="00385C6A">
        <w:rPr>
          <w:vertAlign w:val="superscript"/>
        </w:rPr>
        <w:t>2</w:t>
      </w:r>
    </w:p>
    <w:p w:rsidR="00A64109" w:rsidRPr="00A64109" w:rsidRDefault="00A64109" w:rsidP="00FC5FA3">
      <w:pPr>
        <w:tabs>
          <w:tab w:val="left" w:pos="1985"/>
          <w:tab w:val="left" w:leader="dot" w:pos="8505"/>
        </w:tabs>
        <w:spacing w:after="120"/>
        <w:ind w:left="1985" w:right="1134" w:hanging="851"/>
        <w:jc w:val="both"/>
      </w:pPr>
      <w:r w:rsidRPr="00A64109">
        <w:t>11.</w:t>
      </w:r>
      <w:r w:rsidRPr="00A64109">
        <w:tab/>
        <w:t>Position of the approval mark:</w:t>
      </w:r>
      <w:r w:rsidRPr="00A64109">
        <w:tab/>
      </w:r>
    </w:p>
    <w:p w:rsidR="00A64109" w:rsidRPr="00A64109" w:rsidRDefault="00A64109" w:rsidP="00FC5FA3">
      <w:pPr>
        <w:tabs>
          <w:tab w:val="left" w:pos="1985"/>
          <w:tab w:val="left" w:leader="dot" w:pos="8505"/>
        </w:tabs>
        <w:spacing w:after="120"/>
        <w:ind w:left="1974" w:right="1134" w:hanging="840"/>
        <w:jc w:val="both"/>
      </w:pPr>
      <w:r w:rsidRPr="00A64109">
        <w:t>12.</w:t>
      </w:r>
      <w:r w:rsidRPr="00A64109">
        <w:tab/>
        <w:t>Reason(s) for extension (if applicable):</w:t>
      </w:r>
      <w:r w:rsidRPr="00A64109">
        <w:tab/>
      </w:r>
    </w:p>
    <w:p w:rsidR="00A64109" w:rsidRPr="00A64109" w:rsidRDefault="00A64109" w:rsidP="00FC5FA3">
      <w:pPr>
        <w:tabs>
          <w:tab w:val="left" w:pos="1985"/>
          <w:tab w:val="left" w:leader="dot" w:pos="8505"/>
        </w:tabs>
        <w:spacing w:after="120"/>
        <w:ind w:left="1974" w:right="1134" w:hanging="840"/>
        <w:jc w:val="both"/>
      </w:pPr>
      <w:r w:rsidRPr="00A64109">
        <w:t>13.</w:t>
      </w:r>
      <w:r w:rsidRPr="00A64109">
        <w:tab/>
        <w:t>Approval granted/extended/refused/withdrawn</w:t>
      </w:r>
      <w:r w:rsidR="00BA33A5" w:rsidRPr="00BA33A5">
        <w:rPr>
          <w:vertAlign w:val="superscript"/>
        </w:rPr>
        <w:t>2</w:t>
      </w:r>
    </w:p>
    <w:p w:rsidR="00A64109" w:rsidRPr="00A64109" w:rsidRDefault="00A64109" w:rsidP="00FC5FA3">
      <w:pPr>
        <w:tabs>
          <w:tab w:val="left" w:pos="1985"/>
          <w:tab w:val="left" w:leader="dot" w:pos="8505"/>
        </w:tabs>
        <w:spacing w:after="120"/>
        <w:ind w:left="1974" w:right="1134" w:hanging="840"/>
        <w:jc w:val="both"/>
        <w:rPr>
          <w:lang w:val="en-US"/>
        </w:rPr>
      </w:pPr>
      <w:r w:rsidRPr="00A64109">
        <w:rPr>
          <w:lang w:val="en-US"/>
        </w:rPr>
        <w:t>14.</w:t>
      </w:r>
      <w:r w:rsidRPr="00A64109">
        <w:rPr>
          <w:lang w:val="en-US"/>
        </w:rPr>
        <w:tab/>
      </w:r>
      <w:r w:rsidRPr="00D22155">
        <w:t>Place</w:t>
      </w:r>
      <w:r w:rsidRPr="00A64109">
        <w:rPr>
          <w:lang w:val="en-US"/>
        </w:rPr>
        <w:t>:</w:t>
      </w:r>
      <w:r w:rsidRPr="00A64109">
        <w:rPr>
          <w:lang w:val="en-US"/>
        </w:rPr>
        <w:tab/>
      </w:r>
    </w:p>
    <w:p w:rsidR="00A64109" w:rsidRPr="00A64109" w:rsidRDefault="00A64109" w:rsidP="00FC5FA3">
      <w:pPr>
        <w:tabs>
          <w:tab w:val="left" w:pos="1985"/>
          <w:tab w:val="left" w:leader="dot" w:pos="8505"/>
        </w:tabs>
        <w:spacing w:after="120"/>
        <w:ind w:left="1974" w:right="1134" w:hanging="840"/>
        <w:jc w:val="both"/>
        <w:rPr>
          <w:lang w:val="en-US"/>
        </w:rPr>
      </w:pPr>
      <w:r w:rsidRPr="00A64109">
        <w:rPr>
          <w:lang w:val="en-US"/>
        </w:rPr>
        <w:t>15.</w:t>
      </w:r>
      <w:r w:rsidRPr="00A64109">
        <w:rPr>
          <w:lang w:val="en-US"/>
        </w:rPr>
        <w:tab/>
      </w:r>
      <w:r w:rsidRPr="00D22155">
        <w:t>Date</w:t>
      </w:r>
      <w:r w:rsidRPr="00A64109">
        <w:rPr>
          <w:lang w:val="en-US"/>
        </w:rPr>
        <w:t>:</w:t>
      </w:r>
      <w:r w:rsidRPr="00A64109">
        <w:rPr>
          <w:lang w:val="en-US"/>
        </w:rPr>
        <w:tab/>
      </w:r>
    </w:p>
    <w:p w:rsidR="00A64109" w:rsidRPr="00A64109" w:rsidRDefault="00A64109" w:rsidP="00FC5FA3">
      <w:pPr>
        <w:tabs>
          <w:tab w:val="left" w:pos="1985"/>
          <w:tab w:val="left" w:leader="dot" w:pos="8505"/>
        </w:tabs>
        <w:spacing w:after="120"/>
        <w:ind w:left="1974" w:right="1134" w:hanging="840"/>
        <w:jc w:val="both"/>
        <w:rPr>
          <w:lang w:val="en-US"/>
        </w:rPr>
      </w:pPr>
      <w:r w:rsidRPr="00A64109">
        <w:rPr>
          <w:lang w:val="en-US"/>
        </w:rPr>
        <w:t>16.</w:t>
      </w:r>
      <w:r w:rsidRPr="00A64109">
        <w:rPr>
          <w:lang w:val="en-US"/>
        </w:rPr>
        <w:tab/>
      </w:r>
      <w:r w:rsidRPr="00D22155">
        <w:t>Signature</w:t>
      </w:r>
      <w:r w:rsidRPr="00A64109">
        <w:rPr>
          <w:lang w:val="en-US"/>
        </w:rPr>
        <w:t>:</w:t>
      </w:r>
      <w:r w:rsidRPr="00A64109">
        <w:rPr>
          <w:lang w:val="en-US"/>
        </w:rPr>
        <w:tab/>
      </w:r>
    </w:p>
    <w:p w:rsidR="00A64109" w:rsidRPr="00A64109" w:rsidRDefault="00A64109" w:rsidP="00FC5FA3">
      <w:pPr>
        <w:tabs>
          <w:tab w:val="left" w:pos="1985"/>
          <w:tab w:val="left" w:leader="dot" w:pos="8505"/>
        </w:tabs>
        <w:spacing w:after="120"/>
        <w:ind w:left="1974" w:right="1134" w:hanging="840"/>
        <w:jc w:val="both"/>
      </w:pPr>
      <w:r w:rsidRPr="00A64109">
        <w:t>17.</w:t>
      </w:r>
      <w:r w:rsidRPr="00A64109">
        <w:tab/>
        <w:t>The following documents, bearing the approval number shown above, are available on request:</w:t>
      </w:r>
      <w:r w:rsidRPr="00A64109">
        <w:tab/>
      </w:r>
    </w:p>
    <w:p w:rsidR="00395C8E" w:rsidRDefault="00A64109" w:rsidP="00D22155">
      <w:pPr>
        <w:tabs>
          <w:tab w:val="left" w:pos="1985"/>
          <w:tab w:val="left" w:leader="dot" w:pos="8505"/>
        </w:tabs>
        <w:spacing w:after="120"/>
        <w:ind w:left="1134" w:right="1134"/>
        <w:jc w:val="both"/>
      </w:pPr>
      <w:r w:rsidRPr="00A64109">
        <w:tab/>
      </w:r>
      <w:r w:rsidR="00D22155">
        <w:tab/>
      </w:r>
      <w:r w:rsidR="00D22155">
        <w:tab/>
      </w:r>
    </w:p>
    <w:p w:rsidR="00997C90" w:rsidRDefault="00997C90" w:rsidP="00D22155">
      <w:pPr>
        <w:tabs>
          <w:tab w:val="left" w:pos="1985"/>
          <w:tab w:val="left" w:leader="dot" w:pos="8505"/>
        </w:tabs>
        <w:spacing w:after="120"/>
        <w:ind w:left="1134" w:right="1134"/>
        <w:jc w:val="both"/>
      </w:pPr>
    </w:p>
    <w:p w:rsidR="00F86CE5" w:rsidRDefault="00F86CE5" w:rsidP="00D253E8">
      <w:pPr>
        <w:tabs>
          <w:tab w:val="left" w:pos="1700"/>
          <w:tab w:val="left" w:pos="4536"/>
          <w:tab w:val="left" w:leader="dot" w:pos="8505"/>
        </w:tabs>
        <w:spacing w:after="120"/>
        <w:ind w:left="1134" w:right="1134"/>
        <w:jc w:val="both"/>
        <w:sectPr w:rsidR="00F86CE5" w:rsidSect="00156E61">
          <w:headerReference w:type="even" r:id="rId29"/>
          <w:headerReference w:type="default" r:id="rId30"/>
          <w:footerReference w:type="even" r:id="rId31"/>
          <w:footerReference w:type="default" r:id="rId32"/>
          <w:headerReference w:type="first" r:id="rId33"/>
          <w:footerReference w:type="first" r:id="rId34"/>
          <w:footnotePr>
            <w:numRestart w:val="eachSect"/>
          </w:footnotePr>
          <w:endnotePr>
            <w:numFmt w:val="decimal"/>
          </w:endnotePr>
          <w:pgSz w:w="11907" w:h="16840" w:code="9"/>
          <w:pgMar w:top="1701" w:right="1134" w:bottom="2268" w:left="1134" w:header="964" w:footer="1701" w:gutter="0"/>
          <w:cols w:space="720"/>
          <w:titlePg/>
          <w:docGrid w:linePitch="272"/>
        </w:sectPr>
      </w:pPr>
    </w:p>
    <w:p w:rsidR="00A753AA" w:rsidRPr="00A753AA" w:rsidRDefault="00A753AA" w:rsidP="00A753AA">
      <w:pPr>
        <w:pStyle w:val="HChG"/>
      </w:pPr>
      <w:bookmarkStart w:id="25" w:name="_Toc338161448"/>
      <w:r w:rsidRPr="00A753AA">
        <w:t>Annex 2</w:t>
      </w:r>
      <w:bookmarkEnd w:id="25"/>
    </w:p>
    <w:p w:rsidR="00A753AA" w:rsidRPr="00A753AA" w:rsidRDefault="00A753AA" w:rsidP="00A753AA">
      <w:pPr>
        <w:pStyle w:val="HChG"/>
      </w:pPr>
      <w:r>
        <w:tab/>
      </w:r>
      <w:r>
        <w:tab/>
      </w:r>
      <w:bookmarkStart w:id="26" w:name="_Toc338161449"/>
      <w:r w:rsidRPr="00A753AA">
        <w:t>Arrangements of approval marks</w:t>
      </w:r>
      <w:bookmarkEnd w:id="26"/>
    </w:p>
    <w:p w:rsidR="00A753AA" w:rsidRPr="00ED3482" w:rsidRDefault="00A753AA" w:rsidP="00ED3482">
      <w:pPr>
        <w:pStyle w:val="1"/>
      </w:pPr>
      <w:bookmarkStart w:id="27" w:name="_Toc338161450"/>
      <w:r w:rsidRPr="001978DC">
        <w:t>Model</w:t>
      </w:r>
      <w:r w:rsidRPr="00B46F39">
        <w:t xml:space="preserve"> A</w:t>
      </w:r>
      <w:bookmarkEnd w:id="27"/>
    </w:p>
    <w:p w:rsidR="00A753AA" w:rsidRPr="00A753AA" w:rsidRDefault="00A753AA" w:rsidP="00B46F39">
      <w:pPr>
        <w:pStyle w:val="1"/>
      </w:pPr>
      <w:bookmarkStart w:id="28" w:name="_Toc338161451"/>
      <w:r w:rsidRPr="00A753AA">
        <w:t>(See paragraph 4.4. of this Regulation)</w:t>
      </w:r>
      <w:bookmarkEnd w:id="28"/>
    </w:p>
    <w:p w:rsidR="00D253E8" w:rsidRDefault="00D253E8" w:rsidP="00755789">
      <w:pPr>
        <w:tabs>
          <w:tab w:val="left" w:pos="1700"/>
          <w:tab w:val="left" w:pos="4536"/>
          <w:tab w:val="left" w:leader="dot" w:pos="8505"/>
        </w:tabs>
        <w:spacing w:after="120"/>
        <w:ind w:left="284" w:right="1134"/>
        <w:jc w:val="both"/>
      </w:pPr>
    </w:p>
    <w:p w:rsidR="00687E53" w:rsidRDefault="00FF1DA4" w:rsidP="00755789">
      <w:pPr>
        <w:tabs>
          <w:tab w:val="left" w:pos="1700"/>
          <w:tab w:val="left" w:pos="4536"/>
          <w:tab w:val="left" w:leader="dot" w:pos="8505"/>
        </w:tabs>
        <w:spacing w:after="120"/>
        <w:ind w:left="284" w:right="1134"/>
        <w:jc w:val="both"/>
      </w:pPr>
      <w:r>
        <w:rPr>
          <w:noProof/>
          <w:lang w:val="en-US" w:eastAsia="ko-KR"/>
        </w:rPr>
        <mc:AlternateContent>
          <mc:Choice Requires="wps">
            <w:drawing>
              <wp:anchor distT="0" distB="0" distL="114300" distR="114300" simplePos="0" relativeHeight="251707392" behindDoc="0" locked="0" layoutInCell="1" allowOverlap="1">
                <wp:simplePos x="0" y="0"/>
                <wp:positionH relativeFrom="column">
                  <wp:posOffset>3644265</wp:posOffset>
                </wp:positionH>
                <wp:positionV relativeFrom="paragraph">
                  <wp:posOffset>384810</wp:posOffset>
                </wp:positionV>
                <wp:extent cx="444500" cy="378460"/>
                <wp:effectExtent l="0" t="0" r="0" b="2540"/>
                <wp:wrapNone/>
                <wp:docPr id="11"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378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7908BF" w:rsidRDefault="003E578D" w:rsidP="00DD5BDE">
                            <w:pPr>
                              <w:rPr>
                                <w:rFonts w:ascii="Arial" w:hAnsi="Arial"/>
                                <w:bCs/>
                                <w:sz w:val="52"/>
                                <w:szCs w:val="52"/>
                                <w:lang w:eastAsia="ja-JP"/>
                              </w:rPr>
                            </w:pPr>
                            <w:r w:rsidRPr="007908BF">
                              <w:rPr>
                                <w:rFonts w:ascii="Arial" w:hAnsi="Arial"/>
                                <w:bCs/>
                                <w:sz w:val="52"/>
                                <w:szCs w:val="52"/>
                              </w:rPr>
                              <w:t>0</w:t>
                            </w:r>
                            <w:r>
                              <w:rPr>
                                <w:rFonts w:ascii="Arial" w:hAnsi="Arial"/>
                                <w:bCs/>
                                <w:sz w:val="52"/>
                                <w:szCs w:val="52"/>
                                <w:lang w:eastAsia="ja-JP"/>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5" o:spid="_x0000_s1150" type="#_x0000_t202" style="position:absolute;left:0;text-align:left;margin-left:286.95pt;margin-top:30.3pt;width:35pt;height:29.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" stroked="f">
                <v:textbox inset="0,0,0,0">
                  <w:txbxContent>
                    <w:p w:rsidR="003E578D" w:rsidRPr="007908BF" w:rsidRDefault="003E578D" w:rsidP="00DD5BDE">
                      <w:pPr>
                        <w:rPr>
                          <w:rFonts w:ascii="Arial" w:hAnsi="Arial"/>
                          <w:bCs/>
                          <w:sz w:val="52"/>
                          <w:szCs w:val="52"/>
                          <w:lang w:eastAsia="ja-JP"/>
                        </w:rPr>
                      </w:pPr>
                      <w:r w:rsidRPr="007908BF">
                        <w:rPr>
                          <w:rFonts w:ascii="Arial" w:hAnsi="Arial"/>
                          <w:bCs/>
                          <w:sz w:val="52"/>
                          <w:szCs w:val="52"/>
                        </w:rPr>
                        <w:t>0</w:t>
                      </w:r>
                      <w:r>
                        <w:rPr>
                          <w:rFonts w:ascii="Arial" w:hAnsi="Arial"/>
                          <w:bCs/>
                          <w:sz w:val="52"/>
                          <w:szCs w:val="52"/>
                          <w:lang w:eastAsia="ja-JP"/>
                        </w:rPr>
                        <w:t>6</w:t>
                      </w:r>
                    </w:p>
                  </w:txbxContent>
                </v:textbox>
              </v:shape>
            </w:pict>
          </mc:Fallback>
        </mc:AlternateContent>
      </w:r>
      <w:r>
        <w:rPr>
          <w:noProof/>
          <w:lang w:val="en-US" w:eastAsia="ko-KR"/>
        </w:rPr>
        <w:drawing>
          <wp:inline distT="0" distB="0" distL="0" distR="0">
            <wp:extent cx="5302250" cy="1009650"/>
            <wp:effectExtent l="0" t="0" r="0" b="0"/>
            <wp:docPr id="12" name="Picture 142" descr="Description: Description: reg-48-graph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2" descr="Description: Description: reg-48-graphic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2250" cy="1009650"/>
                    </a:xfrm>
                    <a:prstGeom prst="rect">
                      <a:avLst/>
                    </a:prstGeom>
                    <a:noFill/>
                    <a:ln>
                      <a:noFill/>
                    </a:ln>
                  </pic:spPr>
                </pic:pic>
              </a:graphicData>
            </a:graphic>
          </wp:inline>
        </w:drawing>
      </w:r>
    </w:p>
    <w:p w:rsidR="00D253E8" w:rsidRDefault="000D4226" w:rsidP="000D4226">
      <w:pPr>
        <w:tabs>
          <w:tab w:val="left" w:pos="1700"/>
          <w:tab w:val="left" w:pos="8505"/>
        </w:tabs>
        <w:spacing w:after="120"/>
        <w:ind w:left="1134" w:right="1134"/>
        <w:jc w:val="right"/>
      </w:pPr>
      <w:r>
        <w:tab/>
      </w:r>
      <w:r w:rsidR="00B46F39" w:rsidRPr="00B46F39">
        <w:t>a = 8 mm min.</w:t>
      </w:r>
    </w:p>
    <w:p w:rsidR="00206ACE" w:rsidRDefault="00687E53" w:rsidP="00206ACE">
      <w:pPr>
        <w:tabs>
          <w:tab w:val="left" w:pos="1700"/>
          <w:tab w:val="left" w:pos="4536"/>
          <w:tab w:val="left" w:leader="dot" w:pos="8505"/>
        </w:tabs>
        <w:spacing w:before="120" w:after="120"/>
        <w:ind w:left="1134" w:right="1134"/>
        <w:jc w:val="both"/>
      </w:pPr>
      <w:r>
        <w:tab/>
      </w:r>
      <w:r w:rsidR="00845570" w:rsidRPr="00845570">
        <w:t>The above approval mark affixed to a vehicle shows that the vehicle type concerned has, with regard to the installation of lighting and light</w:t>
      </w:r>
      <w:r w:rsidR="00845570" w:rsidRPr="00845570">
        <w:noBreakHyphen/>
        <w:t>signalling devices, been approved in the Netherlands (E</w:t>
      </w:r>
      <w:r w:rsidR="006B52BC">
        <w:t xml:space="preserve"> </w:t>
      </w:r>
      <w:r w:rsidR="00845570" w:rsidRPr="00845570">
        <w:t xml:space="preserve">4) pursuant to Regulation No. 48 as amended by the </w:t>
      </w:r>
      <w:r w:rsidR="00810761" w:rsidRPr="00845570">
        <w:t>0</w:t>
      </w:r>
      <w:r w:rsidR="00810761">
        <w:t>6</w:t>
      </w:r>
      <w:r w:rsidR="00810761" w:rsidRPr="00845570">
        <w:t xml:space="preserve"> </w:t>
      </w:r>
      <w:r w:rsidR="00845570" w:rsidRPr="00845570">
        <w:t xml:space="preserve">series of amendments. The approval number indicates that the approval was granted in accordance with the requirements of Regulation No. 48 as amended by the </w:t>
      </w:r>
      <w:r w:rsidR="00810761" w:rsidRPr="00845570">
        <w:t>0</w:t>
      </w:r>
      <w:r w:rsidR="00810761">
        <w:t>6</w:t>
      </w:r>
      <w:r w:rsidR="00810761" w:rsidRPr="00845570">
        <w:t xml:space="preserve"> </w:t>
      </w:r>
      <w:r w:rsidR="00845570" w:rsidRPr="00845570">
        <w:t>series of amendments.</w:t>
      </w:r>
      <w:r w:rsidR="00845570">
        <w:t xml:space="preserve"> </w:t>
      </w:r>
    </w:p>
    <w:p w:rsidR="00B46F39" w:rsidRPr="00B46F39" w:rsidRDefault="00B46F39" w:rsidP="00ED3482">
      <w:pPr>
        <w:pStyle w:val="1"/>
      </w:pPr>
      <w:r w:rsidRPr="00B46F39">
        <w:t>Model B</w:t>
      </w:r>
    </w:p>
    <w:p w:rsidR="00B46F39" w:rsidRDefault="00B46F39" w:rsidP="00B46F39">
      <w:pPr>
        <w:pStyle w:val="1"/>
      </w:pPr>
      <w:bookmarkStart w:id="29" w:name="_Toc338161452"/>
      <w:r w:rsidRPr="00B46F39">
        <w:t>(</w:t>
      </w:r>
      <w:r w:rsidR="00206ACE">
        <w:t>S</w:t>
      </w:r>
      <w:r w:rsidRPr="00B46F39">
        <w:t>ee paragraph 4.5. of this Regulation)</w:t>
      </w:r>
      <w:bookmarkEnd w:id="29"/>
    </w:p>
    <w:p w:rsidR="00ED3482" w:rsidRPr="00ED3482" w:rsidRDefault="00ED3482" w:rsidP="00ED3482">
      <w:pPr>
        <w:pStyle w:val="SingleTxtG"/>
      </w:pPr>
    </w:p>
    <w:p w:rsidR="00D253E8" w:rsidRDefault="00FF1DA4" w:rsidP="00755789">
      <w:pPr>
        <w:pStyle w:val="1"/>
        <w:tabs>
          <w:tab w:val="left" w:pos="284"/>
        </w:tabs>
        <w:ind w:left="284"/>
        <w:jc w:val="both"/>
      </w:pPr>
      <w:bookmarkStart w:id="30" w:name="_Toc338161453"/>
      <w:r>
        <w:rPr>
          <w:noProof/>
          <w:lang w:val="en-US" w:eastAsia="ko-KR"/>
        </w:rPr>
        <mc:AlternateContent>
          <mc:Choice Requires="wps">
            <w:drawing>
              <wp:anchor distT="0" distB="0" distL="114300" distR="114300" simplePos="0" relativeHeight="251708416" behindDoc="0" locked="0" layoutInCell="1" allowOverlap="1">
                <wp:simplePos x="0" y="0"/>
                <wp:positionH relativeFrom="column">
                  <wp:posOffset>3463290</wp:posOffset>
                </wp:positionH>
                <wp:positionV relativeFrom="paragraph">
                  <wp:posOffset>130810</wp:posOffset>
                </wp:positionV>
                <wp:extent cx="414020" cy="303530"/>
                <wp:effectExtent l="0" t="0" r="5080" b="1270"/>
                <wp:wrapNone/>
                <wp:docPr id="13"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303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117DF6" w:rsidRDefault="003E578D" w:rsidP="00DD5BDE">
                            <w:pPr>
                              <w:rPr>
                                <w:rFonts w:ascii="Arial" w:hAnsi="Arial"/>
                                <w:bCs/>
                                <w:lang w:eastAsia="ja-JP"/>
                              </w:rPr>
                            </w:pPr>
                            <w:r>
                              <w:rPr>
                                <w:rFonts w:ascii="Arial" w:hAnsi="Arial"/>
                                <w:bCs/>
                                <w:sz w:val="52"/>
                                <w:szCs w:val="52"/>
                              </w:rPr>
                              <w:t>06</w:t>
                            </w:r>
                            <w:r w:rsidRPr="00117DF6">
                              <w:rPr>
                                <w:rFonts w:ascii="Arial" w:hAnsi="Arial"/>
                                <w:bCs/>
                                <w:sz w:val="52"/>
                                <w:szCs w:val="52"/>
                              </w:rPr>
                              <w:t>0</w:t>
                            </w:r>
                            <w:r>
                              <w:rPr>
                                <w:rFonts w:ascii="Arial" w:hAnsi="Arial"/>
                                <w:bCs/>
                                <w:sz w:val="52"/>
                                <w:szCs w:val="52"/>
                                <w:lang w:eastAsia="ja-JP"/>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 o:spid="_x0000_s1151" type="#_x0000_t202" style="position:absolute;left:0;text-align:left;margin-left:272.7pt;margin-top:10.3pt;width:32.6pt;height:23.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" stroked="f">
                <v:textbox inset="0,0,0,0">
                  <w:txbxContent>
                    <w:p w:rsidR="003E578D" w:rsidRPr="00117DF6" w:rsidRDefault="003E578D" w:rsidP="00DD5BDE">
                      <w:pPr>
                        <w:rPr>
                          <w:rFonts w:ascii="Arial" w:hAnsi="Arial"/>
                          <w:bCs/>
                          <w:lang w:eastAsia="ja-JP"/>
                        </w:rPr>
                      </w:pPr>
                      <w:r>
                        <w:rPr>
                          <w:rFonts w:ascii="Arial" w:hAnsi="Arial"/>
                          <w:bCs/>
                          <w:sz w:val="52"/>
                          <w:szCs w:val="52"/>
                        </w:rPr>
                        <w:t>06</w:t>
                      </w:r>
                      <w:r w:rsidRPr="00117DF6">
                        <w:rPr>
                          <w:rFonts w:ascii="Arial" w:hAnsi="Arial"/>
                          <w:bCs/>
                          <w:sz w:val="52"/>
                          <w:szCs w:val="52"/>
                        </w:rPr>
                        <w:t>0</w:t>
                      </w:r>
                      <w:r>
                        <w:rPr>
                          <w:rFonts w:ascii="Arial" w:hAnsi="Arial"/>
                          <w:bCs/>
                          <w:sz w:val="52"/>
                          <w:szCs w:val="52"/>
                          <w:lang w:eastAsia="ja-JP"/>
                        </w:rPr>
                        <w:t>6</w:t>
                      </w:r>
                    </w:p>
                  </w:txbxContent>
                </v:textbox>
              </v:shape>
            </w:pict>
          </mc:Fallback>
        </mc:AlternateContent>
      </w:r>
      <w:r>
        <w:rPr>
          <w:noProof/>
          <w:lang w:val="en-US" w:eastAsia="ko-KR"/>
        </w:rPr>
        <w:drawing>
          <wp:inline distT="0" distB="0" distL="0" distR="0">
            <wp:extent cx="5499100" cy="990600"/>
            <wp:effectExtent l="0" t="0" r="635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99100" cy="990600"/>
                    </a:xfrm>
                    <a:prstGeom prst="rect">
                      <a:avLst/>
                    </a:prstGeom>
                    <a:noFill/>
                    <a:ln>
                      <a:noFill/>
                    </a:ln>
                  </pic:spPr>
                </pic:pic>
              </a:graphicData>
            </a:graphic>
          </wp:inline>
        </w:drawing>
      </w:r>
      <w:bookmarkEnd w:id="30"/>
    </w:p>
    <w:p w:rsidR="00D253E8" w:rsidRDefault="000D4226" w:rsidP="000D4226">
      <w:pPr>
        <w:tabs>
          <w:tab w:val="left" w:pos="1700"/>
          <w:tab w:val="left" w:pos="8505"/>
        </w:tabs>
        <w:spacing w:after="120"/>
        <w:ind w:left="1134" w:right="1134"/>
        <w:jc w:val="right"/>
      </w:pPr>
      <w:r>
        <w:tab/>
      </w:r>
      <w:r w:rsidR="007E4F21" w:rsidRPr="007E4F21">
        <w:t>a = 8 mm min.</w:t>
      </w:r>
    </w:p>
    <w:p w:rsidR="007E4F21" w:rsidRPr="007E4F21" w:rsidRDefault="00687E53" w:rsidP="007E4F21">
      <w:pPr>
        <w:tabs>
          <w:tab w:val="left" w:pos="1700"/>
          <w:tab w:val="left" w:pos="4536"/>
          <w:tab w:val="left" w:leader="dot" w:pos="8505"/>
        </w:tabs>
        <w:spacing w:after="120"/>
        <w:ind w:left="1134" w:right="1134"/>
        <w:jc w:val="both"/>
      </w:pPr>
      <w:r>
        <w:tab/>
      </w:r>
      <w:r w:rsidR="007E4F21" w:rsidRPr="007E4F21">
        <w:t>The above approval mark affixed to a vehicle shows that the vehicle type concerned has been approved in the Netherlands (E</w:t>
      </w:r>
      <w:r w:rsidR="006B52BC">
        <w:t xml:space="preserve"> </w:t>
      </w:r>
      <w:r w:rsidR="007E4F21" w:rsidRPr="007E4F21">
        <w:t>4) pursuant to Regulation No. 48 as amended by the 0</w:t>
      </w:r>
      <w:r w:rsidR="00810761">
        <w:t>6</w:t>
      </w:r>
      <w:r w:rsidR="007E4F21" w:rsidRPr="007E4F21">
        <w:t xml:space="preserve"> series of am</w:t>
      </w:r>
      <w:r w:rsidR="00E80938">
        <w:t>endments and Regulation No. 33</w:t>
      </w:r>
      <w:r w:rsidR="007C1324">
        <w:t>.</w:t>
      </w:r>
      <w:r w:rsidR="00DC1561">
        <w:t xml:space="preserve"> </w:t>
      </w:r>
      <w:r w:rsidR="00E80938" w:rsidRPr="00C03A6B">
        <w:rPr>
          <w:rStyle w:val="a3"/>
        </w:rPr>
        <w:footnoteReference w:id="25"/>
      </w:r>
      <w:r w:rsidR="007E4F21" w:rsidRPr="007E4F21">
        <w:t xml:space="preserve"> The approval number indicates that, at the dates when the respective approvals were given, Regulation No. 48 was amended by the 0</w:t>
      </w:r>
      <w:r w:rsidR="00810761">
        <w:t>6</w:t>
      </w:r>
      <w:r w:rsidR="007E4F21" w:rsidRPr="007E4F21">
        <w:t xml:space="preserve"> series of amendments and Regulation No. 33 was still in its original form</w:t>
      </w:r>
      <w:r w:rsidR="007E4F21" w:rsidRPr="007E4F21">
        <w:rPr>
          <w:bCs/>
        </w:rPr>
        <w:t>.</w:t>
      </w:r>
    </w:p>
    <w:p w:rsidR="00F86CE5" w:rsidRDefault="00F86CE5" w:rsidP="00D253E8">
      <w:pPr>
        <w:tabs>
          <w:tab w:val="left" w:pos="1700"/>
          <w:tab w:val="left" w:pos="4536"/>
          <w:tab w:val="left" w:leader="dot" w:pos="8505"/>
        </w:tabs>
        <w:spacing w:after="120"/>
        <w:ind w:left="1134" w:right="1134"/>
        <w:jc w:val="both"/>
        <w:sectPr w:rsidR="00F86CE5" w:rsidSect="00156E61">
          <w:headerReference w:type="even" r:id="rId37"/>
          <w:headerReference w:type="default" r:id="rId38"/>
          <w:headerReference w:type="first" r:id="rId39"/>
          <w:footerReference w:type="first" r:id="rId40"/>
          <w:footnotePr>
            <w:numRestart w:val="eachSect"/>
          </w:footnotePr>
          <w:endnotePr>
            <w:numFmt w:val="decimal"/>
          </w:endnotePr>
          <w:pgSz w:w="11907" w:h="16840" w:code="9"/>
          <w:pgMar w:top="1701" w:right="1134" w:bottom="2268" w:left="1134" w:header="964" w:footer="1701" w:gutter="0"/>
          <w:cols w:space="720"/>
          <w:titlePg/>
          <w:docGrid w:linePitch="272"/>
        </w:sectPr>
      </w:pPr>
    </w:p>
    <w:p w:rsidR="00FF44CF" w:rsidRPr="00FF44CF" w:rsidRDefault="00FF44CF" w:rsidP="00FF44CF">
      <w:pPr>
        <w:pStyle w:val="HChG"/>
      </w:pPr>
      <w:bookmarkStart w:id="31" w:name="_Toc338161454"/>
      <w:r w:rsidRPr="00FF44CF">
        <w:t>Annex 3</w:t>
      </w:r>
      <w:bookmarkEnd w:id="31"/>
    </w:p>
    <w:p w:rsidR="00D253E8" w:rsidRDefault="00FF44CF" w:rsidP="00FF44CF">
      <w:pPr>
        <w:pStyle w:val="HChG"/>
      </w:pPr>
      <w:r>
        <w:tab/>
      </w:r>
      <w:r>
        <w:tab/>
      </w:r>
      <w:bookmarkStart w:id="32" w:name="_Toc338161455"/>
      <w:r w:rsidR="00755789" w:rsidRPr="00755789">
        <w:t>Examples of lamp surfaces, axes, centres of reference, and angles of geometric visibility</w:t>
      </w:r>
      <w:bookmarkEnd w:id="32"/>
      <w:r w:rsidR="00755789">
        <w:t xml:space="preserve"> </w:t>
      </w:r>
    </w:p>
    <w:p w:rsidR="00755789" w:rsidRPr="00755789" w:rsidRDefault="00755789" w:rsidP="00755789">
      <w:pPr>
        <w:spacing w:after="120"/>
        <w:ind w:left="1134" w:right="1134"/>
        <w:jc w:val="both"/>
      </w:pPr>
      <w:r w:rsidRPr="00755789">
        <w:t>These examples show some arrangements to aid the understanding of the provisions and are not intended to be design restrictive.</w:t>
      </w:r>
    </w:p>
    <w:p w:rsidR="00755789" w:rsidRDefault="00755789" w:rsidP="00755789">
      <w:pPr>
        <w:ind w:left="567" w:firstLine="567"/>
        <w:rPr>
          <w:b/>
        </w:rPr>
      </w:pPr>
      <w:r w:rsidRPr="00755789">
        <w:rPr>
          <w:b/>
        </w:rPr>
        <w:t xml:space="preserve">KEY for all examples in this </w:t>
      </w:r>
      <w:r w:rsidR="009B223B">
        <w:rPr>
          <w:b/>
        </w:rPr>
        <w:t>a</w:t>
      </w:r>
      <w:r w:rsidR="009B223B" w:rsidRPr="00755789">
        <w:rPr>
          <w:b/>
        </w:rPr>
        <w:t>nnex</w:t>
      </w:r>
      <w:r w:rsidRPr="00755789">
        <w:rPr>
          <w:b/>
        </w:rPr>
        <w:t>:</w:t>
      </w:r>
    </w:p>
    <w:p w:rsidR="00755789" w:rsidRDefault="00755789" w:rsidP="00755789">
      <w:pPr>
        <w:ind w:left="567" w:firstLine="567"/>
        <w:rPr>
          <w:b/>
        </w:rPr>
      </w:pPr>
    </w:p>
    <w:tbl>
      <w:tblPr>
        <w:tblW w:w="8505" w:type="dxa"/>
        <w:tblInd w:w="1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00"/>
        <w:gridCol w:w="3305"/>
      </w:tblGrid>
      <w:tr w:rsidR="00AC1C96" w:rsidRPr="00A94D47" w:rsidTr="00F12E8C">
        <w:tc>
          <w:tcPr>
            <w:tcW w:w="5200" w:type="dxa"/>
          </w:tcPr>
          <w:p w:rsidR="00AC1C96" w:rsidRPr="00A94D47" w:rsidRDefault="00AC1C96" w:rsidP="00F12E8C">
            <w:pPr>
              <w:spacing w:before="240" w:after="80"/>
              <w:ind w:left="504" w:right="113" w:hanging="391"/>
              <w:rPr>
                <w:bCs/>
                <w:color w:val="000000"/>
              </w:rPr>
            </w:pPr>
            <w:r>
              <w:rPr>
                <w:bCs/>
                <w:color w:val="000000"/>
              </w:rPr>
              <w:t>1.</w:t>
            </w:r>
            <w:r w:rsidRPr="00A94D47">
              <w:rPr>
                <w:bCs/>
                <w:color w:val="000000"/>
              </w:rPr>
              <w:tab/>
              <w:t xml:space="preserve">Illuminating surface </w:t>
            </w:r>
          </w:p>
          <w:p w:rsidR="00AC1C96" w:rsidRPr="00A94D47" w:rsidRDefault="00AC1C96" w:rsidP="00F12E8C">
            <w:pPr>
              <w:spacing w:after="80"/>
              <w:ind w:left="504" w:right="113" w:hanging="391"/>
              <w:rPr>
                <w:bCs/>
                <w:color w:val="000000"/>
              </w:rPr>
            </w:pPr>
            <w:r>
              <w:rPr>
                <w:bCs/>
                <w:color w:val="000000"/>
              </w:rPr>
              <w:t>2.</w:t>
            </w:r>
            <w:r w:rsidRPr="00A94D47">
              <w:rPr>
                <w:bCs/>
                <w:color w:val="000000"/>
              </w:rPr>
              <w:tab/>
              <w:t xml:space="preserve">Axis of reference </w:t>
            </w:r>
          </w:p>
          <w:p w:rsidR="00AC1C96" w:rsidRPr="00A94D47" w:rsidRDefault="00AC1C96" w:rsidP="00F12E8C">
            <w:pPr>
              <w:spacing w:after="80"/>
              <w:ind w:left="504" w:right="113" w:hanging="391"/>
              <w:rPr>
                <w:bCs/>
                <w:color w:val="000000"/>
              </w:rPr>
            </w:pPr>
            <w:r>
              <w:rPr>
                <w:bCs/>
                <w:color w:val="000000"/>
              </w:rPr>
              <w:t>3.</w:t>
            </w:r>
            <w:r w:rsidRPr="00A94D47">
              <w:rPr>
                <w:bCs/>
                <w:color w:val="000000"/>
              </w:rPr>
              <w:tab/>
              <w:t xml:space="preserve">Centre of reference </w:t>
            </w:r>
          </w:p>
          <w:p w:rsidR="00AC1C96" w:rsidRPr="00A94D47" w:rsidRDefault="00AC1C96" w:rsidP="00F12E8C">
            <w:pPr>
              <w:spacing w:after="80"/>
              <w:ind w:left="504" w:right="113" w:hanging="391"/>
              <w:rPr>
                <w:bCs/>
                <w:color w:val="000000"/>
              </w:rPr>
            </w:pPr>
            <w:r>
              <w:rPr>
                <w:bCs/>
                <w:color w:val="000000"/>
              </w:rPr>
              <w:t>4.</w:t>
            </w:r>
            <w:r w:rsidRPr="00A94D47">
              <w:rPr>
                <w:bCs/>
                <w:color w:val="000000"/>
              </w:rPr>
              <w:tab/>
              <w:t xml:space="preserve">Angle of geometric visibility </w:t>
            </w:r>
          </w:p>
          <w:p w:rsidR="00AC1C96" w:rsidRPr="00A94D47" w:rsidRDefault="00AC1C96" w:rsidP="00F12E8C">
            <w:pPr>
              <w:spacing w:after="80"/>
              <w:ind w:left="504" w:right="113" w:hanging="391"/>
              <w:rPr>
                <w:bCs/>
                <w:color w:val="000000"/>
              </w:rPr>
            </w:pPr>
            <w:r>
              <w:rPr>
                <w:bCs/>
                <w:color w:val="000000"/>
              </w:rPr>
              <w:t>5.</w:t>
            </w:r>
            <w:r w:rsidRPr="00A94D47">
              <w:rPr>
                <w:bCs/>
                <w:color w:val="000000"/>
              </w:rPr>
              <w:tab/>
              <w:t xml:space="preserve">Light-emitting surface </w:t>
            </w:r>
          </w:p>
          <w:p w:rsidR="00AC1C96" w:rsidRPr="00A94D47" w:rsidRDefault="00AC1C96" w:rsidP="00F12E8C">
            <w:pPr>
              <w:spacing w:after="80"/>
              <w:ind w:left="504" w:right="113" w:hanging="391"/>
              <w:rPr>
                <w:bCs/>
                <w:color w:val="000000"/>
              </w:rPr>
            </w:pPr>
            <w:r>
              <w:rPr>
                <w:bCs/>
                <w:color w:val="000000"/>
              </w:rPr>
              <w:t>6.</w:t>
            </w:r>
            <w:r w:rsidRPr="00A94D47">
              <w:rPr>
                <w:bCs/>
                <w:color w:val="000000"/>
              </w:rPr>
              <w:tab/>
              <w:t xml:space="preserve">Apparent surface based on the illuminating surface </w:t>
            </w:r>
          </w:p>
          <w:p w:rsidR="00AC1C96" w:rsidRPr="00A94D47" w:rsidRDefault="00AC1C96" w:rsidP="00F12E8C">
            <w:pPr>
              <w:spacing w:after="80"/>
              <w:ind w:left="504" w:right="113" w:hanging="391"/>
              <w:rPr>
                <w:bCs/>
                <w:color w:val="000000"/>
              </w:rPr>
            </w:pPr>
            <w:r>
              <w:rPr>
                <w:bCs/>
                <w:color w:val="000000"/>
              </w:rPr>
              <w:t>7a.</w:t>
            </w:r>
            <w:r w:rsidRPr="00A94D47">
              <w:rPr>
                <w:bCs/>
                <w:color w:val="000000"/>
              </w:rPr>
              <w:tab/>
              <w:t>Apparent surface based on the light-emitting surface</w:t>
            </w:r>
            <w:r>
              <w:rPr>
                <w:bCs/>
                <w:color w:val="000000"/>
              </w:rPr>
              <w:t xml:space="preserve"> according to paragraph 2.8.</w:t>
            </w:r>
            <w:r w:rsidR="00206ACE">
              <w:rPr>
                <w:bCs/>
                <w:color w:val="000000"/>
              </w:rPr>
              <w:t xml:space="preserve"> </w:t>
            </w:r>
            <w:r>
              <w:rPr>
                <w:bCs/>
                <w:color w:val="000000"/>
              </w:rPr>
              <w:t>a</w:t>
            </w:r>
            <w:r w:rsidR="00206ACE">
              <w:rPr>
                <w:bCs/>
                <w:color w:val="000000"/>
              </w:rPr>
              <w:t>)</w:t>
            </w:r>
            <w:r>
              <w:rPr>
                <w:bCs/>
                <w:color w:val="000000"/>
              </w:rPr>
              <w:t xml:space="preserve"> </w:t>
            </w:r>
            <w:r w:rsidRPr="00A94D47">
              <w:rPr>
                <w:bCs/>
                <w:color w:val="000000"/>
              </w:rPr>
              <w:t>(with outer lens)</w:t>
            </w:r>
          </w:p>
          <w:p w:rsidR="00AC1C96" w:rsidRPr="00A94D47" w:rsidRDefault="00AC1C96" w:rsidP="00F12E8C">
            <w:pPr>
              <w:spacing w:after="80"/>
              <w:ind w:left="504" w:right="113" w:hanging="391"/>
              <w:rPr>
                <w:bCs/>
                <w:color w:val="000000"/>
              </w:rPr>
            </w:pPr>
            <w:r>
              <w:rPr>
                <w:bCs/>
                <w:color w:val="000000"/>
              </w:rPr>
              <w:t>7b.</w:t>
            </w:r>
            <w:r w:rsidRPr="00A94D47">
              <w:rPr>
                <w:bCs/>
                <w:color w:val="000000"/>
              </w:rPr>
              <w:tab/>
              <w:t>Apparent surface based on the light-emitting surface</w:t>
            </w:r>
            <w:r>
              <w:rPr>
                <w:bCs/>
                <w:color w:val="000000"/>
              </w:rPr>
              <w:t xml:space="preserve"> </w:t>
            </w:r>
            <w:r w:rsidRPr="00A94D47">
              <w:rPr>
                <w:bCs/>
                <w:color w:val="000000"/>
              </w:rPr>
              <w:t>according to paragraph 2.8.</w:t>
            </w:r>
            <w:r w:rsidR="00206ACE">
              <w:rPr>
                <w:bCs/>
                <w:color w:val="000000"/>
              </w:rPr>
              <w:t xml:space="preserve"> </w:t>
            </w:r>
            <w:r w:rsidRPr="00A94D47">
              <w:rPr>
                <w:bCs/>
                <w:color w:val="000000"/>
              </w:rPr>
              <w:t>b</w:t>
            </w:r>
            <w:r w:rsidR="00206ACE">
              <w:rPr>
                <w:bCs/>
                <w:color w:val="000000"/>
              </w:rPr>
              <w:t>)</w:t>
            </w:r>
            <w:r w:rsidRPr="00A94D47">
              <w:rPr>
                <w:bCs/>
                <w:color w:val="000000"/>
              </w:rPr>
              <w:t xml:space="preserve"> (without outer lens)</w:t>
            </w:r>
          </w:p>
          <w:p w:rsidR="00AC1C96" w:rsidRPr="00DD6110" w:rsidRDefault="00AC1C96" w:rsidP="00F12E8C">
            <w:pPr>
              <w:ind w:left="504" w:right="113" w:hanging="391"/>
              <w:rPr>
                <w:bCs/>
                <w:color w:val="000000"/>
              </w:rPr>
            </w:pPr>
            <w:r w:rsidRPr="00DD6110">
              <w:rPr>
                <w:bCs/>
                <w:color w:val="000000"/>
              </w:rPr>
              <w:t>8.</w:t>
            </w:r>
            <w:r w:rsidRPr="00DD6110">
              <w:rPr>
                <w:bCs/>
                <w:color w:val="000000"/>
              </w:rPr>
              <w:tab/>
              <w:t>Direction of visibility</w:t>
            </w:r>
          </w:p>
          <w:p w:rsidR="00AC1C96" w:rsidRPr="00A94D47" w:rsidRDefault="00AC1C96" w:rsidP="00F12E8C">
            <w:pPr>
              <w:ind w:left="504" w:right="113" w:hanging="391"/>
              <w:rPr>
                <w:bCs/>
                <w:color w:val="000000"/>
              </w:rPr>
            </w:pPr>
          </w:p>
        </w:tc>
        <w:tc>
          <w:tcPr>
            <w:tcW w:w="3305" w:type="dxa"/>
          </w:tcPr>
          <w:p w:rsidR="00AC1C96" w:rsidRPr="00A94D47" w:rsidRDefault="00AC1C96" w:rsidP="00F12E8C">
            <w:pPr>
              <w:spacing w:before="240" w:after="80"/>
              <w:ind w:left="504" w:right="113" w:hanging="391"/>
              <w:rPr>
                <w:bCs/>
                <w:color w:val="000000"/>
              </w:rPr>
            </w:pPr>
            <w:r w:rsidRPr="00A94D47">
              <w:rPr>
                <w:bCs/>
                <w:color w:val="000000"/>
              </w:rPr>
              <w:t xml:space="preserve">IO  </w:t>
            </w:r>
            <w:r w:rsidRPr="00A94D47">
              <w:rPr>
                <w:bCs/>
                <w:color w:val="000000"/>
              </w:rPr>
              <w:tab/>
              <w:t>Inner optical part</w:t>
            </w:r>
          </w:p>
          <w:p w:rsidR="00AC1C96" w:rsidRPr="00DD6110" w:rsidRDefault="00AC1C96" w:rsidP="00F12E8C">
            <w:pPr>
              <w:spacing w:after="80"/>
              <w:ind w:left="504" w:right="113" w:hanging="391"/>
              <w:rPr>
                <w:bCs/>
                <w:color w:val="000000"/>
              </w:rPr>
            </w:pPr>
            <w:r w:rsidRPr="00DD6110">
              <w:rPr>
                <w:bCs/>
                <w:color w:val="000000"/>
              </w:rPr>
              <w:t xml:space="preserve">LG </w:t>
            </w:r>
            <w:r w:rsidRPr="00DD6110">
              <w:rPr>
                <w:bCs/>
                <w:color w:val="000000"/>
              </w:rPr>
              <w:tab/>
              <w:t>Light guide</w:t>
            </w:r>
          </w:p>
          <w:p w:rsidR="00AC1C96" w:rsidRPr="00DD6110" w:rsidRDefault="00AC1C96" w:rsidP="00F12E8C">
            <w:pPr>
              <w:spacing w:after="80"/>
              <w:ind w:left="504" w:right="113" w:hanging="391"/>
              <w:rPr>
                <w:bCs/>
                <w:color w:val="000000"/>
              </w:rPr>
            </w:pPr>
            <w:r w:rsidRPr="00DD6110">
              <w:rPr>
                <w:bCs/>
                <w:color w:val="000000"/>
              </w:rPr>
              <w:t xml:space="preserve">L  </w:t>
            </w:r>
            <w:r w:rsidRPr="00DD6110">
              <w:rPr>
                <w:bCs/>
                <w:color w:val="000000"/>
              </w:rPr>
              <w:tab/>
              <w:t>Outer lens</w:t>
            </w:r>
          </w:p>
          <w:p w:rsidR="00AC1C96" w:rsidRPr="00DD6110" w:rsidRDefault="00AC1C96" w:rsidP="00F12E8C">
            <w:pPr>
              <w:spacing w:after="80"/>
              <w:ind w:left="504" w:right="113" w:hanging="391"/>
              <w:rPr>
                <w:bCs/>
                <w:color w:val="000000"/>
              </w:rPr>
            </w:pPr>
            <w:r w:rsidRPr="00DD6110">
              <w:rPr>
                <w:bCs/>
                <w:color w:val="000000"/>
              </w:rPr>
              <w:t xml:space="preserve">R  </w:t>
            </w:r>
            <w:r w:rsidRPr="00DD6110">
              <w:rPr>
                <w:bCs/>
                <w:color w:val="000000"/>
              </w:rPr>
              <w:tab/>
              <w:t>Reflector</w:t>
            </w:r>
          </w:p>
          <w:p w:rsidR="00AC1C96" w:rsidRPr="00DD6110" w:rsidRDefault="00AC1C96" w:rsidP="00F12E8C">
            <w:pPr>
              <w:spacing w:after="80"/>
              <w:ind w:left="504" w:right="113" w:hanging="391"/>
              <w:rPr>
                <w:bCs/>
                <w:color w:val="000000"/>
              </w:rPr>
            </w:pPr>
            <w:r w:rsidRPr="00DD6110">
              <w:rPr>
                <w:bCs/>
                <w:color w:val="000000"/>
              </w:rPr>
              <w:t xml:space="preserve">S  </w:t>
            </w:r>
            <w:r w:rsidRPr="00DD6110">
              <w:rPr>
                <w:bCs/>
                <w:color w:val="000000"/>
              </w:rPr>
              <w:tab/>
              <w:t>Light source</w:t>
            </w:r>
          </w:p>
          <w:p w:rsidR="00AC1C96" w:rsidRPr="00DD6110" w:rsidRDefault="00AC1C96" w:rsidP="00F12E8C">
            <w:pPr>
              <w:spacing w:after="80"/>
              <w:ind w:left="504" w:right="113" w:hanging="391"/>
              <w:rPr>
                <w:bCs/>
                <w:color w:val="000000"/>
              </w:rPr>
            </w:pPr>
            <w:r w:rsidRPr="00DD6110">
              <w:rPr>
                <w:bCs/>
                <w:color w:val="000000"/>
              </w:rPr>
              <w:t xml:space="preserve">X  </w:t>
            </w:r>
            <w:r w:rsidRPr="00DD6110">
              <w:rPr>
                <w:bCs/>
                <w:color w:val="000000"/>
              </w:rPr>
              <w:tab/>
              <w:t>Not part of this function</w:t>
            </w:r>
          </w:p>
          <w:p w:rsidR="00AC1C96" w:rsidRPr="00DD6110" w:rsidRDefault="00AC1C96" w:rsidP="00F12E8C">
            <w:pPr>
              <w:spacing w:after="80"/>
              <w:ind w:left="504" w:right="113" w:hanging="391"/>
              <w:rPr>
                <w:bCs/>
                <w:color w:val="000000"/>
              </w:rPr>
            </w:pPr>
            <w:r w:rsidRPr="00DD6110">
              <w:rPr>
                <w:bCs/>
                <w:color w:val="000000"/>
              </w:rPr>
              <w:t xml:space="preserve">F1  </w:t>
            </w:r>
            <w:r w:rsidRPr="00DD6110">
              <w:rPr>
                <w:bCs/>
                <w:color w:val="000000"/>
              </w:rPr>
              <w:tab/>
              <w:t>Function one</w:t>
            </w:r>
          </w:p>
          <w:p w:rsidR="00AC1C96" w:rsidRPr="00A94D47" w:rsidRDefault="00AC1C96" w:rsidP="00F12E8C">
            <w:pPr>
              <w:ind w:left="504" w:right="113" w:hanging="391"/>
              <w:rPr>
                <w:bCs/>
              </w:rPr>
            </w:pPr>
            <w:r w:rsidRPr="00DD6110">
              <w:rPr>
                <w:bCs/>
                <w:color w:val="000000"/>
              </w:rPr>
              <w:t xml:space="preserve">F2  </w:t>
            </w:r>
            <w:r w:rsidRPr="00DD6110">
              <w:rPr>
                <w:bCs/>
                <w:color w:val="000000"/>
              </w:rPr>
              <w:tab/>
              <w:t>Function two</w:t>
            </w:r>
          </w:p>
        </w:tc>
      </w:tr>
    </w:tbl>
    <w:p w:rsidR="00782EFC" w:rsidRPr="00782EFC" w:rsidRDefault="00782EFC" w:rsidP="00782EFC">
      <w:pPr>
        <w:spacing w:before="240" w:after="120"/>
        <w:ind w:left="1134" w:right="1134"/>
        <w:jc w:val="both"/>
        <w:rPr>
          <w:b/>
        </w:rPr>
      </w:pPr>
      <w:r w:rsidRPr="00782EFC">
        <w:rPr>
          <w:b/>
        </w:rPr>
        <w:t xml:space="preserve">Part 1 – Light emitting surface of a light-signalling device other than a retro-reflector  </w:t>
      </w:r>
    </w:p>
    <w:p w:rsidR="00755789" w:rsidRDefault="00FF1DA4" w:rsidP="0052249B">
      <w:pPr>
        <w:jc w:val="center"/>
      </w:pPr>
      <w:r>
        <w:rPr>
          <w:noProof/>
          <w:lang w:val="en-US" w:eastAsia="ko-KR"/>
        </w:rPr>
        <mc:AlternateContent>
          <mc:Choice Requires="wps">
            <w:drawing>
              <wp:anchor distT="0" distB="0" distL="114300" distR="114300" simplePos="0" relativeHeight="251611136" behindDoc="0" locked="0" layoutInCell="1" allowOverlap="1">
                <wp:simplePos x="0" y="0"/>
                <wp:positionH relativeFrom="column">
                  <wp:posOffset>3314700</wp:posOffset>
                </wp:positionH>
                <wp:positionV relativeFrom="paragraph">
                  <wp:posOffset>2570480</wp:posOffset>
                </wp:positionV>
                <wp:extent cx="2743200" cy="457200"/>
                <wp:effectExtent l="0" t="0" r="0" b="0"/>
                <wp:wrapNone/>
                <wp:docPr id="1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83135" w:rsidRDefault="003E578D" w:rsidP="00782EFC">
                            <w:pPr>
                              <w:autoSpaceDE w:val="0"/>
                              <w:autoSpaceDN w:val="0"/>
                              <w:adjustRightInd w:val="0"/>
                              <w:jc w:val="center"/>
                              <w:rPr>
                                <w:color w:val="000000"/>
                                <w:lang w:val="en-US"/>
                              </w:rPr>
                            </w:pPr>
                            <w:r w:rsidRPr="00683135">
                              <w:rPr>
                                <w:color w:val="000000"/>
                                <w:lang w:val="en-US"/>
                              </w:rPr>
                              <w:t xml:space="preserve">Apparent surface </w:t>
                            </w:r>
                            <w:r w:rsidRPr="00683135">
                              <w:rPr>
                                <w:lang w:val="en-US"/>
                              </w:rPr>
                              <w:t>based on</w:t>
                            </w:r>
                            <w:r w:rsidRPr="00683135">
                              <w:rPr>
                                <w:color w:val="000000"/>
                                <w:lang w:val="en-US"/>
                              </w:rPr>
                              <w:t xml:space="preserve"> </w:t>
                            </w:r>
                            <w:r>
                              <w:rPr>
                                <w:color w:val="000000"/>
                                <w:lang w:val="en-US"/>
                              </w:rPr>
                              <w:t>l</w:t>
                            </w:r>
                            <w:r w:rsidRPr="00683135">
                              <w:rPr>
                                <w:color w:val="000000"/>
                                <w:lang w:val="en-US"/>
                              </w:rPr>
                              <w:t>ight</w:t>
                            </w:r>
                            <w:r>
                              <w:rPr>
                                <w:color w:val="000000"/>
                                <w:lang w:val="en-US"/>
                              </w:rPr>
                              <w:t>-e</w:t>
                            </w:r>
                            <w:r w:rsidRPr="00683135">
                              <w:rPr>
                                <w:color w:val="000000"/>
                                <w:lang w:val="en-US"/>
                              </w:rPr>
                              <w:t xml:space="preserve">mitting </w:t>
                            </w:r>
                            <w:r>
                              <w:rPr>
                                <w:color w:val="000000"/>
                                <w:lang w:val="en-US"/>
                              </w:rPr>
                              <w:t>s</w:t>
                            </w:r>
                            <w:r w:rsidRPr="00683135">
                              <w:rPr>
                                <w:color w:val="000000"/>
                                <w:lang w:val="en-US"/>
                              </w:rPr>
                              <w:t>urface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152" type="#_x0000_t202" style="position:absolute;left:0;text-align:left;margin-left:261pt;margin-top:202.4pt;width:3in;height:36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" stroked="f">
                <v:textbox>
                  <w:txbxContent>
                    <w:p w:rsidR="003E578D" w:rsidRPr="00683135" w:rsidRDefault="003E578D" w:rsidP="00782EFC">
                      <w:pPr>
                        <w:autoSpaceDE w:val="0"/>
                        <w:autoSpaceDN w:val="0"/>
                        <w:adjustRightInd w:val="0"/>
                        <w:jc w:val="center"/>
                        <w:rPr>
                          <w:color w:val="000000"/>
                          <w:lang w:val="en-US"/>
                        </w:rPr>
                      </w:pPr>
                      <w:r w:rsidRPr="00683135">
                        <w:rPr>
                          <w:color w:val="000000"/>
                          <w:lang w:val="en-US"/>
                        </w:rPr>
                        <w:t xml:space="preserve">Apparent surface </w:t>
                      </w:r>
                      <w:r w:rsidRPr="00683135">
                        <w:rPr>
                          <w:lang w:val="en-US"/>
                        </w:rPr>
                        <w:t>based on</w:t>
                      </w:r>
                      <w:r w:rsidRPr="00683135">
                        <w:rPr>
                          <w:color w:val="000000"/>
                          <w:lang w:val="en-US"/>
                        </w:rPr>
                        <w:t xml:space="preserve"> </w:t>
                      </w:r>
                      <w:r>
                        <w:rPr>
                          <w:color w:val="000000"/>
                          <w:lang w:val="en-US"/>
                        </w:rPr>
                        <w:t>l</w:t>
                      </w:r>
                      <w:r w:rsidRPr="00683135">
                        <w:rPr>
                          <w:color w:val="000000"/>
                          <w:lang w:val="en-US"/>
                        </w:rPr>
                        <w:t>ight</w:t>
                      </w:r>
                      <w:r>
                        <w:rPr>
                          <w:color w:val="000000"/>
                          <w:lang w:val="en-US"/>
                        </w:rPr>
                        <w:t>-e</w:t>
                      </w:r>
                      <w:r w:rsidRPr="00683135">
                        <w:rPr>
                          <w:color w:val="000000"/>
                          <w:lang w:val="en-US"/>
                        </w:rPr>
                        <w:t xml:space="preserve">mitting </w:t>
                      </w:r>
                      <w:r>
                        <w:rPr>
                          <w:color w:val="000000"/>
                          <w:lang w:val="en-US"/>
                        </w:rPr>
                        <w:t>s</w:t>
                      </w:r>
                      <w:r w:rsidRPr="00683135">
                        <w:rPr>
                          <w:color w:val="000000"/>
                          <w:lang w:val="en-US"/>
                        </w:rPr>
                        <w:t>urface</w:t>
                      </w:r>
                    </w:p>
                  </w:txbxContent>
                </v:textbox>
              </v:shape>
            </w:pict>
          </mc:Fallback>
        </mc:AlternateContent>
      </w:r>
      <w:r>
        <w:rPr>
          <w:noProof/>
          <w:lang w:val="en-US" w:eastAsia="ko-KR"/>
        </w:rPr>
        <w:drawing>
          <wp:inline distT="0" distB="0" distL="0" distR="0">
            <wp:extent cx="3073400" cy="3448050"/>
            <wp:effectExtent l="0" t="0" r="0" b="0"/>
            <wp:docPr id="16" name="Picture 3" descr="Description: Description: G-Grafik-48-01-1-c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Description: Description: G-Grafik-48-01-1-cc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73400" cy="3448050"/>
                    </a:xfrm>
                    <a:prstGeom prst="rect">
                      <a:avLst/>
                    </a:prstGeom>
                    <a:noFill/>
                    <a:ln>
                      <a:noFill/>
                    </a:ln>
                  </pic:spPr>
                </pic:pic>
              </a:graphicData>
            </a:graphic>
          </wp:inline>
        </w:drawing>
      </w:r>
    </w:p>
    <w:p w:rsidR="0052249B" w:rsidRPr="0052249B" w:rsidRDefault="0052249B" w:rsidP="00C03A6B">
      <w:pPr>
        <w:keepNext/>
        <w:spacing w:after="120"/>
        <w:ind w:left="1134" w:right="1134"/>
        <w:jc w:val="both"/>
        <w:rPr>
          <w:b/>
          <w:bCs/>
        </w:rPr>
      </w:pPr>
      <w:r w:rsidRPr="0052249B">
        <w:rPr>
          <w:b/>
        </w:rPr>
        <w:t xml:space="preserve">Part 2 – Illuminating surface of a light-signalling device other than a retro-reflector </w:t>
      </w:r>
    </w:p>
    <w:p w:rsidR="0052249B" w:rsidRPr="0052249B" w:rsidRDefault="00FF1DA4" w:rsidP="00C03A6B">
      <w:pPr>
        <w:keepNext/>
        <w:ind w:left="1134"/>
        <w:rPr>
          <w:bCs/>
        </w:rPr>
      </w:pPr>
      <w:r>
        <w:rPr>
          <w:noProof/>
          <w:lang w:val="en-US" w:eastAsia="ko-KR"/>
        </w:rPr>
        <mc:AlternateContent>
          <mc:Choice Requires="wps">
            <w:drawing>
              <wp:anchor distT="0" distB="0" distL="114300" distR="114300" simplePos="0" relativeHeight="251615232" behindDoc="0" locked="0" layoutInCell="1" allowOverlap="1">
                <wp:simplePos x="0" y="0"/>
                <wp:positionH relativeFrom="column">
                  <wp:posOffset>2730500</wp:posOffset>
                </wp:positionH>
                <wp:positionV relativeFrom="paragraph">
                  <wp:posOffset>1943100</wp:posOffset>
                </wp:positionV>
                <wp:extent cx="3048000" cy="342900"/>
                <wp:effectExtent l="0" t="0" r="0" b="0"/>
                <wp:wrapNone/>
                <wp:docPr id="17"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83135" w:rsidRDefault="003E578D" w:rsidP="0052249B">
                            <w:pPr>
                              <w:rPr>
                                <w:lang w:val="en-US"/>
                              </w:rPr>
                            </w:pPr>
                            <w:r w:rsidRPr="00683135">
                              <w:rPr>
                                <w:lang w:val="en-US"/>
                              </w:rPr>
                              <w:t>Screens; other positions of the screens are possible</w:t>
                            </w:r>
                          </w:p>
                          <w:p w:rsidR="003E578D" w:rsidRPr="0005207B" w:rsidRDefault="003E578D" w:rsidP="0052249B">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153" type="#_x0000_t202" style="position:absolute;left:0;text-align:left;margin-left:215pt;margin-top:153pt;width:240pt;height:27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" stroked="f">
                <v:textbox>
                  <w:txbxContent>
                    <w:p w:rsidR="003E578D" w:rsidRPr="00683135" w:rsidRDefault="003E578D" w:rsidP="0052249B">
                      <w:pPr>
                        <w:rPr>
                          <w:lang w:val="en-US"/>
                        </w:rPr>
                      </w:pPr>
                      <w:r w:rsidRPr="00683135">
                        <w:rPr>
                          <w:lang w:val="en-US"/>
                        </w:rPr>
                        <w:t>Screens; other positions of the screens are possible</w:t>
                      </w:r>
                    </w:p>
                    <w:p w:rsidR="003E578D" w:rsidRPr="0005207B" w:rsidRDefault="003E578D" w:rsidP="0052249B">
                      <w:pPr>
                        <w:rPr>
                          <w:lang w:val="en-US"/>
                        </w:rPr>
                      </w:pPr>
                    </w:p>
                  </w:txbxContent>
                </v:textbox>
              </v:shape>
            </w:pict>
          </mc:Fallback>
        </mc:AlternateContent>
      </w:r>
      <w:r>
        <w:rPr>
          <w:noProof/>
          <w:lang w:val="en-US" w:eastAsia="ko-KR"/>
        </w:rPr>
        <mc:AlternateContent>
          <mc:Choice Requires="wps">
            <w:drawing>
              <wp:anchor distT="0" distB="0" distL="114300" distR="114300" simplePos="0" relativeHeight="251616256" behindDoc="0" locked="0" layoutInCell="1" allowOverlap="1">
                <wp:simplePos x="0" y="0"/>
                <wp:positionH relativeFrom="column">
                  <wp:posOffset>2730500</wp:posOffset>
                </wp:positionH>
                <wp:positionV relativeFrom="paragraph">
                  <wp:posOffset>3086100</wp:posOffset>
                </wp:positionV>
                <wp:extent cx="1943100" cy="342900"/>
                <wp:effectExtent l="0" t="0" r="0" b="0"/>
                <wp:wrapNone/>
                <wp:docPr id="18"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83135" w:rsidRDefault="003E578D" w:rsidP="0052249B">
                            <w:pPr>
                              <w:rPr>
                                <w:lang w:val="de-DE"/>
                              </w:rPr>
                            </w:pPr>
                            <w:r w:rsidRPr="00683135">
                              <w:rPr>
                                <w:lang w:val="de-DE"/>
                              </w:rPr>
                              <w:t>Illuminating surface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154" type="#_x0000_t202" style="position:absolute;left:0;text-align:left;margin-left:215pt;margin-top:243pt;width:153pt;height:27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" stroked="f">
                <v:textbox>
                  <w:txbxContent>
                    <w:p w:rsidR="003E578D" w:rsidRPr="00683135" w:rsidRDefault="003E578D" w:rsidP="0052249B">
                      <w:pPr>
                        <w:rPr>
                          <w:lang w:val="de-DE"/>
                        </w:rPr>
                      </w:pPr>
                      <w:r w:rsidRPr="00683135">
                        <w:rPr>
                          <w:lang w:val="de-DE"/>
                        </w:rPr>
                        <w:t>Illuminating surface</w:t>
                      </w:r>
                    </w:p>
                  </w:txbxContent>
                </v:textbox>
              </v:shape>
            </w:pict>
          </mc:Fallback>
        </mc:AlternateContent>
      </w:r>
      <w:r>
        <w:rPr>
          <w:noProof/>
          <w:lang w:val="en-US" w:eastAsia="ko-KR"/>
        </w:rPr>
        <mc:AlternateContent>
          <mc:Choice Requires="wps">
            <w:drawing>
              <wp:anchor distT="0" distB="0" distL="114300" distR="114300" simplePos="0" relativeHeight="251614208" behindDoc="0" locked="0" layoutInCell="1" allowOverlap="1">
                <wp:simplePos x="0" y="0"/>
                <wp:positionH relativeFrom="column">
                  <wp:posOffset>1257300</wp:posOffset>
                </wp:positionH>
                <wp:positionV relativeFrom="paragraph">
                  <wp:posOffset>2002155</wp:posOffset>
                </wp:positionV>
                <wp:extent cx="1143000" cy="114300"/>
                <wp:effectExtent l="38100" t="0" r="19050" b="95250"/>
                <wp:wrapNone/>
                <wp:docPr id="19"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0" cy="1143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1" o:spid="_x0000_s1026" style="position:absolute;left:0;text-align:left;flip:x;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57.65pt" to="189pt,1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" strokeweight="1.5pt">
                <v:stroke endarrow="block"/>
              </v:line>
            </w:pict>
          </mc:Fallback>
        </mc:AlternateContent>
      </w:r>
      <w:r>
        <w:rPr>
          <w:noProof/>
          <w:lang w:val="en-US" w:eastAsia="ko-KR"/>
        </w:rPr>
        <mc:AlternateContent>
          <mc:Choice Requires="wps">
            <w:drawing>
              <wp:anchor distT="0" distB="0" distL="114300" distR="114300" simplePos="0" relativeHeight="251613184" behindDoc="0" locked="0" layoutInCell="1" allowOverlap="1">
                <wp:simplePos x="0" y="0"/>
                <wp:positionH relativeFrom="column">
                  <wp:posOffset>1714500</wp:posOffset>
                </wp:positionH>
                <wp:positionV relativeFrom="paragraph">
                  <wp:posOffset>1887855</wp:posOffset>
                </wp:positionV>
                <wp:extent cx="685800" cy="114300"/>
                <wp:effectExtent l="19050" t="57150" r="19050" b="19050"/>
                <wp:wrapNone/>
                <wp:docPr id="20"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85800" cy="1143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8" o:spid="_x0000_s1026" style="position:absolute;left:0;text-align:left;flip:x y;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148.65pt" to="189pt,1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" strokeweight="1.5pt">
                <v:stroke endarrow="block"/>
              </v:line>
            </w:pict>
          </mc:Fallback>
        </mc:AlternateContent>
      </w:r>
      <w:r>
        <w:rPr>
          <w:noProof/>
          <w:lang w:val="en-US" w:eastAsia="ko-KR"/>
        </w:rPr>
        <mc:AlternateContent>
          <mc:Choice Requires="wps">
            <w:drawing>
              <wp:anchor distT="0" distB="0" distL="114300" distR="114300" simplePos="0" relativeHeight="251612160" behindDoc="0" locked="0" layoutInCell="1" allowOverlap="1">
                <wp:simplePos x="0" y="0"/>
                <wp:positionH relativeFrom="column">
                  <wp:posOffset>1485900</wp:posOffset>
                </wp:positionH>
                <wp:positionV relativeFrom="paragraph">
                  <wp:posOffset>2002155</wp:posOffset>
                </wp:positionV>
                <wp:extent cx="915035" cy="342900"/>
                <wp:effectExtent l="38100" t="0" r="18415" b="57150"/>
                <wp:wrapNone/>
                <wp:docPr id="21"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5035" cy="3429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4" o:spid="_x0000_s1026" style="position:absolute;left:0;text-align:left;flip:x;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157.65pt" to="189.05pt,18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" strokeweight="1.5pt">
                <v:stroke endarrow="block"/>
              </v:line>
            </w:pict>
          </mc:Fallback>
        </mc:AlternateContent>
      </w:r>
      <w:r>
        <w:rPr>
          <w:noProof/>
          <w:lang w:val="en-US" w:eastAsia="ko-KR"/>
        </w:rPr>
        <w:drawing>
          <wp:inline distT="0" distB="0" distL="0" distR="0">
            <wp:extent cx="2711450" cy="3524250"/>
            <wp:effectExtent l="0" t="0" r="0" b="0"/>
            <wp:docPr id="22" name="Picture 9" descr="Description: Description: G-Grafik-48-02-v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escription: Description: G-Grafik-48-02-v2-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11450" cy="3524250"/>
                    </a:xfrm>
                    <a:prstGeom prst="rect">
                      <a:avLst/>
                    </a:prstGeom>
                    <a:noFill/>
                    <a:ln>
                      <a:noFill/>
                    </a:ln>
                  </pic:spPr>
                </pic:pic>
              </a:graphicData>
            </a:graphic>
          </wp:inline>
        </w:drawing>
      </w:r>
    </w:p>
    <w:p w:rsidR="0052249B" w:rsidRPr="0052249B" w:rsidRDefault="00FF1DA4" w:rsidP="0052249B">
      <w:pPr>
        <w:ind w:left="1134"/>
        <w:rPr>
          <w:bCs/>
        </w:rPr>
      </w:pPr>
      <w:r>
        <w:rPr>
          <w:noProof/>
          <w:lang w:val="en-US" w:eastAsia="ko-KR"/>
        </w:rPr>
        <mc:AlternateContent>
          <mc:Choice Requires="wps">
            <w:drawing>
              <wp:anchor distT="0" distB="0" distL="114300" distR="114300" simplePos="0" relativeHeight="251617280" behindDoc="0" locked="0" layoutInCell="1" allowOverlap="1">
                <wp:simplePos x="0" y="0"/>
                <wp:positionH relativeFrom="column">
                  <wp:posOffset>2667000</wp:posOffset>
                </wp:positionH>
                <wp:positionV relativeFrom="paragraph">
                  <wp:posOffset>2875280</wp:posOffset>
                </wp:positionV>
                <wp:extent cx="2984500" cy="800100"/>
                <wp:effectExtent l="0" t="0" r="6350" b="0"/>
                <wp:wrapNone/>
                <wp:docPr id="2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05207B" w:rsidRDefault="003E578D" w:rsidP="0052249B">
                            <w:pPr>
                              <w:rPr>
                                <w:b/>
                                <w:bCs/>
                                <w:lang w:val="en-US"/>
                              </w:rPr>
                            </w:pPr>
                            <w:r w:rsidRPr="00683135">
                              <w:rPr>
                                <w:lang w:val="en-US"/>
                              </w:rPr>
                              <w:t>Resulting illuminating surface over all possible screen positions,</w:t>
                            </w:r>
                            <w:r>
                              <w:rPr>
                                <w:lang w:val="en-US"/>
                              </w:rPr>
                              <w:t xml:space="preserve"> </w:t>
                            </w:r>
                            <w:r w:rsidRPr="00683135">
                              <w:rPr>
                                <w:lang w:val="en-US"/>
                              </w:rPr>
                              <w:t xml:space="preserve">e.g. for the determination of maximum or minimum area </w:t>
                            </w:r>
                            <w:r w:rsidRPr="00206ACE">
                              <w:rPr>
                                <w:bCs/>
                                <w:lang w:val="en-US"/>
                              </w:rPr>
                              <w:t>specification</w:t>
                            </w:r>
                            <w:r w:rsidRPr="0005207B">
                              <w:rPr>
                                <w:b/>
                                <w:bCs/>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155" type="#_x0000_t202" style="position:absolute;left:0;text-align:left;margin-left:210pt;margin-top:226.4pt;width:235pt;height:63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" stroked="f">
                <v:textbox>
                  <w:txbxContent>
                    <w:p w:rsidR="003E578D" w:rsidRPr="0005207B" w:rsidRDefault="003E578D" w:rsidP="0052249B">
                      <w:pPr>
                        <w:rPr>
                          <w:b/>
                          <w:bCs/>
                          <w:lang w:val="en-US"/>
                        </w:rPr>
                      </w:pPr>
                      <w:r w:rsidRPr="00683135">
                        <w:rPr>
                          <w:lang w:val="en-US"/>
                        </w:rPr>
                        <w:t>Resulting illuminating surface over all possible screen positions,</w:t>
                      </w:r>
                      <w:r>
                        <w:rPr>
                          <w:lang w:val="en-US"/>
                        </w:rPr>
                        <w:t xml:space="preserve"> </w:t>
                      </w:r>
                      <w:r w:rsidRPr="00683135">
                        <w:rPr>
                          <w:lang w:val="en-US"/>
                        </w:rPr>
                        <w:t xml:space="preserve">e.g. for the determination of maximum or minimum area </w:t>
                      </w:r>
                      <w:r w:rsidRPr="00206ACE">
                        <w:rPr>
                          <w:bCs/>
                          <w:lang w:val="en-US"/>
                        </w:rPr>
                        <w:t>specification</w:t>
                      </w:r>
                      <w:r w:rsidRPr="0005207B">
                        <w:rPr>
                          <w:b/>
                          <w:bCs/>
                          <w:lang w:val="en-US"/>
                        </w:rPr>
                        <w:t>.</w:t>
                      </w:r>
                    </w:p>
                  </w:txbxContent>
                </v:textbox>
              </v:shape>
            </w:pict>
          </mc:Fallback>
        </mc:AlternateContent>
      </w:r>
      <w:r w:rsidR="0052249B" w:rsidRPr="0052249B">
        <w:rPr>
          <w:bCs/>
        </w:rPr>
        <w:t xml:space="preserve">  </w:t>
      </w:r>
      <w:r>
        <w:rPr>
          <w:noProof/>
          <w:lang w:val="en-US" w:eastAsia="ko-KR"/>
        </w:rPr>
        <w:drawing>
          <wp:inline distT="0" distB="0" distL="0" distR="0">
            <wp:extent cx="1841500" cy="3200400"/>
            <wp:effectExtent l="0" t="0" r="6350" b="0"/>
            <wp:docPr id="24" name="Picture 7" descr="Description: Description: G-Grafik-48-02-v2-ccfr-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Description: Description: G-Grafik-48-02-v2-ccfr-par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41500" cy="3200400"/>
                    </a:xfrm>
                    <a:prstGeom prst="rect">
                      <a:avLst/>
                    </a:prstGeom>
                    <a:noFill/>
                    <a:ln>
                      <a:noFill/>
                    </a:ln>
                  </pic:spPr>
                </pic:pic>
              </a:graphicData>
            </a:graphic>
          </wp:inline>
        </w:drawing>
      </w:r>
    </w:p>
    <w:p w:rsidR="0052249B" w:rsidRPr="0052249B" w:rsidRDefault="0052249B" w:rsidP="00206ACE">
      <w:pPr>
        <w:spacing w:after="120"/>
        <w:ind w:left="1985" w:right="1134" w:hanging="851"/>
        <w:jc w:val="both"/>
        <w:rPr>
          <w:b/>
          <w:caps/>
        </w:rPr>
      </w:pPr>
      <w:r w:rsidRPr="0052249B">
        <w:rPr>
          <w:caps/>
        </w:rPr>
        <w:br w:type="page"/>
      </w:r>
      <w:r w:rsidRPr="0052249B">
        <w:rPr>
          <w:b/>
          <w:caps/>
        </w:rPr>
        <w:t>P</w:t>
      </w:r>
      <w:r w:rsidRPr="0052249B">
        <w:rPr>
          <w:b/>
        </w:rPr>
        <w:t>art 3 – Examples of apparent surface based on illuminating surface in different directions of geometric visibility</w:t>
      </w:r>
    </w:p>
    <w:p w:rsidR="0052249B" w:rsidRPr="0052249B" w:rsidRDefault="00FF1DA4" w:rsidP="0052249B">
      <w:pPr>
        <w:keepNext/>
        <w:jc w:val="center"/>
        <w:rPr>
          <w:bCs/>
        </w:rPr>
      </w:pPr>
      <w:r>
        <w:rPr>
          <w:noProof/>
          <w:lang w:val="en-US" w:eastAsia="ko-KR"/>
        </w:rPr>
        <mc:AlternateContent>
          <mc:Choice Requires="wps">
            <w:drawing>
              <wp:anchor distT="0" distB="0" distL="114300" distR="114300" simplePos="0" relativeHeight="251620352" behindDoc="0" locked="0" layoutInCell="1" allowOverlap="1">
                <wp:simplePos x="0" y="0"/>
                <wp:positionH relativeFrom="column">
                  <wp:posOffset>952500</wp:posOffset>
                </wp:positionH>
                <wp:positionV relativeFrom="paragraph">
                  <wp:posOffset>2705100</wp:posOffset>
                </wp:positionV>
                <wp:extent cx="1713230" cy="499745"/>
                <wp:effectExtent l="0" t="0" r="0" b="0"/>
                <wp:wrapNone/>
                <wp:docPr id="2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3230" cy="4997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578D" w:rsidRPr="005962F8" w:rsidRDefault="003E578D" w:rsidP="0052249B">
                            <w:pPr>
                              <w:autoSpaceDE w:val="0"/>
                              <w:autoSpaceDN w:val="0"/>
                              <w:adjustRightInd w:val="0"/>
                              <w:jc w:val="center"/>
                              <w:rPr>
                                <w:color w:val="000000"/>
                              </w:rPr>
                            </w:pPr>
                            <w:r w:rsidRPr="005962F8">
                              <w:rPr>
                                <w:rFonts w:eastAsia="MS PGothic"/>
                                <w:color w:val="000000"/>
                              </w:rPr>
                              <w:t>Apparent surface based on illuminating surface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156" type="#_x0000_t202" style="position:absolute;left:0;text-align:left;margin-left:75pt;margin-top:213pt;width:134.9pt;height:39.3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" filled="f" fillcolor="#bbe0e3" stroked="f">
                <v:textbox>
                  <w:txbxContent>
                    <w:p w:rsidR="003E578D" w:rsidRPr="005962F8" w:rsidRDefault="003E578D" w:rsidP="0052249B">
                      <w:pPr>
                        <w:autoSpaceDE w:val="0"/>
                        <w:autoSpaceDN w:val="0"/>
                        <w:adjustRightInd w:val="0"/>
                        <w:jc w:val="center"/>
                        <w:rPr>
                          <w:color w:val="000000"/>
                        </w:rPr>
                      </w:pPr>
                      <w:r w:rsidRPr="005962F8">
                        <w:rPr>
                          <w:rFonts w:eastAsia="MS PGothic"/>
                          <w:color w:val="000000"/>
                        </w:rPr>
                        <w:t>Apparent surface based on illuminating surface</w:t>
                      </w:r>
                    </w:p>
                  </w:txbxContent>
                </v:textbox>
              </v:shape>
            </w:pict>
          </mc:Fallback>
        </mc:AlternateContent>
      </w:r>
      <w:r>
        <w:rPr>
          <w:noProof/>
          <w:lang w:val="en-US" w:eastAsia="ko-KR"/>
        </w:rPr>
        <mc:AlternateContent>
          <mc:Choice Requires="wps">
            <w:drawing>
              <wp:anchor distT="0" distB="0" distL="114300" distR="114300" simplePos="0" relativeHeight="251618304" behindDoc="0" locked="0" layoutInCell="1" allowOverlap="1">
                <wp:simplePos x="0" y="0"/>
                <wp:positionH relativeFrom="column">
                  <wp:posOffset>3429000</wp:posOffset>
                </wp:positionH>
                <wp:positionV relativeFrom="paragraph">
                  <wp:posOffset>2768600</wp:posOffset>
                </wp:positionV>
                <wp:extent cx="2514600" cy="413385"/>
                <wp:effectExtent l="0" t="0" r="0" b="5715"/>
                <wp:wrapNone/>
                <wp:docPr id="2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4133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578D" w:rsidRPr="005962F8" w:rsidRDefault="003E578D" w:rsidP="0052249B">
                            <w:pPr>
                              <w:autoSpaceDE w:val="0"/>
                              <w:autoSpaceDN w:val="0"/>
                              <w:adjustRightInd w:val="0"/>
                              <w:rPr>
                                <w:color w:val="000000"/>
                              </w:rPr>
                            </w:pPr>
                            <w:r w:rsidRPr="005962F8">
                              <w:rPr>
                                <w:color w:val="000000"/>
                              </w:rPr>
                              <w:t xml:space="preserve">Apparent surface based on </w:t>
                            </w:r>
                            <w:r w:rsidRPr="005962F8">
                              <w:t>i</w:t>
                            </w:r>
                            <w:r w:rsidRPr="005962F8">
                              <w:rPr>
                                <w:color w:val="000000"/>
                              </w:rPr>
                              <w:t>lluminating surface</w:t>
                            </w:r>
                          </w:p>
                        </w:txbxContent>
                      </wps:txbx>
                      <wps:bodyPr rot="0" vert="horz" wrap="square" lIns="76810" tIns="38405" rIns="76810" bIns="3840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157" type="#_x0000_t202" style="position:absolute;left:0;text-align:left;margin-left:270pt;margin-top:218pt;width:198pt;height:32.5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" filled="f" fillcolor="#bbe0e3" stroked="f">
                <v:textbox inset="2.13361mm,1.0668mm,2.13361mm,1.0668mm">
                  <w:txbxContent>
                    <w:p w:rsidR="003E578D" w:rsidRPr="005962F8" w:rsidRDefault="003E578D" w:rsidP="0052249B">
                      <w:pPr>
                        <w:autoSpaceDE w:val="0"/>
                        <w:autoSpaceDN w:val="0"/>
                        <w:adjustRightInd w:val="0"/>
                        <w:rPr>
                          <w:color w:val="000000"/>
                        </w:rPr>
                      </w:pPr>
                      <w:r w:rsidRPr="005962F8">
                        <w:rPr>
                          <w:color w:val="000000"/>
                        </w:rPr>
                        <w:t xml:space="preserve">Apparent surface based on </w:t>
                      </w:r>
                      <w:r w:rsidRPr="005962F8">
                        <w:t>i</w:t>
                      </w:r>
                      <w:r w:rsidRPr="005962F8">
                        <w:rPr>
                          <w:color w:val="000000"/>
                        </w:rPr>
                        <w:t>lluminating surface</w:t>
                      </w:r>
                    </w:p>
                  </w:txbxContent>
                </v:textbox>
              </v:shape>
            </w:pict>
          </mc:Fallback>
        </mc:AlternateContent>
      </w:r>
      <w:r>
        <w:rPr>
          <w:noProof/>
          <w:lang w:val="en-US" w:eastAsia="ko-KR"/>
        </w:rPr>
        <w:drawing>
          <wp:inline distT="0" distB="0" distL="0" distR="0">
            <wp:extent cx="3124200" cy="3473450"/>
            <wp:effectExtent l="0" t="0" r="0" b="0"/>
            <wp:docPr id="27" name="Picture 25" descr="Description: Description: G-Grafik-48-03-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5" descr="Description: Description: G-Grafik-48-03-c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24200" cy="3473450"/>
                    </a:xfrm>
                    <a:prstGeom prst="rect">
                      <a:avLst/>
                    </a:prstGeom>
                    <a:noFill/>
                    <a:ln>
                      <a:noFill/>
                    </a:ln>
                  </pic:spPr>
                </pic:pic>
              </a:graphicData>
            </a:graphic>
          </wp:inline>
        </w:drawing>
      </w:r>
    </w:p>
    <w:p w:rsidR="0052249B" w:rsidRPr="0052249B" w:rsidRDefault="00FF1DA4" w:rsidP="0052249B">
      <w:pPr>
        <w:jc w:val="center"/>
        <w:rPr>
          <w:bCs/>
        </w:rPr>
      </w:pPr>
      <w:r>
        <w:rPr>
          <w:noProof/>
          <w:lang w:val="en-US" w:eastAsia="ko-KR"/>
        </w:rPr>
        <mc:AlternateContent>
          <mc:Choice Requires="wps">
            <w:drawing>
              <wp:anchor distT="0" distB="0" distL="114300" distR="114300" simplePos="0" relativeHeight="251619328" behindDoc="0" locked="0" layoutInCell="1" allowOverlap="1">
                <wp:simplePos x="0" y="0"/>
                <wp:positionH relativeFrom="column">
                  <wp:posOffset>4254500</wp:posOffset>
                </wp:positionH>
                <wp:positionV relativeFrom="paragraph">
                  <wp:posOffset>2727960</wp:posOffset>
                </wp:positionV>
                <wp:extent cx="1725930" cy="457200"/>
                <wp:effectExtent l="0" t="0" r="0" b="0"/>
                <wp:wrapNone/>
                <wp:docPr id="28"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5930" cy="4572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578D" w:rsidRPr="005962F8" w:rsidRDefault="003E578D" w:rsidP="0052249B">
                            <w:pPr>
                              <w:autoSpaceDE w:val="0"/>
                              <w:autoSpaceDN w:val="0"/>
                              <w:adjustRightInd w:val="0"/>
                              <w:jc w:val="center"/>
                              <w:rPr>
                                <w:color w:val="000000"/>
                              </w:rPr>
                            </w:pPr>
                            <w:r w:rsidRPr="005962F8">
                              <w:rPr>
                                <w:rFonts w:eastAsia="MS PGothic"/>
                                <w:color w:val="000000"/>
                              </w:rPr>
                              <w:t>Apparent surface based on illuminating surface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158" type="#_x0000_t202" style="position:absolute;left:0;text-align:left;margin-left:335pt;margin-top:214.8pt;width:135.9pt;height:36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" filled="f" fillcolor="#bbe0e3" stroked="f">
                <v:textbox>
                  <w:txbxContent>
                    <w:p w:rsidR="003E578D" w:rsidRPr="005962F8" w:rsidRDefault="003E578D" w:rsidP="0052249B">
                      <w:pPr>
                        <w:autoSpaceDE w:val="0"/>
                        <w:autoSpaceDN w:val="0"/>
                        <w:adjustRightInd w:val="0"/>
                        <w:jc w:val="center"/>
                        <w:rPr>
                          <w:color w:val="000000"/>
                        </w:rPr>
                      </w:pPr>
                      <w:r w:rsidRPr="005962F8">
                        <w:rPr>
                          <w:rFonts w:eastAsia="MS PGothic"/>
                          <w:color w:val="000000"/>
                        </w:rPr>
                        <w:t>Apparent surface based on illuminating surface</w:t>
                      </w:r>
                    </w:p>
                  </w:txbxContent>
                </v:textbox>
              </v:shape>
            </w:pict>
          </mc:Fallback>
        </mc:AlternateContent>
      </w:r>
      <w:r>
        <w:rPr>
          <w:noProof/>
          <w:lang w:val="en-US" w:eastAsia="ko-KR"/>
        </w:rPr>
        <w:drawing>
          <wp:inline distT="0" distB="0" distL="0" distR="0">
            <wp:extent cx="2514600" cy="3302000"/>
            <wp:effectExtent l="0" t="0" r="0" b="0"/>
            <wp:docPr id="29" name="Picture 24" descr="Description: Description: G-Grafik-48-04-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4" descr="Description: Description: G-Grafik-48-04-cc"/>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14600" cy="3302000"/>
                    </a:xfrm>
                    <a:prstGeom prst="rect">
                      <a:avLst/>
                    </a:prstGeom>
                    <a:noFill/>
                    <a:ln>
                      <a:noFill/>
                    </a:ln>
                  </pic:spPr>
                </pic:pic>
              </a:graphicData>
            </a:graphic>
          </wp:inline>
        </w:drawing>
      </w:r>
    </w:p>
    <w:p w:rsidR="0052249B" w:rsidRDefault="0052249B" w:rsidP="0052249B">
      <w:pPr>
        <w:ind w:left="567" w:firstLine="567"/>
      </w:pPr>
    </w:p>
    <w:p w:rsidR="0052249B" w:rsidRPr="0052249B" w:rsidRDefault="0052249B" w:rsidP="00F75D6E">
      <w:pPr>
        <w:spacing w:after="120"/>
        <w:ind w:left="1843" w:hanging="709"/>
        <w:rPr>
          <w:b/>
        </w:rPr>
      </w:pPr>
      <w:r>
        <w:br w:type="page"/>
      </w:r>
      <w:r w:rsidRPr="0052249B">
        <w:rPr>
          <w:b/>
        </w:rPr>
        <w:t>Part 4 – Examples of apparent surface based on light emitting surface in different directions of geometric visibility</w:t>
      </w:r>
    </w:p>
    <w:p w:rsidR="0052249B" w:rsidRPr="0052249B" w:rsidRDefault="00FF1DA4" w:rsidP="0052249B">
      <w:pPr>
        <w:ind w:left="567"/>
        <w:jc w:val="center"/>
        <w:rPr>
          <w:bCs/>
        </w:rPr>
      </w:pPr>
      <w:r>
        <w:rPr>
          <w:noProof/>
          <w:lang w:val="en-US" w:eastAsia="ko-KR"/>
        </w:rPr>
        <mc:AlternateContent>
          <mc:Choice Requires="wps">
            <w:drawing>
              <wp:anchor distT="0" distB="0" distL="114300" distR="114300" simplePos="0" relativeHeight="251622400" behindDoc="0" locked="0" layoutInCell="1" allowOverlap="1">
                <wp:simplePos x="0" y="0"/>
                <wp:positionH relativeFrom="column">
                  <wp:posOffset>4486275</wp:posOffset>
                </wp:positionH>
                <wp:positionV relativeFrom="paragraph">
                  <wp:posOffset>2735580</wp:posOffset>
                </wp:positionV>
                <wp:extent cx="1228725" cy="682625"/>
                <wp:effectExtent l="0" t="0" r="0" b="3175"/>
                <wp:wrapNone/>
                <wp:docPr id="3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68262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578D" w:rsidRPr="00683135" w:rsidRDefault="003E578D" w:rsidP="0052249B">
                            <w:pPr>
                              <w:autoSpaceDE w:val="0"/>
                              <w:autoSpaceDN w:val="0"/>
                              <w:adjustRightInd w:val="0"/>
                              <w:jc w:val="center"/>
                              <w:rPr>
                                <w:color w:val="000000"/>
                                <w:lang w:val="en-US"/>
                              </w:rPr>
                            </w:pPr>
                            <w:r w:rsidRPr="00683135">
                              <w:rPr>
                                <w:rFonts w:eastAsia="MS PGothic"/>
                                <w:color w:val="000000"/>
                                <w:lang w:val="en-US"/>
                              </w:rPr>
                              <w:t xml:space="preserve">Apparent surface based on </w:t>
                            </w:r>
                            <w:r>
                              <w:rPr>
                                <w:rFonts w:eastAsia="MS PGothic"/>
                                <w:color w:val="000000"/>
                                <w:lang w:val="en-US"/>
                              </w:rPr>
                              <w:t>l</w:t>
                            </w:r>
                            <w:r w:rsidRPr="00683135">
                              <w:rPr>
                                <w:rFonts w:eastAsia="MS PGothic"/>
                                <w:color w:val="000000"/>
                                <w:lang w:val="en-US"/>
                              </w:rPr>
                              <w:t>ight</w:t>
                            </w:r>
                            <w:r>
                              <w:rPr>
                                <w:rFonts w:eastAsia="MS PGothic"/>
                                <w:color w:val="000000"/>
                                <w:lang w:val="en-US"/>
                              </w:rPr>
                              <w:t>-e</w:t>
                            </w:r>
                            <w:r w:rsidRPr="00683135">
                              <w:rPr>
                                <w:rFonts w:eastAsia="MS PGothic"/>
                                <w:color w:val="000000"/>
                                <w:lang w:val="en-US"/>
                              </w:rPr>
                              <w:t xml:space="preserve">mitting </w:t>
                            </w:r>
                            <w:r>
                              <w:rPr>
                                <w:rFonts w:eastAsia="MS PGothic"/>
                                <w:color w:val="000000"/>
                                <w:lang w:val="en-US"/>
                              </w:rPr>
                              <w:t>s</w:t>
                            </w:r>
                            <w:r w:rsidRPr="00683135">
                              <w:rPr>
                                <w:rFonts w:eastAsia="MS PGothic"/>
                                <w:color w:val="000000"/>
                                <w:lang w:val="en-US"/>
                              </w:rPr>
                              <w:t xml:space="preserve">urface </w:t>
                            </w:r>
                          </w:p>
                        </w:txbxContent>
                      </wps:txbx>
                      <wps:bodyPr rot="0" vert="horz" wrap="square" lIns="83210" tIns="41605" rIns="83210" bIns="4160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159" type="#_x0000_t202" style="position:absolute;left:0;text-align:left;margin-left:353.25pt;margin-top:215.4pt;width:96.75pt;height:53.7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" filled="f" fillcolor="#bbe0e3" stroked="f">
                <v:textbox inset="2.31139mm,1.1557mm,2.31139mm,1.1557mm">
                  <w:txbxContent>
                    <w:p w:rsidR="003E578D" w:rsidRPr="00683135" w:rsidRDefault="003E578D" w:rsidP="0052249B">
                      <w:pPr>
                        <w:autoSpaceDE w:val="0"/>
                        <w:autoSpaceDN w:val="0"/>
                        <w:adjustRightInd w:val="0"/>
                        <w:jc w:val="center"/>
                        <w:rPr>
                          <w:color w:val="000000"/>
                          <w:lang w:val="en-US"/>
                        </w:rPr>
                      </w:pPr>
                      <w:r w:rsidRPr="00683135">
                        <w:rPr>
                          <w:rFonts w:eastAsia="MS PGothic"/>
                          <w:color w:val="000000"/>
                          <w:lang w:val="en-US"/>
                        </w:rPr>
                        <w:t xml:space="preserve">Apparent surface based on </w:t>
                      </w:r>
                      <w:r>
                        <w:rPr>
                          <w:rFonts w:eastAsia="MS PGothic"/>
                          <w:color w:val="000000"/>
                          <w:lang w:val="en-US"/>
                        </w:rPr>
                        <w:t>l</w:t>
                      </w:r>
                      <w:r w:rsidRPr="00683135">
                        <w:rPr>
                          <w:rFonts w:eastAsia="MS PGothic"/>
                          <w:color w:val="000000"/>
                          <w:lang w:val="en-US"/>
                        </w:rPr>
                        <w:t>ight</w:t>
                      </w:r>
                      <w:r>
                        <w:rPr>
                          <w:rFonts w:eastAsia="MS PGothic"/>
                          <w:color w:val="000000"/>
                          <w:lang w:val="en-US"/>
                        </w:rPr>
                        <w:t>-e</w:t>
                      </w:r>
                      <w:r w:rsidRPr="00683135">
                        <w:rPr>
                          <w:rFonts w:eastAsia="MS PGothic"/>
                          <w:color w:val="000000"/>
                          <w:lang w:val="en-US"/>
                        </w:rPr>
                        <w:t xml:space="preserve">mitting </w:t>
                      </w:r>
                      <w:r>
                        <w:rPr>
                          <w:rFonts w:eastAsia="MS PGothic"/>
                          <w:color w:val="000000"/>
                          <w:lang w:val="en-US"/>
                        </w:rPr>
                        <w:t>s</w:t>
                      </w:r>
                      <w:r w:rsidRPr="00683135">
                        <w:rPr>
                          <w:rFonts w:eastAsia="MS PGothic"/>
                          <w:color w:val="000000"/>
                          <w:lang w:val="en-US"/>
                        </w:rPr>
                        <w:t xml:space="preserve">urface </w:t>
                      </w:r>
                    </w:p>
                  </w:txbxContent>
                </v:textbox>
              </v:shape>
            </w:pict>
          </mc:Fallback>
        </mc:AlternateContent>
      </w:r>
      <w:r>
        <w:rPr>
          <w:noProof/>
          <w:lang w:val="en-US" w:eastAsia="ko-KR"/>
        </w:rPr>
        <w:drawing>
          <wp:inline distT="0" distB="0" distL="0" distR="0">
            <wp:extent cx="2774950" cy="3651250"/>
            <wp:effectExtent l="0" t="0" r="6350" b="6350"/>
            <wp:docPr id="31" name="Picture 30" descr="Description: Description: G-Grafik-48-05-c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0" descr="Description: Description: G-Grafik-48-05-cc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74950" cy="3651250"/>
                    </a:xfrm>
                    <a:prstGeom prst="rect">
                      <a:avLst/>
                    </a:prstGeom>
                    <a:noFill/>
                    <a:ln>
                      <a:noFill/>
                    </a:ln>
                  </pic:spPr>
                </pic:pic>
              </a:graphicData>
            </a:graphic>
          </wp:inline>
        </w:drawing>
      </w:r>
      <w:r w:rsidR="0052249B" w:rsidRPr="0052249B">
        <w:rPr>
          <w:bCs/>
        </w:rPr>
        <w:t>+</w:t>
      </w:r>
    </w:p>
    <w:p w:rsidR="0052249B" w:rsidRPr="0052249B" w:rsidRDefault="0052249B" w:rsidP="0052249B">
      <w:pPr>
        <w:ind w:left="567" w:firstLine="567"/>
        <w:rPr>
          <w:bCs/>
        </w:rPr>
      </w:pPr>
    </w:p>
    <w:p w:rsidR="0052249B" w:rsidRPr="0052249B" w:rsidRDefault="0052249B" w:rsidP="0052249B">
      <w:pPr>
        <w:ind w:left="567" w:firstLine="567"/>
        <w:rPr>
          <w:bCs/>
        </w:rPr>
      </w:pPr>
    </w:p>
    <w:p w:rsidR="0052249B" w:rsidRPr="0052249B" w:rsidRDefault="00FF1DA4" w:rsidP="0052249B">
      <w:pPr>
        <w:ind w:left="567"/>
        <w:jc w:val="center"/>
        <w:rPr>
          <w:bCs/>
        </w:rPr>
      </w:pPr>
      <w:r>
        <w:rPr>
          <w:noProof/>
          <w:lang w:val="en-US" w:eastAsia="ko-KR"/>
        </w:rPr>
        <mc:AlternateContent>
          <mc:Choice Requires="wps">
            <w:drawing>
              <wp:anchor distT="0" distB="0" distL="114300" distR="114300" simplePos="0" relativeHeight="251621376" behindDoc="0" locked="0" layoutInCell="1" allowOverlap="1">
                <wp:simplePos x="0" y="0"/>
                <wp:positionH relativeFrom="column">
                  <wp:posOffset>546100</wp:posOffset>
                </wp:positionH>
                <wp:positionV relativeFrom="paragraph">
                  <wp:posOffset>1595120</wp:posOffset>
                </wp:positionV>
                <wp:extent cx="1270000" cy="637540"/>
                <wp:effectExtent l="0" t="0" r="0" b="0"/>
                <wp:wrapNone/>
                <wp:docPr id="32"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0" cy="6375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578D" w:rsidRPr="00683135" w:rsidRDefault="003E578D" w:rsidP="0052249B">
                            <w:pPr>
                              <w:autoSpaceDE w:val="0"/>
                              <w:autoSpaceDN w:val="0"/>
                              <w:adjustRightInd w:val="0"/>
                              <w:jc w:val="center"/>
                              <w:rPr>
                                <w:color w:val="000000"/>
                                <w:lang w:val="en-US"/>
                              </w:rPr>
                            </w:pPr>
                            <w:r w:rsidRPr="00683135">
                              <w:rPr>
                                <w:rFonts w:eastAsia="MS PGothic"/>
                                <w:color w:val="000000"/>
                                <w:lang w:val="en-US"/>
                              </w:rPr>
                              <w:t xml:space="preserve">Apparent surface based on </w:t>
                            </w:r>
                            <w:r>
                              <w:rPr>
                                <w:rFonts w:eastAsia="MS PGothic"/>
                                <w:color w:val="000000"/>
                                <w:lang w:val="en-US"/>
                              </w:rPr>
                              <w:t>l</w:t>
                            </w:r>
                            <w:r w:rsidRPr="00683135">
                              <w:rPr>
                                <w:rFonts w:eastAsia="MS PGothic"/>
                                <w:color w:val="000000"/>
                                <w:lang w:val="en-US"/>
                              </w:rPr>
                              <w:t>ight</w:t>
                            </w:r>
                            <w:r>
                              <w:rPr>
                                <w:rFonts w:eastAsia="MS PGothic"/>
                                <w:color w:val="000000"/>
                                <w:lang w:val="en-US"/>
                              </w:rPr>
                              <w:t>-e</w:t>
                            </w:r>
                            <w:r w:rsidRPr="00683135">
                              <w:rPr>
                                <w:rFonts w:eastAsia="MS PGothic"/>
                                <w:color w:val="000000"/>
                                <w:lang w:val="en-US"/>
                              </w:rPr>
                              <w:t xml:space="preserve">mitting </w:t>
                            </w:r>
                            <w:r>
                              <w:rPr>
                                <w:rFonts w:eastAsia="MS PGothic"/>
                                <w:color w:val="000000"/>
                                <w:lang w:val="en-US"/>
                              </w:rPr>
                              <w:t>s</w:t>
                            </w:r>
                            <w:r w:rsidRPr="00683135">
                              <w:rPr>
                                <w:rFonts w:eastAsia="MS PGothic"/>
                                <w:color w:val="000000"/>
                                <w:lang w:val="en-US"/>
                              </w:rPr>
                              <w:t xml:space="preserve">urface </w:t>
                            </w:r>
                          </w:p>
                        </w:txbxContent>
                      </wps:txbx>
                      <wps:bodyPr rot="0" vert="horz" wrap="square" lIns="83210" tIns="41605" rIns="83210" bIns="4160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160" type="#_x0000_t202" style="position:absolute;left:0;text-align:left;margin-left:43pt;margin-top:125.6pt;width:100pt;height:50.2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" filled="f" fillcolor="#bbe0e3" stroked="f">
                <v:textbox inset="2.31139mm,1.1557mm,2.31139mm,1.1557mm">
                  <w:txbxContent>
                    <w:p w:rsidR="003E578D" w:rsidRPr="00683135" w:rsidRDefault="003E578D" w:rsidP="0052249B">
                      <w:pPr>
                        <w:autoSpaceDE w:val="0"/>
                        <w:autoSpaceDN w:val="0"/>
                        <w:adjustRightInd w:val="0"/>
                        <w:jc w:val="center"/>
                        <w:rPr>
                          <w:color w:val="000000"/>
                          <w:lang w:val="en-US"/>
                        </w:rPr>
                      </w:pPr>
                      <w:r w:rsidRPr="00683135">
                        <w:rPr>
                          <w:rFonts w:eastAsia="MS PGothic"/>
                          <w:color w:val="000000"/>
                          <w:lang w:val="en-US"/>
                        </w:rPr>
                        <w:t xml:space="preserve">Apparent surface based on </w:t>
                      </w:r>
                      <w:r>
                        <w:rPr>
                          <w:rFonts w:eastAsia="MS PGothic"/>
                          <w:color w:val="000000"/>
                          <w:lang w:val="en-US"/>
                        </w:rPr>
                        <w:t>l</w:t>
                      </w:r>
                      <w:r w:rsidRPr="00683135">
                        <w:rPr>
                          <w:rFonts w:eastAsia="MS PGothic"/>
                          <w:color w:val="000000"/>
                          <w:lang w:val="en-US"/>
                        </w:rPr>
                        <w:t>ight</w:t>
                      </w:r>
                      <w:r>
                        <w:rPr>
                          <w:rFonts w:eastAsia="MS PGothic"/>
                          <w:color w:val="000000"/>
                          <w:lang w:val="en-US"/>
                        </w:rPr>
                        <w:t>-e</w:t>
                      </w:r>
                      <w:r w:rsidRPr="00683135">
                        <w:rPr>
                          <w:rFonts w:eastAsia="MS PGothic"/>
                          <w:color w:val="000000"/>
                          <w:lang w:val="en-US"/>
                        </w:rPr>
                        <w:t xml:space="preserve">mitting </w:t>
                      </w:r>
                      <w:r>
                        <w:rPr>
                          <w:rFonts w:eastAsia="MS PGothic"/>
                          <w:color w:val="000000"/>
                          <w:lang w:val="en-US"/>
                        </w:rPr>
                        <w:t>s</w:t>
                      </w:r>
                      <w:r w:rsidRPr="00683135">
                        <w:rPr>
                          <w:rFonts w:eastAsia="MS PGothic"/>
                          <w:color w:val="000000"/>
                          <w:lang w:val="en-US"/>
                        </w:rPr>
                        <w:t xml:space="preserve">urface </w:t>
                      </w:r>
                    </w:p>
                  </w:txbxContent>
                </v:textbox>
              </v:shape>
            </w:pict>
          </mc:Fallback>
        </mc:AlternateContent>
      </w:r>
      <w:r>
        <w:rPr>
          <w:noProof/>
          <w:lang w:val="en-US" w:eastAsia="ko-KR"/>
        </w:rPr>
        <w:drawing>
          <wp:inline distT="0" distB="0" distL="0" distR="0">
            <wp:extent cx="2603500" cy="3651250"/>
            <wp:effectExtent l="0" t="0" r="6350" b="6350"/>
            <wp:docPr id="33" name="Picture 29" descr="Description: Description: G-Grafik-48-06-c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9" descr="Description: Description: G-Grafik-48-06-cc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03500" cy="3651250"/>
                    </a:xfrm>
                    <a:prstGeom prst="rect">
                      <a:avLst/>
                    </a:prstGeom>
                    <a:noFill/>
                    <a:ln>
                      <a:noFill/>
                    </a:ln>
                  </pic:spPr>
                </pic:pic>
              </a:graphicData>
            </a:graphic>
          </wp:inline>
        </w:drawing>
      </w:r>
    </w:p>
    <w:p w:rsidR="00D1008C" w:rsidRPr="00D1008C" w:rsidRDefault="00D1008C" w:rsidP="00206ACE">
      <w:pPr>
        <w:spacing w:after="120"/>
        <w:ind w:left="1985" w:right="1134" w:hanging="851"/>
        <w:jc w:val="both"/>
        <w:rPr>
          <w:b/>
          <w:bCs/>
        </w:rPr>
      </w:pPr>
      <w:r>
        <w:br w:type="page"/>
      </w:r>
      <w:r w:rsidRPr="00D1008C">
        <w:rPr>
          <w:b/>
        </w:rPr>
        <w:t xml:space="preserve">Part 5 – Example of illuminating surface </w:t>
      </w:r>
      <w:r w:rsidR="00F473FA" w:rsidRPr="00D1008C">
        <w:rPr>
          <w:b/>
        </w:rPr>
        <w:t>in comparison</w:t>
      </w:r>
      <w:r w:rsidRPr="00D1008C">
        <w:rPr>
          <w:b/>
        </w:rPr>
        <w:t xml:space="preserve"> with light-emitting surface in the case of a </w:t>
      </w:r>
      <w:r w:rsidR="00055DFB">
        <w:rPr>
          <w:b/>
        </w:rPr>
        <w:t>"</w:t>
      </w:r>
      <w:r w:rsidRPr="00D1008C">
        <w:rPr>
          <w:b/>
        </w:rPr>
        <w:t>single function lamp</w:t>
      </w:r>
      <w:r w:rsidR="00055DFB">
        <w:rPr>
          <w:b/>
        </w:rPr>
        <w:t>"</w:t>
      </w:r>
      <w:r w:rsidRPr="00D1008C">
        <w:rPr>
          <w:b/>
        </w:rPr>
        <w:t xml:space="preserve"> </w:t>
      </w:r>
      <w:r w:rsidRPr="00D1008C">
        <w:rPr>
          <w:bCs/>
        </w:rPr>
        <w:t>(</w:t>
      </w:r>
      <w:r w:rsidR="00206ACE">
        <w:rPr>
          <w:bCs/>
        </w:rPr>
        <w:t>s</w:t>
      </w:r>
      <w:r w:rsidRPr="00D1008C">
        <w:rPr>
          <w:bCs/>
        </w:rPr>
        <w:t>ee paragraphs 2.8. to 2.9</w:t>
      </w:r>
      <w:r w:rsidR="00206ACE">
        <w:rPr>
          <w:bCs/>
        </w:rPr>
        <w:t>.</w:t>
      </w:r>
      <w:r w:rsidRPr="00D1008C">
        <w:rPr>
          <w:bCs/>
        </w:rPr>
        <w:t xml:space="preserve"> of this Regulation)</w:t>
      </w:r>
    </w:p>
    <w:p w:rsidR="00D1008C" w:rsidRPr="00D1008C" w:rsidRDefault="00D1008C" w:rsidP="00D1008C">
      <w:pPr>
        <w:spacing w:after="120"/>
        <w:ind w:left="1134" w:right="1134"/>
        <w:jc w:val="both"/>
      </w:pPr>
      <w:r w:rsidRPr="00D1008C">
        <w:t>Examples of a light source with a reflector optic behind an outer lens:</w:t>
      </w:r>
    </w:p>
    <w:p w:rsidR="00D1008C" w:rsidRPr="00D1008C" w:rsidRDefault="00206ACE" w:rsidP="00D1008C">
      <w:pPr>
        <w:tabs>
          <w:tab w:val="left" w:pos="5600"/>
        </w:tabs>
        <w:spacing w:after="120"/>
        <w:ind w:left="1134" w:right="1134"/>
        <w:jc w:val="both"/>
      </w:pPr>
      <w:r>
        <w:t>Example 1</w:t>
      </w:r>
      <w:r w:rsidR="00D1008C" w:rsidRPr="00D1008C">
        <w:tab/>
      </w:r>
      <w:r w:rsidR="00D1008C" w:rsidRPr="00D1008C">
        <w:tab/>
        <w:t>Example 2</w:t>
      </w:r>
    </w:p>
    <w:p w:rsidR="00D1008C" w:rsidRPr="00D1008C" w:rsidRDefault="00FF1DA4" w:rsidP="00D1008C">
      <w:pPr>
        <w:jc w:val="center"/>
        <w:rPr>
          <w:bCs/>
        </w:rPr>
      </w:pPr>
      <w:r>
        <w:rPr>
          <w:noProof/>
          <w:lang w:val="en-US" w:eastAsia="ko-KR"/>
        </w:rPr>
        <w:drawing>
          <wp:inline distT="0" distB="0" distL="0" distR="0">
            <wp:extent cx="4572000" cy="1784350"/>
            <wp:effectExtent l="0" t="0" r="0" b="6350"/>
            <wp:docPr id="34" name="Picture 35" descr="Description: Description: R48-A3-Graphik-01-d-le-c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5" descr="Description: Description: R48-A3-Graphik-01-d-le-ccf"/>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72000" cy="1784350"/>
                    </a:xfrm>
                    <a:prstGeom prst="rect">
                      <a:avLst/>
                    </a:prstGeom>
                    <a:noFill/>
                    <a:ln>
                      <a:noFill/>
                    </a:ln>
                  </pic:spPr>
                </pic:pic>
              </a:graphicData>
            </a:graphic>
          </wp:inline>
        </w:drawing>
      </w:r>
    </w:p>
    <w:p w:rsidR="00D1008C" w:rsidRPr="00D1008C" w:rsidRDefault="00D1008C" w:rsidP="00D1008C">
      <w:pPr>
        <w:tabs>
          <w:tab w:val="left" w:pos="1080"/>
          <w:tab w:val="left" w:pos="5280"/>
        </w:tabs>
        <w:spacing w:after="120"/>
        <w:rPr>
          <w:bCs/>
          <w:color w:val="000000"/>
        </w:rPr>
      </w:pPr>
      <w:r w:rsidRPr="00D1008C">
        <w:rPr>
          <w:bCs/>
          <w:color w:val="000000"/>
        </w:rPr>
        <w:tab/>
        <w:t xml:space="preserve">(Including the outer lens) </w:t>
      </w:r>
      <w:r w:rsidRPr="00D1008C">
        <w:rPr>
          <w:bCs/>
          <w:color w:val="000000"/>
        </w:rPr>
        <w:tab/>
        <w:t xml:space="preserve">(Excluding the </w:t>
      </w:r>
      <w:r w:rsidR="00206ACE" w:rsidRPr="00D1008C">
        <w:rPr>
          <w:bCs/>
          <w:color w:val="000000"/>
        </w:rPr>
        <w:t>non-textured</w:t>
      </w:r>
      <w:r w:rsidRPr="00D1008C">
        <w:rPr>
          <w:bCs/>
          <w:color w:val="000000"/>
        </w:rPr>
        <w:t xml:space="preserve"> outer lens)</w:t>
      </w:r>
    </w:p>
    <w:p w:rsidR="00D1008C" w:rsidRPr="00D1008C" w:rsidRDefault="00D1008C" w:rsidP="00D1008C">
      <w:pPr>
        <w:spacing w:after="120"/>
        <w:ind w:left="1134" w:right="1134"/>
        <w:jc w:val="both"/>
      </w:pPr>
      <w:r w:rsidRPr="00D1008C">
        <w:t>Examples of a light source with a reflector optic with a inner lens behind an outer lens:</w:t>
      </w:r>
    </w:p>
    <w:p w:rsidR="00D1008C" w:rsidRPr="00D1008C" w:rsidRDefault="00206ACE" w:rsidP="00D1008C">
      <w:pPr>
        <w:tabs>
          <w:tab w:val="left" w:pos="5600"/>
        </w:tabs>
        <w:spacing w:after="120"/>
        <w:ind w:left="1134" w:right="1134"/>
        <w:jc w:val="both"/>
      </w:pPr>
      <w:r>
        <w:t>Example 3</w:t>
      </w:r>
      <w:r w:rsidR="00D1008C" w:rsidRPr="00D1008C">
        <w:tab/>
        <w:t>Example 4</w:t>
      </w:r>
    </w:p>
    <w:p w:rsidR="00D1008C" w:rsidRPr="00D1008C" w:rsidRDefault="00FF1DA4" w:rsidP="00D1008C">
      <w:pPr>
        <w:ind w:left="1134"/>
        <w:rPr>
          <w:bCs/>
          <w:color w:val="000000"/>
        </w:rPr>
      </w:pPr>
      <w:r>
        <w:rPr>
          <w:noProof/>
          <w:color w:val="000000"/>
          <w:lang w:val="en-US" w:eastAsia="ko-KR"/>
        </w:rPr>
        <w:drawing>
          <wp:inline distT="0" distB="0" distL="0" distR="0">
            <wp:extent cx="4527550" cy="1581150"/>
            <wp:effectExtent l="0" t="0" r="6350" b="0"/>
            <wp:docPr id="35" name="Picture 34" descr="Description: Description: R48-A3-Graphik-02-d-le-c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4" descr="Description: Description: R48-A3-Graphik-02-d-le-ccf"/>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27550" cy="1581150"/>
                    </a:xfrm>
                    <a:prstGeom prst="rect">
                      <a:avLst/>
                    </a:prstGeom>
                    <a:noFill/>
                    <a:ln>
                      <a:noFill/>
                    </a:ln>
                  </pic:spPr>
                </pic:pic>
              </a:graphicData>
            </a:graphic>
          </wp:inline>
        </w:drawing>
      </w:r>
      <w:r w:rsidR="00D1008C" w:rsidRPr="00D1008C">
        <w:rPr>
          <w:bCs/>
          <w:color w:val="000000"/>
        </w:rPr>
        <w:t xml:space="preserve"> </w:t>
      </w:r>
    </w:p>
    <w:p w:rsidR="00D1008C" w:rsidRPr="00D1008C" w:rsidRDefault="00D1008C" w:rsidP="00D1008C">
      <w:pPr>
        <w:tabs>
          <w:tab w:val="left" w:pos="1080"/>
          <w:tab w:val="left" w:pos="5280"/>
        </w:tabs>
        <w:spacing w:after="120"/>
        <w:rPr>
          <w:bCs/>
          <w:color w:val="000000"/>
        </w:rPr>
      </w:pPr>
      <w:r w:rsidRPr="00D1008C">
        <w:rPr>
          <w:bCs/>
          <w:color w:val="000000"/>
        </w:rPr>
        <w:tab/>
        <w:t>(Including the outer lens)</w:t>
      </w:r>
      <w:r w:rsidRPr="00D1008C">
        <w:rPr>
          <w:bCs/>
          <w:color w:val="000000"/>
        </w:rPr>
        <w:tab/>
        <w:t xml:space="preserve">(Excluding the </w:t>
      </w:r>
      <w:r w:rsidR="00206ACE" w:rsidRPr="00D1008C">
        <w:rPr>
          <w:bCs/>
          <w:color w:val="000000"/>
        </w:rPr>
        <w:t>non-textured</w:t>
      </w:r>
      <w:r w:rsidRPr="00D1008C">
        <w:rPr>
          <w:bCs/>
          <w:color w:val="000000"/>
        </w:rPr>
        <w:t xml:space="preserve"> outer lens)</w:t>
      </w:r>
    </w:p>
    <w:p w:rsidR="00D1008C" w:rsidRPr="00D1008C" w:rsidRDefault="00D1008C" w:rsidP="00D1008C">
      <w:pPr>
        <w:spacing w:after="120"/>
        <w:ind w:left="1134" w:right="1134"/>
        <w:jc w:val="both"/>
        <w:rPr>
          <w:spacing w:val="-2"/>
        </w:rPr>
      </w:pPr>
      <w:r w:rsidRPr="00D1008C">
        <w:rPr>
          <w:spacing w:val="-2"/>
        </w:rPr>
        <w:t>Examples of a light source with a reflector optic with a partial inner lens behind an outer lens:</w:t>
      </w:r>
    </w:p>
    <w:p w:rsidR="00D1008C" w:rsidRPr="00D1008C" w:rsidRDefault="00206ACE" w:rsidP="00D1008C">
      <w:pPr>
        <w:tabs>
          <w:tab w:val="left" w:pos="5600"/>
        </w:tabs>
        <w:spacing w:after="120"/>
        <w:ind w:left="1134" w:right="1134"/>
        <w:jc w:val="both"/>
      </w:pPr>
      <w:r>
        <w:t>Example 5</w:t>
      </w:r>
      <w:r w:rsidR="00D1008C" w:rsidRPr="00D1008C">
        <w:tab/>
        <w:t>Example 6</w:t>
      </w:r>
    </w:p>
    <w:p w:rsidR="00D1008C" w:rsidRPr="00D1008C" w:rsidRDefault="00FF1DA4" w:rsidP="00D1008C">
      <w:pPr>
        <w:keepNext/>
        <w:ind w:left="1134"/>
        <w:rPr>
          <w:bCs/>
          <w:color w:val="000000"/>
        </w:rPr>
      </w:pPr>
      <w:r>
        <w:rPr>
          <w:noProof/>
          <w:color w:val="000000"/>
          <w:lang w:val="en-US" w:eastAsia="ko-KR"/>
        </w:rPr>
        <w:drawing>
          <wp:inline distT="0" distB="0" distL="0" distR="0">
            <wp:extent cx="4629150" cy="1390650"/>
            <wp:effectExtent l="0" t="0" r="0" b="0"/>
            <wp:docPr id="36" name="Picture 33" descr="Description: Description: R48-A3-Graphik-03-d-ef-c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3" descr="Description: Description: R48-A3-Graphik-03-d-ef-ccf"/>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629150" cy="1390650"/>
                    </a:xfrm>
                    <a:prstGeom prst="rect">
                      <a:avLst/>
                    </a:prstGeom>
                    <a:noFill/>
                    <a:ln>
                      <a:noFill/>
                    </a:ln>
                  </pic:spPr>
                </pic:pic>
              </a:graphicData>
            </a:graphic>
          </wp:inline>
        </w:drawing>
      </w:r>
      <w:r w:rsidR="00D1008C" w:rsidRPr="00D1008C">
        <w:rPr>
          <w:bCs/>
          <w:color w:val="000000"/>
        </w:rPr>
        <w:t xml:space="preserve"> </w:t>
      </w:r>
    </w:p>
    <w:p w:rsidR="00D1008C" w:rsidRPr="00D1008C" w:rsidRDefault="00D1008C" w:rsidP="00D1008C">
      <w:pPr>
        <w:tabs>
          <w:tab w:val="left" w:pos="1080"/>
          <w:tab w:val="left" w:pos="5280"/>
        </w:tabs>
        <w:spacing w:after="120"/>
        <w:rPr>
          <w:bCs/>
          <w:color w:val="000000"/>
        </w:rPr>
      </w:pPr>
      <w:r w:rsidRPr="00D1008C">
        <w:rPr>
          <w:bCs/>
          <w:color w:val="000000"/>
        </w:rPr>
        <w:tab/>
        <w:t xml:space="preserve">(Including the outer lens) </w:t>
      </w:r>
      <w:r w:rsidRPr="00D1008C">
        <w:rPr>
          <w:bCs/>
          <w:color w:val="000000"/>
        </w:rPr>
        <w:tab/>
        <w:t xml:space="preserve">(Excluding the </w:t>
      </w:r>
      <w:r w:rsidR="00206ACE" w:rsidRPr="00D1008C">
        <w:rPr>
          <w:bCs/>
          <w:color w:val="000000"/>
        </w:rPr>
        <w:t>non-textured</w:t>
      </w:r>
      <w:r w:rsidRPr="00D1008C">
        <w:rPr>
          <w:bCs/>
          <w:color w:val="000000"/>
        </w:rPr>
        <w:t xml:space="preserve"> outer lens)</w:t>
      </w:r>
    </w:p>
    <w:p w:rsidR="00D1008C" w:rsidRPr="00D1008C" w:rsidRDefault="00D1008C" w:rsidP="00D1008C">
      <w:pPr>
        <w:spacing w:after="120"/>
        <w:ind w:left="1134" w:right="1134"/>
        <w:jc w:val="both"/>
      </w:pPr>
      <w:r w:rsidRPr="00D1008C">
        <w:br w:type="page"/>
        <w:t>Example of a light guide optic behind an outer lens:</w:t>
      </w:r>
    </w:p>
    <w:p w:rsidR="00D1008C" w:rsidRPr="00D1008C" w:rsidRDefault="00206ACE" w:rsidP="00D1008C">
      <w:pPr>
        <w:tabs>
          <w:tab w:val="left" w:pos="5600"/>
        </w:tabs>
        <w:spacing w:after="120"/>
        <w:ind w:left="1134" w:right="1134"/>
        <w:jc w:val="both"/>
      </w:pPr>
      <w:r>
        <w:t>Example 7</w:t>
      </w:r>
    </w:p>
    <w:p w:rsidR="00D1008C" w:rsidRPr="00D1008C" w:rsidRDefault="00FF1DA4" w:rsidP="00D1008C">
      <w:pPr>
        <w:ind w:left="1134"/>
        <w:rPr>
          <w:bCs/>
        </w:rPr>
      </w:pPr>
      <w:r>
        <w:rPr>
          <w:noProof/>
          <w:lang w:val="en-US" w:eastAsia="ko-KR"/>
        </w:rPr>
        <mc:AlternateContent>
          <mc:Choice Requires="wps">
            <w:drawing>
              <wp:anchor distT="0" distB="0" distL="114300" distR="114300" simplePos="0" relativeHeight="251623424" behindDoc="0" locked="0" layoutInCell="1" allowOverlap="1">
                <wp:simplePos x="0" y="0"/>
                <wp:positionH relativeFrom="column">
                  <wp:posOffset>2476500</wp:posOffset>
                </wp:positionH>
                <wp:positionV relativeFrom="paragraph">
                  <wp:posOffset>1600200</wp:posOffset>
                </wp:positionV>
                <wp:extent cx="1143000" cy="342900"/>
                <wp:effectExtent l="0" t="0" r="0" b="0"/>
                <wp:wrapNone/>
                <wp:docPr id="37"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Default="003E578D" w:rsidP="00D1008C">
                            <w:pPr>
                              <w:rPr>
                                <w:sz w:val="40"/>
                                <w:szCs w:val="40"/>
                              </w:rPr>
                            </w:pPr>
                            <w:r>
                              <w:rPr>
                                <w:sz w:val="40"/>
                                <w:szCs w:val="40"/>
                              </w:rPr>
                              <w:t>Section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161" type="#_x0000_t202" style="position:absolute;left:0;text-align:left;margin-left:195pt;margin-top:126pt;width:90pt;height:27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" stroked="f">
                <v:textbox>
                  <w:txbxContent>
                    <w:p w:rsidR="003E578D" w:rsidRDefault="003E578D" w:rsidP="00D1008C">
                      <w:pPr>
                        <w:rPr>
                          <w:sz w:val="40"/>
                          <w:szCs w:val="40"/>
                        </w:rPr>
                      </w:pPr>
                      <w:r>
                        <w:rPr>
                          <w:sz w:val="40"/>
                          <w:szCs w:val="40"/>
                        </w:rPr>
                        <w:t>Section</w:t>
                      </w:r>
                    </w:p>
                  </w:txbxContent>
                </v:textbox>
              </v:shape>
            </w:pict>
          </mc:Fallback>
        </mc:AlternateContent>
      </w:r>
      <w:r>
        <w:rPr>
          <w:noProof/>
          <w:lang w:val="en-US" w:eastAsia="ko-KR"/>
        </w:rPr>
        <mc:AlternateContent>
          <mc:Choice Requires="wps">
            <w:drawing>
              <wp:anchor distT="0" distB="0" distL="114300" distR="114300" simplePos="0" relativeHeight="251625472" behindDoc="0" locked="0" layoutInCell="1" allowOverlap="1">
                <wp:simplePos x="0" y="0"/>
                <wp:positionH relativeFrom="column">
                  <wp:posOffset>2159000</wp:posOffset>
                </wp:positionH>
                <wp:positionV relativeFrom="paragraph">
                  <wp:posOffset>2047875</wp:posOffset>
                </wp:positionV>
                <wp:extent cx="3873500" cy="428625"/>
                <wp:effectExtent l="0" t="0" r="0" b="9525"/>
                <wp:wrapNone/>
                <wp:docPr id="38"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0" cy="428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83135" w:rsidRDefault="003E578D" w:rsidP="00D1008C">
                            <w:pPr>
                              <w:rPr>
                                <w:bCs/>
                                <w:color w:val="000000"/>
                                <w:lang w:val="en-US"/>
                              </w:rPr>
                            </w:pPr>
                            <w:r w:rsidRPr="00683135">
                              <w:rPr>
                                <w:bCs/>
                                <w:color w:val="000000"/>
                                <w:lang w:val="en-US"/>
                              </w:rPr>
                              <w:t>In the case where the non</w:t>
                            </w:r>
                            <w:r>
                              <w:rPr>
                                <w:bCs/>
                                <w:color w:val="000000"/>
                                <w:lang w:val="en-US"/>
                              </w:rPr>
                              <w:t>-</w:t>
                            </w:r>
                            <w:r w:rsidRPr="00683135">
                              <w:rPr>
                                <w:bCs/>
                                <w:color w:val="000000"/>
                                <w:lang w:val="en-US"/>
                              </w:rPr>
                              <w:t xml:space="preserve">textured outer lens is excluded, </w:t>
                            </w:r>
                            <w:r>
                              <w:rPr>
                                <w:bCs/>
                                <w:color w:val="000000"/>
                                <w:lang w:val="en-US"/>
                              </w:rPr>
                              <w:t>"</w:t>
                            </w:r>
                            <w:r w:rsidRPr="00683135">
                              <w:rPr>
                                <w:bCs/>
                                <w:color w:val="000000"/>
                                <w:lang w:val="en-US"/>
                              </w:rPr>
                              <w:t>7b</w:t>
                            </w:r>
                            <w:r>
                              <w:rPr>
                                <w:bCs/>
                                <w:color w:val="000000"/>
                                <w:lang w:val="en-US"/>
                              </w:rPr>
                              <w:t>"</w:t>
                            </w:r>
                            <w:r w:rsidRPr="00683135">
                              <w:rPr>
                                <w:bCs/>
                                <w:color w:val="000000"/>
                                <w:lang w:val="en-US"/>
                              </w:rPr>
                              <w:t xml:space="preserve"> is the apparent surface according to paragraph 2.8. b</w:t>
                            </w:r>
                            <w:r>
                              <w:rPr>
                                <w:bCs/>
                                <w:color w:val="000000"/>
                                <w:lang w:val="en-US"/>
                              </w:rPr>
                              <w:t>)</w:t>
                            </w:r>
                            <w:r w:rsidRPr="00683135">
                              <w:rPr>
                                <w:bCs/>
                                <w:color w:val="000000"/>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162" type="#_x0000_t202" style="position:absolute;left:0;text-align:left;margin-left:170pt;margin-top:161.25pt;width:305pt;height:33.7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" stroked="f">
                <v:textbox>
                  <w:txbxContent>
                    <w:p w:rsidR="003E578D" w:rsidRPr="00683135" w:rsidRDefault="003E578D" w:rsidP="00D1008C">
                      <w:pPr>
                        <w:rPr>
                          <w:bCs/>
                          <w:color w:val="000000"/>
                          <w:lang w:val="en-US"/>
                        </w:rPr>
                      </w:pPr>
                      <w:r w:rsidRPr="00683135">
                        <w:rPr>
                          <w:bCs/>
                          <w:color w:val="000000"/>
                          <w:lang w:val="en-US"/>
                        </w:rPr>
                        <w:t>In the case where the non</w:t>
                      </w:r>
                      <w:r>
                        <w:rPr>
                          <w:bCs/>
                          <w:color w:val="000000"/>
                          <w:lang w:val="en-US"/>
                        </w:rPr>
                        <w:t>-</w:t>
                      </w:r>
                      <w:r w:rsidRPr="00683135">
                        <w:rPr>
                          <w:bCs/>
                          <w:color w:val="000000"/>
                          <w:lang w:val="en-US"/>
                        </w:rPr>
                        <w:t xml:space="preserve">textured outer lens is excluded, </w:t>
                      </w:r>
                      <w:r>
                        <w:rPr>
                          <w:bCs/>
                          <w:color w:val="000000"/>
                          <w:lang w:val="en-US"/>
                        </w:rPr>
                        <w:t>"</w:t>
                      </w:r>
                      <w:r w:rsidRPr="00683135">
                        <w:rPr>
                          <w:bCs/>
                          <w:color w:val="000000"/>
                          <w:lang w:val="en-US"/>
                        </w:rPr>
                        <w:t>7b</w:t>
                      </w:r>
                      <w:r>
                        <w:rPr>
                          <w:bCs/>
                          <w:color w:val="000000"/>
                          <w:lang w:val="en-US"/>
                        </w:rPr>
                        <w:t>"</w:t>
                      </w:r>
                      <w:r w:rsidRPr="00683135">
                        <w:rPr>
                          <w:bCs/>
                          <w:color w:val="000000"/>
                          <w:lang w:val="en-US"/>
                        </w:rPr>
                        <w:t xml:space="preserve"> is the apparent surface according to paragraph 2.8. b</w:t>
                      </w:r>
                      <w:r>
                        <w:rPr>
                          <w:bCs/>
                          <w:color w:val="000000"/>
                          <w:lang w:val="en-US"/>
                        </w:rPr>
                        <w:t>)</w:t>
                      </w:r>
                      <w:r w:rsidRPr="00683135">
                        <w:rPr>
                          <w:bCs/>
                          <w:color w:val="000000"/>
                          <w:lang w:val="en-US"/>
                        </w:rPr>
                        <w:t>.</w:t>
                      </w:r>
                    </w:p>
                  </w:txbxContent>
                </v:textbox>
              </v:shape>
            </w:pict>
          </mc:Fallback>
        </mc:AlternateContent>
      </w:r>
      <w:r>
        <w:rPr>
          <w:noProof/>
          <w:lang w:val="en-US" w:eastAsia="ko-KR"/>
        </w:rPr>
        <w:drawing>
          <wp:inline distT="0" distB="0" distL="0" distR="0">
            <wp:extent cx="3365500" cy="2324100"/>
            <wp:effectExtent l="0" t="0" r="6350" b="0"/>
            <wp:docPr id="39" name="Picture 37" descr="Description: Description: R48-A3-Graphik-03-c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7" descr="Description: Description: R48-A3-Graphik-03-cc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65500" cy="2324100"/>
                    </a:xfrm>
                    <a:prstGeom prst="rect">
                      <a:avLst/>
                    </a:prstGeom>
                    <a:noFill/>
                    <a:ln>
                      <a:noFill/>
                    </a:ln>
                  </pic:spPr>
                </pic:pic>
              </a:graphicData>
            </a:graphic>
          </wp:inline>
        </w:drawing>
      </w:r>
    </w:p>
    <w:p w:rsidR="00D1008C" w:rsidRPr="00D1008C" w:rsidRDefault="00D1008C" w:rsidP="00D1008C">
      <w:pPr>
        <w:spacing w:before="240" w:after="120"/>
        <w:ind w:left="1134" w:right="1134"/>
        <w:jc w:val="both"/>
      </w:pPr>
      <w:r w:rsidRPr="00D1008C">
        <w:t>Example of a light guide optic or a reflector optic behind an outer lens:</w:t>
      </w:r>
    </w:p>
    <w:p w:rsidR="00D1008C" w:rsidRPr="00D1008C" w:rsidRDefault="00206ACE" w:rsidP="00D1008C">
      <w:pPr>
        <w:tabs>
          <w:tab w:val="left" w:pos="5600"/>
        </w:tabs>
        <w:spacing w:after="120"/>
        <w:ind w:left="1134" w:right="1134"/>
        <w:jc w:val="both"/>
      </w:pPr>
      <w:r>
        <w:t>Example 8</w:t>
      </w:r>
    </w:p>
    <w:p w:rsidR="00D1008C" w:rsidRPr="00D1008C" w:rsidRDefault="00FF1DA4" w:rsidP="00D1008C">
      <w:pPr>
        <w:keepNext/>
        <w:widowControl w:val="0"/>
        <w:ind w:left="1134"/>
        <w:rPr>
          <w:bCs/>
        </w:rPr>
      </w:pPr>
      <w:r>
        <w:rPr>
          <w:noProof/>
          <w:lang w:val="en-US" w:eastAsia="ko-KR"/>
        </w:rPr>
        <mc:AlternateContent>
          <mc:Choice Requires="wps">
            <w:drawing>
              <wp:anchor distT="0" distB="0" distL="114300" distR="114300" simplePos="0" relativeHeight="251627520" behindDoc="0" locked="0" layoutInCell="1" allowOverlap="1">
                <wp:simplePos x="0" y="0"/>
                <wp:positionH relativeFrom="column">
                  <wp:posOffset>2794000</wp:posOffset>
                </wp:positionH>
                <wp:positionV relativeFrom="paragraph">
                  <wp:posOffset>1547495</wp:posOffset>
                </wp:positionV>
                <wp:extent cx="857250" cy="342900"/>
                <wp:effectExtent l="0" t="0" r="0"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A35A3A" w:rsidRDefault="003E578D" w:rsidP="00D1008C">
                            <w:pPr>
                              <w:ind w:right="-132"/>
                              <w:rPr>
                                <w:sz w:val="36"/>
                                <w:szCs w:val="36"/>
                              </w:rPr>
                            </w:pPr>
                            <w:r w:rsidRPr="00A35A3A">
                              <w:rPr>
                                <w:sz w:val="36"/>
                                <w:szCs w:val="36"/>
                              </w:rPr>
                              <w:t>Sectio</w:t>
                            </w:r>
                            <w:r>
                              <w:rPr>
                                <w:sz w:val="36"/>
                                <w:szCs w:val="36"/>
                              </w:rPr>
                              <w:t>n</w:t>
                            </w:r>
                            <w:r w:rsidRPr="00A35A3A">
                              <w:rPr>
                                <w:sz w:val="36"/>
                                <w:szCs w:val="36"/>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163" type="#_x0000_t202" style="position:absolute;left:0;text-align:left;margin-left:220pt;margin-top:121.85pt;width:67.5pt;height:27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" stroked="f">
                <v:textbox>
                  <w:txbxContent>
                    <w:p w:rsidR="003E578D" w:rsidRPr="00A35A3A" w:rsidRDefault="003E578D" w:rsidP="00D1008C">
                      <w:pPr>
                        <w:ind w:right="-132"/>
                        <w:rPr>
                          <w:sz w:val="36"/>
                          <w:szCs w:val="36"/>
                        </w:rPr>
                      </w:pPr>
                      <w:r w:rsidRPr="00A35A3A">
                        <w:rPr>
                          <w:sz w:val="36"/>
                          <w:szCs w:val="36"/>
                        </w:rPr>
                        <w:t>Sectio</w:t>
                      </w:r>
                      <w:r>
                        <w:rPr>
                          <w:sz w:val="36"/>
                          <w:szCs w:val="36"/>
                        </w:rPr>
                        <w:t>n</w:t>
                      </w:r>
                      <w:r w:rsidRPr="00A35A3A">
                        <w:rPr>
                          <w:sz w:val="36"/>
                          <w:szCs w:val="36"/>
                        </w:rPr>
                        <w:t>n</w:t>
                      </w:r>
                    </w:p>
                  </w:txbxContent>
                </v:textbox>
              </v:shape>
            </w:pict>
          </mc:Fallback>
        </mc:AlternateContent>
      </w:r>
      <w:r>
        <w:rPr>
          <w:noProof/>
          <w:lang w:val="en-US" w:eastAsia="ko-KR"/>
        </w:rPr>
        <mc:AlternateContent>
          <mc:Choice Requires="wps">
            <w:drawing>
              <wp:anchor distT="0" distB="0" distL="114300" distR="114300" simplePos="0" relativeHeight="251626496" behindDoc="0" locked="0" layoutInCell="1" allowOverlap="1">
                <wp:simplePos x="0" y="0"/>
                <wp:positionH relativeFrom="column">
                  <wp:posOffset>2730500</wp:posOffset>
                </wp:positionH>
                <wp:positionV relativeFrom="paragraph">
                  <wp:posOffset>1522730</wp:posOffset>
                </wp:positionV>
                <wp:extent cx="914400" cy="342900"/>
                <wp:effectExtent l="0" t="0" r="0" b="0"/>
                <wp:wrapNone/>
                <wp:docPr id="41"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A35A3A" w:rsidRDefault="003E578D" w:rsidP="00D1008C">
                            <w:pPr>
                              <w:rPr>
                                <w:sz w:val="36"/>
                                <w:szCs w:val="36"/>
                              </w:rPr>
                            </w:pPr>
                            <w:r w:rsidRPr="00A35A3A">
                              <w:rPr>
                                <w:sz w:val="36"/>
                                <w:szCs w:val="36"/>
                              </w:rPr>
                              <w:t>Section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164" type="#_x0000_t202" style="position:absolute;left:0;text-align:left;margin-left:215pt;margin-top:119.9pt;width:1in;height:27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" stroked="f">
                <v:textbox>
                  <w:txbxContent>
                    <w:p w:rsidR="003E578D" w:rsidRPr="00A35A3A" w:rsidRDefault="003E578D" w:rsidP="00D1008C">
                      <w:pPr>
                        <w:rPr>
                          <w:sz w:val="36"/>
                          <w:szCs w:val="36"/>
                        </w:rPr>
                      </w:pPr>
                      <w:r w:rsidRPr="00A35A3A">
                        <w:rPr>
                          <w:sz w:val="36"/>
                          <w:szCs w:val="36"/>
                        </w:rPr>
                        <w:t>Section</w:t>
                      </w:r>
                    </w:p>
                  </w:txbxContent>
                </v:textbox>
              </v:shape>
            </w:pict>
          </mc:Fallback>
        </mc:AlternateContent>
      </w:r>
      <w:r>
        <w:rPr>
          <w:noProof/>
          <w:lang w:val="en-US" w:eastAsia="ko-KR"/>
        </w:rPr>
        <mc:AlternateContent>
          <mc:Choice Requires="wps">
            <w:drawing>
              <wp:anchor distT="0" distB="0" distL="114300" distR="114300" simplePos="0" relativeHeight="251624448" behindDoc="0" locked="0" layoutInCell="1" allowOverlap="1">
                <wp:simplePos x="0" y="0"/>
                <wp:positionH relativeFrom="column">
                  <wp:posOffset>2032000</wp:posOffset>
                </wp:positionH>
                <wp:positionV relativeFrom="paragraph">
                  <wp:posOffset>1865630</wp:posOffset>
                </wp:positionV>
                <wp:extent cx="3937000" cy="571500"/>
                <wp:effectExtent l="0" t="0" r="6350" b="0"/>
                <wp:wrapNone/>
                <wp:docPr id="42"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05207B" w:rsidRDefault="003E578D" w:rsidP="00D1008C">
                            <w:pPr>
                              <w:rPr>
                                <w:lang w:val="en-US"/>
                              </w:rPr>
                            </w:pPr>
                            <w:r w:rsidRPr="00683135">
                              <w:rPr>
                                <w:bCs/>
                                <w:color w:val="000000"/>
                                <w:lang w:val="en-US"/>
                              </w:rPr>
                              <w:t xml:space="preserve">In the case where the non textured outer lens is excluded, </w:t>
                            </w:r>
                            <w:r>
                              <w:rPr>
                                <w:bCs/>
                                <w:color w:val="000000"/>
                                <w:lang w:val="en-US"/>
                              </w:rPr>
                              <w:t>"</w:t>
                            </w:r>
                            <w:r w:rsidRPr="00683135">
                              <w:rPr>
                                <w:bCs/>
                                <w:color w:val="000000"/>
                                <w:lang w:val="en-US"/>
                              </w:rPr>
                              <w:t>7b</w:t>
                            </w:r>
                            <w:r>
                              <w:rPr>
                                <w:bCs/>
                                <w:color w:val="000000"/>
                                <w:lang w:val="en-US"/>
                              </w:rPr>
                              <w:t>"</w:t>
                            </w:r>
                            <w:r w:rsidRPr="00683135">
                              <w:rPr>
                                <w:bCs/>
                                <w:color w:val="000000"/>
                                <w:lang w:val="en-US"/>
                              </w:rPr>
                              <w:t xml:space="preserve"> is the apparent surface according to paragraph 2.8. b</w:t>
                            </w:r>
                            <w:r>
                              <w:rPr>
                                <w:bCs/>
                                <w:color w:val="000000"/>
                                <w:lang w:val="en-US"/>
                              </w:rPr>
                              <w:t>)</w:t>
                            </w:r>
                            <w:r w:rsidRPr="00683135">
                              <w:rPr>
                                <w:bCs/>
                                <w:color w:val="000000"/>
                                <w:lang w:val="en-US"/>
                              </w:rPr>
                              <w:t>, and F1 shall not transparent to F2</w:t>
                            </w:r>
                            <w:r w:rsidRPr="00683135">
                              <w:rPr>
                                <w:bCs/>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165" type="#_x0000_t202" style="position:absolute;left:0;text-align:left;margin-left:160pt;margin-top:146.9pt;width:310pt;height:4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" stroked="f">
                <v:textbox>
                  <w:txbxContent>
                    <w:p w:rsidR="003E578D" w:rsidRPr="0005207B" w:rsidRDefault="003E578D" w:rsidP="00D1008C">
                      <w:pPr>
                        <w:rPr>
                          <w:lang w:val="en-US"/>
                        </w:rPr>
                      </w:pPr>
                      <w:r w:rsidRPr="00683135">
                        <w:rPr>
                          <w:bCs/>
                          <w:color w:val="000000"/>
                          <w:lang w:val="en-US"/>
                        </w:rPr>
                        <w:t xml:space="preserve">In the case where the non textured outer lens is excluded, </w:t>
                      </w:r>
                      <w:r>
                        <w:rPr>
                          <w:bCs/>
                          <w:color w:val="000000"/>
                          <w:lang w:val="en-US"/>
                        </w:rPr>
                        <w:t>"</w:t>
                      </w:r>
                      <w:r w:rsidRPr="00683135">
                        <w:rPr>
                          <w:bCs/>
                          <w:color w:val="000000"/>
                          <w:lang w:val="en-US"/>
                        </w:rPr>
                        <w:t>7b</w:t>
                      </w:r>
                      <w:r>
                        <w:rPr>
                          <w:bCs/>
                          <w:color w:val="000000"/>
                          <w:lang w:val="en-US"/>
                        </w:rPr>
                        <w:t>"</w:t>
                      </w:r>
                      <w:r w:rsidRPr="00683135">
                        <w:rPr>
                          <w:bCs/>
                          <w:color w:val="000000"/>
                          <w:lang w:val="en-US"/>
                        </w:rPr>
                        <w:t xml:space="preserve"> is the apparent surface according to paragraph 2.8. b</w:t>
                      </w:r>
                      <w:r>
                        <w:rPr>
                          <w:bCs/>
                          <w:color w:val="000000"/>
                          <w:lang w:val="en-US"/>
                        </w:rPr>
                        <w:t>)</w:t>
                      </w:r>
                      <w:r w:rsidRPr="00683135">
                        <w:rPr>
                          <w:bCs/>
                          <w:color w:val="000000"/>
                          <w:lang w:val="en-US"/>
                        </w:rPr>
                        <w:t>, and F1 shall not transparent to F2</w:t>
                      </w:r>
                      <w:r w:rsidRPr="00683135">
                        <w:rPr>
                          <w:bCs/>
                          <w:lang w:val="en-US"/>
                        </w:rPr>
                        <w:t xml:space="preserve"> </w:t>
                      </w:r>
                    </w:p>
                  </w:txbxContent>
                </v:textbox>
              </v:shape>
            </w:pict>
          </mc:Fallback>
        </mc:AlternateContent>
      </w:r>
      <w:r>
        <w:rPr>
          <w:noProof/>
          <w:lang w:val="en-US" w:eastAsia="ko-KR"/>
        </w:rPr>
        <w:drawing>
          <wp:inline distT="0" distB="0" distL="0" distR="0">
            <wp:extent cx="4572000" cy="2190750"/>
            <wp:effectExtent l="0" t="0" r="0" b="0"/>
            <wp:docPr id="43" name="Picture 36" descr="Description: Description: R48-A3-Graphik-08-cc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6" descr="Description: Description: R48-A3-Graphik-08-ccf-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72000" cy="2190750"/>
                    </a:xfrm>
                    <a:prstGeom prst="rect">
                      <a:avLst/>
                    </a:prstGeom>
                    <a:noFill/>
                    <a:ln>
                      <a:noFill/>
                    </a:ln>
                  </pic:spPr>
                </pic:pic>
              </a:graphicData>
            </a:graphic>
          </wp:inline>
        </w:drawing>
      </w:r>
    </w:p>
    <w:p w:rsidR="00D1008C" w:rsidRPr="00D1008C" w:rsidRDefault="00D1008C" w:rsidP="00D1008C">
      <w:pPr>
        <w:spacing w:after="120"/>
        <w:ind w:left="1134" w:right="1134"/>
        <w:jc w:val="both"/>
      </w:pPr>
      <w:r>
        <w:br w:type="page"/>
      </w:r>
      <w:r w:rsidRPr="00D1008C">
        <w:t>Example of a light source with a reflector optic in combination with an area which is not part of this function, behind an outer lens:</w:t>
      </w:r>
    </w:p>
    <w:p w:rsidR="00D1008C" w:rsidRPr="00D1008C" w:rsidRDefault="008F72A7" w:rsidP="00D1008C">
      <w:pPr>
        <w:tabs>
          <w:tab w:val="left" w:pos="5600"/>
        </w:tabs>
        <w:spacing w:after="120"/>
        <w:ind w:left="1134" w:right="1134"/>
        <w:jc w:val="both"/>
      </w:pPr>
      <w:r>
        <w:t>Example 9</w:t>
      </w:r>
    </w:p>
    <w:p w:rsidR="00D1008C" w:rsidRPr="00D1008C" w:rsidRDefault="00FF1DA4" w:rsidP="00D1008C">
      <w:pPr>
        <w:ind w:left="1134"/>
        <w:rPr>
          <w:bCs/>
        </w:rPr>
      </w:pPr>
      <w:r>
        <w:rPr>
          <w:noProof/>
          <w:lang w:val="en-US" w:eastAsia="ko-KR"/>
        </w:rPr>
        <mc:AlternateContent>
          <mc:Choice Requires="wps">
            <w:drawing>
              <wp:anchor distT="4294967295" distB="4294967295" distL="114299" distR="114299" simplePos="0" relativeHeight="251630592" behindDoc="0" locked="0" layoutInCell="1" allowOverlap="1">
                <wp:simplePos x="0" y="0"/>
                <wp:positionH relativeFrom="column">
                  <wp:posOffset>4571999</wp:posOffset>
                </wp:positionH>
                <wp:positionV relativeFrom="paragraph">
                  <wp:posOffset>2106294</wp:posOffset>
                </wp:positionV>
                <wp:extent cx="0" cy="0"/>
                <wp:effectExtent l="0" t="0" r="0" b="0"/>
                <wp:wrapNone/>
                <wp:docPr id="44"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1" o:spid="_x0000_s1026" style="position:absolute;left:0;text-align:left;z-index:251630592;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from="5in,165.85pt" to="5in,1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"/>
            </w:pict>
          </mc:Fallback>
        </mc:AlternateContent>
      </w:r>
      <w:r>
        <w:rPr>
          <w:noProof/>
          <w:lang w:val="en-US" w:eastAsia="ko-KR"/>
        </w:rPr>
        <w:drawing>
          <wp:inline distT="0" distB="0" distL="0" distR="0">
            <wp:extent cx="4013200" cy="2260600"/>
            <wp:effectExtent l="0" t="0" r="6350" b="6350"/>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13200" cy="2260600"/>
                    </a:xfrm>
                    <a:prstGeom prst="rect">
                      <a:avLst/>
                    </a:prstGeom>
                    <a:noFill/>
                    <a:ln>
                      <a:noFill/>
                    </a:ln>
                  </pic:spPr>
                </pic:pic>
              </a:graphicData>
            </a:graphic>
          </wp:inline>
        </w:drawing>
      </w:r>
    </w:p>
    <w:p w:rsidR="00D1008C" w:rsidRPr="00D1008C" w:rsidRDefault="00FF1DA4" w:rsidP="00D1008C">
      <w:pPr>
        <w:jc w:val="center"/>
        <w:rPr>
          <w:bCs/>
        </w:rPr>
      </w:pPr>
      <w:r>
        <w:rPr>
          <w:noProof/>
          <w:lang w:val="en-US" w:eastAsia="ko-KR"/>
        </w:rPr>
        <mc:AlternateContent>
          <mc:Choice Requires="wps">
            <w:drawing>
              <wp:anchor distT="0" distB="0" distL="114300" distR="114300" simplePos="0" relativeHeight="251628544" behindDoc="0" locked="0" layoutInCell="1" allowOverlap="1">
                <wp:simplePos x="0" y="0"/>
                <wp:positionH relativeFrom="column">
                  <wp:posOffset>1651000</wp:posOffset>
                </wp:positionH>
                <wp:positionV relativeFrom="paragraph">
                  <wp:posOffset>178435</wp:posOffset>
                </wp:positionV>
                <wp:extent cx="4229100" cy="402590"/>
                <wp:effectExtent l="0" t="0" r="0" b="0"/>
                <wp:wrapNone/>
                <wp:docPr id="46"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402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83135" w:rsidRDefault="003E578D" w:rsidP="00D1008C">
                            <w:pPr>
                              <w:rPr>
                                <w:bCs/>
                                <w:color w:val="000000"/>
                                <w:lang w:val="en-US"/>
                              </w:rPr>
                            </w:pPr>
                            <w:r w:rsidRPr="00683135">
                              <w:rPr>
                                <w:bCs/>
                                <w:color w:val="000000"/>
                                <w:lang w:val="en-US"/>
                              </w:rPr>
                              <w:t xml:space="preserve">In the case where the non textured outer lens is excluded, </w:t>
                            </w:r>
                            <w:r>
                              <w:rPr>
                                <w:bCs/>
                                <w:color w:val="000000"/>
                                <w:lang w:val="en-US"/>
                              </w:rPr>
                              <w:t>"</w:t>
                            </w:r>
                            <w:r w:rsidRPr="00683135">
                              <w:rPr>
                                <w:bCs/>
                                <w:color w:val="000000"/>
                                <w:lang w:val="en-US"/>
                              </w:rPr>
                              <w:t>7b</w:t>
                            </w:r>
                            <w:r>
                              <w:rPr>
                                <w:bCs/>
                                <w:color w:val="000000"/>
                                <w:lang w:val="en-US"/>
                              </w:rPr>
                              <w:t>"</w:t>
                            </w:r>
                            <w:r w:rsidRPr="00683135">
                              <w:rPr>
                                <w:bCs/>
                                <w:color w:val="000000"/>
                                <w:lang w:val="en-US"/>
                              </w:rPr>
                              <w:t xml:space="preserve"> is the apparent surface according to paragraph 2.8. b</w:t>
                            </w:r>
                            <w:r>
                              <w:rPr>
                                <w:bCs/>
                                <w:color w:val="000000"/>
                                <w:lang w:val="en-US"/>
                              </w:rPr>
                              <w:t>)</w:t>
                            </w:r>
                            <w:r w:rsidRPr="00683135">
                              <w:rPr>
                                <w:bCs/>
                                <w:color w:val="000000"/>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166" type="#_x0000_t202" style="position:absolute;left:0;text-align:left;margin-left:130pt;margin-top:14.05pt;width:333pt;height:31.7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" stroked="f">
                <v:textbox>
                  <w:txbxContent>
                    <w:p w:rsidR="003E578D" w:rsidRPr="00683135" w:rsidRDefault="003E578D" w:rsidP="00D1008C">
                      <w:pPr>
                        <w:rPr>
                          <w:bCs/>
                          <w:color w:val="000000"/>
                          <w:lang w:val="en-US"/>
                        </w:rPr>
                      </w:pPr>
                      <w:r w:rsidRPr="00683135">
                        <w:rPr>
                          <w:bCs/>
                          <w:color w:val="000000"/>
                          <w:lang w:val="en-US"/>
                        </w:rPr>
                        <w:t xml:space="preserve">In the case where the non textured outer lens is excluded, </w:t>
                      </w:r>
                      <w:r>
                        <w:rPr>
                          <w:bCs/>
                          <w:color w:val="000000"/>
                          <w:lang w:val="en-US"/>
                        </w:rPr>
                        <w:t>"</w:t>
                      </w:r>
                      <w:r w:rsidRPr="00683135">
                        <w:rPr>
                          <w:bCs/>
                          <w:color w:val="000000"/>
                          <w:lang w:val="en-US"/>
                        </w:rPr>
                        <w:t>7b</w:t>
                      </w:r>
                      <w:r>
                        <w:rPr>
                          <w:bCs/>
                          <w:color w:val="000000"/>
                          <w:lang w:val="en-US"/>
                        </w:rPr>
                        <w:t>"</w:t>
                      </w:r>
                      <w:r w:rsidRPr="00683135">
                        <w:rPr>
                          <w:bCs/>
                          <w:color w:val="000000"/>
                          <w:lang w:val="en-US"/>
                        </w:rPr>
                        <w:t xml:space="preserve"> is the apparent surface according to paragraph 2.8. b</w:t>
                      </w:r>
                      <w:r>
                        <w:rPr>
                          <w:bCs/>
                          <w:color w:val="000000"/>
                          <w:lang w:val="en-US"/>
                        </w:rPr>
                        <w:t>)</w:t>
                      </w:r>
                      <w:r w:rsidRPr="00683135">
                        <w:rPr>
                          <w:bCs/>
                          <w:color w:val="000000"/>
                          <w:lang w:val="en-US"/>
                        </w:rPr>
                        <w:t>.</w:t>
                      </w:r>
                    </w:p>
                  </w:txbxContent>
                </v:textbox>
              </v:shape>
            </w:pict>
          </mc:Fallback>
        </mc:AlternateContent>
      </w:r>
      <w:r>
        <w:rPr>
          <w:noProof/>
          <w:lang w:val="en-US" w:eastAsia="ko-KR"/>
        </w:rPr>
        <mc:AlternateContent>
          <mc:Choice Requires="wps">
            <w:drawing>
              <wp:anchor distT="0" distB="0" distL="114300" distR="114300" simplePos="0" relativeHeight="251633664" behindDoc="0" locked="0" layoutInCell="1" allowOverlap="1">
                <wp:simplePos x="0" y="0"/>
                <wp:positionH relativeFrom="column">
                  <wp:posOffset>671830</wp:posOffset>
                </wp:positionH>
                <wp:positionV relativeFrom="paragraph">
                  <wp:posOffset>204470</wp:posOffset>
                </wp:positionV>
                <wp:extent cx="838200" cy="352425"/>
                <wp:effectExtent l="0" t="0" r="0" b="9525"/>
                <wp:wrapNone/>
                <wp:docPr id="47"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3524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26" style="position:absolute;left:0;text-align:left;margin-left:52.9pt;margin-top:16.1pt;width:66pt;height:27.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" filled="f" stroked="f"/>
            </w:pict>
          </mc:Fallback>
        </mc:AlternateContent>
      </w:r>
    </w:p>
    <w:p w:rsidR="00D1008C" w:rsidRPr="00D1008C" w:rsidRDefault="00FF1DA4" w:rsidP="00D1008C">
      <w:pPr>
        <w:jc w:val="center"/>
        <w:rPr>
          <w:bCs/>
        </w:rPr>
      </w:pPr>
      <w:r>
        <w:rPr>
          <w:noProof/>
          <w:lang w:val="en-US" w:eastAsia="ko-KR"/>
        </w:rPr>
        <mc:AlternateContent>
          <mc:Choice Requires="wps">
            <w:drawing>
              <wp:anchor distT="0" distB="0" distL="114300" distR="114300" simplePos="0" relativeHeight="251634688" behindDoc="0" locked="0" layoutInCell="1" allowOverlap="1">
                <wp:simplePos x="0" y="0"/>
                <wp:positionH relativeFrom="column">
                  <wp:posOffset>762000</wp:posOffset>
                </wp:positionH>
                <wp:positionV relativeFrom="paragraph">
                  <wp:posOffset>26035</wp:posOffset>
                </wp:positionV>
                <wp:extent cx="838200" cy="314325"/>
                <wp:effectExtent l="0" t="0" r="0" b="9525"/>
                <wp:wrapNone/>
                <wp:docPr id="48"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314325"/>
                        </a:xfrm>
                        <a:prstGeom prst="rect">
                          <a:avLst/>
                        </a:prstGeom>
                        <a:solidFill>
                          <a:srgbClr val="333333"/>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 o:spid="_x0000_s1026" style="position:absolute;left:0;text-align:left;margin-left:60pt;margin-top:2.05pt;width:66pt;height:24.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" fillcolor="#333" stroked="f"/>
            </w:pict>
          </mc:Fallback>
        </mc:AlternateContent>
      </w:r>
    </w:p>
    <w:p w:rsidR="00D1008C" w:rsidRPr="00D1008C" w:rsidRDefault="00D1008C" w:rsidP="00D1008C">
      <w:pPr>
        <w:jc w:val="center"/>
        <w:rPr>
          <w:bCs/>
        </w:rPr>
      </w:pPr>
    </w:p>
    <w:p w:rsidR="00D1008C" w:rsidRPr="00D1008C" w:rsidRDefault="00D1008C" w:rsidP="00D1008C">
      <w:pPr>
        <w:jc w:val="center"/>
        <w:rPr>
          <w:bCs/>
        </w:rPr>
      </w:pPr>
    </w:p>
    <w:p w:rsidR="00D1008C" w:rsidRPr="00D1008C" w:rsidRDefault="00D1008C" w:rsidP="00F75D6E">
      <w:pPr>
        <w:spacing w:before="240" w:after="120"/>
        <w:ind w:left="2126" w:right="1134" w:hanging="992"/>
        <w:jc w:val="both"/>
        <w:rPr>
          <w:b/>
          <w:bCs/>
        </w:rPr>
      </w:pPr>
      <w:r w:rsidRPr="00D1008C">
        <w:rPr>
          <w:b/>
        </w:rPr>
        <w:t xml:space="preserve">Part 6 – Examples showing the determination of the light-emitting surface in comparison with illuminating surface </w:t>
      </w:r>
      <w:r w:rsidRPr="00D1008C">
        <w:rPr>
          <w:bCs/>
        </w:rPr>
        <w:t>(See paragraphs 2.8. and 2.9. of this Regulation)</w:t>
      </w:r>
    </w:p>
    <w:p w:rsidR="00D1008C" w:rsidRPr="00D1008C" w:rsidRDefault="00D1008C" w:rsidP="00D1008C">
      <w:pPr>
        <w:spacing w:after="120"/>
        <w:ind w:left="1134" w:right="1134"/>
        <w:jc w:val="both"/>
      </w:pPr>
      <w:r w:rsidRPr="00D1008C">
        <w:rPr>
          <w:i/>
        </w:rPr>
        <w:t>Note:</w:t>
      </w:r>
      <w:r w:rsidRPr="00D1008C">
        <w:t xml:space="preserve"> Reflected light could / may contribute to the determination of the light emitting surface </w:t>
      </w:r>
    </w:p>
    <w:p w:rsidR="00D1008C" w:rsidRPr="00D1008C" w:rsidRDefault="008F72A7" w:rsidP="00D1008C">
      <w:pPr>
        <w:tabs>
          <w:tab w:val="left" w:pos="5600"/>
        </w:tabs>
        <w:spacing w:after="120"/>
        <w:ind w:left="1134" w:right="1134"/>
        <w:jc w:val="both"/>
      </w:pPr>
      <w:r>
        <w:t>Example A</w:t>
      </w:r>
    </w:p>
    <w:p w:rsidR="00D1008C" w:rsidRPr="00D1008C" w:rsidRDefault="00FF1DA4" w:rsidP="00D1008C">
      <w:pPr>
        <w:spacing w:after="240"/>
        <w:ind w:left="1134"/>
        <w:rPr>
          <w:bCs/>
        </w:rPr>
      </w:pPr>
      <w:bookmarkStart w:id="33" w:name="OLE_LINK1"/>
      <w:bookmarkStart w:id="34" w:name="OLE_LINK2"/>
      <w:r>
        <w:rPr>
          <w:noProof/>
          <w:lang w:val="en-US" w:eastAsia="ko-KR"/>
        </w:rPr>
        <mc:AlternateContent>
          <mc:Choice Requires="wps">
            <w:drawing>
              <wp:anchor distT="0" distB="0" distL="114300" distR="114300" simplePos="0" relativeHeight="251631616" behindDoc="0" locked="0" layoutInCell="1" allowOverlap="1">
                <wp:simplePos x="0" y="0"/>
                <wp:positionH relativeFrom="column">
                  <wp:posOffset>4254500</wp:posOffset>
                </wp:positionH>
                <wp:positionV relativeFrom="paragraph">
                  <wp:posOffset>330835</wp:posOffset>
                </wp:positionV>
                <wp:extent cx="1241425" cy="536575"/>
                <wp:effectExtent l="0" t="0" r="0" b="0"/>
                <wp:wrapNone/>
                <wp:docPr id="4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1425" cy="536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5962F8" w:rsidRDefault="003E578D" w:rsidP="00D1008C">
                            <w:r w:rsidRPr="005962F8">
                              <w:t>Surface of the lens</w:t>
                            </w:r>
                            <w:r>
                              <w:br/>
                            </w:r>
                            <w:r w:rsidRPr="005962F8">
                              <w:t>shown flat for convenience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167" type="#_x0000_t202" style="position:absolute;left:0;text-align:left;margin-left:335pt;margin-top:26.05pt;width:97.75pt;height:42.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" stroked="f">
                <v:textbox>
                  <w:txbxContent>
                    <w:p w:rsidR="003E578D" w:rsidRPr="005962F8" w:rsidRDefault="003E578D" w:rsidP="00D1008C">
                      <w:r w:rsidRPr="005962F8">
                        <w:t>Surface of the lens</w:t>
                      </w:r>
                      <w:r>
                        <w:br/>
                      </w:r>
                      <w:r w:rsidRPr="005962F8">
                        <w:t>shown flat for convenience</w:t>
                      </w:r>
                    </w:p>
                  </w:txbxContent>
                </v:textbox>
              </v:shape>
            </w:pict>
          </mc:Fallback>
        </mc:AlternateContent>
      </w:r>
      <w:r>
        <w:rPr>
          <w:noProof/>
          <w:lang w:val="en-US" w:eastAsia="ko-KR"/>
        </w:rPr>
        <mc:AlternateContent>
          <mc:Choice Requires="wps">
            <w:drawing>
              <wp:anchor distT="0" distB="0" distL="114300" distR="114300" simplePos="0" relativeHeight="251632640" behindDoc="0" locked="0" layoutInCell="1" allowOverlap="1">
                <wp:simplePos x="0" y="0"/>
                <wp:positionH relativeFrom="column">
                  <wp:posOffset>5016500</wp:posOffset>
                </wp:positionH>
                <wp:positionV relativeFrom="paragraph">
                  <wp:posOffset>1702435</wp:posOffset>
                </wp:positionV>
                <wp:extent cx="952500" cy="377190"/>
                <wp:effectExtent l="0" t="0" r="0" b="3810"/>
                <wp:wrapNone/>
                <wp:docPr id="5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377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83135" w:rsidRDefault="003E578D" w:rsidP="00D1008C">
                            <w:pPr>
                              <w:rPr>
                                <w:lang w:val="de-DE"/>
                              </w:rPr>
                            </w:pPr>
                            <w:r w:rsidRPr="00683135">
                              <w:rPr>
                                <w:lang w:val="de-DE"/>
                              </w:rPr>
                              <w:t>PROJECTED 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168" type="#_x0000_t202" style="position:absolute;left:0;text-align:left;margin-left:395pt;margin-top:134.05pt;width:75pt;height:29.7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" stroked="f">
                <v:textbox>
                  <w:txbxContent>
                    <w:p w:rsidR="003E578D" w:rsidRPr="00683135" w:rsidRDefault="003E578D" w:rsidP="00D1008C">
                      <w:pPr>
                        <w:rPr>
                          <w:lang w:val="de-DE"/>
                        </w:rPr>
                      </w:pPr>
                      <w:r w:rsidRPr="00683135">
                        <w:rPr>
                          <w:lang w:val="de-DE"/>
                        </w:rPr>
                        <w:t>PROJECTED VIEW</w:t>
                      </w:r>
                    </w:p>
                  </w:txbxContent>
                </v:textbox>
              </v:shape>
            </w:pict>
          </mc:Fallback>
        </mc:AlternateContent>
      </w:r>
      <w:r>
        <w:rPr>
          <w:noProof/>
          <w:lang w:val="en-US" w:eastAsia="ko-KR"/>
        </w:rPr>
        <mc:AlternateContent>
          <mc:Choice Requires="wps">
            <w:drawing>
              <wp:anchor distT="0" distB="0" distL="114300" distR="114300" simplePos="0" relativeHeight="251629568" behindDoc="0" locked="0" layoutInCell="1" allowOverlap="1">
                <wp:simplePos x="0" y="0"/>
                <wp:positionH relativeFrom="column">
                  <wp:posOffset>762000</wp:posOffset>
                </wp:positionH>
                <wp:positionV relativeFrom="paragraph">
                  <wp:posOffset>64135</wp:posOffset>
                </wp:positionV>
                <wp:extent cx="1003300" cy="625475"/>
                <wp:effectExtent l="0" t="0" r="6350" b="3175"/>
                <wp:wrapNone/>
                <wp:docPr id="5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300" cy="625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111593" w:rsidRDefault="003E578D" w:rsidP="00D1008C">
                            <w:pPr>
                              <w:rPr>
                                <w:rFonts w:ascii="Arial" w:hAnsi="Arial" w:cs="Arial"/>
                              </w:rPr>
                            </w:pPr>
                            <w:r w:rsidRPr="00111593">
                              <w:rPr>
                                <w:rFonts w:ascii="Arial" w:hAnsi="Arial" w:cs="Arial"/>
                              </w:rPr>
                              <w:t>DECLARED</w:t>
                            </w:r>
                          </w:p>
                          <w:p w:rsidR="003E578D" w:rsidRPr="00111593" w:rsidRDefault="003E578D" w:rsidP="00D1008C">
                            <w:pPr>
                              <w:rPr>
                                <w:rFonts w:ascii="Arial" w:hAnsi="Arial" w:cs="Arial"/>
                              </w:rPr>
                            </w:pPr>
                            <w:r w:rsidRPr="00111593">
                              <w:rPr>
                                <w:rFonts w:ascii="Arial" w:hAnsi="Arial" w:cs="Arial"/>
                              </w:rPr>
                              <w:t>AXIS OF REFERENCE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169" type="#_x0000_t202" style="position:absolute;left:0;text-align:left;margin-left:60pt;margin-top:5.05pt;width:79pt;height:49.2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gqpiAIAABo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" stroked="f">
                <v:textbox>
                  <w:txbxContent>
                    <w:p w:rsidR="003E578D" w:rsidRPr="00111593" w:rsidRDefault="003E578D" w:rsidP="00D1008C">
                      <w:pPr>
                        <w:rPr>
                          <w:rFonts w:ascii="Arial" w:hAnsi="Arial" w:cs="Arial"/>
                        </w:rPr>
                      </w:pPr>
                      <w:r w:rsidRPr="00111593">
                        <w:rPr>
                          <w:rFonts w:ascii="Arial" w:hAnsi="Arial" w:cs="Arial"/>
                        </w:rPr>
                        <w:t>DECLARED</w:t>
                      </w:r>
                    </w:p>
                    <w:p w:rsidR="003E578D" w:rsidRPr="00111593" w:rsidRDefault="003E578D" w:rsidP="00D1008C">
                      <w:pPr>
                        <w:rPr>
                          <w:rFonts w:ascii="Arial" w:hAnsi="Arial" w:cs="Arial"/>
                        </w:rPr>
                      </w:pPr>
                      <w:r w:rsidRPr="00111593">
                        <w:rPr>
                          <w:rFonts w:ascii="Arial" w:hAnsi="Arial" w:cs="Arial"/>
                        </w:rPr>
                        <w:t>AXIS OF REFERENCE</w:t>
                      </w:r>
                    </w:p>
                  </w:txbxContent>
                </v:textbox>
              </v:shape>
            </w:pict>
          </mc:Fallback>
        </mc:AlternateContent>
      </w:r>
      <w:r>
        <w:rPr>
          <w:noProof/>
          <w:lang w:val="en-US" w:eastAsia="ko-KR"/>
        </w:rPr>
        <w:drawing>
          <wp:inline distT="0" distB="0" distL="0" distR="0">
            <wp:extent cx="4813300" cy="2070100"/>
            <wp:effectExtent l="0" t="0" r="6350" b="6350"/>
            <wp:docPr id="52" name="Picture 43" descr="Description: Description: W-Graphik-r48-1-2-n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3" descr="Description: Description: W-Graphik-r48-1-2-neu"/>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13300" cy="2070100"/>
                    </a:xfrm>
                    <a:prstGeom prst="rect">
                      <a:avLst/>
                    </a:prstGeom>
                    <a:noFill/>
                    <a:ln>
                      <a:noFill/>
                    </a:ln>
                  </pic:spPr>
                </pic:pic>
              </a:graphicData>
            </a:graphic>
          </wp:inline>
        </w:drawing>
      </w:r>
    </w:p>
    <w:bookmarkEnd w:id="33"/>
    <w:bookmarkEnd w:id="34"/>
    <w:tbl>
      <w:tblPr>
        <w:tblW w:w="8505" w:type="dxa"/>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2537"/>
        <w:gridCol w:w="3310"/>
        <w:gridCol w:w="2658"/>
      </w:tblGrid>
      <w:tr w:rsidR="00D1008C" w:rsidRPr="00D1008C" w:rsidTr="00F12E8C">
        <w:tc>
          <w:tcPr>
            <w:tcW w:w="2418" w:type="dxa"/>
            <w:tcBorders>
              <w:top w:val="single" w:sz="4" w:space="0" w:color="auto"/>
              <w:left w:val="single" w:sz="4" w:space="0" w:color="auto"/>
              <w:bottom w:val="single" w:sz="4" w:space="0" w:color="auto"/>
              <w:right w:val="single" w:sz="4" w:space="0" w:color="auto"/>
            </w:tcBorders>
          </w:tcPr>
          <w:p w:rsidR="00D1008C" w:rsidRPr="00D1008C" w:rsidRDefault="00D1008C" w:rsidP="00D1008C">
            <w:pPr>
              <w:spacing w:before="80" w:after="80" w:line="200" w:lineRule="exact"/>
              <w:ind w:left="113" w:right="113"/>
              <w:rPr>
                <w:bCs/>
                <w:i/>
                <w:color w:val="000000"/>
                <w:sz w:val="16"/>
                <w:szCs w:val="16"/>
              </w:rPr>
            </w:pPr>
          </w:p>
        </w:tc>
        <w:tc>
          <w:tcPr>
            <w:tcW w:w="3154" w:type="dxa"/>
            <w:tcBorders>
              <w:top w:val="single" w:sz="4" w:space="0" w:color="auto"/>
              <w:left w:val="single" w:sz="4" w:space="0" w:color="auto"/>
              <w:bottom w:val="single" w:sz="4" w:space="0" w:color="auto"/>
              <w:right w:val="single" w:sz="4" w:space="0" w:color="auto"/>
            </w:tcBorders>
          </w:tcPr>
          <w:p w:rsidR="00D1008C" w:rsidRPr="00D1008C" w:rsidRDefault="00D1008C" w:rsidP="00D1008C">
            <w:pPr>
              <w:tabs>
                <w:tab w:val="left" w:pos="-1441"/>
                <w:tab w:val="left" w:pos="-1100"/>
                <w:tab w:val="left" w:pos="-573"/>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spacing w:before="80" w:after="80" w:line="200" w:lineRule="exact"/>
              <w:ind w:right="113"/>
              <w:rPr>
                <w:bCs/>
                <w:i/>
                <w:color w:val="000000"/>
                <w:sz w:val="16"/>
                <w:szCs w:val="16"/>
              </w:rPr>
            </w:pPr>
            <w:r w:rsidRPr="00D1008C">
              <w:rPr>
                <w:bCs/>
                <w:i/>
                <w:color w:val="000000"/>
                <w:sz w:val="16"/>
                <w:szCs w:val="16"/>
              </w:rPr>
              <w:t xml:space="preserve">Illuminating surface </w:t>
            </w:r>
          </w:p>
        </w:tc>
        <w:tc>
          <w:tcPr>
            <w:tcW w:w="2533" w:type="dxa"/>
            <w:tcBorders>
              <w:top w:val="single" w:sz="4" w:space="0" w:color="auto"/>
              <w:left w:val="single" w:sz="4" w:space="0" w:color="auto"/>
              <w:bottom w:val="single" w:sz="4" w:space="0" w:color="auto"/>
              <w:right w:val="single" w:sz="4" w:space="0" w:color="auto"/>
            </w:tcBorders>
          </w:tcPr>
          <w:p w:rsidR="00D1008C" w:rsidRPr="00D1008C" w:rsidRDefault="00D1008C" w:rsidP="008F72A7">
            <w:pPr>
              <w:tabs>
                <w:tab w:val="left" w:pos="-1441"/>
                <w:tab w:val="left" w:pos="-1100"/>
                <w:tab w:val="left" w:pos="-573"/>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spacing w:before="80" w:after="80" w:line="200" w:lineRule="exact"/>
              <w:ind w:right="113"/>
              <w:rPr>
                <w:bCs/>
                <w:i/>
                <w:color w:val="000000"/>
                <w:sz w:val="16"/>
                <w:szCs w:val="16"/>
              </w:rPr>
            </w:pPr>
            <w:r w:rsidRPr="00D1008C">
              <w:rPr>
                <w:bCs/>
                <w:i/>
                <w:color w:val="000000"/>
                <w:sz w:val="16"/>
                <w:szCs w:val="16"/>
              </w:rPr>
              <w:t xml:space="preserve">Declared </w:t>
            </w:r>
            <w:r w:rsidR="008F72A7">
              <w:rPr>
                <w:bCs/>
                <w:i/>
                <w:color w:val="000000"/>
                <w:sz w:val="16"/>
                <w:szCs w:val="16"/>
              </w:rPr>
              <w:t>l</w:t>
            </w:r>
            <w:r w:rsidRPr="00D1008C">
              <w:rPr>
                <w:bCs/>
                <w:i/>
                <w:color w:val="000000"/>
                <w:sz w:val="16"/>
                <w:szCs w:val="16"/>
              </w:rPr>
              <w:t>ight-emitting surface according to 2.8.</w:t>
            </w:r>
            <w:r w:rsidR="008F72A7">
              <w:rPr>
                <w:bCs/>
                <w:i/>
                <w:color w:val="000000"/>
                <w:sz w:val="16"/>
                <w:szCs w:val="16"/>
              </w:rPr>
              <w:t xml:space="preserve"> </w:t>
            </w:r>
            <w:r w:rsidRPr="00D1008C">
              <w:rPr>
                <w:bCs/>
                <w:i/>
                <w:color w:val="000000"/>
                <w:sz w:val="16"/>
                <w:szCs w:val="16"/>
              </w:rPr>
              <w:t>a</w:t>
            </w:r>
            <w:r w:rsidR="008F72A7">
              <w:rPr>
                <w:bCs/>
                <w:i/>
                <w:color w:val="000000"/>
                <w:sz w:val="16"/>
                <w:szCs w:val="16"/>
              </w:rPr>
              <w:t>)</w:t>
            </w:r>
          </w:p>
        </w:tc>
      </w:tr>
      <w:tr w:rsidR="00D1008C" w:rsidRPr="00D1008C" w:rsidTr="00F12E8C">
        <w:tc>
          <w:tcPr>
            <w:tcW w:w="2418" w:type="dxa"/>
            <w:tcBorders>
              <w:top w:val="single" w:sz="4" w:space="0" w:color="auto"/>
              <w:left w:val="single" w:sz="4" w:space="0" w:color="auto"/>
              <w:bottom w:val="single" w:sz="4" w:space="0" w:color="auto"/>
              <w:right w:val="single" w:sz="4" w:space="0" w:color="auto"/>
            </w:tcBorders>
          </w:tcPr>
          <w:p w:rsidR="00D1008C" w:rsidRPr="00D1008C" w:rsidRDefault="00D1008C" w:rsidP="00D1008C">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sz w:val="18"/>
                <w:szCs w:val="18"/>
              </w:rPr>
            </w:pPr>
            <w:r w:rsidRPr="00D1008C">
              <w:rPr>
                <w:bCs/>
                <w:sz w:val="18"/>
                <w:szCs w:val="18"/>
              </w:rPr>
              <w:t>Edges are</w:t>
            </w:r>
          </w:p>
        </w:tc>
        <w:tc>
          <w:tcPr>
            <w:tcW w:w="3154" w:type="dxa"/>
            <w:tcBorders>
              <w:top w:val="single" w:sz="4" w:space="0" w:color="auto"/>
              <w:left w:val="single" w:sz="4" w:space="0" w:color="auto"/>
              <w:bottom w:val="single" w:sz="4" w:space="0" w:color="auto"/>
              <w:right w:val="single" w:sz="4" w:space="0" w:color="auto"/>
            </w:tcBorders>
          </w:tcPr>
          <w:p w:rsidR="00D1008C" w:rsidRPr="00D1008C" w:rsidRDefault="00D1008C" w:rsidP="00D1008C">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sz w:val="18"/>
                <w:szCs w:val="18"/>
              </w:rPr>
            </w:pPr>
            <w:r w:rsidRPr="00D1008C">
              <w:rPr>
                <w:bCs/>
                <w:sz w:val="18"/>
                <w:szCs w:val="18"/>
              </w:rPr>
              <w:t>a and b</w:t>
            </w:r>
          </w:p>
        </w:tc>
        <w:tc>
          <w:tcPr>
            <w:tcW w:w="2533" w:type="dxa"/>
            <w:tcBorders>
              <w:top w:val="single" w:sz="4" w:space="0" w:color="auto"/>
              <w:left w:val="single" w:sz="4" w:space="0" w:color="auto"/>
              <w:bottom w:val="single" w:sz="4" w:space="0" w:color="auto"/>
              <w:right w:val="single" w:sz="4" w:space="0" w:color="auto"/>
            </w:tcBorders>
          </w:tcPr>
          <w:p w:rsidR="00D1008C" w:rsidRPr="00D1008C" w:rsidRDefault="00D1008C" w:rsidP="00D1008C">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sz w:val="18"/>
                <w:szCs w:val="18"/>
              </w:rPr>
            </w:pPr>
            <w:r w:rsidRPr="00D1008C">
              <w:rPr>
                <w:bCs/>
                <w:sz w:val="18"/>
                <w:szCs w:val="18"/>
              </w:rPr>
              <w:t>c and d</w:t>
            </w:r>
          </w:p>
        </w:tc>
      </w:tr>
    </w:tbl>
    <w:p w:rsidR="00D1008C" w:rsidRPr="00D1008C" w:rsidRDefault="00D1008C" w:rsidP="00D1008C">
      <w:pPr>
        <w:tabs>
          <w:tab w:val="left" w:pos="5600"/>
        </w:tabs>
        <w:spacing w:after="120"/>
        <w:ind w:left="1134" w:right="1134"/>
        <w:jc w:val="both"/>
      </w:pPr>
      <w:r w:rsidRPr="00D1008C">
        <w:br w:type="page"/>
      </w:r>
      <w:r w:rsidR="008F72A7">
        <w:t>Example B</w:t>
      </w:r>
    </w:p>
    <w:p w:rsidR="00D1008C" w:rsidRPr="00D1008C" w:rsidRDefault="00FF1DA4" w:rsidP="00D1008C">
      <w:pPr>
        <w:jc w:val="center"/>
        <w:rPr>
          <w:bCs/>
        </w:rPr>
      </w:pPr>
      <w:r>
        <w:rPr>
          <w:noProof/>
          <w:lang w:val="en-US" w:eastAsia="ko-KR"/>
        </w:rPr>
        <mc:AlternateContent>
          <mc:Choice Requires="wps">
            <w:drawing>
              <wp:anchor distT="0" distB="0" distL="114300" distR="114300" simplePos="0" relativeHeight="251638784" behindDoc="0" locked="0" layoutInCell="1" allowOverlap="1">
                <wp:simplePos x="0" y="0"/>
                <wp:positionH relativeFrom="column">
                  <wp:posOffset>4524375</wp:posOffset>
                </wp:positionH>
                <wp:positionV relativeFrom="paragraph">
                  <wp:posOffset>1802765</wp:posOffset>
                </wp:positionV>
                <wp:extent cx="1317625" cy="241300"/>
                <wp:effectExtent l="0" t="0" r="0" b="6350"/>
                <wp:wrapNone/>
                <wp:docPr id="53"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83135" w:rsidRDefault="003E578D" w:rsidP="00D1008C">
                            <w:pPr>
                              <w:rPr>
                                <w:lang w:val="de-DE"/>
                              </w:rPr>
                            </w:pPr>
                            <w:r w:rsidRPr="00683135">
                              <w:rPr>
                                <w:lang w:val="de-DE"/>
                              </w:rPr>
                              <w:t>PROJECTED 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170" type="#_x0000_t202" style="position:absolute;left:0;text-align:left;margin-left:356.25pt;margin-top:141.95pt;width:103.75pt;height:1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" stroked="f">
                <v:textbox>
                  <w:txbxContent>
                    <w:p w:rsidR="003E578D" w:rsidRPr="00683135" w:rsidRDefault="003E578D" w:rsidP="00D1008C">
                      <w:pPr>
                        <w:rPr>
                          <w:lang w:val="de-DE"/>
                        </w:rPr>
                      </w:pPr>
                      <w:r w:rsidRPr="00683135">
                        <w:rPr>
                          <w:lang w:val="de-DE"/>
                        </w:rPr>
                        <w:t>PROJECTED VIEW</w:t>
                      </w:r>
                    </w:p>
                  </w:txbxContent>
                </v:textbox>
              </v:shape>
            </w:pict>
          </mc:Fallback>
        </mc:AlternateContent>
      </w:r>
      <w:r>
        <w:rPr>
          <w:noProof/>
          <w:lang w:val="en-US" w:eastAsia="ko-KR"/>
        </w:rPr>
        <mc:AlternateContent>
          <mc:Choice Requires="wps">
            <w:drawing>
              <wp:anchor distT="0" distB="0" distL="114300" distR="114300" simplePos="0" relativeHeight="251636736" behindDoc="0" locked="0" layoutInCell="1" allowOverlap="1">
                <wp:simplePos x="0" y="0"/>
                <wp:positionH relativeFrom="column">
                  <wp:posOffset>4699000</wp:posOffset>
                </wp:positionH>
                <wp:positionV relativeFrom="paragraph">
                  <wp:posOffset>914400</wp:posOffset>
                </wp:positionV>
                <wp:extent cx="1282700" cy="571500"/>
                <wp:effectExtent l="0" t="0" r="0" b="0"/>
                <wp:wrapNone/>
                <wp:docPr id="54"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5962F8" w:rsidRDefault="003E578D" w:rsidP="00D1008C">
                            <w:r w:rsidRPr="005962F8">
                              <w:t>Surface of the lens</w:t>
                            </w:r>
                            <w:r w:rsidRPr="005962F8">
                              <w:br/>
                              <w:t>shown flat for convenience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171" type="#_x0000_t202" style="position:absolute;left:0;text-align:left;margin-left:370pt;margin-top:1in;width:101pt;height:4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" stroked="f">
                <v:textbox>
                  <w:txbxContent>
                    <w:p w:rsidR="003E578D" w:rsidRPr="005962F8" w:rsidRDefault="003E578D" w:rsidP="00D1008C">
                      <w:r w:rsidRPr="005962F8">
                        <w:t>Surface of the lens</w:t>
                      </w:r>
                      <w:r w:rsidRPr="005962F8">
                        <w:br/>
                        <w:t>shown flat for convenience</w:t>
                      </w:r>
                    </w:p>
                  </w:txbxContent>
                </v:textbox>
              </v:shape>
            </w:pict>
          </mc:Fallback>
        </mc:AlternateContent>
      </w:r>
      <w:r>
        <w:rPr>
          <w:noProof/>
          <w:lang w:val="en-US" w:eastAsia="ko-KR"/>
        </w:rPr>
        <mc:AlternateContent>
          <mc:Choice Requires="wps">
            <w:drawing>
              <wp:anchor distT="0" distB="0" distL="114300" distR="114300" simplePos="0" relativeHeight="251637760" behindDoc="0" locked="0" layoutInCell="1" allowOverlap="1">
                <wp:simplePos x="0" y="0"/>
                <wp:positionH relativeFrom="column">
                  <wp:posOffset>635000</wp:posOffset>
                </wp:positionH>
                <wp:positionV relativeFrom="paragraph">
                  <wp:posOffset>0</wp:posOffset>
                </wp:positionV>
                <wp:extent cx="1066800" cy="685800"/>
                <wp:effectExtent l="0" t="0" r="0" b="0"/>
                <wp:wrapNone/>
                <wp:docPr id="55"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83135" w:rsidRDefault="003E578D" w:rsidP="00D1008C">
                            <w:r w:rsidRPr="00683135">
                              <w:t>DECLARED</w:t>
                            </w:r>
                          </w:p>
                          <w:p w:rsidR="003E578D" w:rsidRPr="00683135" w:rsidRDefault="003E578D" w:rsidP="00D1008C">
                            <w:r w:rsidRPr="00683135">
                              <w:t>AXIS OF REFERENCE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172" type="#_x0000_t202" style="position:absolute;left:0;text-align:left;margin-left:50pt;margin-top:0;width:84pt;height:54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" stroked="f">
                <v:textbox>
                  <w:txbxContent>
                    <w:p w:rsidR="003E578D" w:rsidRPr="00683135" w:rsidRDefault="003E578D" w:rsidP="00D1008C">
                      <w:r w:rsidRPr="00683135">
                        <w:t>DECLARED</w:t>
                      </w:r>
                    </w:p>
                    <w:p w:rsidR="003E578D" w:rsidRPr="00683135" w:rsidRDefault="003E578D" w:rsidP="00D1008C">
                      <w:r w:rsidRPr="00683135">
                        <w:t>AXIS OF REFERENCE</w:t>
                      </w:r>
                    </w:p>
                  </w:txbxContent>
                </v:textbox>
              </v:shape>
            </w:pict>
          </mc:Fallback>
        </mc:AlternateContent>
      </w:r>
      <w:r>
        <w:rPr>
          <w:noProof/>
          <w:lang w:val="en-US" w:eastAsia="ko-KR"/>
        </w:rPr>
        <w:drawing>
          <wp:inline distT="0" distB="0" distL="0" distR="0">
            <wp:extent cx="4800600" cy="2355850"/>
            <wp:effectExtent l="0" t="0" r="0" b="6350"/>
            <wp:docPr id="56" name="Picture 53" descr="Description: Description: W-Graphik-r48-3-n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3" descr="Description: Description: W-Graphik-r48-3-neu"/>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00600" cy="2355850"/>
                    </a:xfrm>
                    <a:prstGeom prst="rect">
                      <a:avLst/>
                    </a:prstGeom>
                    <a:noFill/>
                    <a:ln>
                      <a:noFill/>
                    </a:ln>
                  </pic:spPr>
                </pic:pic>
              </a:graphicData>
            </a:graphic>
          </wp:inline>
        </w:drawing>
      </w:r>
    </w:p>
    <w:tbl>
      <w:tblPr>
        <w:tblW w:w="8505" w:type="dxa"/>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2228"/>
        <w:gridCol w:w="3056"/>
        <w:gridCol w:w="3221"/>
      </w:tblGrid>
      <w:tr w:rsidR="00D1008C" w:rsidRPr="00D1008C" w:rsidTr="00F12E8C">
        <w:tc>
          <w:tcPr>
            <w:tcW w:w="2298" w:type="dxa"/>
            <w:tcBorders>
              <w:top w:val="single" w:sz="4" w:space="0" w:color="auto"/>
              <w:left w:val="single" w:sz="4" w:space="0" w:color="auto"/>
              <w:bottom w:val="single" w:sz="4" w:space="0" w:color="auto"/>
              <w:right w:val="single" w:sz="4" w:space="0" w:color="auto"/>
            </w:tcBorders>
          </w:tcPr>
          <w:p w:rsidR="00D1008C" w:rsidRPr="00D1008C" w:rsidRDefault="00D1008C" w:rsidP="00D1008C">
            <w:pPr>
              <w:spacing w:before="80" w:after="80" w:line="200" w:lineRule="exact"/>
              <w:ind w:left="113" w:right="113"/>
              <w:rPr>
                <w:bCs/>
                <w:i/>
                <w:color w:val="000000"/>
                <w:sz w:val="16"/>
                <w:szCs w:val="16"/>
              </w:rPr>
            </w:pPr>
          </w:p>
        </w:tc>
        <w:tc>
          <w:tcPr>
            <w:tcW w:w="3154" w:type="dxa"/>
            <w:tcBorders>
              <w:top w:val="single" w:sz="4" w:space="0" w:color="auto"/>
              <w:left w:val="single" w:sz="4" w:space="0" w:color="auto"/>
              <w:bottom w:val="single" w:sz="4" w:space="0" w:color="auto"/>
              <w:right w:val="single" w:sz="4" w:space="0" w:color="auto"/>
            </w:tcBorders>
          </w:tcPr>
          <w:p w:rsidR="00D1008C" w:rsidRPr="00D1008C" w:rsidRDefault="00D1008C" w:rsidP="00D1008C">
            <w:pPr>
              <w:spacing w:before="80" w:after="80" w:line="200" w:lineRule="exact"/>
              <w:ind w:right="113"/>
              <w:rPr>
                <w:bCs/>
                <w:i/>
                <w:color w:val="000000"/>
                <w:sz w:val="16"/>
                <w:szCs w:val="16"/>
              </w:rPr>
            </w:pPr>
            <w:r w:rsidRPr="00D1008C">
              <w:rPr>
                <w:bCs/>
                <w:i/>
                <w:color w:val="000000"/>
                <w:sz w:val="16"/>
                <w:szCs w:val="16"/>
              </w:rPr>
              <w:t xml:space="preserve">Illuminating surface </w:t>
            </w:r>
          </w:p>
        </w:tc>
        <w:tc>
          <w:tcPr>
            <w:tcW w:w="3325" w:type="dxa"/>
            <w:tcBorders>
              <w:top w:val="single" w:sz="4" w:space="0" w:color="auto"/>
              <w:left w:val="single" w:sz="4" w:space="0" w:color="auto"/>
              <w:bottom w:val="single" w:sz="4" w:space="0" w:color="auto"/>
              <w:right w:val="single" w:sz="4" w:space="0" w:color="auto"/>
            </w:tcBorders>
          </w:tcPr>
          <w:p w:rsidR="00D1008C" w:rsidRPr="00D1008C" w:rsidRDefault="00D1008C" w:rsidP="00D1008C">
            <w:pPr>
              <w:spacing w:before="80" w:after="80" w:line="200" w:lineRule="exact"/>
              <w:ind w:right="113"/>
              <w:rPr>
                <w:bCs/>
                <w:i/>
                <w:color w:val="000000"/>
                <w:sz w:val="16"/>
                <w:szCs w:val="16"/>
              </w:rPr>
            </w:pPr>
            <w:r w:rsidRPr="00D1008C">
              <w:rPr>
                <w:bCs/>
                <w:i/>
                <w:color w:val="000000"/>
                <w:sz w:val="16"/>
                <w:szCs w:val="16"/>
              </w:rPr>
              <w:t>Declared Light-emitting surface according to 2.8.</w:t>
            </w:r>
            <w:r w:rsidR="008F72A7">
              <w:rPr>
                <w:bCs/>
                <w:i/>
                <w:color w:val="000000"/>
                <w:sz w:val="16"/>
                <w:szCs w:val="16"/>
              </w:rPr>
              <w:t xml:space="preserve"> </w:t>
            </w:r>
            <w:r w:rsidRPr="00D1008C">
              <w:rPr>
                <w:bCs/>
                <w:i/>
                <w:color w:val="000000"/>
                <w:sz w:val="16"/>
                <w:szCs w:val="16"/>
              </w:rPr>
              <w:t>a</w:t>
            </w:r>
            <w:r w:rsidR="008F72A7">
              <w:rPr>
                <w:bCs/>
                <w:i/>
                <w:color w:val="000000"/>
                <w:sz w:val="16"/>
                <w:szCs w:val="16"/>
              </w:rPr>
              <w:t>)</w:t>
            </w:r>
          </w:p>
        </w:tc>
      </w:tr>
      <w:tr w:rsidR="00D1008C" w:rsidRPr="00D1008C" w:rsidTr="00F12E8C">
        <w:tc>
          <w:tcPr>
            <w:tcW w:w="2298" w:type="dxa"/>
            <w:tcBorders>
              <w:top w:val="single" w:sz="4" w:space="0" w:color="auto"/>
              <w:left w:val="single" w:sz="4" w:space="0" w:color="auto"/>
              <w:bottom w:val="single" w:sz="4" w:space="0" w:color="auto"/>
              <w:right w:val="single" w:sz="4" w:space="0" w:color="auto"/>
            </w:tcBorders>
          </w:tcPr>
          <w:p w:rsidR="00D1008C" w:rsidRPr="00D1008C" w:rsidRDefault="00D1008C" w:rsidP="00D1008C">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sz w:val="18"/>
                <w:szCs w:val="18"/>
              </w:rPr>
            </w:pPr>
            <w:r w:rsidRPr="00D1008C">
              <w:rPr>
                <w:bCs/>
                <w:sz w:val="18"/>
                <w:szCs w:val="18"/>
              </w:rPr>
              <w:t>Edges are</w:t>
            </w:r>
          </w:p>
        </w:tc>
        <w:tc>
          <w:tcPr>
            <w:tcW w:w="3154" w:type="dxa"/>
            <w:tcBorders>
              <w:top w:val="single" w:sz="4" w:space="0" w:color="auto"/>
              <w:left w:val="single" w:sz="4" w:space="0" w:color="auto"/>
              <w:bottom w:val="single" w:sz="4" w:space="0" w:color="auto"/>
              <w:right w:val="single" w:sz="4" w:space="0" w:color="auto"/>
            </w:tcBorders>
          </w:tcPr>
          <w:p w:rsidR="00D1008C" w:rsidRPr="00D1008C" w:rsidRDefault="00D1008C" w:rsidP="00D1008C">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sz w:val="18"/>
                <w:szCs w:val="18"/>
              </w:rPr>
            </w:pPr>
            <w:r w:rsidRPr="00D1008C">
              <w:rPr>
                <w:bCs/>
                <w:sz w:val="18"/>
                <w:szCs w:val="18"/>
              </w:rPr>
              <w:t>a and b</w:t>
            </w:r>
          </w:p>
        </w:tc>
        <w:tc>
          <w:tcPr>
            <w:tcW w:w="3325" w:type="dxa"/>
            <w:tcBorders>
              <w:top w:val="single" w:sz="4" w:space="0" w:color="auto"/>
              <w:left w:val="single" w:sz="4" w:space="0" w:color="auto"/>
              <w:bottom w:val="single" w:sz="4" w:space="0" w:color="auto"/>
              <w:right w:val="single" w:sz="4" w:space="0" w:color="auto"/>
            </w:tcBorders>
          </w:tcPr>
          <w:p w:rsidR="00D1008C" w:rsidRPr="00D1008C" w:rsidRDefault="00D1008C" w:rsidP="00D1008C">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sz w:val="18"/>
                <w:szCs w:val="18"/>
              </w:rPr>
            </w:pPr>
            <w:r w:rsidRPr="00D1008C">
              <w:rPr>
                <w:bCs/>
                <w:sz w:val="18"/>
                <w:szCs w:val="18"/>
              </w:rPr>
              <w:t>c and d</w:t>
            </w:r>
          </w:p>
        </w:tc>
      </w:tr>
    </w:tbl>
    <w:p w:rsidR="00D1008C" w:rsidRPr="00D1008C" w:rsidRDefault="008F72A7" w:rsidP="00D1008C">
      <w:pPr>
        <w:tabs>
          <w:tab w:val="left" w:pos="5600"/>
        </w:tabs>
        <w:spacing w:before="240" w:after="120"/>
        <w:ind w:left="1134" w:right="1134"/>
        <w:jc w:val="both"/>
      </w:pPr>
      <w:r>
        <w:t>Example C</w:t>
      </w:r>
    </w:p>
    <w:p w:rsidR="00D1008C" w:rsidRPr="00D1008C" w:rsidRDefault="00D1008C" w:rsidP="00D1008C">
      <w:pPr>
        <w:spacing w:after="120"/>
        <w:ind w:left="1134" w:right="1134"/>
        <w:jc w:val="both"/>
      </w:pPr>
      <w:r w:rsidRPr="00D1008C">
        <w:t>Example to determine the illuminating surface in combination with an area which is not part of the function:</w:t>
      </w:r>
    </w:p>
    <w:p w:rsidR="00D1008C" w:rsidRPr="00D1008C" w:rsidRDefault="00FF1DA4" w:rsidP="00D1008C">
      <w:pPr>
        <w:spacing w:after="240"/>
        <w:ind w:left="1134"/>
        <w:rPr>
          <w:bCs/>
        </w:rPr>
      </w:pPr>
      <w:r>
        <w:rPr>
          <w:noProof/>
          <w:lang w:val="en-US" w:eastAsia="ko-KR"/>
        </w:rPr>
        <mc:AlternateContent>
          <mc:Choice Requires="wps">
            <w:drawing>
              <wp:anchor distT="0" distB="0" distL="114300" distR="114300" simplePos="0" relativeHeight="251641856" behindDoc="0" locked="0" layoutInCell="1" allowOverlap="1">
                <wp:simplePos x="0" y="0"/>
                <wp:positionH relativeFrom="column">
                  <wp:posOffset>4889500</wp:posOffset>
                </wp:positionH>
                <wp:positionV relativeFrom="paragraph">
                  <wp:posOffset>1957070</wp:posOffset>
                </wp:positionV>
                <wp:extent cx="1198245" cy="342900"/>
                <wp:effectExtent l="0" t="0" r="1905" b="0"/>
                <wp:wrapNone/>
                <wp:docPr id="57"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004F4" w:rsidRDefault="003E578D" w:rsidP="00D1008C">
                            <w:pPr>
                              <w:ind w:right="-204"/>
                              <w:rPr>
                                <w:lang w:val="de-DE"/>
                              </w:rPr>
                            </w:pPr>
                            <w:r w:rsidRPr="006004F4">
                              <w:rPr>
                                <w:lang w:val="de-DE"/>
                              </w:rPr>
                              <w:t>PROJECTED 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173" type="#_x0000_t202" style="position:absolute;left:0;text-align:left;margin-left:385pt;margin-top:154.1pt;width:94.35pt;height:27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" stroked="f">
                <v:textbox>
                  <w:txbxContent>
                    <w:p w:rsidR="003E578D" w:rsidRPr="006004F4" w:rsidRDefault="003E578D" w:rsidP="00D1008C">
                      <w:pPr>
                        <w:ind w:right="-204"/>
                        <w:rPr>
                          <w:lang w:val="de-DE"/>
                        </w:rPr>
                      </w:pPr>
                      <w:r w:rsidRPr="006004F4">
                        <w:rPr>
                          <w:lang w:val="de-DE"/>
                        </w:rPr>
                        <w:t>PROJECTED VIEW</w:t>
                      </w:r>
                    </w:p>
                  </w:txbxContent>
                </v:textbox>
              </v:shape>
            </w:pict>
          </mc:Fallback>
        </mc:AlternateContent>
      </w:r>
      <w:r>
        <w:rPr>
          <w:noProof/>
          <w:lang w:val="en-US" w:eastAsia="ko-KR"/>
        </w:rPr>
        <mc:AlternateContent>
          <mc:Choice Requires="wps">
            <w:drawing>
              <wp:anchor distT="0" distB="0" distL="114300" distR="114300" simplePos="0" relativeHeight="251635712" behindDoc="0" locked="0" layoutInCell="1" allowOverlap="1">
                <wp:simplePos x="0" y="0"/>
                <wp:positionH relativeFrom="column">
                  <wp:posOffset>3365500</wp:posOffset>
                </wp:positionH>
                <wp:positionV relativeFrom="paragraph">
                  <wp:posOffset>953135</wp:posOffset>
                </wp:positionV>
                <wp:extent cx="1524000" cy="318135"/>
                <wp:effectExtent l="0" t="0" r="0" b="5715"/>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1813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578D" w:rsidRPr="006004F4" w:rsidRDefault="003E578D" w:rsidP="00D1008C">
                            <w:pPr>
                              <w:autoSpaceDE w:val="0"/>
                              <w:autoSpaceDN w:val="0"/>
                              <w:adjustRightInd w:val="0"/>
                              <w:ind w:left="-100" w:right="-188"/>
                              <w:rPr>
                                <w:bCs/>
                                <w:color w:val="000000"/>
                                <w:lang w:val="en-US"/>
                              </w:rPr>
                            </w:pPr>
                            <w:r w:rsidRPr="006004F4">
                              <w:rPr>
                                <w:bCs/>
                                <w:color w:val="000000"/>
                                <w:lang w:val="en-US"/>
                              </w:rPr>
                              <w:t>X is not part of this functio</w:t>
                            </w:r>
                            <w:r>
                              <w:rPr>
                                <w:bCs/>
                                <w:color w:val="000000"/>
                                <w:lang w:val="en-US"/>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174" type="#_x0000_t202" style="position:absolute;left:0;text-align:left;margin-left:265pt;margin-top:75.05pt;width:120pt;height:25.0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" filled="f" fillcolor="#bbe0e3" stroked="f">
                <v:textbox>
                  <w:txbxContent>
                    <w:p w:rsidR="003E578D" w:rsidRPr="006004F4" w:rsidRDefault="003E578D" w:rsidP="00D1008C">
                      <w:pPr>
                        <w:autoSpaceDE w:val="0"/>
                        <w:autoSpaceDN w:val="0"/>
                        <w:adjustRightInd w:val="0"/>
                        <w:ind w:left="-100" w:right="-188"/>
                        <w:rPr>
                          <w:bCs/>
                          <w:color w:val="000000"/>
                          <w:lang w:val="en-US"/>
                        </w:rPr>
                      </w:pPr>
                      <w:r w:rsidRPr="006004F4">
                        <w:rPr>
                          <w:bCs/>
                          <w:color w:val="000000"/>
                          <w:lang w:val="en-US"/>
                        </w:rPr>
                        <w:t>X is not part of this functio</w:t>
                      </w:r>
                      <w:r>
                        <w:rPr>
                          <w:bCs/>
                          <w:color w:val="000000"/>
                          <w:lang w:val="en-US"/>
                        </w:rPr>
                        <w:t>n</w:t>
                      </w:r>
                    </w:p>
                  </w:txbxContent>
                </v:textbox>
              </v:shape>
            </w:pict>
          </mc:Fallback>
        </mc:AlternateContent>
      </w:r>
      <w:r>
        <w:rPr>
          <w:noProof/>
          <w:lang w:val="en-US" w:eastAsia="ko-KR"/>
        </w:rPr>
        <mc:AlternateContent>
          <mc:Choice Requires="wps">
            <w:drawing>
              <wp:anchor distT="0" distB="0" distL="114300" distR="114300" simplePos="0" relativeHeight="251640832" behindDoc="0" locked="0" layoutInCell="1" allowOverlap="1">
                <wp:simplePos x="0" y="0"/>
                <wp:positionH relativeFrom="column">
                  <wp:posOffset>4826000</wp:posOffset>
                </wp:positionH>
                <wp:positionV relativeFrom="paragraph">
                  <wp:posOffset>699770</wp:posOffset>
                </wp:positionV>
                <wp:extent cx="1637030" cy="650240"/>
                <wp:effectExtent l="0" t="4445" r="4445" b="2540"/>
                <wp:wrapNone/>
                <wp:docPr id="59"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030" cy="650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AE2E12" w:rsidRDefault="00FF1DA4" w:rsidP="00D1008C">
                            <w:pPr>
                              <w:rPr>
                                <w:lang w:val="en-US"/>
                              </w:rPr>
                            </w:pPr>
                            <w:r>
                              <w:rPr>
                                <w:noProof/>
                                <w:lang w:val="en-US" w:eastAsia="ko-KR"/>
                              </w:rPr>
                              <w:drawing>
                                <wp:inline distT="0" distB="0" distL="0" distR="0">
                                  <wp:extent cx="1454150" cy="558800"/>
                                  <wp:effectExtent l="0" t="0" r="0" b="0"/>
                                  <wp:docPr id="6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54150" cy="5588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7" o:spid="_x0000_s1175" type="#_x0000_t202" style="position:absolute;left:0;text-align:left;margin-left:380pt;margin-top:55.1pt;width:128.9pt;height:51.2pt;z-index:2516408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" stroked="f">
                <v:textbox style="mso-fit-shape-to-text:t">
                  <w:txbxContent>
                    <w:p w:rsidR="003E578D" w:rsidRPr="00AE2E12" w:rsidRDefault="00FF1DA4" w:rsidP="00D1008C">
                      <w:pPr>
                        <w:rPr>
                          <w:lang w:val="en-US"/>
                        </w:rPr>
                      </w:pPr>
                      <w:r>
                        <w:rPr>
                          <w:noProof/>
                          <w:lang w:val="en-US" w:eastAsia="ko-KR"/>
                        </w:rPr>
                        <w:drawing>
                          <wp:inline distT="0" distB="0" distL="0" distR="0">
                            <wp:extent cx="1454150" cy="558800"/>
                            <wp:effectExtent l="0" t="0" r="0" b="0"/>
                            <wp:docPr id="6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54150" cy="558800"/>
                                    </a:xfrm>
                                    <a:prstGeom prst="rect">
                                      <a:avLst/>
                                    </a:prstGeom>
                                    <a:noFill/>
                                    <a:ln>
                                      <a:noFill/>
                                    </a:ln>
                                  </pic:spPr>
                                </pic:pic>
                              </a:graphicData>
                            </a:graphic>
                          </wp:inline>
                        </w:drawing>
                      </w:r>
                    </w:p>
                  </w:txbxContent>
                </v:textbox>
              </v:shape>
            </w:pict>
          </mc:Fallback>
        </mc:AlternateContent>
      </w:r>
      <w:r>
        <w:rPr>
          <w:noProof/>
          <w:lang w:val="en-US" w:eastAsia="ko-KR"/>
        </w:rPr>
        <mc:AlternateContent>
          <mc:Choice Requires="wps">
            <w:drawing>
              <wp:anchor distT="0" distB="0" distL="114300" distR="114300" simplePos="0" relativeHeight="251639808" behindDoc="0" locked="0" layoutInCell="1" allowOverlap="1">
                <wp:simplePos x="0" y="0"/>
                <wp:positionH relativeFrom="column">
                  <wp:posOffset>635000</wp:posOffset>
                </wp:positionH>
                <wp:positionV relativeFrom="paragraph">
                  <wp:posOffset>128270</wp:posOffset>
                </wp:positionV>
                <wp:extent cx="889000" cy="622300"/>
                <wp:effectExtent l="0" t="0" r="6350" b="6350"/>
                <wp:wrapNone/>
                <wp:docPr id="62"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622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004F4" w:rsidRDefault="003E578D" w:rsidP="00D1008C">
                            <w:pPr>
                              <w:rPr>
                                <w:bCs/>
                              </w:rPr>
                            </w:pPr>
                            <w:r w:rsidRPr="006004F4">
                              <w:rPr>
                                <w:bCs/>
                              </w:rPr>
                              <w:t>DECLARED</w:t>
                            </w:r>
                          </w:p>
                          <w:p w:rsidR="003E578D" w:rsidRPr="006004F4" w:rsidRDefault="003E578D" w:rsidP="00D1008C">
                            <w:pPr>
                              <w:ind w:right="-84"/>
                              <w:rPr>
                                <w:bCs/>
                              </w:rPr>
                            </w:pPr>
                            <w:r w:rsidRPr="006004F4">
                              <w:rPr>
                                <w:bCs/>
                              </w:rPr>
                              <w:t>AXIS OF REFERENCE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176" type="#_x0000_t202" style="position:absolute;left:0;text-align:left;margin-left:50pt;margin-top:10.1pt;width:70pt;height:49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" stroked="f">
                <v:textbox>
                  <w:txbxContent>
                    <w:p w:rsidR="003E578D" w:rsidRPr="006004F4" w:rsidRDefault="003E578D" w:rsidP="00D1008C">
                      <w:pPr>
                        <w:rPr>
                          <w:bCs/>
                        </w:rPr>
                      </w:pPr>
                      <w:r w:rsidRPr="006004F4">
                        <w:rPr>
                          <w:bCs/>
                        </w:rPr>
                        <w:t>DECLARED</w:t>
                      </w:r>
                    </w:p>
                    <w:p w:rsidR="003E578D" w:rsidRPr="006004F4" w:rsidRDefault="003E578D" w:rsidP="00D1008C">
                      <w:pPr>
                        <w:ind w:right="-84"/>
                        <w:rPr>
                          <w:bCs/>
                        </w:rPr>
                      </w:pPr>
                      <w:r w:rsidRPr="006004F4">
                        <w:rPr>
                          <w:bCs/>
                        </w:rPr>
                        <w:t>AXIS OF REFERENCE</w:t>
                      </w:r>
                    </w:p>
                  </w:txbxContent>
                </v:textbox>
              </v:shape>
            </w:pict>
          </mc:Fallback>
        </mc:AlternateContent>
      </w:r>
      <w:r>
        <w:rPr>
          <w:noProof/>
          <w:lang w:val="en-US" w:eastAsia="ko-KR"/>
        </w:rPr>
        <w:drawing>
          <wp:inline distT="0" distB="0" distL="0" distR="0">
            <wp:extent cx="5334000" cy="2400300"/>
            <wp:effectExtent l="0" t="0" r="0" b="0"/>
            <wp:docPr id="63" name="Picture 52" descr="Description: Description: R48-A3-Graphik-05-c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2" descr="Description: Description: R48-A3-Graphik-05-cc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334000" cy="2400300"/>
                    </a:xfrm>
                    <a:prstGeom prst="rect">
                      <a:avLst/>
                    </a:prstGeom>
                    <a:noFill/>
                    <a:ln>
                      <a:noFill/>
                    </a:ln>
                  </pic:spPr>
                </pic:pic>
              </a:graphicData>
            </a:graphic>
          </wp:inline>
        </w:drawing>
      </w:r>
    </w:p>
    <w:tbl>
      <w:tblPr>
        <w:tblW w:w="8505" w:type="dxa"/>
        <w:tblInd w:w="1134" w:type="dxa"/>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tblLook w:val="01E0" w:firstRow="1" w:lastRow="1" w:firstColumn="1" w:lastColumn="1" w:noHBand="0" w:noVBand="0"/>
      </w:tblPr>
      <w:tblGrid>
        <w:gridCol w:w="2910"/>
        <w:gridCol w:w="5595"/>
      </w:tblGrid>
      <w:tr w:rsidR="00D1008C" w:rsidRPr="00D1008C" w:rsidTr="00F12E8C">
        <w:tc>
          <w:tcPr>
            <w:tcW w:w="2910" w:type="dxa"/>
          </w:tcPr>
          <w:p w:rsidR="00D1008C" w:rsidRPr="00D1008C" w:rsidRDefault="00D1008C" w:rsidP="00D1008C">
            <w:pPr>
              <w:spacing w:before="80" w:after="80" w:line="200" w:lineRule="exact"/>
              <w:ind w:left="113" w:right="113"/>
              <w:rPr>
                <w:bCs/>
                <w:i/>
                <w:color w:val="000000"/>
                <w:sz w:val="16"/>
                <w:szCs w:val="16"/>
              </w:rPr>
            </w:pPr>
          </w:p>
        </w:tc>
        <w:tc>
          <w:tcPr>
            <w:tcW w:w="5595" w:type="dxa"/>
          </w:tcPr>
          <w:p w:rsidR="00D1008C" w:rsidRPr="00D1008C" w:rsidRDefault="00D1008C" w:rsidP="00D1008C">
            <w:pPr>
              <w:spacing w:before="80" w:after="80" w:line="200" w:lineRule="exact"/>
              <w:ind w:right="113"/>
              <w:rPr>
                <w:bCs/>
                <w:i/>
                <w:color w:val="000000"/>
                <w:sz w:val="16"/>
                <w:szCs w:val="16"/>
              </w:rPr>
            </w:pPr>
            <w:r w:rsidRPr="00D1008C">
              <w:rPr>
                <w:bCs/>
                <w:i/>
                <w:color w:val="000000"/>
                <w:sz w:val="16"/>
                <w:szCs w:val="16"/>
              </w:rPr>
              <w:t>Illuminating surface</w:t>
            </w:r>
          </w:p>
        </w:tc>
      </w:tr>
      <w:tr w:rsidR="00D1008C" w:rsidRPr="00D1008C" w:rsidTr="00F12E8C">
        <w:tc>
          <w:tcPr>
            <w:tcW w:w="2910" w:type="dxa"/>
          </w:tcPr>
          <w:p w:rsidR="00D1008C" w:rsidRPr="00D1008C" w:rsidRDefault="00D1008C" w:rsidP="00D1008C">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sz w:val="18"/>
                <w:szCs w:val="18"/>
              </w:rPr>
            </w:pPr>
            <w:r w:rsidRPr="00D1008C">
              <w:rPr>
                <w:bCs/>
                <w:sz w:val="18"/>
                <w:szCs w:val="18"/>
              </w:rPr>
              <w:t>Edges are</w:t>
            </w:r>
          </w:p>
        </w:tc>
        <w:tc>
          <w:tcPr>
            <w:tcW w:w="5595" w:type="dxa"/>
          </w:tcPr>
          <w:p w:rsidR="00D1008C" w:rsidRPr="00D1008C" w:rsidRDefault="00D1008C" w:rsidP="00D1008C">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sz w:val="18"/>
                <w:szCs w:val="18"/>
              </w:rPr>
            </w:pPr>
            <w:r w:rsidRPr="00D1008C">
              <w:rPr>
                <w:bCs/>
                <w:sz w:val="18"/>
                <w:szCs w:val="18"/>
              </w:rPr>
              <w:t>a and b</w:t>
            </w:r>
          </w:p>
        </w:tc>
      </w:tr>
    </w:tbl>
    <w:p w:rsidR="00D1008C" w:rsidRPr="00D1008C" w:rsidRDefault="00D1008C" w:rsidP="00020832">
      <w:pPr>
        <w:tabs>
          <w:tab w:val="left" w:pos="5600"/>
        </w:tabs>
        <w:spacing w:after="120"/>
        <w:ind w:left="1134" w:right="1134"/>
        <w:jc w:val="both"/>
      </w:pPr>
      <w:r w:rsidRPr="00D1008C">
        <w:br w:type="page"/>
      </w:r>
      <w:r w:rsidR="008F72A7">
        <w:t>Example D</w:t>
      </w:r>
    </w:p>
    <w:p w:rsidR="00D1008C" w:rsidRPr="00D1008C" w:rsidRDefault="00FF1DA4" w:rsidP="00D1008C">
      <w:pPr>
        <w:spacing w:after="120"/>
        <w:ind w:left="1134" w:right="1134"/>
        <w:jc w:val="both"/>
      </w:pPr>
      <w:r>
        <w:rPr>
          <w:noProof/>
          <w:lang w:val="en-US" w:eastAsia="ko-KR"/>
        </w:rPr>
        <mc:AlternateContent>
          <mc:Choice Requires="wps">
            <w:drawing>
              <wp:anchor distT="0" distB="0" distL="114300" distR="114300" simplePos="0" relativeHeight="251646976" behindDoc="0" locked="0" layoutInCell="1" allowOverlap="1">
                <wp:simplePos x="0" y="0"/>
                <wp:positionH relativeFrom="column">
                  <wp:posOffset>646430</wp:posOffset>
                </wp:positionH>
                <wp:positionV relativeFrom="paragraph">
                  <wp:posOffset>344805</wp:posOffset>
                </wp:positionV>
                <wp:extent cx="1129030" cy="685800"/>
                <wp:effectExtent l="0" t="0" r="0" b="0"/>
                <wp:wrapNone/>
                <wp:docPr id="64" name="Text Box 9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004F4" w:rsidRDefault="003E578D" w:rsidP="00D1008C">
                            <w:pPr>
                              <w:rPr>
                                <w:bCs/>
                              </w:rPr>
                            </w:pPr>
                            <w:r w:rsidRPr="006004F4">
                              <w:rPr>
                                <w:bCs/>
                              </w:rPr>
                              <w:t>DECLARED</w:t>
                            </w:r>
                          </w:p>
                          <w:p w:rsidR="003E578D" w:rsidRPr="006004F4" w:rsidRDefault="003E578D" w:rsidP="00D1008C">
                            <w:pPr>
                              <w:rPr>
                                <w:bCs/>
                              </w:rPr>
                            </w:pPr>
                            <w:r w:rsidRPr="006004F4">
                              <w:rPr>
                                <w:bCs/>
                              </w:rPr>
                              <w:t>AXIS OF REFERENCE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8" o:spid="_x0000_s1177" type="#_x0000_t202" style="position:absolute;left:0;text-align:left;margin-left:50.9pt;margin-top:27.15pt;width:88.9pt;height:54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" stroked="f">
                <v:textbox>
                  <w:txbxContent>
                    <w:p w:rsidR="003E578D" w:rsidRPr="006004F4" w:rsidRDefault="003E578D" w:rsidP="00D1008C">
                      <w:pPr>
                        <w:rPr>
                          <w:bCs/>
                        </w:rPr>
                      </w:pPr>
                      <w:r w:rsidRPr="006004F4">
                        <w:rPr>
                          <w:bCs/>
                        </w:rPr>
                        <w:t>DECLARED</w:t>
                      </w:r>
                    </w:p>
                    <w:p w:rsidR="003E578D" w:rsidRPr="006004F4" w:rsidRDefault="003E578D" w:rsidP="00D1008C">
                      <w:pPr>
                        <w:rPr>
                          <w:bCs/>
                        </w:rPr>
                      </w:pPr>
                      <w:r w:rsidRPr="006004F4">
                        <w:rPr>
                          <w:bCs/>
                        </w:rPr>
                        <w:t>AXIS OF REFERENCE</w:t>
                      </w:r>
                    </w:p>
                  </w:txbxContent>
                </v:textbox>
              </v:shape>
            </w:pict>
          </mc:Fallback>
        </mc:AlternateContent>
      </w:r>
      <w:r w:rsidR="00D1008C" w:rsidRPr="00D1008C">
        <w:t>Example to determine a light emitting surface according to 2.8.</w:t>
      </w:r>
      <w:r w:rsidR="008F72A7">
        <w:t xml:space="preserve"> </w:t>
      </w:r>
      <w:r w:rsidR="00D1008C" w:rsidRPr="00D1008C">
        <w:t>a</w:t>
      </w:r>
      <w:r w:rsidR="008F72A7">
        <w:t>)</w:t>
      </w:r>
      <w:r w:rsidR="00D1008C" w:rsidRPr="00D1008C">
        <w:t xml:space="preserve"> in combination with an area which is not part of the function:</w:t>
      </w:r>
    </w:p>
    <w:p w:rsidR="00D1008C" w:rsidRPr="00D1008C" w:rsidRDefault="00FF1DA4" w:rsidP="00D1008C">
      <w:pPr>
        <w:ind w:left="1134"/>
        <w:rPr>
          <w:bCs/>
        </w:rPr>
      </w:pPr>
      <w:r>
        <w:rPr>
          <w:noProof/>
          <w:lang w:val="en-US" w:eastAsia="ko-KR"/>
        </w:rPr>
        <mc:AlternateContent>
          <mc:Choice Requires="wps">
            <w:drawing>
              <wp:anchor distT="0" distB="0" distL="114300" distR="114300" simplePos="0" relativeHeight="251648000" behindDoc="0" locked="0" layoutInCell="1" allowOverlap="1">
                <wp:simplePos x="0" y="0"/>
                <wp:positionH relativeFrom="column">
                  <wp:posOffset>3124200</wp:posOffset>
                </wp:positionH>
                <wp:positionV relativeFrom="paragraph">
                  <wp:posOffset>546100</wp:posOffset>
                </wp:positionV>
                <wp:extent cx="1587500" cy="363855"/>
                <wp:effectExtent l="0" t="0" r="0" b="0"/>
                <wp:wrapNone/>
                <wp:docPr id="65" name="Text Box 9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0" cy="363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004F4" w:rsidRDefault="003E578D" w:rsidP="00D1008C">
                            <w:pPr>
                              <w:autoSpaceDE w:val="0"/>
                              <w:autoSpaceDN w:val="0"/>
                              <w:adjustRightInd w:val="0"/>
                              <w:rPr>
                                <w:bCs/>
                                <w:color w:val="000000"/>
                                <w:lang w:val="en-US"/>
                              </w:rPr>
                            </w:pPr>
                            <w:r w:rsidRPr="006004F4">
                              <w:rPr>
                                <w:bCs/>
                                <w:color w:val="000000"/>
                                <w:lang w:val="en-US"/>
                              </w:rPr>
                              <w:t xml:space="preserve">X is not part of this function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7" o:spid="_x0000_s1178" type="#_x0000_t202" style="position:absolute;left:0;text-align:left;margin-left:246pt;margin-top:43pt;width:125pt;height:28.6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" stroked="f">
                <v:textbox>
                  <w:txbxContent>
                    <w:p w:rsidR="003E578D" w:rsidRPr="006004F4" w:rsidRDefault="003E578D" w:rsidP="00D1008C">
                      <w:pPr>
                        <w:autoSpaceDE w:val="0"/>
                        <w:autoSpaceDN w:val="0"/>
                        <w:adjustRightInd w:val="0"/>
                        <w:rPr>
                          <w:bCs/>
                          <w:color w:val="000000"/>
                          <w:lang w:val="en-US"/>
                        </w:rPr>
                      </w:pPr>
                      <w:r w:rsidRPr="006004F4">
                        <w:rPr>
                          <w:bCs/>
                          <w:color w:val="000000"/>
                          <w:lang w:val="en-US"/>
                        </w:rPr>
                        <w:t xml:space="preserve">X is not part of this function </w:t>
                      </w:r>
                    </w:p>
                  </w:txbxContent>
                </v:textbox>
              </v:shape>
            </w:pict>
          </mc:Fallback>
        </mc:AlternateContent>
      </w:r>
      <w:r>
        <w:rPr>
          <w:noProof/>
          <w:lang w:val="en-US" w:eastAsia="ko-KR"/>
        </w:rPr>
        <mc:AlternateContent>
          <mc:Choice Requires="wps">
            <w:drawing>
              <wp:anchor distT="0" distB="0" distL="114300" distR="114300" simplePos="0" relativeHeight="251650048" behindDoc="0" locked="0" layoutInCell="1" allowOverlap="1">
                <wp:simplePos x="0" y="0"/>
                <wp:positionH relativeFrom="column">
                  <wp:posOffset>4406900</wp:posOffset>
                </wp:positionH>
                <wp:positionV relativeFrom="paragraph">
                  <wp:posOffset>1581150</wp:posOffset>
                </wp:positionV>
                <wp:extent cx="1585595" cy="342900"/>
                <wp:effectExtent l="0" t="0" r="0" b="0"/>
                <wp:wrapNone/>
                <wp:docPr id="66" name="Text Box 9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559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004F4" w:rsidRDefault="003E578D" w:rsidP="00D1008C">
                            <w:pPr>
                              <w:rPr>
                                <w:lang w:val="de-DE"/>
                              </w:rPr>
                            </w:pPr>
                            <w:r w:rsidRPr="006004F4">
                              <w:rPr>
                                <w:lang w:val="de-DE"/>
                              </w:rPr>
                              <w:t>PROJECTED 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6" o:spid="_x0000_s1179" type="#_x0000_t202" style="position:absolute;left:0;text-align:left;margin-left:347pt;margin-top:124.5pt;width:124.85pt;height:2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" stroked="f">
                <v:textbox>
                  <w:txbxContent>
                    <w:p w:rsidR="003E578D" w:rsidRPr="006004F4" w:rsidRDefault="003E578D" w:rsidP="00D1008C">
                      <w:pPr>
                        <w:rPr>
                          <w:lang w:val="de-DE"/>
                        </w:rPr>
                      </w:pPr>
                      <w:r w:rsidRPr="006004F4">
                        <w:rPr>
                          <w:lang w:val="de-DE"/>
                        </w:rPr>
                        <w:t>PROJECTED VIEW</w:t>
                      </w:r>
                    </w:p>
                  </w:txbxContent>
                </v:textbox>
              </v:shape>
            </w:pict>
          </mc:Fallback>
        </mc:AlternateContent>
      </w:r>
      <w:r>
        <w:rPr>
          <w:noProof/>
          <w:lang w:val="en-US" w:eastAsia="ko-KR"/>
        </w:rPr>
        <mc:AlternateContent>
          <mc:Choice Requires="wps">
            <w:drawing>
              <wp:anchor distT="0" distB="0" distL="114300" distR="114300" simplePos="0" relativeHeight="251649024" behindDoc="0" locked="0" layoutInCell="1" allowOverlap="1">
                <wp:simplePos x="0" y="0"/>
                <wp:positionH relativeFrom="column">
                  <wp:posOffset>4695825</wp:posOffset>
                </wp:positionH>
                <wp:positionV relativeFrom="paragraph">
                  <wp:posOffset>379095</wp:posOffset>
                </wp:positionV>
                <wp:extent cx="1715770" cy="653415"/>
                <wp:effectExtent l="0" t="0" r="635" b="0"/>
                <wp:wrapNone/>
                <wp:docPr id="67" name="Text Box 9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5770" cy="653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AE2E12" w:rsidRDefault="00FF1DA4" w:rsidP="00D1008C">
                            <w:pPr>
                              <w:rPr>
                                <w:lang w:val="en-US"/>
                              </w:rPr>
                            </w:pPr>
                            <w:r>
                              <w:rPr>
                                <w:noProof/>
                                <w:lang w:val="en-US" w:eastAsia="ko-KR"/>
                              </w:rPr>
                              <w:drawing>
                                <wp:inline distT="0" distB="0" distL="0" distR="0">
                                  <wp:extent cx="1530350" cy="558800"/>
                                  <wp:effectExtent l="0" t="0" r="0" b="0"/>
                                  <wp:docPr id="68"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6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0350" cy="5588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65" o:spid="_x0000_s1180" type="#_x0000_t202" style="position:absolute;left:0;text-align:left;margin-left:369.75pt;margin-top:29.85pt;width:135.1pt;height:51.45pt;z-index:251649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" stroked="f">
                <v:textbox style="mso-fit-shape-to-text:t">
                  <w:txbxContent>
                    <w:p w:rsidR="003E578D" w:rsidRPr="00AE2E12" w:rsidRDefault="00FF1DA4" w:rsidP="00D1008C">
                      <w:pPr>
                        <w:rPr>
                          <w:lang w:val="en-US"/>
                        </w:rPr>
                      </w:pPr>
                      <w:r>
                        <w:rPr>
                          <w:noProof/>
                          <w:lang w:val="en-US" w:eastAsia="ko-KR"/>
                        </w:rPr>
                        <w:drawing>
                          <wp:inline distT="0" distB="0" distL="0" distR="0">
                            <wp:extent cx="1530350" cy="558800"/>
                            <wp:effectExtent l="0" t="0" r="0" b="0"/>
                            <wp:docPr id="69"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6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0350" cy="558800"/>
                                    </a:xfrm>
                                    <a:prstGeom prst="rect">
                                      <a:avLst/>
                                    </a:prstGeom>
                                    <a:noFill/>
                                    <a:ln>
                                      <a:noFill/>
                                    </a:ln>
                                  </pic:spPr>
                                </pic:pic>
                              </a:graphicData>
                            </a:graphic>
                          </wp:inline>
                        </w:drawing>
                      </w:r>
                    </w:p>
                  </w:txbxContent>
                </v:textbox>
              </v:shape>
            </w:pict>
          </mc:Fallback>
        </mc:AlternateContent>
      </w:r>
      <w:r>
        <w:rPr>
          <w:noProof/>
          <w:lang w:val="en-US" w:eastAsia="ko-KR"/>
        </w:rPr>
        <w:drawing>
          <wp:inline distT="0" distB="0" distL="0" distR="0">
            <wp:extent cx="5016500" cy="2139950"/>
            <wp:effectExtent l="0" t="0" r="0" b="0"/>
            <wp:docPr id="7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16500" cy="2139950"/>
                    </a:xfrm>
                    <a:prstGeom prst="rect">
                      <a:avLst/>
                    </a:prstGeom>
                    <a:noFill/>
                    <a:ln>
                      <a:noFill/>
                    </a:ln>
                  </pic:spPr>
                </pic:pic>
              </a:graphicData>
            </a:graphic>
          </wp:inline>
        </w:drawing>
      </w:r>
    </w:p>
    <w:p w:rsidR="00D1008C" w:rsidRPr="00D1008C" w:rsidRDefault="00D1008C" w:rsidP="00D1008C">
      <w:pPr>
        <w:jc w:val="center"/>
        <w:rPr>
          <w:bCs/>
        </w:rPr>
      </w:pPr>
    </w:p>
    <w:tbl>
      <w:tblPr>
        <w:tblW w:w="7874" w:type="dxa"/>
        <w:tblInd w:w="1134" w:type="dxa"/>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tblLook w:val="01E0" w:firstRow="1" w:lastRow="1" w:firstColumn="1" w:lastColumn="1" w:noHBand="0" w:noVBand="0"/>
      </w:tblPr>
      <w:tblGrid>
        <w:gridCol w:w="2469"/>
        <w:gridCol w:w="5405"/>
      </w:tblGrid>
      <w:tr w:rsidR="00D1008C" w:rsidRPr="00D1008C" w:rsidTr="00F12E8C">
        <w:tc>
          <w:tcPr>
            <w:tcW w:w="2469" w:type="dxa"/>
          </w:tcPr>
          <w:p w:rsidR="00D1008C" w:rsidRPr="00D1008C" w:rsidRDefault="00D1008C" w:rsidP="00D1008C">
            <w:pPr>
              <w:spacing w:before="80" w:after="80" w:line="200" w:lineRule="exact"/>
              <w:ind w:left="113" w:right="113"/>
              <w:rPr>
                <w:bCs/>
                <w:i/>
                <w:color w:val="000000"/>
                <w:sz w:val="16"/>
                <w:szCs w:val="16"/>
              </w:rPr>
            </w:pPr>
          </w:p>
        </w:tc>
        <w:tc>
          <w:tcPr>
            <w:tcW w:w="5405" w:type="dxa"/>
          </w:tcPr>
          <w:p w:rsidR="00D1008C" w:rsidRPr="00D1008C" w:rsidRDefault="00D1008C" w:rsidP="00D1008C">
            <w:pPr>
              <w:spacing w:before="80" w:after="80" w:line="200" w:lineRule="exact"/>
              <w:ind w:left="-3" w:right="113"/>
              <w:rPr>
                <w:bCs/>
                <w:i/>
                <w:color w:val="000000"/>
                <w:sz w:val="16"/>
                <w:szCs w:val="16"/>
              </w:rPr>
            </w:pPr>
            <w:r w:rsidRPr="00D1008C">
              <w:rPr>
                <w:bCs/>
                <w:i/>
                <w:color w:val="000000"/>
                <w:sz w:val="16"/>
                <w:szCs w:val="16"/>
              </w:rPr>
              <w:t>Declared Light-emitting surface according to 2.8.</w:t>
            </w:r>
            <w:r w:rsidR="008F72A7">
              <w:rPr>
                <w:bCs/>
                <w:i/>
                <w:color w:val="000000"/>
                <w:sz w:val="16"/>
                <w:szCs w:val="16"/>
              </w:rPr>
              <w:t xml:space="preserve"> </w:t>
            </w:r>
            <w:r w:rsidRPr="00D1008C">
              <w:rPr>
                <w:bCs/>
                <w:i/>
                <w:color w:val="000000"/>
                <w:sz w:val="16"/>
                <w:szCs w:val="16"/>
              </w:rPr>
              <w:t>a</w:t>
            </w:r>
            <w:r w:rsidR="008F72A7">
              <w:rPr>
                <w:bCs/>
                <w:i/>
                <w:color w:val="000000"/>
                <w:sz w:val="16"/>
                <w:szCs w:val="16"/>
              </w:rPr>
              <w:t>)</w:t>
            </w:r>
          </w:p>
        </w:tc>
      </w:tr>
      <w:tr w:rsidR="00D1008C" w:rsidRPr="00D1008C" w:rsidTr="00F12E8C">
        <w:tc>
          <w:tcPr>
            <w:tcW w:w="2469" w:type="dxa"/>
          </w:tcPr>
          <w:p w:rsidR="00D1008C" w:rsidRPr="00D1008C" w:rsidRDefault="00D1008C" w:rsidP="00D1008C">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sz w:val="18"/>
                <w:szCs w:val="18"/>
              </w:rPr>
            </w:pPr>
            <w:r w:rsidRPr="00D1008C">
              <w:rPr>
                <w:bCs/>
                <w:sz w:val="18"/>
                <w:szCs w:val="18"/>
              </w:rPr>
              <w:t>Edges are</w:t>
            </w:r>
          </w:p>
        </w:tc>
        <w:tc>
          <w:tcPr>
            <w:tcW w:w="5405" w:type="dxa"/>
          </w:tcPr>
          <w:p w:rsidR="00D1008C" w:rsidRPr="00D1008C" w:rsidRDefault="00D1008C" w:rsidP="00D1008C">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sz w:val="18"/>
                <w:szCs w:val="18"/>
              </w:rPr>
            </w:pPr>
            <w:r w:rsidRPr="00D1008C">
              <w:rPr>
                <w:bCs/>
                <w:sz w:val="18"/>
                <w:szCs w:val="18"/>
              </w:rPr>
              <w:t>c-d and e-f</w:t>
            </w:r>
          </w:p>
        </w:tc>
      </w:tr>
    </w:tbl>
    <w:p w:rsidR="00D1008C" w:rsidRPr="00D1008C" w:rsidRDefault="008F72A7" w:rsidP="00D1008C">
      <w:pPr>
        <w:tabs>
          <w:tab w:val="left" w:pos="5600"/>
        </w:tabs>
        <w:spacing w:before="240" w:after="120"/>
        <w:ind w:left="1134" w:right="1134"/>
        <w:jc w:val="both"/>
      </w:pPr>
      <w:r>
        <w:t>Example E</w:t>
      </w:r>
    </w:p>
    <w:p w:rsidR="00D1008C" w:rsidRPr="00D1008C" w:rsidRDefault="00D1008C" w:rsidP="00D1008C">
      <w:pPr>
        <w:spacing w:after="120"/>
        <w:ind w:left="1134" w:right="1134"/>
        <w:jc w:val="both"/>
      </w:pPr>
      <w:r w:rsidRPr="00D1008C">
        <w:t xml:space="preserve">Example to determine the apparent surface in combination with an area which is not part of the function and a </w:t>
      </w:r>
      <w:r w:rsidR="008F72A7" w:rsidRPr="00D1008C">
        <w:t>non-textured</w:t>
      </w:r>
      <w:r w:rsidRPr="00D1008C">
        <w:t xml:space="preserve"> outer lens (according to 2.8.</w:t>
      </w:r>
      <w:r w:rsidR="008F72A7">
        <w:t xml:space="preserve"> </w:t>
      </w:r>
      <w:r w:rsidRPr="00D1008C">
        <w:t>b)</w:t>
      </w:r>
      <w:r w:rsidR="008F72A7">
        <w:t>)</w:t>
      </w:r>
      <w:r w:rsidRPr="00D1008C">
        <w:t>:</w:t>
      </w:r>
    </w:p>
    <w:p w:rsidR="00D1008C" w:rsidRPr="00D1008C" w:rsidRDefault="00FF1DA4" w:rsidP="00D1008C">
      <w:pPr>
        <w:ind w:left="1134"/>
        <w:rPr>
          <w:bCs/>
        </w:rPr>
      </w:pPr>
      <w:r>
        <w:rPr>
          <w:noProof/>
          <w:lang w:val="en-US" w:eastAsia="ko-KR"/>
        </w:rPr>
        <mc:AlternateContent>
          <mc:Choice Requires="wps">
            <w:drawing>
              <wp:anchor distT="0" distB="0" distL="114300" distR="114300" simplePos="0" relativeHeight="251645952" behindDoc="0" locked="0" layoutInCell="1" allowOverlap="1">
                <wp:simplePos x="0" y="0"/>
                <wp:positionH relativeFrom="column">
                  <wp:posOffset>4984750</wp:posOffset>
                </wp:positionH>
                <wp:positionV relativeFrom="paragraph">
                  <wp:posOffset>1933575</wp:posOffset>
                </wp:positionV>
                <wp:extent cx="1395095" cy="256540"/>
                <wp:effectExtent l="0" t="0" r="0" b="0"/>
                <wp:wrapNone/>
                <wp:docPr id="71" name="Text Box 9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5095" cy="256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004F4" w:rsidRDefault="003E578D" w:rsidP="00D1008C">
                            <w:pPr>
                              <w:rPr>
                                <w:lang w:val="de-DE"/>
                              </w:rPr>
                            </w:pPr>
                            <w:r w:rsidRPr="006004F4">
                              <w:rPr>
                                <w:lang w:val="de-DE"/>
                              </w:rPr>
                              <w:t>PROJECTED 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3" o:spid="_x0000_s1181" type="#_x0000_t202" style="position:absolute;left:0;text-align:left;margin-left:392.5pt;margin-top:152.25pt;width:109.85pt;height:20.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" stroked="f">
                <v:textbox>
                  <w:txbxContent>
                    <w:p w:rsidR="003E578D" w:rsidRPr="006004F4" w:rsidRDefault="003E578D" w:rsidP="00D1008C">
                      <w:pPr>
                        <w:rPr>
                          <w:lang w:val="de-DE"/>
                        </w:rPr>
                      </w:pPr>
                      <w:r w:rsidRPr="006004F4">
                        <w:rPr>
                          <w:lang w:val="de-DE"/>
                        </w:rPr>
                        <w:t>PROJECTED VIEW</w:t>
                      </w:r>
                    </w:p>
                  </w:txbxContent>
                </v:textbox>
              </v:shape>
            </w:pict>
          </mc:Fallback>
        </mc:AlternateContent>
      </w:r>
      <w:r>
        <w:rPr>
          <w:noProof/>
          <w:lang w:val="en-US" w:eastAsia="ko-KR"/>
        </w:rPr>
        <mc:AlternateContent>
          <mc:Choice Requires="wps">
            <w:drawing>
              <wp:anchor distT="0" distB="0" distL="114300" distR="114300" simplePos="0" relativeHeight="251644928" behindDoc="0" locked="0" layoutInCell="1" allowOverlap="1">
                <wp:simplePos x="0" y="0"/>
                <wp:positionH relativeFrom="column">
                  <wp:posOffset>5048250</wp:posOffset>
                </wp:positionH>
                <wp:positionV relativeFrom="paragraph">
                  <wp:posOffset>1050925</wp:posOffset>
                </wp:positionV>
                <wp:extent cx="1061720" cy="625475"/>
                <wp:effectExtent l="0" t="0" r="5080" b="3175"/>
                <wp:wrapNone/>
                <wp:docPr id="72" name="Text Box 9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1720" cy="625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B7435B" w:rsidRDefault="003E578D" w:rsidP="00D1008C">
                            <w:pPr>
                              <w:ind w:left="-100" w:right="-120"/>
                            </w:pPr>
                            <w:r w:rsidRPr="00B7435B">
                              <w:t>Surface of the lens</w:t>
                            </w:r>
                            <w:r>
                              <w:t xml:space="preserve"> </w:t>
                            </w:r>
                            <w:r w:rsidRPr="00B7435B">
                              <w:t>Shown flat for convenience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1" o:spid="_x0000_s1182" type="#_x0000_t202" style="position:absolute;left:0;text-align:left;margin-left:397.5pt;margin-top:82.75pt;width:83.6pt;height:49.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" stroked="f">
                <v:textbox>
                  <w:txbxContent>
                    <w:p w:rsidR="003E578D" w:rsidRPr="00B7435B" w:rsidRDefault="003E578D" w:rsidP="00D1008C">
                      <w:pPr>
                        <w:ind w:left="-100" w:right="-120"/>
                      </w:pPr>
                      <w:r w:rsidRPr="00B7435B">
                        <w:t>Surface of the lens</w:t>
                      </w:r>
                      <w:r>
                        <w:t xml:space="preserve"> </w:t>
                      </w:r>
                      <w:r w:rsidRPr="00B7435B">
                        <w:t>Shown flat for convenience</w:t>
                      </w:r>
                    </w:p>
                  </w:txbxContent>
                </v:textbox>
              </v:shape>
            </w:pict>
          </mc:Fallback>
        </mc:AlternateContent>
      </w:r>
      <w:r>
        <w:rPr>
          <w:noProof/>
          <w:lang w:val="en-US" w:eastAsia="ko-KR"/>
        </w:rPr>
        <mc:AlternateContent>
          <mc:Choice Requires="wps">
            <w:drawing>
              <wp:anchor distT="0" distB="0" distL="114300" distR="114300" simplePos="0" relativeHeight="251642880" behindDoc="0" locked="0" layoutInCell="1" allowOverlap="1">
                <wp:simplePos x="0" y="0"/>
                <wp:positionH relativeFrom="column">
                  <wp:posOffset>3289300</wp:posOffset>
                </wp:positionH>
                <wp:positionV relativeFrom="paragraph">
                  <wp:posOffset>936625</wp:posOffset>
                </wp:positionV>
                <wp:extent cx="2447925" cy="237490"/>
                <wp:effectExtent l="0" t="0" r="0" b="0"/>
                <wp:wrapNone/>
                <wp:docPr id="73" name="Text Box 9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2374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578D" w:rsidRPr="006004F4" w:rsidRDefault="003E578D" w:rsidP="00D1008C">
                            <w:pPr>
                              <w:autoSpaceDE w:val="0"/>
                              <w:autoSpaceDN w:val="0"/>
                              <w:adjustRightInd w:val="0"/>
                              <w:rPr>
                                <w:bCs/>
                                <w:color w:val="000000"/>
                                <w:lang w:val="en-US"/>
                              </w:rPr>
                            </w:pPr>
                            <w:r>
                              <w:rPr>
                                <w:bCs/>
                                <w:color w:val="000000"/>
                                <w:lang w:val="en-US"/>
                              </w:rPr>
                              <w:t>X is not part of this function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2" o:spid="_x0000_s1183" type="#_x0000_t202" style="position:absolute;left:0;text-align:left;margin-left:259pt;margin-top:73.75pt;width:192.75pt;height:18.7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" filled="f" fillcolor="#bbe0e3" stroked="f">
                <v:textbox>
                  <w:txbxContent>
                    <w:p w:rsidR="003E578D" w:rsidRPr="006004F4" w:rsidRDefault="003E578D" w:rsidP="00D1008C">
                      <w:pPr>
                        <w:autoSpaceDE w:val="0"/>
                        <w:autoSpaceDN w:val="0"/>
                        <w:adjustRightInd w:val="0"/>
                        <w:rPr>
                          <w:bCs/>
                          <w:color w:val="000000"/>
                          <w:lang w:val="en-US"/>
                        </w:rPr>
                      </w:pPr>
                      <w:r>
                        <w:rPr>
                          <w:bCs/>
                          <w:color w:val="000000"/>
                          <w:lang w:val="en-US"/>
                        </w:rPr>
                        <w:t>X is not part of this function</w:t>
                      </w:r>
                    </w:p>
                  </w:txbxContent>
                </v:textbox>
              </v:shape>
            </w:pict>
          </mc:Fallback>
        </mc:AlternateContent>
      </w:r>
      <w:r>
        <w:rPr>
          <w:noProof/>
          <w:lang w:val="en-US" w:eastAsia="ko-KR"/>
        </w:rPr>
        <mc:AlternateContent>
          <mc:Choice Requires="wps">
            <w:drawing>
              <wp:anchor distT="0" distB="0" distL="114300" distR="114300" simplePos="0" relativeHeight="251643904" behindDoc="0" locked="0" layoutInCell="1" allowOverlap="1">
                <wp:simplePos x="0" y="0"/>
                <wp:positionH relativeFrom="column">
                  <wp:posOffset>952500</wp:posOffset>
                </wp:positionH>
                <wp:positionV relativeFrom="paragraph">
                  <wp:posOffset>22225</wp:posOffset>
                </wp:positionV>
                <wp:extent cx="995680" cy="685800"/>
                <wp:effectExtent l="0" t="0" r="0" b="0"/>
                <wp:wrapNone/>
                <wp:docPr id="74" name="Text Box 9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568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004F4" w:rsidRDefault="003E578D" w:rsidP="00D1008C">
                            <w:r w:rsidRPr="006004F4">
                              <w:t>DECLARED</w:t>
                            </w:r>
                          </w:p>
                          <w:p w:rsidR="003E578D" w:rsidRPr="00390184" w:rsidRDefault="003E578D" w:rsidP="00D1008C">
                            <w:pPr>
                              <w:rPr>
                                <w:b/>
                                <w:bCs/>
                              </w:rPr>
                            </w:pPr>
                            <w:r w:rsidRPr="006004F4">
                              <w:t>AXIS OF REFERENCE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0" o:spid="_x0000_s1184" type="#_x0000_t202" style="position:absolute;left:0;text-align:left;margin-left:75pt;margin-top:1.75pt;width:78.4pt;height:5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" stroked="f">
                <v:textbox>
                  <w:txbxContent>
                    <w:p w:rsidR="003E578D" w:rsidRPr="006004F4" w:rsidRDefault="003E578D" w:rsidP="00D1008C">
                      <w:r w:rsidRPr="006004F4">
                        <w:t>DECLARED</w:t>
                      </w:r>
                    </w:p>
                    <w:p w:rsidR="003E578D" w:rsidRPr="00390184" w:rsidRDefault="003E578D" w:rsidP="00D1008C">
                      <w:pPr>
                        <w:rPr>
                          <w:b/>
                          <w:bCs/>
                        </w:rPr>
                      </w:pPr>
                      <w:r w:rsidRPr="006004F4">
                        <w:t>AXIS OF REFERENCE</w:t>
                      </w:r>
                    </w:p>
                  </w:txbxContent>
                </v:textbox>
              </v:shape>
            </w:pict>
          </mc:Fallback>
        </mc:AlternateContent>
      </w:r>
      <w:r>
        <w:rPr>
          <w:noProof/>
          <w:lang w:val="en-US" w:eastAsia="ko-KR"/>
        </w:rPr>
        <w:drawing>
          <wp:inline distT="0" distB="0" distL="0" distR="0">
            <wp:extent cx="5092700" cy="2235200"/>
            <wp:effectExtent l="0" t="0" r="0" b="0"/>
            <wp:docPr id="75" name="Picture 62" descr="Description: Description: R48-A3-Graphik-06-1-c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2" descr="Description: Description: R48-A3-Graphik-06-1-ccf"/>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92700" cy="2235200"/>
                    </a:xfrm>
                    <a:prstGeom prst="rect">
                      <a:avLst/>
                    </a:prstGeom>
                    <a:noFill/>
                    <a:ln>
                      <a:noFill/>
                    </a:ln>
                  </pic:spPr>
                </pic:pic>
              </a:graphicData>
            </a:graphic>
          </wp:inline>
        </w:drawing>
      </w:r>
    </w:p>
    <w:p w:rsidR="00D1008C" w:rsidRPr="00D1008C" w:rsidRDefault="00D1008C" w:rsidP="00D1008C">
      <w:pPr>
        <w:jc w:val="center"/>
        <w:rPr>
          <w:bCs/>
        </w:rPr>
      </w:pPr>
    </w:p>
    <w:tbl>
      <w:tblPr>
        <w:tblW w:w="8505" w:type="dxa"/>
        <w:tblInd w:w="1134" w:type="dxa"/>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tblLook w:val="01E0" w:firstRow="1" w:lastRow="1" w:firstColumn="1" w:lastColumn="1" w:noHBand="0" w:noVBand="0"/>
      </w:tblPr>
      <w:tblGrid>
        <w:gridCol w:w="2489"/>
        <w:gridCol w:w="6016"/>
      </w:tblGrid>
      <w:tr w:rsidR="00D1008C" w:rsidRPr="00D1008C" w:rsidTr="00F12E8C">
        <w:tc>
          <w:tcPr>
            <w:tcW w:w="2160" w:type="dxa"/>
          </w:tcPr>
          <w:p w:rsidR="00D1008C" w:rsidRPr="00D1008C" w:rsidRDefault="00D1008C" w:rsidP="00D1008C">
            <w:pPr>
              <w:spacing w:before="80" w:after="80" w:line="200" w:lineRule="exact"/>
              <w:ind w:left="113" w:right="113"/>
              <w:rPr>
                <w:bCs/>
                <w:i/>
                <w:color w:val="000000"/>
                <w:sz w:val="16"/>
                <w:szCs w:val="16"/>
              </w:rPr>
            </w:pPr>
          </w:p>
        </w:tc>
        <w:tc>
          <w:tcPr>
            <w:tcW w:w="5220" w:type="dxa"/>
          </w:tcPr>
          <w:p w:rsidR="00D1008C" w:rsidRPr="00D1008C" w:rsidRDefault="00D1008C" w:rsidP="008F72A7">
            <w:pPr>
              <w:spacing w:before="80" w:after="80" w:line="200" w:lineRule="exact"/>
              <w:ind w:right="113"/>
              <w:rPr>
                <w:bCs/>
                <w:i/>
                <w:color w:val="000000"/>
                <w:sz w:val="16"/>
                <w:szCs w:val="16"/>
              </w:rPr>
            </w:pPr>
            <w:r w:rsidRPr="00D1008C">
              <w:rPr>
                <w:bCs/>
                <w:i/>
                <w:color w:val="000000"/>
                <w:sz w:val="16"/>
                <w:szCs w:val="16"/>
              </w:rPr>
              <w:t>Declared Light emitting surface according to 2.8</w:t>
            </w:r>
            <w:r w:rsidR="008F72A7">
              <w:rPr>
                <w:bCs/>
                <w:i/>
                <w:color w:val="000000"/>
                <w:sz w:val="16"/>
                <w:szCs w:val="16"/>
              </w:rPr>
              <w:t xml:space="preserve"> b)</w:t>
            </w:r>
            <w:r w:rsidRPr="00D1008C">
              <w:rPr>
                <w:bCs/>
                <w:i/>
                <w:color w:val="000000"/>
                <w:sz w:val="16"/>
                <w:szCs w:val="16"/>
              </w:rPr>
              <w:t xml:space="preserve"> for example</w:t>
            </w:r>
          </w:p>
        </w:tc>
      </w:tr>
      <w:tr w:rsidR="00D1008C" w:rsidRPr="00D1008C" w:rsidTr="00F12E8C">
        <w:tc>
          <w:tcPr>
            <w:tcW w:w="2160" w:type="dxa"/>
          </w:tcPr>
          <w:p w:rsidR="00D1008C" w:rsidRPr="00D1008C" w:rsidRDefault="00D1008C" w:rsidP="00D1008C">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sz w:val="18"/>
                <w:szCs w:val="18"/>
              </w:rPr>
            </w:pPr>
            <w:r w:rsidRPr="00D1008C">
              <w:rPr>
                <w:bCs/>
                <w:sz w:val="18"/>
                <w:szCs w:val="18"/>
              </w:rPr>
              <w:t>Edges are</w:t>
            </w:r>
          </w:p>
        </w:tc>
        <w:tc>
          <w:tcPr>
            <w:tcW w:w="5220" w:type="dxa"/>
          </w:tcPr>
          <w:p w:rsidR="00D1008C" w:rsidRPr="00D1008C" w:rsidRDefault="00D1008C" w:rsidP="00D1008C">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sz w:val="18"/>
                <w:szCs w:val="18"/>
              </w:rPr>
            </w:pPr>
            <w:r w:rsidRPr="00D1008C">
              <w:rPr>
                <w:bCs/>
                <w:sz w:val="18"/>
                <w:szCs w:val="18"/>
              </w:rPr>
              <w:t>c’-d’ and e’-f’</w:t>
            </w:r>
          </w:p>
        </w:tc>
      </w:tr>
    </w:tbl>
    <w:p w:rsidR="00D1008C" w:rsidRPr="00D1008C" w:rsidRDefault="00D1008C" w:rsidP="00D1008C">
      <w:pPr>
        <w:jc w:val="center"/>
        <w:rPr>
          <w:bCs/>
        </w:rPr>
      </w:pPr>
    </w:p>
    <w:p w:rsidR="00D1008C" w:rsidRPr="00D1008C" w:rsidRDefault="00D1008C" w:rsidP="003E578D">
      <w:pPr>
        <w:spacing w:after="120"/>
        <w:ind w:left="1933" w:right="1134" w:hanging="799"/>
        <w:jc w:val="both"/>
        <w:rPr>
          <w:b/>
        </w:rPr>
      </w:pPr>
      <w:r w:rsidRPr="00D1008C">
        <w:br w:type="page"/>
      </w:r>
      <w:r w:rsidRPr="00D1008C">
        <w:rPr>
          <w:b/>
        </w:rPr>
        <w:t>Part 7 – Examples to enable a decision regarding the reciprocal incorporation of two functions</w:t>
      </w:r>
    </w:p>
    <w:p w:rsidR="00D1008C" w:rsidRPr="00D1008C" w:rsidRDefault="00D1008C" w:rsidP="00D1008C">
      <w:pPr>
        <w:spacing w:after="120"/>
        <w:ind w:left="1134" w:right="1134"/>
        <w:jc w:val="both"/>
      </w:pPr>
      <w:r w:rsidRPr="00D1008C">
        <w:t>In the case with a textured outer lens and a wall in between:</w:t>
      </w:r>
    </w:p>
    <w:p w:rsidR="00D1008C" w:rsidRPr="00D1008C" w:rsidRDefault="00FF1DA4" w:rsidP="00D1008C">
      <w:pPr>
        <w:ind w:left="1134"/>
        <w:rPr>
          <w:bCs/>
        </w:rPr>
      </w:pPr>
      <w:r>
        <w:rPr>
          <w:noProof/>
          <w:lang w:val="en-US" w:eastAsia="ko-KR"/>
        </w:rPr>
        <mc:AlternateContent>
          <mc:Choice Requires="wps">
            <w:drawing>
              <wp:anchor distT="0" distB="0" distL="114300" distR="114300" simplePos="0" relativeHeight="251651072" behindDoc="0" locked="0" layoutInCell="1" allowOverlap="1">
                <wp:simplePos x="0" y="0"/>
                <wp:positionH relativeFrom="column">
                  <wp:posOffset>5397500</wp:posOffset>
                </wp:positionH>
                <wp:positionV relativeFrom="paragraph">
                  <wp:posOffset>762000</wp:posOffset>
                </wp:positionV>
                <wp:extent cx="1078865" cy="571500"/>
                <wp:effectExtent l="0" t="0" r="6985" b="0"/>
                <wp:wrapNone/>
                <wp:docPr id="76" name="Text Box 9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8865"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DD6BBB" w:rsidRDefault="003E578D" w:rsidP="00D1008C">
                            <w:pPr>
                              <w:jc w:val="center"/>
                              <w:rPr>
                                <w:bCs/>
                              </w:rPr>
                            </w:pPr>
                            <w:r w:rsidRPr="00DD6BBB">
                              <w:rPr>
                                <w:bCs/>
                              </w:rPr>
                              <w:t xml:space="preserve">Not </w:t>
                            </w:r>
                          </w:p>
                          <w:p w:rsidR="003E578D" w:rsidRPr="00DD6BBB" w:rsidRDefault="003E578D" w:rsidP="00D1008C">
                            <w:pPr>
                              <w:jc w:val="center"/>
                            </w:pPr>
                            <w:r w:rsidRPr="00DD6BBB">
                              <w:rPr>
                                <w:bCs/>
                              </w:rPr>
                              <w:t>reciprocally incorporated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2" o:spid="_x0000_s1185" type="#_x0000_t202" style="position:absolute;left:0;text-align:left;margin-left:425pt;margin-top:60pt;width:84.95pt;height: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" stroked="f">
                <v:textbox>
                  <w:txbxContent>
                    <w:p w:rsidR="003E578D" w:rsidRPr="00DD6BBB" w:rsidRDefault="003E578D" w:rsidP="00D1008C">
                      <w:pPr>
                        <w:jc w:val="center"/>
                        <w:rPr>
                          <w:bCs/>
                        </w:rPr>
                      </w:pPr>
                      <w:r w:rsidRPr="00DD6BBB">
                        <w:rPr>
                          <w:bCs/>
                        </w:rPr>
                        <w:t xml:space="preserve">Not </w:t>
                      </w:r>
                    </w:p>
                    <w:p w:rsidR="003E578D" w:rsidRPr="00DD6BBB" w:rsidRDefault="003E578D" w:rsidP="00D1008C">
                      <w:pPr>
                        <w:jc w:val="center"/>
                      </w:pPr>
                      <w:r w:rsidRPr="00DD6BBB">
                        <w:rPr>
                          <w:bCs/>
                        </w:rPr>
                        <w:t>reciprocally incorporated</w:t>
                      </w:r>
                    </w:p>
                  </w:txbxContent>
                </v:textbox>
              </v:shape>
            </w:pict>
          </mc:Fallback>
        </mc:AlternateContent>
      </w:r>
      <w:r>
        <w:rPr>
          <w:noProof/>
          <w:lang w:val="en-US" w:eastAsia="ko-KR"/>
        </w:rPr>
        <w:drawing>
          <wp:inline distT="0" distB="0" distL="0" distR="0">
            <wp:extent cx="4806950" cy="1981200"/>
            <wp:effectExtent l="0" t="0" r="0" b="0"/>
            <wp:docPr id="77" name="Picture 970" descr="Description: Description: R48-A3-Graphik-10-01-T-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970" descr="Description: Description: R48-A3-Graphik-10-01-T-wc"/>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06950" cy="1981200"/>
                    </a:xfrm>
                    <a:prstGeom prst="rect">
                      <a:avLst/>
                    </a:prstGeom>
                    <a:noFill/>
                    <a:ln>
                      <a:noFill/>
                    </a:ln>
                  </pic:spPr>
                </pic:pic>
              </a:graphicData>
            </a:graphic>
          </wp:inline>
        </w:drawing>
      </w:r>
    </w:p>
    <w:p w:rsidR="00D1008C" w:rsidRPr="00D1008C" w:rsidRDefault="00D1008C" w:rsidP="00D1008C">
      <w:pPr>
        <w:jc w:val="center"/>
        <w:rPr>
          <w:bCs/>
        </w:rPr>
      </w:pPr>
      <w:r w:rsidRPr="00D1008C">
        <w:rPr>
          <w:bCs/>
        </w:rPr>
        <w:t>====================================================================</w:t>
      </w:r>
    </w:p>
    <w:p w:rsidR="00D1008C" w:rsidRPr="00D1008C" w:rsidRDefault="00D1008C" w:rsidP="00D1008C">
      <w:pPr>
        <w:spacing w:after="120"/>
        <w:ind w:left="1134" w:right="1134"/>
        <w:jc w:val="both"/>
      </w:pPr>
      <w:r w:rsidRPr="00D1008C">
        <w:t>In the case with a textured outer lens:</w:t>
      </w:r>
    </w:p>
    <w:p w:rsidR="00D1008C" w:rsidRPr="00D1008C" w:rsidRDefault="00FF1DA4" w:rsidP="00D1008C">
      <w:pPr>
        <w:ind w:left="1134"/>
        <w:rPr>
          <w:bCs/>
        </w:rPr>
      </w:pPr>
      <w:r>
        <w:rPr>
          <w:noProof/>
          <w:lang w:val="en-US" w:eastAsia="ko-KR"/>
        </w:rPr>
        <mc:AlternateContent>
          <mc:Choice Requires="wps">
            <w:drawing>
              <wp:anchor distT="0" distB="0" distL="114300" distR="114300" simplePos="0" relativeHeight="251652096" behindDoc="0" locked="0" layoutInCell="1" allowOverlap="1">
                <wp:simplePos x="0" y="0"/>
                <wp:positionH relativeFrom="column">
                  <wp:posOffset>5524500</wp:posOffset>
                </wp:positionH>
                <wp:positionV relativeFrom="paragraph">
                  <wp:posOffset>803910</wp:posOffset>
                </wp:positionV>
                <wp:extent cx="880745" cy="504825"/>
                <wp:effectExtent l="0" t="0" r="0" b="9525"/>
                <wp:wrapNone/>
                <wp:docPr id="78" name="Text Box 9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745" cy="504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DD6BBB" w:rsidRDefault="003E578D" w:rsidP="00D1008C">
                            <w:pPr>
                              <w:rPr>
                                <w:bCs/>
                              </w:rPr>
                            </w:pPr>
                            <w:r w:rsidRPr="00DD6BBB">
                              <w:rPr>
                                <w:bCs/>
                              </w:rPr>
                              <w:t>Reciprocally incorporated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1" o:spid="_x0000_s1186" type="#_x0000_t202" style="position:absolute;left:0;text-align:left;margin-left:435pt;margin-top:63.3pt;width:69.35pt;height:39.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" stroked="f">
                <v:textbox>
                  <w:txbxContent>
                    <w:p w:rsidR="003E578D" w:rsidRPr="00DD6BBB" w:rsidRDefault="003E578D" w:rsidP="00D1008C">
                      <w:pPr>
                        <w:rPr>
                          <w:bCs/>
                        </w:rPr>
                      </w:pPr>
                      <w:r w:rsidRPr="00DD6BBB">
                        <w:rPr>
                          <w:bCs/>
                        </w:rPr>
                        <w:t>Reciprocally incorporated</w:t>
                      </w:r>
                    </w:p>
                  </w:txbxContent>
                </v:textbox>
              </v:shape>
            </w:pict>
          </mc:Fallback>
        </mc:AlternateContent>
      </w:r>
      <w:r>
        <w:rPr>
          <w:noProof/>
          <w:lang w:val="en-US" w:eastAsia="ko-KR"/>
        </w:rPr>
        <w:drawing>
          <wp:inline distT="0" distB="0" distL="0" distR="0">
            <wp:extent cx="4648200" cy="2019300"/>
            <wp:effectExtent l="0" t="0" r="0" b="0"/>
            <wp:docPr id="79" name="Picture 969" descr="Description: Description: Sicherungskopie_vonR48-A3-Graphik-10-01-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69" descr="Description: Description: Sicherungskopie_vonR48-A3-Graphik-10-01-T"/>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648200" cy="2019300"/>
                    </a:xfrm>
                    <a:prstGeom prst="rect">
                      <a:avLst/>
                    </a:prstGeom>
                    <a:noFill/>
                    <a:ln>
                      <a:noFill/>
                    </a:ln>
                  </pic:spPr>
                </pic:pic>
              </a:graphicData>
            </a:graphic>
          </wp:inline>
        </w:drawing>
      </w:r>
    </w:p>
    <w:p w:rsidR="00D1008C" w:rsidRPr="00D1008C" w:rsidRDefault="00D1008C" w:rsidP="00D1008C">
      <w:pPr>
        <w:jc w:val="center"/>
        <w:rPr>
          <w:bCs/>
        </w:rPr>
      </w:pPr>
    </w:p>
    <w:p w:rsidR="00D1008C" w:rsidRPr="00D1008C" w:rsidRDefault="00D1008C" w:rsidP="00D1008C">
      <w:pPr>
        <w:jc w:val="center"/>
        <w:rPr>
          <w:bCs/>
        </w:rPr>
      </w:pPr>
      <w:r w:rsidRPr="00D1008C">
        <w:rPr>
          <w:bCs/>
        </w:rPr>
        <w:t>====================================================================</w:t>
      </w:r>
    </w:p>
    <w:p w:rsidR="00D1008C" w:rsidRPr="00D1008C" w:rsidRDefault="00D1008C" w:rsidP="00D1008C">
      <w:pPr>
        <w:rPr>
          <w:bCs/>
          <w:color w:val="000000"/>
          <w:u w:val="single"/>
        </w:rPr>
      </w:pPr>
    </w:p>
    <w:p w:rsidR="00F12E8C" w:rsidRPr="00F12E8C" w:rsidRDefault="00D1008C" w:rsidP="00F12E8C">
      <w:pPr>
        <w:spacing w:after="120"/>
        <w:ind w:left="1134" w:right="1134"/>
        <w:jc w:val="both"/>
      </w:pPr>
      <w:r w:rsidRPr="00D1008C">
        <w:br w:type="page"/>
      </w:r>
      <w:r w:rsidR="00F12E8C" w:rsidRPr="00F12E8C">
        <w:t>In the case where the non-textured outer lens is excluded:</w:t>
      </w:r>
    </w:p>
    <w:p w:rsidR="00F12E8C" w:rsidRPr="00F12E8C" w:rsidRDefault="00FF1DA4" w:rsidP="00F12E8C">
      <w:pPr>
        <w:ind w:left="1134"/>
        <w:rPr>
          <w:bCs/>
        </w:rPr>
      </w:pPr>
      <w:r>
        <w:rPr>
          <w:noProof/>
          <w:lang w:val="en-US" w:eastAsia="ko-KR"/>
        </w:rPr>
        <mc:AlternateContent>
          <mc:Choice Requires="wps">
            <w:drawing>
              <wp:anchor distT="0" distB="0" distL="114300" distR="114300" simplePos="0" relativeHeight="251653120" behindDoc="0" locked="0" layoutInCell="1" allowOverlap="1">
                <wp:simplePos x="0" y="0"/>
                <wp:positionH relativeFrom="column">
                  <wp:posOffset>4958080</wp:posOffset>
                </wp:positionH>
                <wp:positionV relativeFrom="paragraph">
                  <wp:posOffset>789305</wp:posOffset>
                </wp:positionV>
                <wp:extent cx="1180465" cy="609600"/>
                <wp:effectExtent l="0" t="0" r="635" b="0"/>
                <wp:wrapNone/>
                <wp:docPr id="80" name="Text Box 9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465" cy="609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DD6BBB" w:rsidRDefault="003E578D" w:rsidP="00F12E8C">
                            <w:pPr>
                              <w:jc w:val="center"/>
                              <w:rPr>
                                <w:bCs/>
                              </w:rPr>
                            </w:pPr>
                            <w:r w:rsidRPr="00DD6BBB">
                              <w:rPr>
                                <w:bCs/>
                              </w:rPr>
                              <w:t xml:space="preserve">Not </w:t>
                            </w:r>
                          </w:p>
                          <w:p w:rsidR="003E578D" w:rsidRPr="00DD6BBB" w:rsidRDefault="003E578D" w:rsidP="00F12E8C">
                            <w:pPr>
                              <w:jc w:val="center"/>
                              <w:rPr>
                                <w:bCs/>
                              </w:rPr>
                            </w:pPr>
                            <w:r w:rsidRPr="00DD6BBB">
                              <w:rPr>
                                <w:bCs/>
                              </w:rPr>
                              <w:t>reciprocally incorporated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8" o:spid="_x0000_s1187" type="#_x0000_t202" style="position:absolute;left:0;text-align:left;margin-left:390.4pt;margin-top:62.15pt;width:92.95pt;height:4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" stroked="f">
                <v:textbox>
                  <w:txbxContent>
                    <w:p w:rsidR="003E578D" w:rsidRPr="00DD6BBB" w:rsidRDefault="003E578D" w:rsidP="00F12E8C">
                      <w:pPr>
                        <w:jc w:val="center"/>
                        <w:rPr>
                          <w:bCs/>
                        </w:rPr>
                      </w:pPr>
                      <w:r w:rsidRPr="00DD6BBB">
                        <w:rPr>
                          <w:bCs/>
                        </w:rPr>
                        <w:t xml:space="preserve">Not </w:t>
                      </w:r>
                    </w:p>
                    <w:p w:rsidR="003E578D" w:rsidRPr="00DD6BBB" w:rsidRDefault="003E578D" w:rsidP="00F12E8C">
                      <w:pPr>
                        <w:jc w:val="center"/>
                        <w:rPr>
                          <w:bCs/>
                        </w:rPr>
                      </w:pPr>
                      <w:r w:rsidRPr="00DD6BBB">
                        <w:rPr>
                          <w:bCs/>
                        </w:rPr>
                        <w:t>reciprocally incorporated</w:t>
                      </w:r>
                    </w:p>
                  </w:txbxContent>
                </v:textbox>
              </v:shape>
            </w:pict>
          </mc:Fallback>
        </mc:AlternateContent>
      </w:r>
      <w:r>
        <w:rPr>
          <w:noProof/>
          <w:lang w:val="en-US" w:eastAsia="ko-KR"/>
        </w:rPr>
        <w:drawing>
          <wp:inline distT="0" distB="0" distL="0" distR="0">
            <wp:extent cx="4343400" cy="2247900"/>
            <wp:effectExtent l="0" t="0" r="0" b="0"/>
            <wp:docPr id="81" name="Picture 975" descr="Description: Description: Sicherungskopie_vonR48-A3-Graphik-10-01-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75" descr="Description: Description: Sicherungskopie_vonR48-A3-Graphik-10-01-N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43400" cy="2247900"/>
                    </a:xfrm>
                    <a:prstGeom prst="rect">
                      <a:avLst/>
                    </a:prstGeom>
                    <a:noFill/>
                    <a:ln>
                      <a:noFill/>
                    </a:ln>
                  </pic:spPr>
                </pic:pic>
              </a:graphicData>
            </a:graphic>
          </wp:inline>
        </w:drawing>
      </w:r>
    </w:p>
    <w:p w:rsidR="00F12E8C" w:rsidRPr="00F12E8C" w:rsidRDefault="00F12E8C" w:rsidP="00F12E8C">
      <w:pPr>
        <w:jc w:val="center"/>
        <w:rPr>
          <w:bCs/>
        </w:rPr>
      </w:pPr>
      <w:r w:rsidRPr="00F12E8C">
        <w:rPr>
          <w:bCs/>
        </w:rPr>
        <w:t>===================================================================</w:t>
      </w:r>
    </w:p>
    <w:p w:rsidR="00F12E8C" w:rsidRPr="00F12E8C" w:rsidRDefault="00F12E8C" w:rsidP="00F12E8C">
      <w:pPr>
        <w:spacing w:after="120"/>
        <w:ind w:left="1134" w:right="1134"/>
        <w:jc w:val="both"/>
      </w:pPr>
      <w:r w:rsidRPr="00F12E8C">
        <w:t>In the case where the non-textured outer lens is excluded:</w:t>
      </w:r>
    </w:p>
    <w:p w:rsidR="00F12E8C" w:rsidRPr="00F12E8C" w:rsidRDefault="00FF1DA4" w:rsidP="00F12E8C">
      <w:pPr>
        <w:keepNext/>
        <w:ind w:left="1134"/>
        <w:rPr>
          <w:bCs/>
        </w:rPr>
      </w:pPr>
      <w:r>
        <w:rPr>
          <w:noProof/>
          <w:lang w:val="en-US" w:eastAsia="ko-KR"/>
        </w:rPr>
        <mc:AlternateContent>
          <mc:Choice Requires="wps">
            <w:drawing>
              <wp:anchor distT="0" distB="0" distL="114300" distR="114300" simplePos="0" relativeHeight="251654144" behindDoc="0" locked="0" layoutInCell="1" allowOverlap="1">
                <wp:simplePos x="0" y="0"/>
                <wp:positionH relativeFrom="column">
                  <wp:posOffset>5334000</wp:posOffset>
                </wp:positionH>
                <wp:positionV relativeFrom="paragraph">
                  <wp:posOffset>796290</wp:posOffset>
                </wp:positionV>
                <wp:extent cx="889000" cy="762000"/>
                <wp:effectExtent l="0" t="0" r="6350" b="0"/>
                <wp:wrapNone/>
                <wp:docPr id="82" name="Text Box 9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762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DD6BBB" w:rsidRDefault="003E578D" w:rsidP="00F12E8C">
                            <w:pPr>
                              <w:jc w:val="center"/>
                              <w:rPr>
                                <w:bCs/>
                              </w:rPr>
                            </w:pPr>
                            <w:r w:rsidRPr="00DD6BBB">
                              <w:rPr>
                                <w:bCs/>
                              </w:rPr>
                              <w:t xml:space="preserve">Not </w:t>
                            </w:r>
                          </w:p>
                          <w:p w:rsidR="003E578D" w:rsidRPr="00DD6BBB" w:rsidRDefault="003E578D" w:rsidP="00F12E8C">
                            <w:pPr>
                              <w:jc w:val="center"/>
                              <w:rPr>
                                <w:bCs/>
                              </w:rPr>
                            </w:pPr>
                            <w:r w:rsidRPr="00DD6BBB">
                              <w:rPr>
                                <w:bCs/>
                              </w:rPr>
                              <w:t>reciprocally incorporated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7" o:spid="_x0000_s1188" type="#_x0000_t202" style="position:absolute;left:0;text-align:left;margin-left:420pt;margin-top:62.7pt;width:70pt;height:60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" stroked="f">
                <v:textbox>
                  <w:txbxContent>
                    <w:p w:rsidR="003E578D" w:rsidRPr="00DD6BBB" w:rsidRDefault="003E578D" w:rsidP="00F12E8C">
                      <w:pPr>
                        <w:jc w:val="center"/>
                        <w:rPr>
                          <w:bCs/>
                        </w:rPr>
                      </w:pPr>
                      <w:r w:rsidRPr="00DD6BBB">
                        <w:rPr>
                          <w:bCs/>
                        </w:rPr>
                        <w:t xml:space="preserve">Not </w:t>
                      </w:r>
                    </w:p>
                    <w:p w:rsidR="003E578D" w:rsidRPr="00DD6BBB" w:rsidRDefault="003E578D" w:rsidP="00F12E8C">
                      <w:pPr>
                        <w:jc w:val="center"/>
                        <w:rPr>
                          <w:bCs/>
                        </w:rPr>
                      </w:pPr>
                      <w:r w:rsidRPr="00DD6BBB">
                        <w:rPr>
                          <w:bCs/>
                        </w:rPr>
                        <w:t>reciprocally incorporated</w:t>
                      </w:r>
                    </w:p>
                  </w:txbxContent>
                </v:textbox>
              </v:shape>
            </w:pict>
          </mc:Fallback>
        </mc:AlternateContent>
      </w:r>
      <w:r>
        <w:rPr>
          <w:noProof/>
          <w:lang w:val="en-US" w:eastAsia="ko-KR"/>
        </w:rPr>
        <w:drawing>
          <wp:inline distT="0" distB="0" distL="0" distR="0">
            <wp:extent cx="4572000" cy="2146300"/>
            <wp:effectExtent l="0" t="0" r="0" b="6350"/>
            <wp:docPr id="83" name="Picture 974" descr="Description: Description: R48-A3-Graphik-1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74" descr="Description: Description: R48-A3-Graphik-10-01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572000" cy="2146300"/>
                    </a:xfrm>
                    <a:prstGeom prst="rect">
                      <a:avLst/>
                    </a:prstGeom>
                    <a:noFill/>
                    <a:ln>
                      <a:noFill/>
                    </a:ln>
                  </pic:spPr>
                </pic:pic>
              </a:graphicData>
            </a:graphic>
          </wp:inline>
        </w:drawing>
      </w:r>
    </w:p>
    <w:p w:rsidR="00F12E8C" w:rsidRPr="00F12E8C" w:rsidRDefault="00FF1DA4" w:rsidP="00F12E8C">
      <w:pPr>
        <w:pBdr>
          <w:bottom w:val="double" w:sz="6" w:space="1" w:color="auto"/>
        </w:pBdr>
        <w:ind w:left="1134"/>
        <w:rPr>
          <w:bCs/>
        </w:rPr>
      </w:pPr>
      <w:r>
        <w:rPr>
          <w:noProof/>
          <w:lang w:val="en-US" w:eastAsia="ko-KR"/>
        </w:rPr>
        <mc:AlternateContent>
          <mc:Choice Requires="wps">
            <w:drawing>
              <wp:anchor distT="0" distB="0" distL="114300" distR="114300" simplePos="0" relativeHeight="251655168" behindDoc="0" locked="0" layoutInCell="1" allowOverlap="1">
                <wp:simplePos x="0" y="0"/>
                <wp:positionH relativeFrom="column">
                  <wp:posOffset>5397500</wp:posOffset>
                </wp:positionH>
                <wp:positionV relativeFrom="paragraph">
                  <wp:posOffset>684530</wp:posOffset>
                </wp:positionV>
                <wp:extent cx="825500" cy="733425"/>
                <wp:effectExtent l="0" t="0" r="0" b="9525"/>
                <wp:wrapNone/>
                <wp:docPr id="84" name="Text Box 9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733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DD6BBB" w:rsidRDefault="003E578D" w:rsidP="00F12E8C">
                            <w:pPr>
                              <w:jc w:val="center"/>
                              <w:rPr>
                                <w:bCs/>
                              </w:rPr>
                            </w:pPr>
                            <w:r w:rsidRPr="00DD6BBB">
                              <w:rPr>
                                <w:bCs/>
                              </w:rPr>
                              <w:t xml:space="preserve">Not </w:t>
                            </w:r>
                          </w:p>
                          <w:p w:rsidR="003E578D" w:rsidRPr="00DD6BBB" w:rsidRDefault="003E578D" w:rsidP="00F12E8C">
                            <w:pPr>
                              <w:jc w:val="center"/>
                              <w:rPr>
                                <w:bCs/>
                              </w:rPr>
                            </w:pPr>
                            <w:r w:rsidRPr="00DD6BBB">
                              <w:rPr>
                                <w:bCs/>
                              </w:rPr>
                              <w:t>reciprocally incorporated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6" o:spid="_x0000_s1189" type="#_x0000_t202" style="position:absolute;left:0;text-align:left;margin-left:425pt;margin-top:53.9pt;width:65pt;height:57.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jZhwIAABo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" stroked="f">
                <v:textbox>
                  <w:txbxContent>
                    <w:p w:rsidR="003E578D" w:rsidRPr="00DD6BBB" w:rsidRDefault="003E578D" w:rsidP="00F12E8C">
                      <w:pPr>
                        <w:jc w:val="center"/>
                        <w:rPr>
                          <w:bCs/>
                        </w:rPr>
                      </w:pPr>
                      <w:r w:rsidRPr="00DD6BBB">
                        <w:rPr>
                          <w:bCs/>
                        </w:rPr>
                        <w:t xml:space="preserve">Not </w:t>
                      </w:r>
                    </w:p>
                    <w:p w:rsidR="003E578D" w:rsidRPr="00DD6BBB" w:rsidRDefault="003E578D" w:rsidP="00F12E8C">
                      <w:pPr>
                        <w:jc w:val="center"/>
                        <w:rPr>
                          <w:bCs/>
                        </w:rPr>
                      </w:pPr>
                      <w:r w:rsidRPr="00DD6BBB">
                        <w:rPr>
                          <w:bCs/>
                        </w:rPr>
                        <w:t>reciprocally incorporated</w:t>
                      </w:r>
                    </w:p>
                  </w:txbxContent>
                </v:textbox>
              </v:shape>
            </w:pict>
          </mc:Fallback>
        </mc:AlternateContent>
      </w:r>
      <w:r>
        <w:rPr>
          <w:noProof/>
          <w:lang w:val="en-US" w:eastAsia="ko-KR"/>
        </w:rPr>
        <w:drawing>
          <wp:inline distT="0" distB="0" distL="0" distR="0">
            <wp:extent cx="4514850" cy="2127250"/>
            <wp:effectExtent l="0" t="0" r="0" b="6350"/>
            <wp:docPr id="85" name="Picture 973" descr="Description: Description: R48-A3-Graphik-1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73" descr="Description: Description: R48-A3-Graphik-10-01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514850" cy="2127250"/>
                    </a:xfrm>
                    <a:prstGeom prst="rect">
                      <a:avLst/>
                    </a:prstGeom>
                    <a:noFill/>
                    <a:ln>
                      <a:noFill/>
                    </a:ln>
                  </pic:spPr>
                </pic:pic>
              </a:graphicData>
            </a:graphic>
          </wp:inline>
        </w:drawing>
      </w:r>
    </w:p>
    <w:p w:rsidR="00AC1C03" w:rsidRPr="00AC1C03" w:rsidRDefault="00F12E8C" w:rsidP="00AC1C03">
      <w:pPr>
        <w:spacing w:after="120"/>
        <w:ind w:left="1134" w:right="1134"/>
        <w:jc w:val="both"/>
      </w:pPr>
      <w:r w:rsidRPr="00F12E8C">
        <w:br w:type="page"/>
      </w:r>
      <w:r w:rsidR="00AC1C03" w:rsidRPr="00AC1C03">
        <w:t>In the case where the outer lens (textured or not) is included:</w:t>
      </w:r>
    </w:p>
    <w:p w:rsidR="00AC1C03" w:rsidRPr="00AC1C03" w:rsidRDefault="00FF1DA4" w:rsidP="00AC1C03">
      <w:pPr>
        <w:ind w:left="1134"/>
        <w:rPr>
          <w:bCs/>
        </w:rPr>
      </w:pPr>
      <w:r>
        <w:rPr>
          <w:noProof/>
          <w:lang w:val="en-US" w:eastAsia="ko-KR"/>
        </w:rPr>
        <mc:AlternateContent>
          <mc:Choice Requires="wps">
            <w:drawing>
              <wp:anchor distT="0" distB="0" distL="114300" distR="114300" simplePos="0" relativeHeight="251656192" behindDoc="0" locked="0" layoutInCell="1" allowOverlap="1">
                <wp:simplePos x="0" y="0"/>
                <wp:positionH relativeFrom="column">
                  <wp:posOffset>5213350</wp:posOffset>
                </wp:positionH>
                <wp:positionV relativeFrom="paragraph">
                  <wp:posOffset>914400</wp:posOffset>
                </wp:positionV>
                <wp:extent cx="889000" cy="628650"/>
                <wp:effectExtent l="0" t="0" r="6350" b="0"/>
                <wp:wrapNone/>
                <wp:docPr id="86" name="Text Box 9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628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DD6BBB" w:rsidRDefault="003E578D" w:rsidP="00AC1C03">
                            <w:pPr>
                              <w:ind w:left="-100"/>
                              <w:jc w:val="center"/>
                              <w:rPr>
                                <w:bCs/>
                              </w:rPr>
                            </w:pPr>
                            <w:r w:rsidRPr="00DD6BBB">
                              <w:rPr>
                                <w:bCs/>
                              </w:rPr>
                              <w:t>Reciprocally incorporated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4" o:spid="_x0000_s1190" type="#_x0000_t202" style="position:absolute;left:0;text-align:left;margin-left:410.5pt;margin-top:1in;width:70pt;height:4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" stroked="f">
                <v:textbox>
                  <w:txbxContent>
                    <w:p w:rsidR="003E578D" w:rsidRPr="00DD6BBB" w:rsidRDefault="003E578D" w:rsidP="00AC1C03">
                      <w:pPr>
                        <w:ind w:left="-100"/>
                        <w:jc w:val="center"/>
                        <w:rPr>
                          <w:bCs/>
                        </w:rPr>
                      </w:pPr>
                      <w:r w:rsidRPr="00DD6BBB">
                        <w:rPr>
                          <w:bCs/>
                        </w:rPr>
                        <w:t>Reciprocally incorporated</w:t>
                      </w:r>
                    </w:p>
                  </w:txbxContent>
                </v:textbox>
              </v:shape>
            </w:pict>
          </mc:Fallback>
        </mc:AlternateContent>
      </w:r>
      <w:r>
        <w:rPr>
          <w:noProof/>
          <w:lang w:val="en-US" w:eastAsia="ko-KR"/>
        </w:rPr>
        <w:drawing>
          <wp:inline distT="0" distB="0" distL="0" distR="0">
            <wp:extent cx="4648200" cy="2266950"/>
            <wp:effectExtent l="0" t="0" r="0" b="0"/>
            <wp:docPr id="87" name="Picture 981" descr="Description: Description: R48-A3-Graphik-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81" descr="Description: Description: R48-A3-Graphik-10-0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648200" cy="2266950"/>
                    </a:xfrm>
                    <a:prstGeom prst="rect">
                      <a:avLst/>
                    </a:prstGeom>
                    <a:noFill/>
                    <a:ln>
                      <a:noFill/>
                    </a:ln>
                  </pic:spPr>
                </pic:pic>
              </a:graphicData>
            </a:graphic>
          </wp:inline>
        </w:drawing>
      </w:r>
    </w:p>
    <w:p w:rsidR="00AC1C03" w:rsidRPr="00AC1C03" w:rsidRDefault="00FF1DA4" w:rsidP="00AC1C03">
      <w:pPr>
        <w:ind w:left="1134"/>
        <w:rPr>
          <w:bCs/>
        </w:rPr>
      </w:pPr>
      <w:r>
        <w:rPr>
          <w:noProof/>
          <w:lang w:val="en-US" w:eastAsia="ko-KR"/>
        </w:rPr>
        <mc:AlternateContent>
          <mc:Choice Requires="wps">
            <w:drawing>
              <wp:anchor distT="0" distB="0" distL="114300" distR="114300" simplePos="0" relativeHeight="251657216" behindDoc="0" locked="0" layoutInCell="1" allowOverlap="1">
                <wp:simplePos x="0" y="0"/>
                <wp:positionH relativeFrom="column">
                  <wp:posOffset>5270500</wp:posOffset>
                </wp:positionH>
                <wp:positionV relativeFrom="paragraph">
                  <wp:posOffset>934085</wp:posOffset>
                </wp:positionV>
                <wp:extent cx="1009650" cy="581025"/>
                <wp:effectExtent l="0" t="0" r="0" b="9525"/>
                <wp:wrapNone/>
                <wp:docPr id="88" name="Text Box 9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581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DD6BBB" w:rsidRDefault="003E578D" w:rsidP="00AC1C03">
                            <w:pPr>
                              <w:rPr>
                                <w:bCs/>
                              </w:rPr>
                            </w:pPr>
                            <w:r w:rsidRPr="00DD6BBB">
                              <w:rPr>
                                <w:bCs/>
                              </w:rPr>
                              <w:t>Reciprocally incorporated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3" o:spid="_x0000_s1191" type="#_x0000_t202" style="position:absolute;left:0;text-align:left;margin-left:415pt;margin-top:73.55pt;width:79.5pt;height:4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" stroked="f">
                <v:textbox>
                  <w:txbxContent>
                    <w:p w:rsidR="003E578D" w:rsidRPr="00DD6BBB" w:rsidRDefault="003E578D" w:rsidP="00AC1C03">
                      <w:pPr>
                        <w:rPr>
                          <w:bCs/>
                        </w:rPr>
                      </w:pPr>
                      <w:r w:rsidRPr="00DD6BBB">
                        <w:rPr>
                          <w:bCs/>
                        </w:rPr>
                        <w:t>Reciprocally incorporated</w:t>
                      </w:r>
                    </w:p>
                  </w:txbxContent>
                </v:textbox>
              </v:shape>
            </w:pict>
          </mc:Fallback>
        </mc:AlternateContent>
      </w:r>
      <w:r>
        <w:rPr>
          <w:noProof/>
          <w:lang w:val="en-US" w:eastAsia="ko-KR"/>
        </w:rPr>
        <w:drawing>
          <wp:inline distT="0" distB="0" distL="0" distR="0">
            <wp:extent cx="4572000" cy="2063750"/>
            <wp:effectExtent l="0" t="0" r="0" b="0"/>
            <wp:docPr id="89" name="Picture 980" descr="Description: Description: R48-A3-Graphik-1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980" descr="Description: Description: R48-A3-Graphik-10-02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572000" cy="2063750"/>
                    </a:xfrm>
                    <a:prstGeom prst="rect">
                      <a:avLst/>
                    </a:prstGeom>
                    <a:noFill/>
                    <a:ln>
                      <a:noFill/>
                    </a:ln>
                  </pic:spPr>
                </pic:pic>
              </a:graphicData>
            </a:graphic>
          </wp:inline>
        </w:drawing>
      </w:r>
    </w:p>
    <w:p w:rsidR="00AC1C03" w:rsidRPr="00AC1C03" w:rsidRDefault="00AC1C03" w:rsidP="00AC1C03">
      <w:pPr>
        <w:jc w:val="center"/>
        <w:rPr>
          <w:bCs/>
        </w:rPr>
      </w:pPr>
      <w:r w:rsidRPr="00AC1C03">
        <w:rPr>
          <w:bCs/>
        </w:rPr>
        <w:t>====================================================================</w:t>
      </w:r>
    </w:p>
    <w:p w:rsidR="00AC1C03" w:rsidRPr="00AC1C03" w:rsidRDefault="00AC1C03" w:rsidP="00AC1C03">
      <w:pPr>
        <w:spacing w:after="120"/>
        <w:ind w:left="1134" w:right="1134"/>
        <w:jc w:val="both"/>
      </w:pPr>
      <w:r w:rsidRPr="00AC1C03">
        <w:t>In the case where the outer lens (textured or not) is included:</w:t>
      </w:r>
    </w:p>
    <w:p w:rsidR="00AC1C03" w:rsidRPr="00AC1C03" w:rsidRDefault="00FF1DA4" w:rsidP="00AC1C03">
      <w:pPr>
        <w:ind w:left="1134"/>
        <w:rPr>
          <w:bCs/>
        </w:rPr>
      </w:pPr>
      <w:r>
        <w:rPr>
          <w:noProof/>
          <w:lang w:val="en-US" w:eastAsia="ko-KR"/>
        </w:rPr>
        <mc:AlternateContent>
          <mc:Choice Requires="wps">
            <w:drawing>
              <wp:anchor distT="0" distB="0" distL="114300" distR="114300" simplePos="0" relativeHeight="251658240" behindDoc="0" locked="0" layoutInCell="1" allowOverlap="1">
                <wp:simplePos x="0" y="0"/>
                <wp:positionH relativeFrom="column">
                  <wp:posOffset>5321300</wp:posOffset>
                </wp:positionH>
                <wp:positionV relativeFrom="paragraph">
                  <wp:posOffset>634365</wp:posOffset>
                </wp:positionV>
                <wp:extent cx="825500" cy="571500"/>
                <wp:effectExtent l="0" t="0" r="0" b="0"/>
                <wp:wrapNone/>
                <wp:docPr id="90" name="Text Box 9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DD6BBB" w:rsidRDefault="003E578D" w:rsidP="00AC1C03">
                            <w:pPr>
                              <w:ind w:left="-100"/>
                              <w:rPr>
                                <w:bCs/>
                              </w:rPr>
                            </w:pPr>
                            <w:r w:rsidRPr="00DD6BBB">
                              <w:rPr>
                                <w:bCs/>
                              </w:rPr>
                              <w:t>Reciprocally incorporated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2" o:spid="_x0000_s1192" type="#_x0000_t202" style="position:absolute;left:0;text-align:left;margin-left:419pt;margin-top:49.95pt;width:65pt;height: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" stroked="f">
                <v:textbox>
                  <w:txbxContent>
                    <w:p w:rsidR="003E578D" w:rsidRPr="00DD6BBB" w:rsidRDefault="003E578D" w:rsidP="00AC1C03">
                      <w:pPr>
                        <w:ind w:left="-100"/>
                        <w:rPr>
                          <w:bCs/>
                        </w:rPr>
                      </w:pPr>
                      <w:r w:rsidRPr="00DD6BBB">
                        <w:rPr>
                          <w:bCs/>
                        </w:rPr>
                        <w:t>Reciprocally incorporated</w:t>
                      </w:r>
                    </w:p>
                  </w:txbxContent>
                </v:textbox>
              </v:shape>
            </w:pict>
          </mc:Fallback>
        </mc:AlternateContent>
      </w:r>
      <w:r>
        <w:rPr>
          <w:b/>
          <w:noProof/>
          <w:lang w:val="en-US" w:eastAsia="ko-KR"/>
        </w:rPr>
        <w:drawing>
          <wp:inline distT="0" distB="0" distL="0" distR="0">
            <wp:extent cx="4502150" cy="1898650"/>
            <wp:effectExtent l="0" t="0" r="0" b="6350"/>
            <wp:docPr id="91" name="Picture 979" descr="Description: Description: R48-A3-Graphik-08-cc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979" descr="Description: Description: R48-A3-Graphik-08-ccf-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502150" cy="1898650"/>
                    </a:xfrm>
                    <a:prstGeom prst="rect">
                      <a:avLst/>
                    </a:prstGeom>
                    <a:noFill/>
                    <a:ln>
                      <a:noFill/>
                    </a:ln>
                  </pic:spPr>
                </pic:pic>
              </a:graphicData>
            </a:graphic>
          </wp:inline>
        </w:drawing>
      </w:r>
    </w:p>
    <w:p w:rsidR="00AC1C03" w:rsidRPr="00AC1C03" w:rsidRDefault="00AC1C03" w:rsidP="00AC1C03">
      <w:pPr>
        <w:jc w:val="center"/>
        <w:rPr>
          <w:bCs/>
        </w:rPr>
      </w:pPr>
      <w:r w:rsidRPr="00AC1C03">
        <w:rPr>
          <w:bCs/>
        </w:rPr>
        <w:t>====================================================================</w:t>
      </w:r>
    </w:p>
    <w:p w:rsidR="00AC1C03" w:rsidRPr="00AC1C03" w:rsidRDefault="00AC1C03" w:rsidP="00AC1C03">
      <w:pPr>
        <w:spacing w:after="120"/>
        <w:ind w:left="1134" w:right="1134"/>
        <w:jc w:val="both"/>
      </w:pPr>
      <w:r w:rsidRPr="00AC1C03">
        <w:br w:type="page"/>
        <w:t>In the case where the non</w:t>
      </w:r>
      <w:r w:rsidRPr="00AC1C03">
        <w:noBreakHyphen/>
        <w:t xml:space="preserve">textured outer lens is excluded, </w:t>
      </w:r>
      <w:r w:rsidR="00055DFB">
        <w:t>"</w:t>
      </w:r>
      <w:r w:rsidRPr="00AC1C03">
        <w:t>7b</w:t>
      </w:r>
      <w:r w:rsidR="00055DFB">
        <w:t>"</w:t>
      </w:r>
      <w:r w:rsidRPr="00AC1C03">
        <w:t xml:space="preserve"> is the apparent surface according to paragraph 2.8</w:t>
      </w:r>
      <w:r w:rsidR="0014592F">
        <w:t>.</w:t>
      </w:r>
      <w:r w:rsidRPr="00AC1C03">
        <w:t xml:space="preserve"> and F1 shall not be transparent to F2: </w:t>
      </w:r>
    </w:p>
    <w:p w:rsidR="00AC1C03" w:rsidRPr="00AC1C03" w:rsidRDefault="00FF1DA4" w:rsidP="00AC1C03">
      <w:pPr>
        <w:ind w:left="1134"/>
        <w:rPr>
          <w:bCs/>
        </w:rPr>
      </w:pPr>
      <w:r>
        <w:rPr>
          <w:noProof/>
          <w:lang w:val="en-US" w:eastAsia="ko-KR"/>
        </w:rPr>
        <mc:AlternateContent>
          <mc:Choice Requires="wps">
            <w:drawing>
              <wp:anchor distT="0" distB="0" distL="114300" distR="114300" simplePos="0" relativeHeight="251659264" behindDoc="0" locked="0" layoutInCell="1" allowOverlap="1">
                <wp:simplePos x="0" y="0"/>
                <wp:positionH relativeFrom="column">
                  <wp:posOffset>5270500</wp:posOffset>
                </wp:positionH>
                <wp:positionV relativeFrom="paragraph">
                  <wp:posOffset>685800</wp:posOffset>
                </wp:positionV>
                <wp:extent cx="732155" cy="857250"/>
                <wp:effectExtent l="0" t="0" r="0" b="0"/>
                <wp:wrapNone/>
                <wp:docPr id="92" name="Text Box 9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155" cy="857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DD6BBB" w:rsidRDefault="003E578D" w:rsidP="00AC1C03">
                            <w:pPr>
                              <w:ind w:left="-100" w:right="-136"/>
                              <w:jc w:val="center"/>
                              <w:rPr>
                                <w:bCs/>
                                <w:lang w:val="en-US"/>
                              </w:rPr>
                            </w:pPr>
                            <w:r w:rsidRPr="00DD6BBB">
                              <w:rPr>
                                <w:bCs/>
                                <w:color w:val="000000"/>
                                <w:lang w:val="en-US"/>
                              </w:rPr>
                              <w:t>F1 is not reciprocally incorporated with F2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8" o:spid="_x0000_s1193" type="#_x0000_t202" style="position:absolute;left:0;text-align:left;margin-left:415pt;margin-top:54pt;width:57.65pt;height: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" stroked="f">
                <v:textbox>
                  <w:txbxContent>
                    <w:p w:rsidR="003E578D" w:rsidRPr="00DD6BBB" w:rsidRDefault="003E578D" w:rsidP="00AC1C03">
                      <w:pPr>
                        <w:ind w:left="-100" w:right="-136"/>
                        <w:jc w:val="center"/>
                        <w:rPr>
                          <w:bCs/>
                          <w:lang w:val="en-US"/>
                        </w:rPr>
                      </w:pPr>
                      <w:r w:rsidRPr="00DD6BBB">
                        <w:rPr>
                          <w:bCs/>
                          <w:color w:val="000000"/>
                          <w:lang w:val="en-US"/>
                        </w:rPr>
                        <w:t>F1 is not reciprocally incorporated with F2</w:t>
                      </w:r>
                    </w:p>
                  </w:txbxContent>
                </v:textbox>
              </v:shape>
            </w:pict>
          </mc:Fallback>
        </mc:AlternateContent>
      </w:r>
      <w:r>
        <w:rPr>
          <w:b/>
          <w:noProof/>
          <w:lang w:val="en-US" w:eastAsia="ko-KR"/>
        </w:rPr>
        <w:drawing>
          <wp:inline distT="0" distB="0" distL="0" distR="0">
            <wp:extent cx="4451350" cy="1962150"/>
            <wp:effectExtent l="0" t="0" r="6350" b="0"/>
            <wp:docPr id="93" name="Picture 986" descr="Description: Description: R48-A3-Graphik-08-cc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986" descr="Description: Description: R48-A3-Graphik-08-ccf-n"/>
                    <pic:cNvPicPr>
                      <a:picLocks noChangeAspect="1" noChangeArrowheads="1"/>
                    </pic:cNvPicPr>
                  </pic:nvPicPr>
                  <pic:blipFill>
                    <a:blip r:embed="rId68" cstate="print">
                      <a:extLst>
                        <a:ext uri="{28A0092B-C50C-407E-A947-70E740481C1C}">
                          <a14:useLocalDpi xmlns:a14="http://schemas.microsoft.com/office/drawing/2010/main" val="0"/>
                        </a:ext>
                      </a:extLst>
                    </a:blip>
                    <a:srcRect b="11290"/>
                    <a:stretch>
                      <a:fillRect/>
                    </a:stretch>
                  </pic:blipFill>
                  <pic:spPr bwMode="auto">
                    <a:xfrm>
                      <a:off x="0" y="0"/>
                      <a:ext cx="4451350" cy="1962150"/>
                    </a:xfrm>
                    <a:prstGeom prst="rect">
                      <a:avLst/>
                    </a:prstGeom>
                    <a:noFill/>
                    <a:ln>
                      <a:noFill/>
                    </a:ln>
                  </pic:spPr>
                </pic:pic>
              </a:graphicData>
            </a:graphic>
          </wp:inline>
        </w:drawing>
      </w:r>
    </w:p>
    <w:p w:rsidR="00AC1C03" w:rsidRPr="00AC1C03" w:rsidRDefault="00AC1C03" w:rsidP="00AC1C03">
      <w:pPr>
        <w:jc w:val="center"/>
        <w:rPr>
          <w:bCs/>
        </w:rPr>
      </w:pPr>
      <w:r w:rsidRPr="00AC1C03">
        <w:rPr>
          <w:bCs/>
        </w:rPr>
        <w:t>====================================================================</w:t>
      </w:r>
    </w:p>
    <w:p w:rsidR="00AC1C03" w:rsidRPr="00AC1C03" w:rsidRDefault="00AC1C03" w:rsidP="00AC1C03">
      <w:pPr>
        <w:spacing w:after="120"/>
        <w:ind w:left="1134" w:right="1134"/>
        <w:jc w:val="both"/>
      </w:pPr>
      <w:r w:rsidRPr="00AC1C03">
        <w:t>In the case where the non</w:t>
      </w:r>
      <w:r w:rsidRPr="00AC1C03">
        <w:noBreakHyphen/>
        <w:t>textured outer lens is excluded or not:</w:t>
      </w:r>
    </w:p>
    <w:p w:rsidR="00AC1C03" w:rsidRPr="00AC1C03" w:rsidRDefault="00FF1DA4" w:rsidP="00AC1C03">
      <w:pPr>
        <w:ind w:left="1134"/>
        <w:rPr>
          <w:bCs/>
        </w:rPr>
      </w:pPr>
      <w:r>
        <w:rPr>
          <w:noProof/>
          <w:lang w:val="en-US" w:eastAsia="ko-KR"/>
        </w:rPr>
        <mc:AlternateContent>
          <mc:Choice Requires="wps">
            <w:drawing>
              <wp:anchor distT="0" distB="0" distL="114300" distR="114300" simplePos="0" relativeHeight="251660288" behindDoc="0" locked="0" layoutInCell="1" allowOverlap="1">
                <wp:simplePos x="0" y="0"/>
                <wp:positionH relativeFrom="column">
                  <wp:posOffset>5207000</wp:posOffset>
                </wp:positionH>
                <wp:positionV relativeFrom="paragraph">
                  <wp:posOffset>799465</wp:posOffset>
                </wp:positionV>
                <wp:extent cx="1041400" cy="504825"/>
                <wp:effectExtent l="0" t="0" r="6350" b="9525"/>
                <wp:wrapNone/>
                <wp:docPr id="94" name="Text Box 9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504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DD6BBB" w:rsidRDefault="003E578D" w:rsidP="00AC1C03">
                            <w:pPr>
                              <w:rPr>
                                <w:bCs/>
                              </w:rPr>
                            </w:pPr>
                            <w:r w:rsidRPr="00DD6BBB">
                              <w:rPr>
                                <w:bCs/>
                              </w:rPr>
                              <w:t>Reciprocally incorporated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7" o:spid="_x0000_s1194" type="#_x0000_t202" style="position:absolute;left:0;text-align:left;margin-left:410pt;margin-top:62.95pt;width:82pt;height:3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" stroked="f">
                <v:textbox>
                  <w:txbxContent>
                    <w:p w:rsidR="003E578D" w:rsidRPr="00DD6BBB" w:rsidRDefault="003E578D" w:rsidP="00AC1C03">
                      <w:pPr>
                        <w:rPr>
                          <w:bCs/>
                        </w:rPr>
                      </w:pPr>
                      <w:r w:rsidRPr="00DD6BBB">
                        <w:rPr>
                          <w:bCs/>
                        </w:rPr>
                        <w:t>Reciprocally incorporated</w:t>
                      </w:r>
                    </w:p>
                  </w:txbxContent>
                </v:textbox>
              </v:shape>
            </w:pict>
          </mc:Fallback>
        </mc:AlternateContent>
      </w:r>
      <w:r>
        <w:rPr>
          <w:noProof/>
          <w:lang w:val="en-US" w:eastAsia="ko-KR"/>
        </w:rPr>
        <w:drawing>
          <wp:inline distT="0" distB="0" distL="0" distR="0">
            <wp:extent cx="4311650" cy="1911350"/>
            <wp:effectExtent l="0" t="0" r="0" b="0"/>
            <wp:docPr id="95" name="Picture 985" descr="Description: Description: R48-A3-Graphik-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985" descr="Description: Description: R48-A3-Graphik-10-0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311650" cy="1911350"/>
                    </a:xfrm>
                    <a:prstGeom prst="rect">
                      <a:avLst/>
                    </a:prstGeom>
                    <a:noFill/>
                    <a:ln>
                      <a:noFill/>
                    </a:ln>
                  </pic:spPr>
                </pic:pic>
              </a:graphicData>
            </a:graphic>
          </wp:inline>
        </w:drawing>
      </w:r>
    </w:p>
    <w:p w:rsidR="00AC1C03" w:rsidRPr="00AC1C03" w:rsidRDefault="00AC1C03" w:rsidP="00AC1C03">
      <w:pPr>
        <w:jc w:val="center"/>
        <w:rPr>
          <w:bCs/>
        </w:rPr>
      </w:pPr>
      <w:r w:rsidRPr="00AC1C03">
        <w:rPr>
          <w:bCs/>
        </w:rPr>
        <w:t>====================================================================</w:t>
      </w:r>
    </w:p>
    <w:p w:rsidR="00AC1C03" w:rsidRPr="00755789" w:rsidRDefault="00AC1C03" w:rsidP="00AC1C03">
      <w:pPr>
        <w:ind w:left="567" w:firstLine="567"/>
      </w:pPr>
    </w:p>
    <w:p w:rsidR="00D253E8" w:rsidRDefault="00FF1DA4" w:rsidP="00D253E8">
      <w:pPr>
        <w:tabs>
          <w:tab w:val="left" w:pos="1700"/>
          <w:tab w:val="left" w:pos="4536"/>
          <w:tab w:val="left" w:leader="dot" w:pos="8505"/>
        </w:tabs>
        <w:spacing w:after="120"/>
        <w:ind w:left="1134" w:right="1134"/>
        <w:jc w:val="both"/>
      </w:pPr>
      <w:r>
        <w:rPr>
          <w:noProof/>
          <w:lang w:val="en-US" w:eastAsia="ko-KR"/>
        </w:rPr>
        <mc:AlternateContent>
          <mc:Choice Requires="wps">
            <w:drawing>
              <wp:anchor distT="0" distB="0" distL="114300" distR="114300" simplePos="0" relativeHeight="251610112" behindDoc="0" locked="0" layoutInCell="1" allowOverlap="1">
                <wp:simplePos x="0" y="0"/>
                <wp:positionH relativeFrom="column">
                  <wp:posOffset>3212465</wp:posOffset>
                </wp:positionH>
                <wp:positionV relativeFrom="paragraph">
                  <wp:posOffset>5175250</wp:posOffset>
                </wp:positionV>
                <wp:extent cx="1143000" cy="342900"/>
                <wp:effectExtent l="0" t="0" r="0" b="0"/>
                <wp:wrapNone/>
                <wp:docPr id="9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Default="003E578D" w:rsidP="00D63BAB">
                            <w:r>
                              <w:t>PROJECTED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195" type="#_x0000_t202" style="position:absolute;left:0;text-align:left;margin-left:252.95pt;margin-top:407.5pt;width:90pt;height:27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" stroked="f">
                <v:textbox>
                  <w:txbxContent>
                    <w:p w:rsidR="003E578D" w:rsidRDefault="003E578D" w:rsidP="00D63BAB">
                      <w:r>
                        <w:t>PROJECTED</w:t>
                      </w:r>
                    </w:p>
                  </w:txbxContent>
                </v:textbox>
              </v:shape>
            </w:pict>
          </mc:Fallback>
        </mc:AlternateContent>
      </w:r>
    </w:p>
    <w:p w:rsidR="00F86CE5" w:rsidRDefault="00F86CE5" w:rsidP="00D253E8">
      <w:pPr>
        <w:tabs>
          <w:tab w:val="left" w:pos="1700"/>
          <w:tab w:val="left" w:leader="dot" w:pos="8505"/>
        </w:tabs>
        <w:spacing w:after="120"/>
        <w:ind w:left="1134" w:right="1134"/>
        <w:jc w:val="both"/>
        <w:rPr>
          <w:lang w:val="en-US"/>
        </w:rPr>
        <w:sectPr w:rsidR="00F86CE5" w:rsidSect="00156E61">
          <w:headerReference w:type="even" r:id="rId70"/>
          <w:headerReference w:type="default" r:id="rId71"/>
          <w:footerReference w:type="even" r:id="rId72"/>
          <w:footerReference w:type="default" r:id="rId73"/>
          <w:headerReference w:type="first" r:id="rId74"/>
          <w:footerReference w:type="first" r:id="rId75"/>
          <w:footnotePr>
            <w:numRestart w:val="eachSect"/>
          </w:footnotePr>
          <w:endnotePr>
            <w:numFmt w:val="decimal"/>
          </w:endnotePr>
          <w:pgSz w:w="11907" w:h="16840" w:code="9"/>
          <w:pgMar w:top="1701" w:right="1134" w:bottom="2268" w:left="1134" w:header="964" w:footer="1701" w:gutter="0"/>
          <w:cols w:space="720"/>
          <w:titlePg/>
          <w:docGrid w:linePitch="272"/>
        </w:sectPr>
      </w:pPr>
    </w:p>
    <w:p w:rsidR="00F86CE5" w:rsidRPr="00F86CE5" w:rsidRDefault="00F86CE5" w:rsidP="00F86CE5">
      <w:pPr>
        <w:pStyle w:val="HChG"/>
      </w:pPr>
      <w:bookmarkStart w:id="35" w:name="_Toc338161456"/>
      <w:r w:rsidRPr="00F86CE5">
        <w:t>Annex 4</w:t>
      </w:r>
      <w:bookmarkEnd w:id="35"/>
    </w:p>
    <w:p w:rsidR="00F86CE5" w:rsidRPr="00F86CE5" w:rsidRDefault="00F86CE5" w:rsidP="00F86CE5">
      <w:pPr>
        <w:pStyle w:val="HChG"/>
      </w:pPr>
      <w:r>
        <w:tab/>
      </w:r>
      <w:r>
        <w:tab/>
      </w:r>
      <w:bookmarkStart w:id="36" w:name="_Toc338161457"/>
      <w:r w:rsidRPr="00F86CE5">
        <w:t>Visibility of a red lamp to the front</w:t>
      </w:r>
      <w:r>
        <w:t xml:space="preserve"> and visi</w:t>
      </w:r>
      <w:r w:rsidRPr="00F86CE5">
        <w:t>bility of a white lamp to the rear</w:t>
      </w:r>
      <w:bookmarkEnd w:id="36"/>
    </w:p>
    <w:p w:rsidR="00F86CE5" w:rsidRPr="00F86CE5" w:rsidRDefault="00F86CE5" w:rsidP="00F86CE5">
      <w:pPr>
        <w:pStyle w:val="para"/>
        <w:rPr>
          <w:u w:val="single"/>
        </w:rPr>
      </w:pPr>
      <w:r w:rsidRPr="00F86CE5">
        <w:t>(See paragraphs 5.10.1. and 5.10.2. of this Regulation)</w:t>
      </w:r>
    </w:p>
    <w:p w:rsidR="00F86CE5" w:rsidRDefault="00FF1DA4" w:rsidP="00E80691">
      <w:pPr>
        <w:tabs>
          <w:tab w:val="left" w:pos="1700"/>
          <w:tab w:val="left" w:leader="dot" w:pos="8505"/>
        </w:tabs>
        <w:spacing w:after="120"/>
        <w:ind w:left="567" w:right="1134"/>
        <w:jc w:val="both"/>
      </w:pPr>
      <w:r>
        <w:rPr>
          <w:noProof/>
          <w:lang w:val="en-US" w:eastAsia="ko-KR"/>
        </w:rPr>
        <mc:AlternateContent>
          <mc:Choice Requires="wps">
            <w:drawing>
              <wp:anchor distT="0" distB="0" distL="114300" distR="114300" simplePos="0" relativeHeight="251710464" behindDoc="0" locked="0" layoutInCell="1" allowOverlap="1">
                <wp:simplePos x="0" y="0"/>
                <wp:positionH relativeFrom="column">
                  <wp:posOffset>524510</wp:posOffset>
                </wp:positionH>
                <wp:positionV relativeFrom="paragraph">
                  <wp:posOffset>3295015</wp:posOffset>
                </wp:positionV>
                <wp:extent cx="2501900" cy="279400"/>
                <wp:effectExtent l="635" t="0" r="2540" b="0"/>
                <wp:wrapNone/>
                <wp:docPr id="97"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900" cy="279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8232AF" w:rsidRDefault="003E578D">
                            <w:pPr>
                              <w:rPr>
                                <w:rFonts w:ascii="Arial" w:hAnsi="Arial" w:cs="Arial"/>
                              </w:rPr>
                            </w:pPr>
                            <w:r w:rsidRPr="008232AF">
                              <w:rPr>
                                <w:rFonts w:ascii="Arial" w:hAnsi="Arial" w:cs="Arial"/>
                              </w:rPr>
                              <w:t>Visibility of a white lamp to the rear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4" o:spid="_x0000_s1196" type="#_x0000_t202" style="position:absolute;left:0;text-align:left;margin-left:41.3pt;margin-top:259.45pt;width:197pt;height:2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" stroked="f">
                <v:textbox>
                  <w:txbxContent>
                    <w:p w:rsidR="003E578D" w:rsidRPr="008232AF" w:rsidRDefault="003E578D">
                      <w:pPr>
                        <w:rPr>
                          <w:rFonts w:ascii="Arial" w:hAnsi="Arial" w:cs="Arial"/>
                        </w:rPr>
                      </w:pPr>
                      <w:r w:rsidRPr="008232AF">
                        <w:rPr>
                          <w:rFonts w:ascii="Arial" w:hAnsi="Arial" w:cs="Arial"/>
                        </w:rPr>
                        <w:t>Visibility of a white lamp to the rear</w:t>
                      </w:r>
                    </w:p>
                  </w:txbxContent>
                </v:textbox>
              </v:shape>
            </w:pict>
          </mc:Fallback>
        </mc:AlternateContent>
      </w:r>
      <w:r>
        <w:rPr>
          <w:noProof/>
          <w:lang w:val="en-US" w:eastAsia="ko-KR"/>
        </w:rPr>
        <mc:AlternateContent>
          <mc:Choice Requires="wps">
            <w:drawing>
              <wp:anchor distT="0" distB="0" distL="114300" distR="114300" simplePos="0" relativeHeight="251709440" behindDoc="0" locked="0" layoutInCell="1" allowOverlap="1">
                <wp:simplePos x="0" y="0"/>
                <wp:positionH relativeFrom="column">
                  <wp:posOffset>3221990</wp:posOffset>
                </wp:positionH>
                <wp:positionV relativeFrom="paragraph">
                  <wp:posOffset>183515</wp:posOffset>
                </wp:positionV>
                <wp:extent cx="3087370" cy="374650"/>
                <wp:effectExtent l="2540" t="2540" r="0" b="3810"/>
                <wp:wrapNone/>
                <wp:docPr id="98"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7370" cy="374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8232AF" w:rsidRDefault="003E578D">
                            <w:pPr>
                              <w:rPr>
                                <w:rFonts w:ascii="Arial" w:hAnsi="Arial" w:cs="Arial"/>
                              </w:rPr>
                            </w:pPr>
                            <w:r w:rsidRPr="008232AF">
                              <w:rPr>
                                <w:rFonts w:ascii="Arial" w:hAnsi="Arial" w:cs="Arial"/>
                              </w:rPr>
                              <w:t>Visibility of a red lamp to the front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3" o:spid="_x0000_s1197" type="#_x0000_t202" style="position:absolute;left:0;text-align:left;margin-left:253.7pt;margin-top:14.45pt;width:243.1pt;height:2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" stroked="f">
                <v:textbox>
                  <w:txbxContent>
                    <w:p w:rsidR="003E578D" w:rsidRPr="008232AF" w:rsidRDefault="003E578D">
                      <w:pPr>
                        <w:rPr>
                          <w:rFonts w:ascii="Arial" w:hAnsi="Arial" w:cs="Arial"/>
                        </w:rPr>
                      </w:pPr>
                      <w:r w:rsidRPr="008232AF">
                        <w:rPr>
                          <w:rFonts w:ascii="Arial" w:hAnsi="Arial" w:cs="Arial"/>
                        </w:rPr>
                        <w:t>Visibility of a red lamp to the front</w:t>
                      </w:r>
                    </w:p>
                  </w:txbxContent>
                </v:textbox>
              </v:shape>
            </w:pict>
          </mc:Fallback>
        </mc:AlternateContent>
      </w:r>
      <w:r w:rsidR="003A45FA">
        <w:object w:dxaOrig="12240" w:dyaOrig="14400">
          <v:shape id="_x0000_i1028" type="#_x0000_t75" style="width:473.1pt;height:485.3pt" o:ole="">
            <v:imagedata r:id="rId76" o:title=""/>
          </v:shape>
          <o:OLEObject Type="Embed" ProgID="WPDraw30.Drawing" ShapeID="_x0000_i1028" DrawAspect="Content" ObjectID="_1772965151" r:id="rId77"/>
        </w:object>
      </w:r>
    </w:p>
    <w:p w:rsidR="00F86CE5" w:rsidRDefault="00F86CE5" w:rsidP="00F86CE5">
      <w:pPr>
        <w:tabs>
          <w:tab w:val="left" w:pos="1700"/>
          <w:tab w:val="left" w:leader="dot" w:pos="8505"/>
        </w:tabs>
        <w:spacing w:after="120"/>
        <w:ind w:left="1134" w:right="1134"/>
        <w:jc w:val="both"/>
        <w:sectPr w:rsidR="00F86CE5" w:rsidSect="00156E61">
          <w:headerReference w:type="even" r:id="rId78"/>
          <w:headerReference w:type="default" r:id="rId79"/>
          <w:headerReference w:type="first" r:id="rId80"/>
          <w:footerReference w:type="first" r:id="rId81"/>
          <w:footnotePr>
            <w:numRestart w:val="eachSect"/>
          </w:footnotePr>
          <w:endnotePr>
            <w:numFmt w:val="decimal"/>
          </w:endnotePr>
          <w:pgSz w:w="11907" w:h="16840" w:code="9"/>
          <w:pgMar w:top="1701" w:right="1134" w:bottom="2268" w:left="1134" w:header="964" w:footer="1701" w:gutter="0"/>
          <w:cols w:space="720"/>
          <w:titlePg/>
          <w:docGrid w:linePitch="272"/>
        </w:sectPr>
      </w:pPr>
    </w:p>
    <w:p w:rsidR="00F86CE5" w:rsidRPr="00F86CE5" w:rsidRDefault="00F86CE5" w:rsidP="00F86CE5">
      <w:pPr>
        <w:pStyle w:val="HChG"/>
      </w:pPr>
      <w:bookmarkStart w:id="37" w:name="_Toc338161458"/>
      <w:r w:rsidRPr="00F86CE5">
        <w:t>Annex 5</w:t>
      </w:r>
      <w:bookmarkEnd w:id="37"/>
    </w:p>
    <w:p w:rsidR="00F86CE5" w:rsidRPr="00F86CE5" w:rsidRDefault="00F86CE5" w:rsidP="00F86CE5">
      <w:pPr>
        <w:pStyle w:val="HChG"/>
      </w:pPr>
      <w:r>
        <w:tab/>
      </w:r>
      <w:r>
        <w:tab/>
      </w:r>
      <w:bookmarkStart w:id="38" w:name="_Toc338161459"/>
      <w:r w:rsidRPr="00F86CE5">
        <w:t>States of loading to be taken into consideration in determining variations in the vertical orientation of the dipped</w:t>
      </w:r>
      <w:r w:rsidRPr="00F86CE5">
        <w:noBreakHyphen/>
        <w:t>beam headlamps</w:t>
      </w:r>
      <w:bookmarkEnd w:id="38"/>
      <w:r w:rsidRPr="00F86CE5">
        <w:t xml:space="preserve"> </w:t>
      </w:r>
    </w:p>
    <w:p w:rsidR="00F86CE5" w:rsidRDefault="00F86CE5" w:rsidP="00F86CE5">
      <w:pPr>
        <w:tabs>
          <w:tab w:val="left" w:pos="1700"/>
          <w:tab w:val="left" w:leader="dot" w:pos="8505"/>
        </w:tabs>
        <w:spacing w:after="120"/>
        <w:ind w:left="1134" w:right="1134"/>
        <w:jc w:val="both"/>
      </w:pPr>
      <w:r w:rsidRPr="00F86CE5">
        <w:t>Loading conditions on axles referred to in paragraphs 6.2.6.1. and 6.2.6.3.1.</w:t>
      </w:r>
    </w:p>
    <w:p w:rsidR="00F86CE5" w:rsidRPr="00F86CE5" w:rsidRDefault="00F86CE5" w:rsidP="00F86CE5">
      <w:pPr>
        <w:pStyle w:val="para"/>
      </w:pPr>
      <w:r w:rsidRPr="00F86CE5">
        <w:t>1.</w:t>
      </w:r>
      <w:r w:rsidRPr="00F86CE5">
        <w:tab/>
        <w:t>For the following tests, the mass of the passengers shall be calculated on the basis of 75 kg per person.</w:t>
      </w:r>
    </w:p>
    <w:p w:rsidR="00F86CE5" w:rsidRPr="00F86CE5" w:rsidRDefault="00F86CE5" w:rsidP="00F86CE5">
      <w:pPr>
        <w:pStyle w:val="para"/>
      </w:pPr>
      <w:r w:rsidRPr="00F86CE5">
        <w:t>2.</w:t>
      </w:r>
      <w:r w:rsidRPr="00F86CE5">
        <w:tab/>
        <w:t>Loading conditions for different types of vehicles:</w:t>
      </w:r>
    </w:p>
    <w:p w:rsidR="00F86CE5" w:rsidRPr="00F86CE5" w:rsidRDefault="00F86CE5" w:rsidP="00F86CE5">
      <w:pPr>
        <w:pStyle w:val="para"/>
      </w:pPr>
      <w:r w:rsidRPr="00F86CE5">
        <w:t>2.1.</w:t>
      </w:r>
      <w:r w:rsidRPr="00F86CE5">
        <w:tab/>
        <w:t>Vehicles in category M</w:t>
      </w:r>
      <w:r w:rsidRPr="00F86CE5">
        <w:rPr>
          <w:vertAlign w:val="subscript"/>
        </w:rPr>
        <w:t>1</w:t>
      </w:r>
      <w:r w:rsidR="007C1324" w:rsidRPr="007C1324">
        <w:t>:</w:t>
      </w:r>
      <w:r w:rsidR="00DC1561">
        <w:t xml:space="preserve"> </w:t>
      </w:r>
      <w:r w:rsidR="00130961">
        <w:rPr>
          <w:rStyle w:val="a3"/>
        </w:rPr>
        <w:footnoteReference w:id="26"/>
      </w:r>
    </w:p>
    <w:p w:rsidR="00F86CE5" w:rsidRPr="00F86CE5" w:rsidRDefault="00F86CE5" w:rsidP="00F86CE5">
      <w:pPr>
        <w:pStyle w:val="para"/>
      </w:pPr>
      <w:r w:rsidRPr="00F86CE5">
        <w:t>2.1.1.</w:t>
      </w:r>
      <w:r w:rsidRPr="00F86CE5">
        <w:tab/>
        <w:t>The angle of the light beam of the dipped</w:t>
      </w:r>
      <w:r w:rsidRPr="00F86CE5">
        <w:noBreakHyphen/>
        <w:t>beam headlamps shall be determined under the following load conditions:</w:t>
      </w:r>
    </w:p>
    <w:p w:rsidR="00F86CE5" w:rsidRPr="00F86CE5" w:rsidRDefault="00F86CE5" w:rsidP="00F86CE5">
      <w:pPr>
        <w:pStyle w:val="para"/>
      </w:pPr>
      <w:r w:rsidRPr="00F86CE5">
        <w:t>2.1.1.1.</w:t>
      </w:r>
      <w:r w:rsidRPr="00F86CE5">
        <w:tab/>
        <w:t>One person in the driver's seat;</w:t>
      </w:r>
    </w:p>
    <w:p w:rsidR="00F86CE5" w:rsidRPr="00F86CE5" w:rsidRDefault="00F86CE5" w:rsidP="00F86CE5">
      <w:pPr>
        <w:pStyle w:val="para"/>
      </w:pPr>
      <w:r w:rsidRPr="00F86CE5">
        <w:t>2.1.1.2.</w:t>
      </w:r>
      <w:r w:rsidRPr="00F86CE5">
        <w:tab/>
        <w:t>The driver, plus one passenger in the front seat farthest from the driver;</w:t>
      </w:r>
    </w:p>
    <w:p w:rsidR="00F86CE5" w:rsidRPr="00F86CE5" w:rsidRDefault="00F86CE5" w:rsidP="00F86CE5">
      <w:pPr>
        <w:pStyle w:val="para"/>
      </w:pPr>
      <w:r w:rsidRPr="00F86CE5">
        <w:t>2.1.1.3.</w:t>
      </w:r>
      <w:r w:rsidRPr="00F86CE5">
        <w:tab/>
        <w:t>The driver, one passenger in the front seat farthest from the driver, all the seats farthest to the rear occupied;</w:t>
      </w:r>
    </w:p>
    <w:p w:rsidR="00F86CE5" w:rsidRPr="00F86CE5" w:rsidRDefault="00F86CE5" w:rsidP="00F86CE5">
      <w:pPr>
        <w:pStyle w:val="para"/>
      </w:pPr>
      <w:r w:rsidRPr="00F86CE5">
        <w:t>2.1.1.4.</w:t>
      </w:r>
      <w:r w:rsidRPr="00F86CE5">
        <w:tab/>
        <w:t>All the seats occupied;</w:t>
      </w:r>
    </w:p>
    <w:p w:rsidR="00F86CE5" w:rsidRPr="00F86CE5" w:rsidRDefault="00F86CE5" w:rsidP="00F86CE5">
      <w:pPr>
        <w:pStyle w:val="para"/>
      </w:pPr>
      <w:r w:rsidRPr="00F86CE5">
        <w:t>2.1.1.5.</w:t>
      </w:r>
      <w:r w:rsidRPr="00F86CE5">
        <w:tab/>
        <w:t>All the seats occupied, plus an evenly distributed load in the luggage boot, in order to obtain the permissible load on the rear axle or on the front axle if the boot is at the front.  If the vehicle has a front and a rear boot, the additional load shall be appropriately distributed in order to obtain the permissible axle loads. However, if the maximum permissible laden mass is obtained before the permissible load on one of the axles, the loading of the boot(s) shall be limited to the figure which enables that mass to be reached;</w:t>
      </w:r>
    </w:p>
    <w:p w:rsidR="00F86CE5" w:rsidRPr="00F86CE5" w:rsidRDefault="00F86CE5" w:rsidP="00F86CE5">
      <w:pPr>
        <w:pStyle w:val="para"/>
      </w:pPr>
      <w:r w:rsidRPr="00F86CE5">
        <w:t>2.1.1.6.</w:t>
      </w:r>
      <w:r w:rsidRPr="00F86CE5">
        <w:tab/>
        <w:t>Driver, plus an evenly distributed load in the boot, in order to obtain the permissible load on the corresponding axle.</w:t>
      </w:r>
    </w:p>
    <w:p w:rsidR="00F86CE5" w:rsidRPr="00F86CE5" w:rsidRDefault="00F86CE5" w:rsidP="00F86CE5">
      <w:pPr>
        <w:pStyle w:val="para"/>
        <w:ind w:firstLine="0"/>
      </w:pPr>
      <w:r w:rsidRPr="00F86CE5">
        <w:t>However, if the maximum permissible laden mass is obtained before the permissible load on the axle, the loading of the boot(s) shall be limited to the figure which enables that mass to be reached.</w:t>
      </w:r>
    </w:p>
    <w:p w:rsidR="00F86CE5" w:rsidRPr="00F86CE5" w:rsidRDefault="00F86CE5" w:rsidP="00F86CE5">
      <w:pPr>
        <w:pStyle w:val="para"/>
      </w:pPr>
      <w:r w:rsidRPr="00F86CE5">
        <w:t>2.1.2.</w:t>
      </w:r>
      <w:r w:rsidRPr="00F86CE5">
        <w:tab/>
        <w:t>In determining the above loading conditions, account shall be taken of any loading restrictions laid down by the manufacturer.</w:t>
      </w:r>
    </w:p>
    <w:p w:rsidR="00F86CE5" w:rsidRPr="00F86CE5" w:rsidRDefault="00F86CE5" w:rsidP="00F86CE5">
      <w:pPr>
        <w:pStyle w:val="para"/>
      </w:pPr>
      <w:r w:rsidRPr="00F86CE5">
        <w:t>2.2.</w:t>
      </w:r>
      <w:r w:rsidRPr="00F86CE5">
        <w:tab/>
        <w:t>Vehicles in categories M</w:t>
      </w:r>
      <w:r w:rsidRPr="00F86CE5">
        <w:rPr>
          <w:vertAlign w:val="subscript"/>
        </w:rPr>
        <w:t>2</w:t>
      </w:r>
      <w:r w:rsidRPr="00F86CE5">
        <w:t xml:space="preserve"> and M</w:t>
      </w:r>
      <w:r w:rsidRPr="00F86CE5">
        <w:rPr>
          <w:vertAlign w:val="subscript"/>
        </w:rPr>
        <w:t>3</w:t>
      </w:r>
      <w:r w:rsidR="003A45FA" w:rsidRPr="003A45FA">
        <w:rPr>
          <w:vertAlign w:val="superscript"/>
        </w:rPr>
        <w:t>1</w:t>
      </w:r>
      <w:r w:rsidRPr="00F86CE5">
        <w:t xml:space="preserve">; </w:t>
      </w:r>
    </w:p>
    <w:p w:rsidR="00F86CE5" w:rsidRPr="00F86CE5" w:rsidRDefault="00F86CE5" w:rsidP="00F86CE5">
      <w:pPr>
        <w:pStyle w:val="para"/>
        <w:ind w:firstLine="0"/>
      </w:pPr>
      <w:r w:rsidRPr="00F86CE5">
        <w:t>The angle of the light beam from the dipped</w:t>
      </w:r>
      <w:r w:rsidRPr="00F86CE5">
        <w:noBreakHyphen/>
        <w:t>beam headlamps shall be determined under the following loading conditions:</w:t>
      </w:r>
    </w:p>
    <w:p w:rsidR="00F86CE5" w:rsidRPr="00F86CE5" w:rsidRDefault="00F86CE5" w:rsidP="00F86CE5">
      <w:pPr>
        <w:pStyle w:val="para"/>
      </w:pPr>
      <w:r w:rsidRPr="00F86CE5">
        <w:t>2.2.1.</w:t>
      </w:r>
      <w:r w:rsidRPr="00F86CE5">
        <w:tab/>
        <w:t>Vehicle unladen and one person in the driver's seat;</w:t>
      </w:r>
    </w:p>
    <w:p w:rsidR="00F86CE5" w:rsidRPr="00F86CE5" w:rsidRDefault="00F86CE5" w:rsidP="003A45FA">
      <w:pPr>
        <w:pStyle w:val="para"/>
        <w:keepNext/>
        <w:keepLines/>
      </w:pPr>
      <w:r w:rsidRPr="00F86CE5">
        <w:t>2.2.2.</w:t>
      </w:r>
      <w:r w:rsidRPr="00F86CE5">
        <w:tab/>
        <w:t>Vehicles laden such that each axle carries its maximum technically permissible load or until the maximum permissible mass of the vehicle is attained by loading the front and rear axles proportionally to their maximum technically permissible loads, whichever occurs first.</w:t>
      </w:r>
    </w:p>
    <w:p w:rsidR="00F86CE5" w:rsidRPr="00F86CE5" w:rsidRDefault="00F86CE5" w:rsidP="00F86CE5">
      <w:pPr>
        <w:pStyle w:val="para"/>
      </w:pPr>
      <w:r w:rsidRPr="00F86CE5">
        <w:t>2.3.</w:t>
      </w:r>
      <w:r w:rsidRPr="00F86CE5">
        <w:tab/>
        <w:t>Vehicles in category N with load surfaces:</w:t>
      </w:r>
    </w:p>
    <w:p w:rsidR="00F86CE5" w:rsidRPr="00F86CE5" w:rsidRDefault="00F86CE5" w:rsidP="00F86CE5">
      <w:pPr>
        <w:pStyle w:val="para"/>
      </w:pPr>
      <w:r w:rsidRPr="00F86CE5">
        <w:t>2.3.1.</w:t>
      </w:r>
      <w:r w:rsidRPr="00F86CE5">
        <w:tab/>
        <w:t>The angle of the light beam from the dipped</w:t>
      </w:r>
      <w:r w:rsidRPr="00F86CE5">
        <w:noBreakHyphen/>
        <w:t>beam headlamps shall be determined under the following loading conditions;</w:t>
      </w:r>
    </w:p>
    <w:p w:rsidR="00F86CE5" w:rsidRPr="00F86CE5" w:rsidRDefault="00F86CE5" w:rsidP="00F86CE5">
      <w:pPr>
        <w:pStyle w:val="para"/>
      </w:pPr>
      <w:r w:rsidRPr="00F86CE5">
        <w:t>2.3.1.1.</w:t>
      </w:r>
      <w:r w:rsidRPr="00F86CE5">
        <w:tab/>
        <w:t>Vehicle unladen and one person in the driver's seat;</w:t>
      </w:r>
    </w:p>
    <w:p w:rsidR="00F86CE5" w:rsidRPr="00F86CE5" w:rsidRDefault="00F86CE5" w:rsidP="00F86CE5">
      <w:pPr>
        <w:pStyle w:val="para"/>
      </w:pPr>
      <w:r w:rsidRPr="00F86CE5">
        <w:t>2.3.1.2.</w:t>
      </w:r>
      <w:r w:rsidRPr="00F86CE5">
        <w:tab/>
        <w:t>Driver, plus a load so distributed as to give the maximum technically permissible load on the rear axle or axles, or the maximum permissible mass of the vehicle, whichever occurs first, without exceeding a front axle load calculated as the sum of the front axle load of the unladen vehicle plus 25 per cent of the maximum permissible payload on the front axle.  Conversely, the front axle is so considered when the load platform is at the front.</w:t>
      </w:r>
    </w:p>
    <w:p w:rsidR="00F86CE5" w:rsidRPr="00F86CE5" w:rsidRDefault="00F86CE5" w:rsidP="00F86CE5">
      <w:pPr>
        <w:pStyle w:val="para"/>
      </w:pPr>
      <w:r w:rsidRPr="00F86CE5">
        <w:t>2.4.</w:t>
      </w:r>
      <w:r w:rsidRPr="00F86CE5">
        <w:tab/>
        <w:t>Vehicles in category N without a load surface:</w:t>
      </w:r>
    </w:p>
    <w:p w:rsidR="00F86CE5" w:rsidRPr="00F86CE5" w:rsidRDefault="00F86CE5" w:rsidP="00F86CE5">
      <w:pPr>
        <w:pStyle w:val="para"/>
      </w:pPr>
      <w:r w:rsidRPr="00F86CE5">
        <w:t>2.4.1.</w:t>
      </w:r>
      <w:r w:rsidRPr="00F86CE5">
        <w:tab/>
        <w:t>Drawing vehicles for semi</w:t>
      </w:r>
      <w:r w:rsidRPr="00F86CE5">
        <w:noBreakHyphen/>
        <w:t>trailers:</w:t>
      </w:r>
    </w:p>
    <w:p w:rsidR="00F86CE5" w:rsidRPr="00F86CE5" w:rsidRDefault="00F86CE5" w:rsidP="00F86CE5">
      <w:pPr>
        <w:pStyle w:val="para"/>
      </w:pPr>
      <w:r w:rsidRPr="00F86CE5">
        <w:t>2.4.1.1.</w:t>
      </w:r>
      <w:r w:rsidRPr="00F86CE5">
        <w:tab/>
        <w:t>Unladen vehicle without a load on the coupling attachment and one person in the driver's seat;</w:t>
      </w:r>
    </w:p>
    <w:p w:rsidR="00F86CE5" w:rsidRPr="00F86CE5" w:rsidRDefault="00F86CE5" w:rsidP="00F86CE5">
      <w:pPr>
        <w:pStyle w:val="para"/>
      </w:pPr>
      <w:r w:rsidRPr="00F86CE5">
        <w:t>2.4.1.2.</w:t>
      </w:r>
      <w:r w:rsidRPr="00F86CE5">
        <w:tab/>
        <w:t>One person in the driver's seat:  technically permissible load on the coupling attachment in the position of the attachment corresponding to the highest load on the rear axle.</w:t>
      </w:r>
    </w:p>
    <w:p w:rsidR="00F86CE5" w:rsidRPr="00F86CE5" w:rsidRDefault="00F86CE5" w:rsidP="00F86CE5">
      <w:pPr>
        <w:pStyle w:val="para"/>
      </w:pPr>
      <w:r w:rsidRPr="00F86CE5">
        <w:t>2.4.2.</w:t>
      </w:r>
      <w:r w:rsidRPr="00F86CE5">
        <w:tab/>
        <w:t>Drawing vehicles for trailers:</w:t>
      </w:r>
    </w:p>
    <w:p w:rsidR="00F86CE5" w:rsidRPr="00F86CE5" w:rsidRDefault="00F86CE5" w:rsidP="00F86CE5">
      <w:pPr>
        <w:pStyle w:val="para"/>
      </w:pPr>
      <w:r w:rsidRPr="00F86CE5">
        <w:t>2.4.2.1.</w:t>
      </w:r>
      <w:r w:rsidRPr="00F86CE5">
        <w:tab/>
        <w:t>Vehicle unladen and one person in the driver's seat;</w:t>
      </w:r>
    </w:p>
    <w:p w:rsidR="00F86CE5" w:rsidRDefault="00F86CE5" w:rsidP="00F86CE5">
      <w:pPr>
        <w:pStyle w:val="para"/>
      </w:pPr>
      <w:r w:rsidRPr="00F86CE5">
        <w:t>2.4.2.2.</w:t>
      </w:r>
      <w:r w:rsidRPr="00F86CE5">
        <w:tab/>
        <w:t>One person in the driver's seat, all the other places in the driving cabin being occupied.</w:t>
      </w:r>
    </w:p>
    <w:p w:rsidR="00F86CE5" w:rsidRDefault="00F86CE5" w:rsidP="00F86CE5">
      <w:pPr>
        <w:tabs>
          <w:tab w:val="left" w:pos="1700"/>
          <w:tab w:val="left" w:leader="dot" w:pos="8505"/>
        </w:tabs>
        <w:spacing w:after="120"/>
        <w:ind w:left="1134" w:right="1134"/>
        <w:jc w:val="both"/>
        <w:sectPr w:rsidR="00F86CE5" w:rsidSect="00156E61">
          <w:headerReference w:type="even" r:id="rId82"/>
          <w:headerReference w:type="default" r:id="rId83"/>
          <w:footerReference w:type="even" r:id="rId84"/>
          <w:footerReference w:type="default" r:id="rId85"/>
          <w:headerReference w:type="first" r:id="rId86"/>
          <w:footerReference w:type="first" r:id="rId87"/>
          <w:footnotePr>
            <w:numRestart w:val="eachSect"/>
          </w:footnotePr>
          <w:endnotePr>
            <w:numFmt w:val="decimal"/>
          </w:endnotePr>
          <w:pgSz w:w="11907" w:h="16840" w:code="9"/>
          <w:pgMar w:top="1701" w:right="1134" w:bottom="2268" w:left="1134" w:header="964" w:footer="1701" w:gutter="0"/>
          <w:cols w:space="720"/>
          <w:titlePg/>
          <w:docGrid w:linePitch="272"/>
        </w:sectPr>
      </w:pPr>
    </w:p>
    <w:p w:rsidR="00F86CE5" w:rsidRPr="00F86CE5" w:rsidRDefault="00F86CE5" w:rsidP="00F86CE5">
      <w:pPr>
        <w:pStyle w:val="HChG"/>
      </w:pPr>
      <w:bookmarkStart w:id="39" w:name="_Toc338161460"/>
      <w:r w:rsidRPr="00F86CE5">
        <w:t>Annex 6</w:t>
      </w:r>
      <w:bookmarkEnd w:id="39"/>
    </w:p>
    <w:p w:rsidR="00F86CE5" w:rsidRPr="00F86CE5" w:rsidRDefault="00F86CE5" w:rsidP="00F86CE5">
      <w:pPr>
        <w:pStyle w:val="HChG"/>
      </w:pPr>
      <w:r>
        <w:tab/>
      </w:r>
      <w:r>
        <w:tab/>
      </w:r>
      <w:bookmarkStart w:id="40" w:name="_Toc338161461"/>
      <w:r w:rsidRPr="00F86CE5">
        <w:t>Measurement of the variation of dipped</w:t>
      </w:r>
      <w:r w:rsidRPr="00F86CE5">
        <w:noBreakHyphen/>
        <w:t>beam inclination as a function of load</w:t>
      </w:r>
      <w:bookmarkEnd w:id="40"/>
    </w:p>
    <w:p w:rsidR="00F86CE5" w:rsidRPr="00F86CE5" w:rsidRDefault="00F86CE5" w:rsidP="00F86CE5">
      <w:pPr>
        <w:pStyle w:val="para"/>
      </w:pPr>
      <w:r w:rsidRPr="00F86CE5">
        <w:t>1.</w:t>
      </w:r>
      <w:r w:rsidRPr="00F86CE5">
        <w:tab/>
        <w:t>Scope</w:t>
      </w:r>
    </w:p>
    <w:p w:rsidR="00F86CE5" w:rsidRPr="00F86CE5" w:rsidRDefault="00F86CE5" w:rsidP="00F86CE5">
      <w:pPr>
        <w:pStyle w:val="para"/>
      </w:pPr>
      <w:r w:rsidRPr="00F86CE5">
        <w:tab/>
      </w:r>
      <w:r w:rsidRPr="00F86CE5">
        <w:tab/>
        <w:t>This annex specifies a method for measuring variations in motor vehicle dipped</w:t>
      </w:r>
      <w:r w:rsidRPr="00F86CE5">
        <w:noBreakHyphen/>
        <w:t xml:space="preserve">beam inclination, in relation to its initial inclination, caused by changes in vehicle attitude due to loading. </w:t>
      </w:r>
    </w:p>
    <w:p w:rsidR="00F86CE5" w:rsidRPr="00F86CE5" w:rsidRDefault="00F86CE5" w:rsidP="00F86CE5">
      <w:pPr>
        <w:pStyle w:val="para"/>
      </w:pPr>
      <w:r w:rsidRPr="00F86CE5">
        <w:t>2.</w:t>
      </w:r>
      <w:r w:rsidRPr="00F86CE5">
        <w:tab/>
        <w:t xml:space="preserve">Definitions </w:t>
      </w:r>
    </w:p>
    <w:p w:rsidR="00F86CE5" w:rsidRPr="00F86CE5" w:rsidRDefault="00F86CE5" w:rsidP="00F86CE5">
      <w:pPr>
        <w:pStyle w:val="para"/>
      </w:pPr>
      <w:r w:rsidRPr="00F86CE5">
        <w:t>2.1.</w:t>
      </w:r>
      <w:r w:rsidRPr="00F86CE5">
        <w:tab/>
        <w:t xml:space="preserve">Initial inclination </w:t>
      </w:r>
    </w:p>
    <w:p w:rsidR="00F86CE5" w:rsidRPr="00F86CE5" w:rsidRDefault="00F86CE5" w:rsidP="00F86CE5">
      <w:pPr>
        <w:pStyle w:val="para"/>
      </w:pPr>
      <w:r w:rsidRPr="00F86CE5">
        <w:t>2.1.1.</w:t>
      </w:r>
      <w:r w:rsidRPr="00F86CE5">
        <w:tab/>
        <w:t xml:space="preserve">Stated initial inclination </w:t>
      </w:r>
    </w:p>
    <w:p w:rsidR="00F86CE5" w:rsidRPr="00F86CE5" w:rsidRDefault="00F86CE5" w:rsidP="00F86CE5">
      <w:pPr>
        <w:pStyle w:val="para"/>
      </w:pPr>
      <w:r w:rsidRPr="00F86CE5">
        <w:tab/>
        <w:t>The value of the dipped</w:t>
      </w:r>
      <w:r w:rsidRPr="00F86CE5">
        <w:noBreakHyphen/>
        <w:t xml:space="preserve">beam initial inclination specified by the motor vehicle manufacturer serving as a reference value for the calculation of permissible variations. </w:t>
      </w:r>
    </w:p>
    <w:p w:rsidR="00F86CE5" w:rsidRPr="00F86CE5" w:rsidRDefault="00F86CE5" w:rsidP="00F86CE5">
      <w:pPr>
        <w:pStyle w:val="para"/>
      </w:pPr>
      <w:r w:rsidRPr="00F86CE5">
        <w:t>2.1.2.</w:t>
      </w:r>
      <w:r w:rsidRPr="00F86CE5">
        <w:tab/>
        <w:t xml:space="preserve">Measured initial inclination </w:t>
      </w:r>
    </w:p>
    <w:p w:rsidR="00F86CE5" w:rsidRPr="00F86CE5" w:rsidRDefault="00F86CE5" w:rsidP="00F86CE5">
      <w:pPr>
        <w:pStyle w:val="para"/>
      </w:pPr>
      <w:r w:rsidRPr="00F86CE5">
        <w:tab/>
        <w:t>The mean value of dipped</w:t>
      </w:r>
      <w:r w:rsidRPr="00F86CE5">
        <w:noBreakHyphen/>
        <w:t xml:space="preserve">beam inclination or vehicle inclination measured with the vehicle in condition No. 1, as defined in Annex 5, for the category of vehicle under test.  It serves as a reference value for the assessment of variations in beam inclination as the load varies. </w:t>
      </w:r>
    </w:p>
    <w:p w:rsidR="00F86CE5" w:rsidRPr="00F86CE5" w:rsidRDefault="00F86CE5" w:rsidP="00F86CE5">
      <w:pPr>
        <w:pStyle w:val="para"/>
      </w:pPr>
      <w:r w:rsidRPr="00F86CE5">
        <w:t>2.2.</w:t>
      </w:r>
      <w:r w:rsidRPr="00F86CE5">
        <w:tab/>
        <w:t>Dipped</w:t>
      </w:r>
      <w:r w:rsidRPr="00F86CE5">
        <w:noBreakHyphen/>
        <w:t xml:space="preserve">beam inclination </w:t>
      </w:r>
    </w:p>
    <w:p w:rsidR="00F86CE5" w:rsidRPr="00F86CE5" w:rsidRDefault="00F86CE5" w:rsidP="00F86CE5">
      <w:pPr>
        <w:pStyle w:val="para"/>
        <w:ind w:firstLine="0"/>
      </w:pPr>
      <w:r w:rsidRPr="00F86CE5">
        <w:t xml:space="preserve">It may be defined as follows: </w:t>
      </w:r>
    </w:p>
    <w:p w:rsidR="00F86CE5" w:rsidRPr="00F86CE5" w:rsidRDefault="00F86CE5" w:rsidP="00F86CE5">
      <w:pPr>
        <w:pStyle w:val="para"/>
      </w:pPr>
      <w:r w:rsidRPr="00F86CE5">
        <w:tab/>
        <w:t>Either as the angle, expressed in milliradians, between the direction of the beam towards a characteristic point on the horizontal part of the cut</w:t>
      </w:r>
      <w:r w:rsidRPr="00F86CE5">
        <w:noBreakHyphen/>
        <w:t xml:space="preserve">off in the luminous distribution of the headlamp and the horizontal plane, </w:t>
      </w:r>
    </w:p>
    <w:p w:rsidR="00F86CE5" w:rsidRPr="00F86CE5" w:rsidRDefault="00F86CE5" w:rsidP="00F86CE5">
      <w:pPr>
        <w:pStyle w:val="para"/>
      </w:pPr>
      <w:r w:rsidRPr="00F86CE5">
        <w:tab/>
        <w:t>Or by the tangent of that angle, expressed in percentage inclination, since the angles are small (for these small angles, 1 per cent is equal to 10 mrad).</w:t>
      </w:r>
    </w:p>
    <w:p w:rsidR="00F86CE5" w:rsidRPr="00F86CE5" w:rsidRDefault="00F86CE5" w:rsidP="00F86CE5">
      <w:pPr>
        <w:pStyle w:val="para"/>
      </w:pPr>
      <w:r w:rsidRPr="00F86CE5">
        <w:tab/>
        <w:t>If the inclination is expressed in percentage inclination, it can be calculated by means of the following formula:</w:t>
      </w:r>
    </w:p>
    <w:p w:rsidR="00F86CE5" w:rsidRPr="00F86CE5" w:rsidRDefault="00141AC0" w:rsidP="00F86CE5">
      <w:pPr>
        <w:pStyle w:val="para"/>
        <w:jc w:val="center"/>
      </w:pPr>
      <w:r w:rsidRPr="00F86CE5">
        <w:object w:dxaOrig="1480" w:dyaOrig="620">
          <v:shape id="_x0000_i1029" type="#_x0000_t75" style="width:58.55pt;height:24.5pt" o:ole="">
            <v:imagedata r:id="rId88" o:title=""/>
          </v:shape>
          <o:OLEObject Type="Embed" ProgID="Equation.3" ShapeID="_x0000_i1029" DrawAspect="Content" ObjectID="_1772965152" r:id="rId89"/>
        </w:object>
      </w:r>
    </w:p>
    <w:p w:rsidR="00F86CE5" w:rsidRPr="00F86CE5" w:rsidRDefault="00F86CE5" w:rsidP="00F86CE5">
      <w:pPr>
        <w:pStyle w:val="para"/>
        <w:ind w:firstLine="0"/>
      </w:pPr>
      <w:r w:rsidRPr="00F86CE5">
        <w:t xml:space="preserve">where: </w:t>
      </w:r>
    </w:p>
    <w:p w:rsidR="00F86CE5" w:rsidRPr="00F86CE5" w:rsidRDefault="00F86CE5" w:rsidP="00141AC0">
      <w:pPr>
        <w:pStyle w:val="para"/>
        <w:ind w:left="2835" w:hanging="567"/>
      </w:pPr>
      <w:r w:rsidRPr="00F86CE5">
        <w:t>h</w:t>
      </w:r>
      <w:r w:rsidRPr="00F86CE5">
        <w:rPr>
          <w:vertAlign w:val="subscript"/>
        </w:rPr>
        <w:t>1</w:t>
      </w:r>
      <w:r w:rsidRPr="00F86CE5">
        <w:tab/>
        <w:t>is the height above the ground, in millimetres, of the above</w:t>
      </w:r>
      <w:r w:rsidRPr="00F86CE5">
        <w:noBreakHyphen/>
        <w:t xml:space="preserve"> mentioned characteristic point, measured on a vertical screen perpendicular to the vehicle longitudinal median plane, placed at a horizontal distance L.</w:t>
      </w:r>
    </w:p>
    <w:p w:rsidR="00F86CE5" w:rsidRPr="00F86CE5" w:rsidRDefault="00F86CE5" w:rsidP="00141AC0">
      <w:pPr>
        <w:pStyle w:val="para"/>
        <w:ind w:left="2835" w:hanging="567"/>
      </w:pPr>
      <w:r w:rsidRPr="00F86CE5">
        <w:t>h</w:t>
      </w:r>
      <w:r w:rsidRPr="00F86CE5">
        <w:rPr>
          <w:vertAlign w:val="subscript"/>
        </w:rPr>
        <w:t>2</w:t>
      </w:r>
      <w:r w:rsidRPr="00F86CE5">
        <w:tab/>
        <w:t>is the height above the ground, in millimetres, of the centre of reference (which is taken to be the nominal origin of the characteristic point chosen in h</w:t>
      </w:r>
      <w:r w:rsidRPr="00F86CE5">
        <w:rPr>
          <w:vertAlign w:val="subscript"/>
        </w:rPr>
        <w:t>1</w:t>
      </w:r>
      <w:r w:rsidRPr="00F86CE5">
        <w:t xml:space="preserve">): </w:t>
      </w:r>
    </w:p>
    <w:p w:rsidR="00F86CE5" w:rsidRPr="00F86CE5" w:rsidRDefault="00F86CE5" w:rsidP="00141AC0">
      <w:pPr>
        <w:pStyle w:val="para"/>
        <w:ind w:left="2835" w:hanging="567"/>
      </w:pPr>
      <w:r w:rsidRPr="00F86CE5">
        <w:t>L</w:t>
      </w:r>
      <w:r w:rsidRPr="00F86CE5">
        <w:tab/>
        <w:t xml:space="preserve">is the distance, in millimetres, from the screen to the centre of reference. </w:t>
      </w:r>
    </w:p>
    <w:p w:rsidR="00F86CE5" w:rsidRPr="00F86CE5" w:rsidRDefault="00F86CE5" w:rsidP="00141AC0">
      <w:pPr>
        <w:pStyle w:val="para"/>
        <w:keepNext/>
        <w:keepLines/>
        <w:ind w:firstLine="0"/>
      </w:pPr>
      <w:r w:rsidRPr="00F86CE5">
        <w:t xml:space="preserve">Negative values denote downward inclination (see </w:t>
      </w:r>
      <w:r w:rsidR="00876E4E">
        <w:t>F</w:t>
      </w:r>
      <w:r w:rsidR="00876E4E" w:rsidRPr="00F86CE5">
        <w:t xml:space="preserve">igure </w:t>
      </w:r>
      <w:r w:rsidRPr="00F86CE5">
        <w:t xml:space="preserve">1). </w:t>
      </w:r>
    </w:p>
    <w:p w:rsidR="00F86CE5" w:rsidRDefault="00F86CE5" w:rsidP="00F86CE5">
      <w:pPr>
        <w:pStyle w:val="para"/>
        <w:ind w:firstLine="0"/>
      </w:pPr>
      <w:r w:rsidRPr="00F86CE5">
        <w:t xml:space="preserve">Positive values denote upward inclination. </w:t>
      </w:r>
    </w:p>
    <w:p w:rsidR="00130961" w:rsidRPr="00130961" w:rsidRDefault="00130961" w:rsidP="002B29A9">
      <w:pPr>
        <w:pStyle w:val="1"/>
      </w:pPr>
      <w:bookmarkStart w:id="41" w:name="_Toc338161462"/>
      <w:r w:rsidRPr="002B29A9">
        <w:t>Figure</w:t>
      </w:r>
      <w:r w:rsidRPr="00130961">
        <w:t xml:space="preserve"> 1</w:t>
      </w:r>
      <w:bookmarkEnd w:id="41"/>
    </w:p>
    <w:p w:rsidR="00130961" w:rsidRPr="002B29A9" w:rsidRDefault="00130961" w:rsidP="00130961">
      <w:pPr>
        <w:pStyle w:val="1"/>
        <w:rPr>
          <w:b/>
        </w:rPr>
      </w:pPr>
      <w:bookmarkStart w:id="42" w:name="_Toc338161463"/>
      <w:r w:rsidRPr="002B29A9">
        <w:rPr>
          <w:b/>
        </w:rPr>
        <w:t>Dipped</w:t>
      </w:r>
      <w:r w:rsidRPr="002B29A9">
        <w:rPr>
          <w:b/>
        </w:rPr>
        <w:noBreakHyphen/>
        <w:t>beam downward inclination of a category M</w:t>
      </w:r>
      <w:r w:rsidRPr="002B29A9">
        <w:rPr>
          <w:b/>
          <w:vertAlign w:val="subscript"/>
        </w:rPr>
        <w:t>1</w:t>
      </w:r>
      <w:r w:rsidRPr="002B29A9">
        <w:rPr>
          <w:b/>
        </w:rPr>
        <w:t xml:space="preserve"> vehicle</w:t>
      </w:r>
      <w:bookmarkEnd w:id="42"/>
    </w:p>
    <w:p w:rsidR="00130961" w:rsidRPr="00F86CE5" w:rsidRDefault="00130961" w:rsidP="00F86CE5">
      <w:pPr>
        <w:pStyle w:val="para"/>
        <w:ind w:firstLine="0"/>
      </w:pPr>
    </w:p>
    <w:p w:rsidR="00F86CE5" w:rsidRPr="00F86CE5" w:rsidRDefault="00F86CE5" w:rsidP="00F86CE5">
      <w:pPr>
        <w:pStyle w:val="para"/>
      </w:pPr>
    </w:p>
    <w:p w:rsidR="00F86CE5" w:rsidRPr="00F86CE5" w:rsidRDefault="00FF1DA4" w:rsidP="00F86CE5">
      <w:pPr>
        <w:pStyle w:val="para"/>
        <w:jc w:val="center"/>
      </w:pPr>
      <w:r>
        <w:rPr>
          <w:noProof/>
          <w:lang w:val="en-US" w:eastAsia="ko-KR"/>
        </w:rPr>
        <w:drawing>
          <wp:inline distT="0" distB="0" distL="0" distR="0">
            <wp:extent cx="3975100" cy="1098550"/>
            <wp:effectExtent l="0" t="0" r="6350" b="6350"/>
            <wp:docPr id="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9"/>
                    <pic:cNvPicPr>
                      <a:picLocks noChangeAspect="1" noChangeArrowheads="1"/>
                    </pic:cNvPicPr>
                  </pic:nvPicPr>
                  <pic:blipFill>
                    <a:blip r:embed="rId90" cstate="print">
                      <a:extLst>
                        <a:ext uri="{28A0092B-C50C-407E-A947-70E740481C1C}">
                          <a14:useLocalDpi xmlns:a14="http://schemas.microsoft.com/office/drawing/2010/main" val="0"/>
                        </a:ext>
                      </a:extLst>
                    </a:blip>
                    <a:srcRect l="-935" t="-21" r="-935" b="-21"/>
                    <a:stretch>
                      <a:fillRect/>
                    </a:stretch>
                  </pic:blipFill>
                  <pic:spPr bwMode="auto">
                    <a:xfrm>
                      <a:off x="0" y="0"/>
                      <a:ext cx="3975100" cy="1098550"/>
                    </a:xfrm>
                    <a:prstGeom prst="rect">
                      <a:avLst/>
                    </a:prstGeom>
                    <a:noFill/>
                    <a:ln>
                      <a:noFill/>
                    </a:ln>
                  </pic:spPr>
                </pic:pic>
              </a:graphicData>
            </a:graphic>
          </wp:inline>
        </w:drawing>
      </w:r>
    </w:p>
    <w:p w:rsidR="00F86CE5" w:rsidRPr="00141AC0" w:rsidRDefault="00F86CE5" w:rsidP="00130961">
      <w:pPr>
        <w:pStyle w:val="para"/>
        <w:rPr>
          <w:i/>
        </w:rPr>
      </w:pPr>
      <w:r w:rsidRPr="00F86CE5">
        <w:tab/>
      </w:r>
      <w:r w:rsidRPr="00141AC0">
        <w:rPr>
          <w:i/>
        </w:rPr>
        <w:t xml:space="preserve">Notes: </w:t>
      </w:r>
    </w:p>
    <w:p w:rsidR="00F86CE5" w:rsidRPr="00F86CE5" w:rsidRDefault="00F86CE5" w:rsidP="000E6287">
      <w:pPr>
        <w:pStyle w:val="para"/>
        <w:ind w:firstLine="0"/>
      </w:pPr>
      <w:r w:rsidRPr="00F86CE5">
        <w:t>1.</w:t>
      </w:r>
      <w:r w:rsidRPr="00F86CE5">
        <w:tab/>
        <w:t>This drawing represents a category M</w:t>
      </w:r>
      <w:r w:rsidRPr="00F86CE5">
        <w:rPr>
          <w:vertAlign w:val="subscript"/>
        </w:rPr>
        <w:t>1</w:t>
      </w:r>
      <w:r w:rsidRPr="00F86CE5">
        <w:t xml:space="preserve"> vehicle, but the principle shown applies equally to vehicles of other categories. </w:t>
      </w:r>
    </w:p>
    <w:p w:rsidR="00F86CE5" w:rsidRPr="00F86CE5" w:rsidRDefault="00F86CE5" w:rsidP="000E6287">
      <w:pPr>
        <w:pStyle w:val="para"/>
        <w:ind w:firstLine="0"/>
      </w:pPr>
      <w:r w:rsidRPr="00F86CE5">
        <w:t>2.</w:t>
      </w:r>
      <w:r w:rsidRPr="00F86CE5">
        <w:tab/>
        <w:t>Where the vehicle does not incorporate a headlamp levelling system, the variation in dipped</w:t>
      </w:r>
      <w:r w:rsidRPr="00F86CE5">
        <w:noBreakHyphen/>
        <w:t xml:space="preserve">beam inclination is identical with the variation in the inclination of the vehicle itself. </w:t>
      </w:r>
    </w:p>
    <w:p w:rsidR="00F86CE5" w:rsidRPr="00F86CE5" w:rsidRDefault="00F86CE5" w:rsidP="00F86CE5">
      <w:pPr>
        <w:pStyle w:val="para"/>
      </w:pPr>
      <w:r w:rsidRPr="00F86CE5">
        <w:t>3.</w:t>
      </w:r>
      <w:r w:rsidRPr="00F86CE5">
        <w:tab/>
        <w:t xml:space="preserve">Measurement conditions </w:t>
      </w:r>
    </w:p>
    <w:p w:rsidR="00F86CE5" w:rsidRPr="00F86CE5" w:rsidRDefault="00F86CE5" w:rsidP="00F86CE5">
      <w:pPr>
        <w:pStyle w:val="para"/>
      </w:pPr>
      <w:r w:rsidRPr="00F86CE5">
        <w:t>3.1.</w:t>
      </w:r>
      <w:r w:rsidRPr="00F86CE5">
        <w:tab/>
        <w:t>If a visual inspection of the dipped</w:t>
      </w:r>
      <w:r w:rsidRPr="00F86CE5">
        <w:noBreakHyphen/>
        <w:t xml:space="preserve">beam pattern on the screen or a photometric method is used, measurement shall be carried out in a dark environment (for example, a dark room) of sufficient area to allow the vehicle and the screen to be placed as shown in </w:t>
      </w:r>
      <w:r w:rsidR="00876E4E">
        <w:t>F</w:t>
      </w:r>
      <w:r w:rsidR="00876E4E" w:rsidRPr="00F86CE5">
        <w:t xml:space="preserve">igure </w:t>
      </w:r>
      <w:r w:rsidRPr="00F86CE5">
        <w:t xml:space="preserve">1.  Headlamp centres of reference shall be at a distance from the screen of at least 10 m. </w:t>
      </w:r>
    </w:p>
    <w:p w:rsidR="00F86CE5" w:rsidRPr="00F86CE5" w:rsidRDefault="00F86CE5" w:rsidP="00F86CE5">
      <w:pPr>
        <w:pStyle w:val="para"/>
      </w:pPr>
      <w:r w:rsidRPr="00F86CE5">
        <w:t>3.2.</w:t>
      </w:r>
      <w:r w:rsidRPr="00F86CE5">
        <w:tab/>
        <w:t>The ground on which measurements are made shall be as flat and horizontal as possible, so that the reproducibility of measurements of dipped</w:t>
      </w:r>
      <w:r w:rsidRPr="00F86CE5">
        <w:noBreakHyphen/>
        <w:t xml:space="preserve">beam inclination can be assured with an accuracy of </w:t>
      </w:r>
      <w:r w:rsidR="00141AC0">
        <w:sym w:font="Symbol" w:char="F022"/>
      </w:r>
      <w:r w:rsidRPr="00F86CE5">
        <w:t xml:space="preserve"> 0.5 mrad (±0.05 per cent inclination). </w:t>
      </w:r>
    </w:p>
    <w:p w:rsidR="00F86CE5" w:rsidRPr="00F86CE5" w:rsidRDefault="00F86CE5" w:rsidP="00F86CE5">
      <w:pPr>
        <w:pStyle w:val="para"/>
      </w:pPr>
      <w:r w:rsidRPr="00F86CE5">
        <w:t>3.3.</w:t>
      </w:r>
      <w:r w:rsidRPr="00F86CE5">
        <w:tab/>
        <w:t>If a screen is used, its marking, position and orientation in relation to the ground and to the median longitudinal plane of the vehicle, shall be such that the reproducibility of the measurement of the dipped</w:t>
      </w:r>
      <w:r w:rsidRPr="00F86CE5">
        <w:noBreakHyphen/>
        <w:t xml:space="preserve">beam inclination can be assured with an accuracy of </w:t>
      </w:r>
      <w:r w:rsidR="00141AC0">
        <w:sym w:font="Symbol" w:char="F022"/>
      </w:r>
      <w:r w:rsidRPr="00F86CE5">
        <w:t>0.5 mrad (</w:t>
      </w:r>
      <w:r w:rsidR="00141AC0">
        <w:sym w:font="Symbol" w:char="F022"/>
      </w:r>
      <w:r w:rsidRPr="00F86CE5">
        <w:t xml:space="preserve">0.05 per cent inclination). </w:t>
      </w:r>
    </w:p>
    <w:p w:rsidR="00F86CE5" w:rsidRPr="00141AC0" w:rsidRDefault="00F86CE5" w:rsidP="00F86CE5">
      <w:pPr>
        <w:pStyle w:val="para"/>
        <w:rPr>
          <w:spacing w:val="-2"/>
        </w:rPr>
      </w:pPr>
      <w:r w:rsidRPr="00F86CE5">
        <w:t>3.4.</w:t>
      </w:r>
      <w:r w:rsidRPr="00F86CE5">
        <w:tab/>
      </w:r>
      <w:r w:rsidRPr="00141AC0">
        <w:rPr>
          <w:spacing w:val="-2"/>
        </w:rPr>
        <w:t>During measurements, the ambient temperature shall be between 10 and 30 °C.</w:t>
      </w:r>
    </w:p>
    <w:p w:rsidR="00F86CE5" w:rsidRPr="00F86CE5" w:rsidRDefault="00F86CE5" w:rsidP="00F86CE5">
      <w:pPr>
        <w:pStyle w:val="para"/>
      </w:pPr>
      <w:r w:rsidRPr="00F86CE5">
        <w:t>4.</w:t>
      </w:r>
      <w:r w:rsidRPr="00F86CE5">
        <w:tab/>
        <w:t xml:space="preserve">Vehicle preparation </w:t>
      </w:r>
    </w:p>
    <w:p w:rsidR="00F86CE5" w:rsidRPr="00F86CE5" w:rsidRDefault="00F86CE5" w:rsidP="00F86CE5">
      <w:pPr>
        <w:pStyle w:val="para"/>
      </w:pPr>
      <w:r w:rsidRPr="00F86CE5">
        <w:t>4.1.</w:t>
      </w:r>
      <w:r w:rsidRPr="00F86CE5">
        <w:tab/>
        <w:t xml:space="preserve">Measurements shall be carried out on a vehicle which has travelled a distance of between 1,000 km and 10,000 km, preferably 5,000 km. </w:t>
      </w:r>
    </w:p>
    <w:p w:rsidR="00F86CE5" w:rsidRPr="00F86CE5" w:rsidRDefault="00F86CE5" w:rsidP="00F86CE5">
      <w:pPr>
        <w:pStyle w:val="para"/>
      </w:pPr>
      <w:r w:rsidRPr="00F86CE5">
        <w:t>4.2.</w:t>
      </w:r>
      <w:r w:rsidRPr="00F86CE5">
        <w:tab/>
        <w:t>Tyres shall be inflated to the full</w:t>
      </w:r>
      <w:r w:rsidRPr="00F86CE5">
        <w:noBreakHyphen/>
        <w:t xml:space="preserve">load pressure specified by the vehicle manufacturer.  The vehicle shall be fully replenished (fuel, water, oil) and equipped with all the accessories and tools specified by the manufacturer.  Full fuel replenishment means that the fuel tank shall be filled to not less than 90 per cent of its capacity. </w:t>
      </w:r>
    </w:p>
    <w:p w:rsidR="00F86CE5" w:rsidRPr="00F86CE5" w:rsidRDefault="00F86CE5" w:rsidP="00F86CE5">
      <w:pPr>
        <w:pStyle w:val="para"/>
      </w:pPr>
      <w:r w:rsidRPr="00F86CE5">
        <w:t>4.3.</w:t>
      </w:r>
      <w:r w:rsidRPr="00F86CE5">
        <w:tab/>
        <w:t xml:space="preserve">The vehicle shall have the parking brake released and the gearbox in neutral. </w:t>
      </w:r>
    </w:p>
    <w:p w:rsidR="00F86CE5" w:rsidRPr="00F86CE5" w:rsidRDefault="00F86CE5" w:rsidP="00F86CE5">
      <w:pPr>
        <w:pStyle w:val="para"/>
      </w:pPr>
      <w:r w:rsidRPr="00F86CE5">
        <w:t>4.4.</w:t>
      </w:r>
      <w:r w:rsidRPr="00F86CE5">
        <w:tab/>
        <w:t>The vehicle shall be conditioned for at least 8 h at the temperature specified in paragraph 3.4. above.</w:t>
      </w:r>
    </w:p>
    <w:p w:rsidR="00F86CE5" w:rsidRPr="00F86CE5" w:rsidRDefault="00F86CE5" w:rsidP="00F86CE5">
      <w:pPr>
        <w:pStyle w:val="para"/>
      </w:pPr>
      <w:r w:rsidRPr="00F86CE5">
        <w:t>4.5.</w:t>
      </w:r>
      <w:r w:rsidRPr="00F86CE5">
        <w:tab/>
        <w:t>If a photometric or visual method is used, headlamps with a well</w:t>
      </w:r>
      <w:r w:rsidRPr="00F86CE5">
        <w:noBreakHyphen/>
        <w:t xml:space="preserve"> defined dipped-beam cut</w:t>
      </w:r>
      <w:r w:rsidRPr="00F86CE5">
        <w:noBreakHyphen/>
        <w:t xml:space="preserve">off should preferably be installed on the vehicle under test in order to facilitate the measurements. Other means are allowed to obtain a more precise reading (for example, removal of the headlamp lens). </w:t>
      </w:r>
    </w:p>
    <w:p w:rsidR="00F86CE5" w:rsidRPr="00F86CE5" w:rsidRDefault="00F86CE5" w:rsidP="00F86CE5">
      <w:pPr>
        <w:pStyle w:val="para"/>
      </w:pPr>
      <w:r w:rsidRPr="00F86CE5">
        <w:t>5.</w:t>
      </w:r>
      <w:r w:rsidRPr="00F86CE5">
        <w:tab/>
        <w:t xml:space="preserve">Test procedure </w:t>
      </w:r>
    </w:p>
    <w:p w:rsidR="00F86CE5" w:rsidRPr="00F86CE5" w:rsidRDefault="00F86CE5" w:rsidP="00F86CE5">
      <w:pPr>
        <w:pStyle w:val="para"/>
      </w:pPr>
      <w:r w:rsidRPr="00F86CE5">
        <w:t>5.1.</w:t>
      </w:r>
      <w:r w:rsidRPr="00F86CE5">
        <w:tab/>
        <w:t>General</w:t>
      </w:r>
    </w:p>
    <w:p w:rsidR="00F86CE5" w:rsidRPr="00F86CE5" w:rsidRDefault="00F86CE5" w:rsidP="00F86CE5">
      <w:pPr>
        <w:pStyle w:val="para"/>
        <w:ind w:firstLine="0"/>
      </w:pPr>
      <w:r w:rsidRPr="00F86CE5">
        <w:t>The variations in either dipped</w:t>
      </w:r>
      <w:r w:rsidRPr="00F86CE5">
        <w:noBreakHyphen/>
        <w:t>beam or vehicle inclination, depending on the method chosen, shall be measured separately for each side of the vehicle.  The results obtained from both left and right headlamps under all the load conditions specified in Annex 5, shall be within the limits set out in paragraph 5.5. below.  The load shall be applied gradually without subjecting the vehicle to excessive shocks.</w:t>
      </w:r>
    </w:p>
    <w:p w:rsidR="00F86CE5" w:rsidRPr="00F86CE5" w:rsidRDefault="00F86CE5" w:rsidP="00F86CE5">
      <w:pPr>
        <w:pStyle w:val="para"/>
      </w:pPr>
      <w:r w:rsidRPr="00F86CE5">
        <w:t>5.1.1.</w:t>
      </w:r>
      <w:r w:rsidRPr="00F86CE5">
        <w:tab/>
        <w:t xml:space="preserve">Where an AFS is fitted, the measurements shall be carried out with the AFS in its neutral state. </w:t>
      </w:r>
    </w:p>
    <w:p w:rsidR="00F86CE5" w:rsidRPr="00F86CE5" w:rsidRDefault="00F86CE5" w:rsidP="00F86CE5">
      <w:pPr>
        <w:pStyle w:val="para"/>
      </w:pPr>
      <w:r w:rsidRPr="00F86CE5">
        <w:t>5.2.</w:t>
      </w:r>
      <w:r w:rsidRPr="00F86CE5">
        <w:tab/>
        <w:t xml:space="preserve">Determination of the measured initial inclination </w:t>
      </w:r>
    </w:p>
    <w:p w:rsidR="00F86CE5" w:rsidRPr="00F86CE5" w:rsidRDefault="00F86CE5" w:rsidP="00F86CE5">
      <w:pPr>
        <w:pStyle w:val="para"/>
        <w:ind w:firstLine="0"/>
      </w:pPr>
      <w:r w:rsidRPr="00F86CE5">
        <w:t xml:space="preserve">The vehicle shall be prepared as specified in paragraph 4. above and laden as specified in Annex 5 (first loading condition of the respective vehicle category). Before each measurement, the vehicle shall be rocked as specified in paragraph 5.4. below. Measurements shall be made three times. </w:t>
      </w:r>
    </w:p>
    <w:p w:rsidR="00F86CE5" w:rsidRPr="00F86CE5" w:rsidRDefault="00F86CE5" w:rsidP="00F86CE5">
      <w:pPr>
        <w:pStyle w:val="para"/>
      </w:pPr>
      <w:r w:rsidRPr="00F86CE5">
        <w:t>5.2.1.</w:t>
      </w:r>
      <w:r w:rsidRPr="00F86CE5">
        <w:tab/>
        <w:t xml:space="preserve">If none of the three measured results differ by more than 2 mrad (0.2 per cent inclination) from the arithmetic mean of the results, that mean shall constitute the final result. </w:t>
      </w:r>
    </w:p>
    <w:p w:rsidR="00F86CE5" w:rsidRPr="00F86CE5" w:rsidRDefault="00F86CE5" w:rsidP="00F86CE5">
      <w:pPr>
        <w:pStyle w:val="para"/>
      </w:pPr>
      <w:r w:rsidRPr="00F86CE5">
        <w:t>5.2.2.</w:t>
      </w:r>
      <w:r w:rsidRPr="00F86CE5">
        <w:tab/>
        <w:t>If any measurement differs from the arithmetic mean of the results by more than 2 mrad (0.2 per cent inclination), a further series of 10 measurements shall be made, the arithmetic mean of which shall constitute the final result.</w:t>
      </w:r>
    </w:p>
    <w:p w:rsidR="00F86CE5" w:rsidRPr="00F86CE5" w:rsidRDefault="00F86CE5" w:rsidP="00F86CE5">
      <w:pPr>
        <w:pStyle w:val="para"/>
      </w:pPr>
      <w:r w:rsidRPr="00F86CE5">
        <w:t>5.3.</w:t>
      </w:r>
      <w:r w:rsidRPr="00F86CE5">
        <w:tab/>
        <w:t xml:space="preserve">Measurement methods </w:t>
      </w:r>
    </w:p>
    <w:p w:rsidR="00F86CE5" w:rsidRPr="00F86CE5" w:rsidRDefault="00F86CE5" w:rsidP="00F86CE5">
      <w:pPr>
        <w:pStyle w:val="para"/>
        <w:ind w:firstLine="0"/>
      </w:pPr>
      <w:r w:rsidRPr="00F86CE5">
        <w:t>Any method may be used to measure variations of inclination provided that the readings are a</w:t>
      </w:r>
      <w:r w:rsidR="00141AC0">
        <w:t>ccurate to within ±0.2 mrad (±</w:t>
      </w:r>
      <w:r w:rsidRPr="00F86CE5">
        <w:t xml:space="preserve">0.02 per cent inclination). </w:t>
      </w:r>
    </w:p>
    <w:p w:rsidR="00F86CE5" w:rsidRPr="00F86CE5" w:rsidRDefault="00F86CE5" w:rsidP="00F86CE5">
      <w:pPr>
        <w:pStyle w:val="para"/>
      </w:pPr>
      <w:r w:rsidRPr="00F86CE5">
        <w:t>5.4.</w:t>
      </w:r>
      <w:r w:rsidRPr="00F86CE5">
        <w:tab/>
        <w:t xml:space="preserve">Treatment of vehicle in each loading condition </w:t>
      </w:r>
    </w:p>
    <w:p w:rsidR="00F86CE5" w:rsidRPr="00F86CE5" w:rsidRDefault="00F86CE5" w:rsidP="00F86CE5">
      <w:pPr>
        <w:pStyle w:val="para"/>
        <w:ind w:firstLine="0"/>
      </w:pPr>
      <w:r w:rsidRPr="00F86CE5">
        <w:t>The vehicle suspension and any other part likely to affect dipped</w:t>
      </w:r>
      <w:r w:rsidRPr="00F86CE5">
        <w:noBreakHyphen/>
        <w:t xml:space="preserve">beam inclination shall be activated according to the methods described below. </w:t>
      </w:r>
    </w:p>
    <w:p w:rsidR="00F86CE5" w:rsidRPr="00F86CE5" w:rsidRDefault="00F86CE5" w:rsidP="00F86CE5">
      <w:pPr>
        <w:pStyle w:val="para"/>
        <w:ind w:firstLine="0"/>
      </w:pPr>
      <w:r w:rsidRPr="00F86CE5">
        <w:t>However, the technical authorities and manufacturers may jointly propose other methods (either experimental or based upon calculations), especially when the test poses particular problems, provided such calculations are clearly valid.</w:t>
      </w:r>
    </w:p>
    <w:p w:rsidR="00F86CE5" w:rsidRPr="00F86CE5" w:rsidRDefault="00F86CE5" w:rsidP="00F86CE5">
      <w:pPr>
        <w:pStyle w:val="para"/>
      </w:pPr>
      <w:r w:rsidRPr="00F86CE5">
        <w:t>5.4.1.</w:t>
      </w:r>
      <w:r w:rsidRPr="00F86CE5">
        <w:tab/>
        <w:t>M</w:t>
      </w:r>
      <w:r w:rsidRPr="00F86CE5">
        <w:rPr>
          <w:vertAlign w:val="subscript"/>
        </w:rPr>
        <w:t>1</w:t>
      </w:r>
      <w:r w:rsidRPr="00F86CE5">
        <w:rPr>
          <w:vertAlign w:val="superscript"/>
        </w:rPr>
        <w:t xml:space="preserve"> </w:t>
      </w:r>
      <w:r w:rsidRPr="00F86CE5">
        <w:t>category vehicles with conventional suspension</w:t>
      </w:r>
    </w:p>
    <w:p w:rsidR="00F86CE5" w:rsidRPr="00F86CE5" w:rsidRDefault="00F86CE5" w:rsidP="00F86CE5">
      <w:pPr>
        <w:pStyle w:val="para"/>
        <w:ind w:firstLine="0"/>
      </w:pPr>
      <w:r w:rsidRPr="00F86CE5">
        <w:t xml:space="preserve">With the vehicle standing on the measuring site and, if necessary, with the wheels resting on floating platforms (which shall be used if their absence would lead to restriction of the suspension movement likely to affect the results of measurements), rock the vehicle continuously for at least three complete cycles, for each cycle, first the rear </w:t>
      </w:r>
      <w:r w:rsidR="00141AC0" w:rsidRPr="00F86CE5">
        <w:t>and then</w:t>
      </w:r>
      <w:r w:rsidRPr="00F86CE5">
        <w:t xml:space="preserve"> the front end of the vehicle is pushed down. </w:t>
      </w:r>
    </w:p>
    <w:p w:rsidR="00F86CE5" w:rsidRPr="00F86CE5" w:rsidRDefault="00F86CE5" w:rsidP="00F86CE5">
      <w:pPr>
        <w:pStyle w:val="para"/>
        <w:ind w:firstLine="0"/>
      </w:pPr>
      <w:r w:rsidRPr="00F86CE5">
        <w:t xml:space="preserve">The rocking sequence shall end with the completion of a cycle. Before making the measurements, the vehicle shall be allowed to come to rest spontaneously.  Instead of using floating platforms, the same effect can be achieved by moving the vehicle backwards and forwards for at least a complete wheel revolution. </w:t>
      </w:r>
    </w:p>
    <w:p w:rsidR="00F86CE5" w:rsidRPr="00F86CE5" w:rsidRDefault="00F86CE5" w:rsidP="00F86CE5">
      <w:pPr>
        <w:pStyle w:val="para"/>
      </w:pPr>
      <w:r w:rsidRPr="00F86CE5">
        <w:t>5.4.2.</w:t>
      </w:r>
      <w:r w:rsidRPr="00F86CE5">
        <w:tab/>
        <w:t>M</w:t>
      </w:r>
      <w:r w:rsidRPr="00F86CE5">
        <w:rPr>
          <w:vertAlign w:val="subscript"/>
        </w:rPr>
        <w:t>2</w:t>
      </w:r>
      <w:r w:rsidRPr="00F86CE5">
        <w:t>, M</w:t>
      </w:r>
      <w:r w:rsidRPr="00F86CE5">
        <w:rPr>
          <w:vertAlign w:val="subscript"/>
        </w:rPr>
        <w:t>3</w:t>
      </w:r>
      <w:r w:rsidRPr="00F86CE5">
        <w:t xml:space="preserve"> and N category vehicles with conventional suspension </w:t>
      </w:r>
    </w:p>
    <w:p w:rsidR="00F86CE5" w:rsidRPr="00F86CE5" w:rsidRDefault="00F86CE5" w:rsidP="00F86CE5">
      <w:pPr>
        <w:pStyle w:val="para"/>
      </w:pPr>
      <w:r w:rsidRPr="00F86CE5">
        <w:t>5.4.2.1.</w:t>
      </w:r>
      <w:r w:rsidRPr="00F86CE5">
        <w:tab/>
        <w:t>If the treatment method for category M</w:t>
      </w:r>
      <w:r w:rsidRPr="00F86CE5">
        <w:rPr>
          <w:vertAlign w:val="subscript"/>
        </w:rPr>
        <w:t>1</w:t>
      </w:r>
      <w:r w:rsidRPr="00F86CE5">
        <w:t xml:space="preserve"> vehicles described in paragraph</w:t>
      </w:r>
      <w:r w:rsidR="00141AC0">
        <w:t> </w:t>
      </w:r>
      <w:r w:rsidRPr="00F86CE5">
        <w:t xml:space="preserve">5.4.1. is not possible, the method described in paragraphs 5.4.2.2. or 5.4.2.3. may be used. </w:t>
      </w:r>
    </w:p>
    <w:p w:rsidR="00F86CE5" w:rsidRPr="00F86CE5" w:rsidRDefault="00F86CE5" w:rsidP="00F86CE5">
      <w:pPr>
        <w:pStyle w:val="para"/>
      </w:pPr>
      <w:r w:rsidRPr="00F86CE5">
        <w:t>5.4.2.2.</w:t>
      </w:r>
      <w:r w:rsidRPr="00F86CE5">
        <w:tab/>
        <w:t xml:space="preserve">With the vehicle standing on the measuring site and the wheels on the ground, rock the vehicle by temporarily varying the load. </w:t>
      </w:r>
    </w:p>
    <w:p w:rsidR="00F86CE5" w:rsidRPr="00F86CE5" w:rsidRDefault="00F86CE5" w:rsidP="00F86CE5">
      <w:pPr>
        <w:pStyle w:val="para"/>
      </w:pPr>
      <w:r w:rsidRPr="00F86CE5">
        <w:t>5.4.2.3.</w:t>
      </w:r>
      <w:r w:rsidRPr="00F86CE5">
        <w:tab/>
        <w:t>With the vehicle standing on the measuring site and the wheels on the ground, activate the vehicle suspension and all other parts which may affect the dipped</w:t>
      </w:r>
      <w:r w:rsidRPr="00F86CE5">
        <w:noBreakHyphen/>
        <w:t xml:space="preserve">beam inclination by using a vibration rig.  This can be a vibrating platform on which the wheels rest. </w:t>
      </w:r>
    </w:p>
    <w:p w:rsidR="00F86CE5" w:rsidRPr="00F86CE5" w:rsidRDefault="00F86CE5" w:rsidP="00F86CE5">
      <w:pPr>
        <w:pStyle w:val="para"/>
      </w:pPr>
      <w:r w:rsidRPr="00F86CE5">
        <w:t>5.4.3.</w:t>
      </w:r>
      <w:r w:rsidRPr="00F86CE5">
        <w:tab/>
        <w:t>Vehicles with non</w:t>
      </w:r>
      <w:r w:rsidRPr="00F86CE5">
        <w:noBreakHyphen/>
        <w:t>conventional suspension, where the engine has to be running.</w:t>
      </w:r>
    </w:p>
    <w:p w:rsidR="00F86CE5" w:rsidRPr="00F86CE5" w:rsidRDefault="00F86CE5" w:rsidP="00F86CE5">
      <w:pPr>
        <w:pStyle w:val="para"/>
      </w:pPr>
      <w:r w:rsidRPr="00F86CE5">
        <w:tab/>
        <w:t>Before making any measurement wait until the vehicle has assumed its final attitude with the engine running.</w:t>
      </w:r>
    </w:p>
    <w:p w:rsidR="00F86CE5" w:rsidRPr="00F86CE5" w:rsidRDefault="00F86CE5" w:rsidP="00F86CE5">
      <w:pPr>
        <w:pStyle w:val="para"/>
      </w:pPr>
      <w:r w:rsidRPr="00F86CE5">
        <w:t>5.5.</w:t>
      </w:r>
      <w:r w:rsidRPr="00F86CE5">
        <w:tab/>
        <w:t>Measurements</w:t>
      </w:r>
    </w:p>
    <w:p w:rsidR="00F86CE5" w:rsidRPr="00F86CE5" w:rsidRDefault="00F86CE5" w:rsidP="00F86CE5">
      <w:pPr>
        <w:pStyle w:val="para"/>
        <w:ind w:firstLine="0"/>
      </w:pPr>
      <w:r w:rsidRPr="00F86CE5">
        <w:t>The variation of the inclination of the dipped</w:t>
      </w:r>
      <w:r w:rsidRPr="00F86CE5">
        <w:noBreakHyphen/>
        <w:t xml:space="preserve">beam shall be assessed for each of the different loading conditions in relation to the measured initial inclination determined in accordance with paragraph 5.2. above. </w:t>
      </w:r>
    </w:p>
    <w:p w:rsidR="00F86CE5" w:rsidRPr="00F86CE5" w:rsidRDefault="00F86CE5" w:rsidP="00F86CE5">
      <w:pPr>
        <w:pStyle w:val="para"/>
        <w:ind w:firstLine="0"/>
      </w:pPr>
      <w:r w:rsidRPr="00F86CE5">
        <w:t>If the vehicle is fitted with a manual headlamp</w:t>
      </w:r>
      <w:r w:rsidRPr="00F86CE5">
        <w:noBreakHyphen/>
        <w:t>levelling system, the latter shall be adjusted to the positions specified by the manufacturer for given loading conditions (according to Annex 5).</w:t>
      </w:r>
    </w:p>
    <w:p w:rsidR="00F86CE5" w:rsidRPr="00F86CE5" w:rsidRDefault="00F86CE5" w:rsidP="00F86CE5">
      <w:pPr>
        <w:pStyle w:val="para"/>
      </w:pPr>
      <w:r w:rsidRPr="00F86CE5">
        <w:t>5.5.1.</w:t>
      </w:r>
      <w:r w:rsidRPr="00F86CE5">
        <w:tab/>
        <w:t xml:space="preserve">To begin with, a single measurement shall be made in each loading condition. Requirements have been met if, for all the loading conditions, the variation in inclination is within the calculated limits (for example, within the difference between the stated initial inclination and the lower and upper limits specified for approval) with a safety margin of 4 mrad (0.4 per cent inclination). </w:t>
      </w:r>
    </w:p>
    <w:p w:rsidR="00F86CE5" w:rsidRPr="00F86CE5" w:rsidRDefault="00F86CE5" w:rsidP="00F86CE5">
      <w:pPr>
        <w:pStyle w:val="para"/>
      </w:pPr>
      <w:r w:rsidRPr="00F86CE5">
        <w:t>5.5.2.</w:t>
      </w:r>
      <w:r w:rsidRPr="00F86CE5">
        <w:tab/>
        <w:t xml:space="preserve">If the result(s) of any measurement(s) does (do) not lie within the safety margin indicated in paragraph 5.5.1. or exceed(s) the limit values, a further three measurements shall be made in the loading conditions corresponding to this (these) result(s) as specified in paragraph 5.5.3. </w:t>
      </w:r>
    </w:p>
    <w:p w:rsidR="00F86CE5" w:rsidRPr="00F86CE5" w:rsidRDefault="00F86CE5" w:rsidP="00F86CE5">
      <w:pPr>
        <w:pStyle w:val="para"/>
      </w:pPr>
      <w:r w:rsidRPr="00F86CE5">
        <w:t>5.5.3.</w:t>
      </w:r>
      <w:r w:rsidRPr="00F86CE5">
        <w:tab/>
        <w:t xml:space="preserve">For each of the above loading conditions: </w:t>
      </w:r>
    </w:p>
    <w:p w:rsidR="00F86CE5" w:rsidRPr="00F86CE5" w:rsidRDefault="00F86CE5" w:rsidP="00F86CE5">
      <w:pPr>
        <w:pStyle w:val="para"/>
      </w:pPr>
      <w:r w:rsidRPr="00F86CE5">
        <w:t>5.5.3.1.</w:t>
      </w:r>
      <w:r w:rsidRPr="00F86CE5">
        <w:tab/>
        <w:t xml:space="preserve">If none of the three measured results differs by more than 2 mrad (0.2 per cent inclination) from the arithmetic mean of the results, that mean shall constitute the final result. </w:t>
      </w:r>
    </w:p>
    <w:p w:rsidR="00F86CE5" w:rsidRPr="00F86CE5" w:rsidRDefault="00F86CE5" w:rsidP="00F86CE5">
      <w:pPr>
        <w:pStyle w:val="para"/>
      </w:pPr>
      <w:r w:rsidRPr="00F86CE5">
        <w:t>5.5.3.2.</w:t>
      </w:r>
      <w:r w:rsidRPr="00F86CE5">
        <w:tab/>
        <w:t xml:space="preserve">If any measurement differs from the arithmetic mean of the results by more than 2 mrad (0.2 per cent inclination), a further series of 10 measurements shall be made, the arithmetic mean of which shall constitute the final result. </w:t>
      </w:r>
    </w:p>
    <w:p w:rsidR="00F86CE5" w:rsidRPr="00F86CE5" w:rsidRDefault="00F86CE5" w:rsidP="00F86CE5">
      <w:pPr>
        <w:pStyle w:val="para"/>
      </w:pPr>
      <w:r w:rsidRPr="00F86CE5">
        <w:t>5.5.3.3.</w:t>
      </w:r>
      <w:r w:rsidRPr="00F86CE5">
        <w:tab/>
        <w:t>If a vehicle is fitted with an automatic headlamp</w:t>
      </w:r>
      <w:r w:rsidRPr="00F86CE5">
        <w:noBreakHyphen/>
        <w:t>levelling system which has an inherent hysteresis loop, average results at the top and bottom of the hysteresis loop shall be taken as significant values.</w:t>
      </w:r>
    </w:p>
    <w:p w:rsidR="00F86CE5" w:rsidRPr="00F86CE5" w:rsidRDefault="00F86CE5" w:rsidP="00F86CE5">
      <w:pPr>
        <w:pStyle w:val="para"/>
        <w:ind w:firstLine="0"/>
      </w:pPr>
      <w:r w:rsidRPr="00F86CE5">
        <w:t xml:space="preserve">All these measurements shall be made in accordance with paragraphs 5.5.3.1. and 5.5.3.2. </w:t>
      </w:r>
    </w:p>
    <w:p w:rsidR="00F86CE5" w:rsidRPr="00F86CE5" w:rsidRDefault="00F86CE5" w:rsidP="00F86CE5">
      <w:pPr>
        <w:pStyle w:val="para"/>
      </w:pPr>
      <w:r w:rsidRPr="00F86CE5">
        <w:t>5.5.4.</w:t>
      </w:r>
      <w:r w:rsidRPr="00F86CE5">
        <w:tab/>
        <w:t xml:space="preserve">Requirements have been met, if, under all loading conditions, the variation between the measured initial inclination determined in accordance with paragraph 5.2. and the inclination measured under each loading condition is less than the values calculated in paragraph 5.5.1. (without safety margin). </w:t>
      </w:r>
    </w:p>
    <w:p w:rsidR="00F86CE5" w:rsidRPr="00F86CE5" w:rsidRDefault="00F86CE5" w:rsidP="00F86CE5">
      <w:pPr>
        <w:pStyle w:val="para"/>
      </w:pPr>
      <w:r w:rsidRPr="00F86CE5">
        <w:t>5.5.5.</w:t>
      </w:r>
      <w:r w:rsidRPr="00F86CE5">
        <w:tab/>
        <w:t xml:space="preserve">If only one of the calculated upper or lower limits of variation is exceeded, the manufacturer shall be permitted to choose a different value for the stated initial inclination, within the limits specified for approval. </w:t>
      </w:r>
    </w:p>
    <w:p w:rsidR="00D63BAB" w:rsidRDefault="00D63BAB" w:rsidP="00F86CE5">
      <w:pPr>
        <w:pStyle w:val="para"/>
      </w:pPr>
    </w:p>
    <w:p w:rsidR="00D63BAB" w:rsidRDefault="00D63BAB" w:rsidP="00F86CE5">
      <w:pPr>
        <w:pStyle w:val="para"/>
        <w:sectPr w:rsidR="00D63BAB" w:rsidSect="00B640C6">
          <w:headerReference w:type="even" r:id="rId91"/>
          <w:headerReference w:type="default" r:id="rId92"/>
          <w:footerReference w:type="even" r:id="rId93"/>
          <w:footerReference w:type="default" r:id="rId94"/>
          <w:headerReference w:type="first" r:id="rId95"/>
          <w:footerReference w:type="first" r:id="rId96"/>
          <w:footnotePr>
            <w:numRestart w:val="eachSect"/>
          </w:footnotePr>
          <w:endnotePr>
            <w:numFmt w:val="decimal"/>
          </w:endnotePr>
          <w:pgSz w:w="11907" w:h="16840" w:code="9"/>
          <w:pgMar w:top="1701" w:right="1134" w:bottom="2268" w:left="1134" w:header="1134" w:footer="1701" w:gutter="0"/>
          <w:cols w:space="720"/>
          <w:titlePg/>
          <w:docGrid w:linePitch="272"/>
        </w:sectPr>
      </w:pPr>
    </w:p>
    <w:p w:rsidR="00D63BAB" w:rsidRPr="00D63BAB" w:rsidRDefault="00D63BAB" w:rsidP="00D63BAB">
      <w:pPr>
        <w:pStyle w:val="HChG"/>
      </w:pPr>
      <w:bookmarkStart w:id="43" w:name="_Toc338161464"/>
      <w:r w:rsidRPr="00D63BAB">
        <w:t>Annex 7</w:t>
      </w:r>
      <w:bookmarkEnd w:id="43"/>
      <w:r w:rsidRPr="00D63BAB">
        <w:t xml:space="preserve"> </w:t>
      </w:r>
    </w:p>
    <w:p w:rsidR="00D63BAB" w:rsidRDefault="00D63BAB" w:rsidP="00D63BAB">
      <w:pPr>
        <w:pStyle w:val="HChG"/>
        <w:rPr>
          <w:lang w:val="en-US"/>
        </w:rPr>
      </w:pPr>
      <w:r>
        <w:rPr>
          <w:lang w:val="en-US"/>
        </w:rPr>
        <w:tab/>
      </w:r>
      <w:r>
        <w:rPr>
          <w:lang w:val="en-US"/>
        </w:rPr>
        <w:tab/>
      </w:r>
      <w:bookmarkStart w:id="44" w:name="_Toc338161465"/>
      <w:r w:rsidRPr="00D63BAB">
        <w:rPr>
          <w:lang w:val="en-US"/>
        </w:rPr>
        <w:t xml:space="preserve">Indication of the downward inclination of the </w:t>
      </w:r>
      <w:r w:rsidR="00876E4E">
        <w:rPr>
          <w:bCs/>
          <w:lang w:val="en-US"/>
        </w:rPr>
        <w:t>dipped-beam</w:t>
      </w:r>
      <w:r w:rsidRPr="00D63BAB">
        <w:rPr>
          <w:bCs/>
          <w:lang w:val="en-US"/>
        </w:rPr>
        <w:t xml:space="preserve"> headlamps cut-off refer</w:t>
      </w:r>
      <w:r w:rsidR="00962D77">
        <w:rPr>
          <w:bCs/>
          <w:lang w:val="en-US"/>
        </w:rPr>
        <w:t>red to in paragraph 6.2.6.1.1. a</w:t>
      </w:r>
      <w:r w:rsidRPr="00D63BAB">
        <w:rPr>
          <w:bCs/>
          <w:lang w:val="en-US"/>
        </w:rPr>
        <w:t xml:space="preserve">nd downward inclination of the </w:t>
      </w:r>
      <w:r w:rsidRPr="00D63BAB">
        <w:rPr>
          <w:lang w:val="en-US"/>
        </w:rPr>
        <w:t>front fog lamp cut-off refer</w:t>
      </w:r>
      <w:r w:rsidR="00962D77">
        <w:rPr>
          <w:lang w:val="en-US"/>
        </w:rPr>
        <w:t>red to in paragraph 6.3.6.1.2. o</w:t>
      </w:r>
      <w:r w:rsidRPr="00D63BAB">
        <w:rPr>
          <w:lang w:val="en-US"/>
        </w:rPr>
        <w:t xml:space="preserve">f this </w:t>
      </w:r>
      <w:r w:rsidR="007D46DB">
        <w:rPr>
          <w:lang w:val="en-US"/>
        </w:rPr>
        <w:t>R</w:t>
      </w:r>
      <w:r w:rsidR="007D46DB" w:rsidRPr="00D63BAB">
        <w:rPr>
          <w:lang w:val="en-US"/>
        </w:rPr>
        <w:t>egulation</w:t>
      </w:r>
      <w:bookmarkEnd w:id="44"/>
    </w:p>
    <w:p w:rsidR="00306EF8" w:rsidRPr="002B29A9" w:rsidRDefault="00306EF8" w:rsidP="002B29A9">
      <w:pPr>
        <w:pStyle w:val="1"/>
      </w:pPr>
      <w:bookmarkStart w:id="45" w:name="_Toc338161466"/>
      <w:r w:rsidRPr="002B29A9">
        <w:t>Example 1</w:t>
      </w:r>
      <w:bookmarkEnd w:id="45"/>
    </w:p>
    <w:p w:rsidR="00306EF8" w:rsidRPr="002B29A9" w:rsidRDefault="00306EF8" w:rsidP="00306EF8">
      <w:pPr>
        <w:pStyle w:val="1"/>
        <w:rPr>
          <w:b/>
        </w:rPr>
      </w:pPr>
      <w:bookmarkStart w:id="46" w:name="_Toc338161467"/>
      <w:r w:rsidRPr="002B29A9">
        <w:rPr>
          <w:b/>
        </w:rPr>
        <w:t>The size of the symbol and characters is left to the discretion of the manufacturer.</w:t>
      </w:r>
      <w:bookmarkEnd w:id="46"/>
    </w:p>
    <w:p w:rsidR="00306EF8" w:rsidRPr="00306EF8" w:rsidRDefault="00306EF8" w:rsidP="00306EF8">
      <w:pPr>
        <w:rPr>
          <w:lang w:val="en-US"/>
        </w:rPr>
      </w:pPr>
    </w:p>
    <w:bookmarkStart w:id="47" w:name="_1159363945"/>
    <w:bookmarkEnd w:id="47"/>
    <w:p w:rsidR="00306EF8" w:rsidRDefault="00306EF8" w:rsidP="00306EF8">
      <w:pPr>
        <w:jc w:val="center"/>
        <w:rPr>
          <w:b/>
        </w:rPr>
      </w:pPr>
      <w:r w:rsidRPr="003E2E44">
        <w:rPr>
          <w:b/>
        </w:rPr>
        <w:object w:dxaOrig="8086" w:dyaOrig="2431">
          <v:shape id="_x0000_i1030" type="#_x0000_t75" style="width:396.6pt;height:119.25pt" o:ole="">
            <v:imagedata r:id="rId97" o:title=""/>
          </v:shape>
          <o:OLEObject Type="Embed" ProgID="Word.Picture.8" ShapeID="_x0000_i1030" DrawAspect="Content" ObjectID="_1772965153" r:id="rId98"/>
        </w:object>
      </w:r>
    </w:p>
    <w:p w:rsidR="00306EF8" w:rsidRPr="00306EF8" w:rsidRDefault="00306EF8" w:rsidP="00306EF8">
      <w:pPr>
        <w:jc w:val="center"/>
        <w:rPr>
          <w:b/>
        </w:rPr>
      </w:pPr>
      <w:r w:rsidRPr="00306EF8">
        <w:rPr>
          <w:b/>
        </w:rPr>
        <w:sym w:font="Symbol" w:char="F0DD"/>
      </w:r>
      <w:r w:rsidRPr="00306EF8">
        <w:rPr>
          <w:b/>
        </w:rPr>
        <w:t xml:space="preserve">                                                         </w:t>
      </w:r>
      <w:r w:rsidRPr="00306EF8">
        <w:rPr>
          <w:b/>
        </w:rPr>
        <w:sym w:font="Symbol" w:char="F0DD"/>
      </w:r>
    </w:p>
    <w:tbl>
      <w:tblPr>
        <w:tblW w:w="0" w:type="auto"/>
        <w:tblInd w:w="1324" w:type="dxa"/>
        <w:tblLayout w:type="fixed"/>
        <w:tblCellMar>
          <w:left w:w="100" w:type="dxa"/>
          <w:right w:w="100" w:type="dxa"/>
        </w:tblCellMar>
        <w:tblLook w:val="0000" w:firstRow="0" w:lastRow="0" w:firstColumn="0" w:lastColumn="0" w:noHBand="0" w:noVBand="0"/>
      </w:tblPr>
      <w:tblGrid>
        <w:gridCol w:w="3571"/>
        <w:gridCol w:w="453"/>
        <w:gridCol w:w="3061"/>
      </w:tblGrid>
      <w:tr w:rsidR="00306EF8" w:rsidRPr="00306EF8" w:rsidTr="00F12E8C">
        <w:trPr>
          <w:cantSplit/>
          <w:trHeight w:val="403"/>
        </w:trPr>
        <w:tc>
          <w:tcPr>
            <w:tcW w:w="3571" w:type="dxa"/>
            <w:tcBorders>
              <w:top w:val="single" w:sz="6" w:space="0" w:color="auto"/>
              <w:left w:val="single" w:sz="6" w:space="0" w:color="auto"/>
              <w:bottom w:val="single" w:sz="6" w:space="0" w:color="auto"/>
            </w:tcBorders>
          </w:tcPr>
          <w:p w:rsidR="00306EF8" w:rsidRPr="00306EF8" w:rsidRDefault="00306EF8" w:rsidP="00306EF8">
            <w:pPr>
              <w:suppressAutoHyphens w:val="0"/>
              <w:spacing w:line="240" w:lineRule="auto"/>
              <w:jc w:val="center"/>
            </w:pPr>
            <w:r w:rsidRPr="00306EF8">
              <w:t>Standard symbol for</w:t>
            </w:r>
          </w:p>
          <w:p w:rsidR="00306EF8" w:rsidRPr="00306EF8" w:rsidRDefault="00306EF8" w:rsidP="00306EF8">
            <w:pPr>
              <w:suppressAutoHyphens w:val="0"/>
              <w:spacing w:line="240" w:lineRule="auto"/>
              <w:jc w:val="center"/>
            </w:pPr>
            <w:r w:rsidRPr="00306EF8">
              <w:t>dipped-beam headlamp</w:t>
            </w:r>
          </w:p>
        </w:tc>
        <w:tc>
          <w:tcPr>
            <w:tcW w:w="453" w:type="dxa"/>
            <w:tcBorders>
              <w:left w:val="single" w:sz="6" w:space="0" w:color="auto"/>
            </w:tcBorders>
          </w:tcPr>
          <w:p w:rsidR="00306EF8" w:rsidRPr="00306EF8" w:rsidRDefault="00306EF8" w:rsidP="00306EF8">
            <w:pPr>
              <w:suppressAutoHyphens w:val="0"/>
              <w:spacing w:line="240" w:lineRule="auto"/>
              <w:jc w:val="both"/>
            </w:pPr>
          </w:p>
        </w:tc>
        <w:tc>
          <w:tcPr>
            <w:tcW w:w="3061" w:type="dxa"/>
            <w:tcBorders>
              <w:top w:val="single" w:sz="6" w:space="0" w:color="auto"/>
              <w:left w:val="single" w:sz="6" w:space="0" w:color="auto"/>
              <w:bottom w:val="single" w:sz="6" w:space="0" w:color="auto"/>
              <w:right w:val="single" w:sz="6" w:space="0" w:color="auto"/>
            </w:tcBorders>
          </w:tcPr>
          <w:p w:rsidR="00306EF8" w:rsidRPr="00306EF8" w:rsidRDefault="00306EF8" w:rsidP="00306EF8">
            <w:pPr>
              <w:suppressAutoHyphens w:val="0"/>
              <w:spacing w:line="240" w:lineRule="auto"/>
              <w:jc w:val="center"/>
            </w:pPr>
            <w:r w:rsidRPr="00306EF8">
              <w:t>Value of the stated</w:t>
            </w:r>
          </w:p>
          <w:p w:rsidR="00306EF8" w:rsidRPr="00306EF8" w:rsidRDefault="00306EF8" w:rsidP="00306EF8">
            <w:pPr>
              <w:suppressAutoHyphens w:val="0"/>
              <w:spacing w:line="240" w:lineRule="auto"/>
              <w:jc w:val="center"/>
            </w:pPr>
            <w:r w:rsidRPr="00306EF8">
              <w:t>initial adjustment</w:t>
            </w:r>
          </w:p>
        </w:tc>
      </w:tr>
    </w:tbl>
    <w:p w:rsidR="00306EF8" w:rsidRPr="002B29A9" w:rsidRDefault="00306EF8" w:rsidP="00CD5AD3">
      <w:pPr>
        <w:pStyle w:val="1"/>
        <w:spacing w:before="240"/>
      </w:pPr>
      <w:bookmarkStart w:id="48" w:name="_Toc338161468"/>
      <w:r w:rsidRPr="002B29A9">
        <w:t>Example 2</w:t>
      </w:r>
      <w:bookmarkEnd w:id="48"/>
    </w:p>
    <w:p w:rsidR="00810FFD" w:rsidRPr="00810FFD" w:rsidRDefault="00306EF8" w:rsidP="00810FFD">
      <w:pPr>
        <w:pStyle w:val="1"/>
        <w:rPr>
          <w:b/>
        </w:rPr>
      </w:pPr>
      <w:bookmarkStart w:id="49" w:name="_Toc338161469"/>
      <w:r w:rsidRPr="002B29A9">
        <w:rPr>
          <w:b/>
        </w:rPr>
        <w:t>The size of the symbol and characters is left to the discretion of the manufacturer.</w:t>
      </w:r>
      <w:bookmarkEnd w:id="49"/>
    </w:p>
    <w:bookmarkStart w:id="50" w:name="_1096113569"/>
    <w:bookmarkStart w:id="51" w:name="_1198423022"/>
    <w:bookmarkStart w:id="52" w:name="_1198423726"/>
    <w:bookmarkStart w:id="53" w:name="_1198431282"/>
    <w:bookmarkStart w:id="54" w:name="_1198431404"/>
    <w:bookmarkStart w:id="55" w:name="_1198431625"/>
    <w:bookmarkEnd w:id="50"/>
    <w:bookmarkEnd w:id="51"/>
    <w:bookmarkEnd w:id="52"/>
    <w:bookmarkEnd w:id="53"/>
    <w:bookmarkEnd w:id="54"/>
    <w:bookmarkEnd w:id="55"/>
    <w:p w:rsidR="00D63BAB" w:rsidRDefault="00306EF8" w:rsidP="00306EF8">
      <w:pPr>
        <w:pStyle w:val="para"/>
        <w:jc w:val="center"/>
      </w:pPr>
      <w:r w:rsidRPr="003E2E44">
        <w:rPr>
          <w:b/>
        </w:rPr>
        <w:object w:dxaOrig="7912" w:dyaOrig="3193">
          <v:shape id="_x0000_i1031" type="#_x0000_t75" style="width:284.85pt;height:120.05pt" o:ole="" fillcolor="window">
            <v:imagedata r:id="rId99" o:title="" croptop="-111f" cropbottom="-111f" cropleft="-51f" cropright="-51f"/>
          </v:shape>
          <o:OLEObject Type="Embed" ProgID="Word.Picture.8" ShapeID="_x0000_i1031" DrawAspect="Content" ObjectID="_1772965154" r:id="rId100"/>
        </w:object>
      </w:r>
    </w:p>
    <w:tbl>
      <w:tblPr>
        <w:tblW w:w="0" w:type="auto"/>
        <w:tblInd w:w="1803" w:type="dxa"/>
        <w:tblLayout w:type="fixed"/>
        <w:tblCellMar>
          <w:left w:w="120" w:type="dxa"/>
          <w:right w:w="120" w:type="dxa"/>
        </w:tblCellMar>
        <w:tblLook w:val="0000" w:firstRow="0" w:lastRow="0" w:firstColumn="0" w:lastColumn="0" w:noHBand="0" w:noVBand="0"/>
      </w:tblPr>
      <w:tblGrid>
        <w:gridCol w:w="2712"/>
        <w:gridCol w:w="841"/>
        <w:gridCol w:w="2564"/>
      </w:tblGrid>
      <w:tr w:rsidR="00306EF8" w:rsidRPr="00306EF8" w:rsidTr="00F12E8C">
        <w:tc>
          <w:tcPr>
            <w:tcW w:w="2712" w:type="dxa"/>
            <w:tcBorders>
              <w:bottom w:val="single" w:sz="4" w:space="0" w:color="auto"/>
            </w:tcBorders>
          </w:tcPr>
          <w:p w:rsidR="00306EF8" w:rsidRPr="00306EF8" w:rsidRDefault="00306EF8" w:rsidP="00306EF8">
            <w:pPr>
              <w:suppressAutoHyphens w:val="0"/>
              <w:spacing w:line="240" w:lineRule="auto"/>
              <w:jc w:val="center"/>
            </w:pPr>
            <w:r w:rsidRPr="00306EF8">
              <w:rPr>
                <w:b/>
              </w:rPr>
              <w:sym w:font="Symbol" w:char="F0DD"/>
            </w:r>
          </w:p>
        </w:tc>
        <w:tc>
          <w:tcPr>
            <w:tcW w:w="841" w:type="dxa"/>
          </w:tcPr>
          <w:p w:rsidR="00306EF8" w:rsidRPr="00306EF8" w:rsidRDefault="00306EF8" w:rsidP="00306EF8">
            <w:pPr>
              <w:suppressAutoHyphens w:val="0"/>
              <w:spacing w:line="240" w:lineRule="auto"/>
              <w:jc w:val="center"/>
            </w:pPr>
          </w:p>
        </w:tc>
        <w:tc>
          <w:tcPr>
            <w:tcW w:w="2564" w:type="dxa"/>
            <w:tcBorders>
              <w:left w:val="nil"/>
              <w:bottom w:val="single" w:sz="8" w:space="0" w:color="000000"/>
            </w:tcBorders>
          </w:tcPr>
          <w:p w:rsidR="00306EF8" w:rsidRPr="00306EF8" w:rsidRDefault="00306EF8" w:rsidP="00306EF8">
            <w:pPr>
              <w:suppressAutoHyphens w:val="0"/>
              <w:spacing w:line="240" w:lineRule="auto"/>
              <w:jc w:val="center"/>
            </w:pPr>
            <w:r w:rsidRPr="00306EF8">
              <w:rPr>
                <w:b/>
              </w:rPr>
              <w:sym w:font="Symbol" w:char="F0DD"/>
            </w:r>
          </w:p>
        </w:tc>
      </w:tr>
      <w:tr w:rsidR="00306EF8" w:rsidRPr="00306EF8" w:rsidTr="00F12E8C">
        <w:tc>
          <w:tcPr>
            <w:tcW w:w="2712" w:type="dxa"/>
            <w:tcBorders>
              <w:top w:val="single" w:sz="4" w:space="0" w:color="auto"/>
              <w:left w:val="single" w:sz="7" w:space="0" w:color="000000"/>
              <w:bottom w:val="single" w:sz="7" w:space="0" w:color="000000"/>
              <w:right w:val="single" w:sz="7" w:space="0" w:color="000000"/>
            </w:tcBorders>
          </w:tcPr>
          <w:p w:rsidR="00306EF8" w:rsidRPr="00306EF8" w:rsidRDefault="00306EF8" w:rsidP="00306EF8">
            <w:pPr>
              <w:suppressAutoHyphens w:val="0"/>
              <w:spacing w:line="240" w:lineRule="auto"/>
              <w:jc w:val="center"/>
            </w:pPr>
            <w:r w:rsidRPr="00306EF8">
              <w:t>Standard symbol for front fog lamp</w:t>
            </w:r>
          </w:p>
        </w:tc>
        <w:tc>
          <w:tcPr>
            <w:tcW w:w="841" w:type="dxa"/>
            <w:tcBorders>
              <w:left w:val="single" w:sz="7" w:space="0" w:color="000000"/>
              <w:right w:val="single" w:sz="7" w:space="0" w:color="000000"/>
            </w:tcBorders>
          </w:tcPr>
          <w:p w:rsidR="00306EF8" w:rsidRPr="00306EF8" w:rsidRDefault="00306EF8" w:rsidP="00306EF8">
            <w:pPr>
              <w:suppressAutoHyphens w:val="0"/>
              <w:spacing w:line="240" w:lineRule="auto"/>
              <w:jc w:val="center"/>
            </w:pPr>
          </w:p>
          <w:p w:rsidR="00306EF8" w:rsidRPr="00306EF8" w:rsidRDefault="00306EF8" w:rsidP="00306EF8">
            <w:pPr>
              <w:suppressAutoHyphens w:val="0"/>
              <w:spacing w:line="240" w:lineRule="auto"/>
              <w:jc w:val="center"/>
            </w:pPr>
          </w:p>
        </w:tc>
        <w:tc>
          <w:tcPr>
            <w:tcW w:w="2564" w:type="dxa"/>
            <w:tcBorders>
              <w:top w:val="single" w:sz="8" w:space="0" w:color="000000"/>
              <w:left w:val="single" w:sz="7" w:space="0" w:color="000000"/>
              <w:bottom w:val="single" w:sz="7" w:space="0" w:color="000000"/>
              <w:right w:val="single" w:sz="7" w:space="0" w:color="000000"/>
            </w:tcBorders>
          </w:tcPr>
          <w:p w:rsidR="00306EF8" w:rsidRPr="00306EF8" w:rsidRDefault="00306EF8" w:rsidP="00306EF8">
            <w:pPr>
              <w:suppressAutoHyphens w:val="0"/>
              <w:spacing w:line="240" w:lineRule="auto"/>
              <w:jc w:val="center"/>
            </w:pPr>
            <w:r w:rsidRPr="00306EF8">
              <w:t>Value of the downward inclination</w:t>
            </w:r>
          </w:p>
        </w:tc>
      </w:tr>
    </w:tbl>
    <w:p w:rsidR="00F86CE5" w:rsidRDefault="00F86CE5" w:rsidP="00F86CE5">
      <w:pPr>
        <w:pStyle w:val="para"/>
      </w:pPr>
    </w:p>
    <w:p w:rsidR="00A42311" w:rsidRDefault="00A42311" w:rsidP="00F86CE5">
      <w:pPr>
        <w:pStyle w:val="para"/>
        <w:sectPr w:rsidR="00A42311" w:rsidSect="007310FE">
          <w:headerReference w:type="even" r:id="rId101"/>
          <w:headerReference w:type="default" r:id="rId102"/>
          <w:headerReference w:type="first" r:id="rId103"/>
          <w:footerReference w:type="first" r:id="rId104"/>
          <w:footnotePr>
            <w:numRestart w:val="eachSect"/>
          </w:footnotePr>
          <w:endnotePr>
            <w:numFmt w:val="decimal"/>
          </w:endnotePr>
          <w:pgSz w:w="11907" w:h="16840" w:code="9"/>
          <w:pgMar w:top="1701" w:right="1134" w:bottom="2268" w:left="1134" w:header="1134" w:footer="1701" w:gutter="0"/>
          <w:cols w:space="720"/>
          <w:titlePg/>
          <w:docGrid w:linePitch="272"/>
        </w:sectPr>
      </w:pPr>
    </w:p>
    <w:p w:rsidR="00A42311" w:rsidRPr="00A42311" w:rsidRDefault="00A42311" w:rsidP="00A42311">
      <w:pPr>
        <w:pStyle w:val="HChG"/>
      </w:pPr>
      <w:bookmarkStart w:id="56" w:name="_Toc338161470"/>
      <w:r w:rsidRPr="00A42311">
        <w:t>Annex 8</w:t>
      </w:r>
      <w:bookmarkEnd w:id="56"/>
      <w:r w:rsidRPr="00A42311">
        <w:t xml:space="preserve"> </w:t>
      </w:r>
    </w:p>
    <w:p w:rsidR="00A42311" w:rsidRPr="00A42311" w:rsidRDefault="00A42311" w:rsidP="00A42311">
      <w:pPr>
        <w:pStyle w:val="HChG"/>
      </w:pPr>
      <w:r>
        <w:tab/>
      </w:r>
      <w:r>
        <w:tab/>
      </w:r>
      <w:bookmarkStart w:id="57" w:name="_Toc338161471"/>
      <w:r w:rsidRPr="00A42311">
        <w:t>The controls for the headlamp</w:t>
      </w:r>
      <w:r w:rsidRPr="00A42311">
        <w:noBreakHyphen/>
        <w:t xml:space="preserve">levelling devices referred to in paragraph 6.2.6.2.2. </w:t>
      </w:r>
      <w:r w:rsidR="00AC395C">
        <w:t>o</w:t>
      </w:r>
      <w:r w:rsidRPr="00A42311">
        <w:t xml:space="preserve">f this </w:t>
      </w:r>
      <w:r w:rsidR="007D46DB">
        <w:t>R</w:t>
      </w:r>
      <w:r w:rsidR="007D46DB" w:rsidRPr="00A42311">
        <w:t>egulation</w:t>
      </w:r>
      <w:bookmarkEnd w:id="57"/>
      <w:r w:rsidR="007D46DB" w:rsidRPr="00A42311">
        <w:t xml:space="preserve"> </w:t>
      </w:r>
    </w:p>
    <w:p w:rsidR="00A42311" w:rsidRPr="00A42311" w:rsidRDefault="00A42311" w:rsidP="00A42311">
      <w:pPr>
        <w:pStyle w:val="para"/>
      </w:pPr>
      <w:r w:rsidRPr="00A42311">
        <w:t>1.</w:t>
      </w:r>
      <w:r w:rsidRPr="00A42311">
        <w:tab/>
        <w:t xml:space="preserve">Specifications </w:t>
      </w:r>
    </w:p>
    <w:p w:rsidR="00A42311" w:rsidRPr="00A42311" w:rsidRDefault="00A42311" w:rsidP="00A42311">
      <w:pPr>
        <w:pStyle w:val="para"/>
      </w:pPr>
      <w:r w:rsidRPr="00A42311">
        <w:t>1.1.</w:t>
      </w:r>
      <w:r w:rsidRPr="00A42311">
        <w:tab/>
        <w:t>Downward inclination of the dipped</w:t>
      </w:r>
      <w:r w:rsidRPr="00A42311">
        <w:noBreakHyphen/>
        <w:t xml:space="preserve">beam shall in all cases be produced in one of the following ways: </w:t>
      </w:r>
    </w:p>
    <w:p w:rsidR="00A42311" w:rsidRPr="00A42311" w:rsidRDefault="00A42311" w:rsidP="00A42311">
      <w:pPr>
        <w:pStyle w:val="ad"/>
      </w:pPr>
      <w:r w:rsidRPr="00A42311">
        <w:t>(a)</w:t>
      </w:r>
      <w:r w:rsidRPr="00A42311">
        <w:tab/>
        <w:t xml:space="preserve">By moving a control downwards or to the left; </w:t>
      </w:r>
    </w:p>
    <w:p w:rsidR="00A42311" w:rsidRPr="00A42311" w:rsidRDefault="00A42311" w:rsidP="00A42311">
      <w:pPr>
        <w:pStyle w:val="ad"/>
      </w:pPr>
      <w:r w:rsidRPr="00A42311">
        <w:t>(b)</w:t>
      </w:r>
      <w:r w:rsidRPr="00A42311">
        <w:tab/>
        <w:t xml:space="preserve">By rotating a control in a </w:t>
      </w:r>
      <w:r w:rsidR="00141AC0" w:rsidRPr="00A42311">
        <w:t>counter clockwise</w:t>
      </w:r>
      <w:r w:rsidRPr="00A42311">
        <w:t xml:space="preserve"> direction; </w:t>
      </w:r>
    </w:p>
    <w:p w:rsidR="00A42311" w:rsidRPr="00A42311" w:rsidRDefault="00A42311" w:rsidP="00A42311">
      <w:pPr>
        <w:pStyle w:val="ad"/>
      </w:pPr>
      <w:r w:rsidRPr="00A42311">
        <w:t>(c)</w:t>
      </w:r>
      <w:r w:rsidRPr="00A42311">
        <w:tab/>
        <w:t>By depressing a button (push</w:t>
      </w:r>
      <w:r w:rsidRPr="00A42311">
        <w:noBreakHyphen/>
        <w:t>pull control).</w:t>
      </w:r>
    </w:p>
    <w:p w:rsidR="00A42311" w:rsidRPr="00A42311" w:rsidRDefault="00A42311" w:rsidP="00A42311">
      <w:pPr>
        <w:pStyle w:val="para"/>
        <w:ind w:firstLine="0"/>
      </w:pPr>
      <w:r w:rsidRPr="00A42311">
        <w:t>If several buttons are used to adjust the beam, the button which gives the greatest downward inclination shall be installed to the left or below the button(s) for other dipped</w:t>
      </w:r>
      <w:r w:rsidRPr="00A42311">
        <w:noBreakHyphen/>
        <w:t xml:space="preserve">beam positions. </w:t>
      </w:r>
    </w:p>
    <w:p w:rsidR="00A42311" w:rsidRPr="00A42311" w:rsidRDefault="00A42311" w:rsidP="00A42311">
      <w:pPr>
        <w:pStyle w:val="para"/>
        <w:ind w:firstLine="0"/>
      </w:pPr>
      <w:r w:rsidRPr="00A42311">
        <w:t>A rotary control which is installed edge</w:t>
      </w:r>
      <w:r w:rsidRPr="00A42311">
        <w:noBreakHyphen/>
        <w:t>on, or with only the edge visible, should follow the operating principles of control of types (a) or (c).</w:t>
      </w:r>
    </w:p>
    <w:p w:rsidR="00A42311" w:rsidRPr="00A42311" w:rsidRDefault="00A42311" w:rsidP="00A42311">
      <w:pPr>
        <w:pStyle w:val="para"/>
      </w:pPr>
      <w:r w:rsidRPr="00A42311">
        <w:t>1.1.1.</w:t>
      </w:r>
      <w:r w:rsidRPr="00A42311">
        <w:tab/>
        <w:t xml:space="preserve">This control shall carry symbols indicating clearly the movements corresponding to the downward and upward inclination of the </w:t>
      </w:r>
      <w:r w:rsidR="00876E4E">
        <w:t>dipped-beam</w:t>
      </w:r>
      <w:r w:rsidRPr="00A42311">
        <w:t xml:space="preserve">. </w:t>
      </w:r>
    </w:p>
    <w:p w:rsidR="00A42311" w:rsidRPr="00A42311" w:rsidRDefault="00A42311" w:rsidP="00A42311">
      <w:pPr>
        <w:pStyle w:val="para"/>
      </w:pPr>
      <w:r w:rsidRPr="00A42311">
        <w:t>1.2.</w:t>
      </w:r>
      <w:r w:rsidRPr="00A42311">
        <w:tab/>
        <w:t xml:space="preserve">The </w:t>
      </w:r>
      <w:r w:rsidR="00055DFB">
        <w:t>"</w:t>
      </w:r>
      <w:r w:rsidRPr="00A42311">
        <w:t>0</w:t>
      </w:r>
      <w:r w:rsidR="00055DFB">
        <w:t>"</w:t>
      </w:r>
      <w:r w:rsidRPr="00A42311">
        <w:t xml:space="preserve"> position corresponds to the initial inclination according to paragraph 6.2.6.1.1. of this Regulation.</w:t>
      </w:r>
    </w:p>
    <w:p w:rsidR="00A42311" w:rsidRPr="00A42311" w:rsidRDefault="00A42311" w:rsidP="00A42311">
      <w:pPr>
        <w:pStyle w:val="para"/>
      </w:pPr>
      <w:r w:rsidRPr="00A42311">
        <w:t>1.3.</w:t>
      </w:r>
      <w:r w:rsidRPr="00A42311">
        <w:tab/>
        <w:t xml:space="preserve">The </w:t>
      </w:r>
      <w:r w:rsidR="00055DFB">
        <w:t>"</w:t>
      </w:r>
      <w:r w:rsidRPr="00A42311">
        <w:t>0</w:t>
      </w:r>
      <w:r w:rsidR="00055DFB">
        <w:t>"</w:t>
      </w:r>
      <w:r w:rsidRPr="00A42311">
        <w:t xml:space="preserve"> position which, according to paragraph 6.2.6.2.2. of this Regulation has to be a </w:t>
      </w:r>
      <w:r w:rsidR="00055DFB">
        <w:t>"</w:t>
      </w:r>
      <w:r w:rsidRPr="00A42311">
        <w:t>stop position</w:t>
      </w:r>
      <w:r w:rsidR="00055DFB">
        <w:t>"</w:t>
      </w:r>
      <w:r w:rsidRPr="00A42311">
        <w:t xml:space="preserve">, need not necessarily be at the end of the scale. </w:t>
      </w:r>
    </w:p>
    <w:p w:rsidR="00A42311" w:rsidRPr="00A42311" w:rsidRDefault="00A42311" w:rsidP="00A42311">
      <w:pPr>
        <w:pStyle w:val="para"/>
      </w:pPr>
      <w:r w:rsidRPr="00A42311">
        <w:t>1.4.</w:t>
      </w:r>
      <w:r w:rsidRPr="00A42311">
        <w:tab/>
        <w:t xml:space="preserve">The marks used on control shall be explained in the owner's handbook. </w:t>
      </w:r>
    </w:p>
    <w:p w:rsidR="00A42311" w:rsidRPr="00A42311" w:rsidRDefault="00A42311" w:rsidP="00A42311">
      <w:pPr>
        <w:pStyle w:val="para"/>
      </w:pPr>
      <w:r w:rsidRPr="00A42311">
        <w:t>1.5.</w:t>
      </w:r>
      <w:r w:rsidRPr="00A42311">
        <w:tab/>
        <w:t xml:space="preserve">Only the following symbols may be used to identify the controls: </w:t>
      </w:r>
    </w:p>
    <w:bookmarkStart w:id="58" w:name="_1159364290"/>
    <w:bookmarkStart w:id="59" w:name="_1159364490"/>
    <w:bookmarkEnd w:id="58"/>
    <w:bookmarkEnd w:id="59"/>
    <w:p w:rsidR="00F86CE5" w:rsidRDefault="00A42311" w:rsidP="00F86CE5">
      <w:pPr>
        <w:pStyle w:val="para"/>
      </w:pPr>
      <w:r>
        <w:object w:dxaOrig="7651" w:dyaOrig="1651">
          <v:shape id="_x0000_i1032" type="#_x0000_t75" style="width:382.55pt;height:82.45pt" o:ole="">
            <v:imagedata r:id="rId105" o:title="" croptop="-249f" cropbottom="-249f" cropleft="-32f" cropright="-32f"/>
          </v:shape>
          <o:OLEObject Type="Embed" ProgID="Word.Picture.8" ShapeID="_x0000_i1032" DrawAspect="Content" ObjectID="_1772965155" r:id="rId106"/>
        </w:object>
      </w:r>
    </w:p>
    <w:p w:rsidR="00C50964" w:rsidRDefault="00A96785" w:rsidP="00A96785">
      <w:pPr>
        <w:pStyle w:val="para"/>
      </w:pPr>
      <w:r w:rsidRPr="00A96785">
        <w:t>Symbols employing five lines instead of four may also be used</w:t>
      </w:r>
    </w:p>
    <w:p w:rsidR="00A96785" w:rsidRPr="002B29A9" w:rsidRDefault="00141AC0" w:rsidP="002B29A9">
      <w:pPr>
        <w:pStyle w:val="1"/>
      </w:pPr>
      <w:bookmarkStart w:id="60" w:name="_Toc338161472"/>
      <w:r>
        <w:t>Example 1</w:t>
      </w:r>
      <w:bookmarkEnd w:id="60"/>
    </w:p>
    <w:p w:rsidR="00A96785" w:rsidRDefault="00A96785" w:rsidP="00A96785">
      <w:pPr>
        <w:pStyle w:val="para"/>
      </w:pPr>
      <w:r>
        <w:object w:dxaOrig="5090" w:dyaOrig="1420">
          <v:shape id="_x0000_i1033" type="#_x0000_t75" style="width:254.25pt;height:71.3pt" o:ole="">
            <v:imagedata r:id="rId107" o:title=""/>
          </v:shape>
          <o:OLEObject Type="Embed" ProgID="Word.Document.8" ShapeID="_x0000_i1033" DrawAspect="Content" ObjectID="_1772965156" r:id="rId108">
            <o:FieldCodes>\s</o:FieldCodes>
          </o:OLEObject>
        </w:object>
      </w:r>
    </w:p>
    <w:p w:rsidR="00A96785" w:rsidRPr="002B29A9" w:rsidRDefault="00A96785" w:rsidP="00FB1214">
      <w:pPr>
        <w:pStyle w:val="para"/>
        <w:spacing w:before="360"/>
      </w:pPr>
      <w:r>
        <w:br w:type="page"/>
      </w:r>
      <w:bookmarkStart w:id="61" w:name="_Toc338161473"/>
      <w:r w:rsidR="00141AC0">
        <w:t>Example 2</w:t>
      </w:r>
      <w:bookmarkEnd w:id="61"/>
    </w:p>
    <w:p w:rsidR="00A96785" w:rsidRDefault="00A96785" w:rsidP="00A96785">
      <w:pPr>
        <w:pStyle w:val="para"/>
      </w:pPr>
      <w:r>
        <w:object w:dxaOrig="4516" w:dyaOrig="1799">
          <v:shape id="_x0000_i1034" type="#_x0000_t75" style="width:225.8pt;height:90.05pt" o:ole="">
            <v:imagedata r:id="rId109" o:title=""/>
          </v:shape>
          <o:OLEObject Type="Embed" ProgID="Word.Document.8" ShapeID="_x0000_i1034" DrawAspect="Content" ObjectID="_1772965157" r:id="rId110">
            <o:FieldCodes>\s</o:FieldCodes>
          </o:OLEObject>
        </w:object>
      </w:r>
    </w:p>
    <w:p w:rsidR="00A96785" w:rsidRPr="002B29A9" w:rsidRDefault="00A96785" w:rsidP="00FB1214">
      <w:pPr>
        <w:pStyle w:val="1"/>
        <w:spacing w:before="360" w:after="240"/>
      </w:pPr>
      <w:bookmarkStart w:id="62" w:name="_Toc338161474"/>
      <w:r w:rsidRPr="002B29A9">
        <w:t>Ex</w:t>
      </w:r>
      <w:r w:rsidR="00141AC0">
        <w:t>ample 3</w:t>
      </w:r>
      <w:bookmarkEnd w:id="62"/>
    </w:p>
    <w:p w:rsidR="00A96785" w:rsidRDefault="00FF1DA4" w:rsidP="00A96785">
      <w:pPr>
        <w:pStyle w:val="para"/>
      </w:pPr>
      <w:r>
        <w:rPr>
          <w:noProof/>
          <w:lang w:val="en-US" w:eastAsia="ko-KR"/>
        </w:rPr>
        <w:drawing>
          <wp:inline distT="0" distB="0" distL="0" distR="0">
            <wp:extent cx="1371600" cy="1797050"/>
            <wp:effectExtent l="0" t="0" r="0" b="0"/>
            <wp:docPr id="10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0"/>
                    <pic:cNvPicPr>
                      <a:picLocks noChangeAspect="1" noChangeArrowheads="1"/>
                    </pic:cNvPicPr>
                  </pic:nvPicPr>
                  <pic:blipFill>
                    <a:blip r:embed="rId111" cstate="print">
                      <a:extLst>
                        <a:ext uri="{28A0092B-C50C-407E-A947-70E740481C1C}">
                          <a14:useLocalDpi xmlns:a14="http://schemas.microsoft.com/office/drawing/2010/main" val="0"/>
                        </a:ext>
                      </a:extLst>
                    </a:blip>
                    <a:srcRect l="-369" t="-53" r="-369" b="-53"/>
                    <a:stretch>
                      <a:fillRect/>
                    </a:stretch>
                  </pic:blipFill>
                  <pic:spPr bwMode="auto">
                    <a:xfrm>
                      <a:off x="0" y="0"/>
                      <a:ext cx="1371600" cy="1797050"/>
                    </a:xfrm>
                    <a:prstGeom prst="rect">
                      <a:avLst/>
                    </a:prstGeom>
                    <a:noFill/>
                    <a:ln>
                      <a:noFill/>
                    </a:ln>
                  </pic:spPr>
                </pic:pic>
              </a:graphicData>
            </a:graphic>
          </wp:inline>
        </w:drawing>
      </w:r>
    </w:p>
    <w:p w:rsidR="00FC1AF7" w:rsidRDefault="00FC1AF7" w:rsidP="00A96785">
      <w:pPr>
        <w:pStyle w:val="para"/>
      </w:pPr>
    </w:p>
    <w:p w:rsidR="00FC1AF7" w:rsidRDefault="00FC1AF7" w:rsidP="00A96785">
      <w:pPr>
        <w:pStyle w:val="para"/>
        <w:sectPr w:rsidR="00FC1AF7" w:rsidSect="007310FE">
          <w:headerReference w:type="even" r:id="rId112"/>
          <w:headerReference w:type="default" r:id="rId113"/>
          <w:footerReference w:type="even" r:id="rId114"/>
          <w:footerReference w:type="default" r:id="rId115"/>
          <w:headerReference w:type="first" r:id="rId116"/>
          <w:footerReference w:type="first" r:id="rId117"/>
          <w:footnotePr>
            <w:numRestart w:val="eachSect"/>
          </w:footnotePr>
          <w:endnotePr>
            <w:numFmt w:val="decimal"/>
          </w:endnotePr>
          <w:pgSz w:w="11907" w:h="16840" w:code="9"/>
          <w:pgMar w:top="1701" w:right="1134" w:bottom="2268" w:left="1134" w:header="1134" w:footer="1701" w:gutter="0"/>
          <w:cols w:space="720"/>
          <w:titlePg/>
          <w:docGrid w:linePitch="272"/>
        </w:sectPr>
      </w:pPr>
    </w:p>
    <w:p w:rsidR="00D827EE" w:rsidRPr="00D827EE" w:rsidRDefault="00D827EE" w:rsidP="00D827EE">
      <w:pPr>
        <w:pStyle w:val="HChG"/>
      </w:pPr>
      <w:bookmarkStart w:id="63" w:name="_Toc338161475"/>
      <w:r w:rsidRPr="00D827EE">
        <w:t>Annex 9</w:t>
      </w:r>
      <w:bookmarkEnd w:id="63"/>
      <w:r w:rsidRPr="00D827EE">
        <w:t xml:space="preserve"> </w:t>
      </w:r>
    </w:p>
    <w:p w:rsidR="00D827EE" w:rsidRPr="00D827EE" w:rsidRDefault="00D827EE" w:rsidP="00D827EE">
      <w:pPr>
        <w:pStyle w:val="HChG"/>
      </w:pPr>
      <w:r>
        <w:tab/>
      </w:r>
      <w:r>
        <w:tab/>
      </w:r>
      <w:bookmarkStart w:id="64" w:name="_Toc338161476"/>
      <w:r w:rsidRPr="00D827EE">
        <w:t>Control of conformity of production</w:t>
      </w:r>
      <w:bookmarkEnd w:id="64"/>
      <w:r w:rsidRPr="00D827EE">
        <w:t xml:space="preserve"> </w:t>
      </w:r>
    </w:p>
    <w:p w:rsidR="00D827EE" w:rsidRPr="00D827EE" w:rsidRDefault="00D827EE" w:rsidP="00D827EE">
      <w:pPr>
        <w:pStyle w:val="para"/>
      </w:pPr>
      <w:r w:rsidRPr="00D827EE">
        <w:t>1.</w:t>
      </w:r>
      <w:r w:rsidRPr="00D827EE">
        <w:tab/>
        <w:t xml:space="preserve">Tests </w:t>
      </w:r>
    </w:p>
    <w:p w:rsidR="00D827EE" w:rsidRPr="00D827EE" w:rsidRDefault="00D827EE" w:rsidP="00D827EE">
      <w:pPr>
        <w:pStyle w:val="para"/>
      </w:pPr>
      <w:r w:rsidRPr="00D827EE">
        <w:t>1.1.</w:t>
      </w:r>
      <w:r w:rsidRPr="00D827EE">
        <w:tab/>
        <w:t>Position of lamps</w:t>
      </w:r>
    </w:p>
    <w:p w:rsidR="00D827EE" w:rsidRPr="00D827EE" w:rsidRDefault="00D827EE" w:rsidP="00D827EE">
      <w:pPr>
        <w:pStyle w:val="para"/>
        <w:ind w:firstLine="0"/>
      </w:pPr>
      <w:r w:rsidRPr="00D827EE">
        <w:t>The position of lamps, as defined in paragraph 2.7. of this Regulation, in width, in height and in length shall be checked in accordance with the general requirements set out in paragraphs 2.8. to 2.10., 2.14. and 5.4. of this Regulation.</w:t>
      </w:r>
    </w:p>
    <w:p w:rsidR="00D827EE" w:rsidRPr="00D827EE" w:rsidRDefault="00D827EE" w:rsidP="00D827EE">
      <w:pPr>
        <w:pStyle w:val="para"/>
        <w:ind w:firstLine="0"/>
      </w:pPr>
      <w:r w:rsidRPr="00D827EE">
        <w:t xml:space="preserve">The values measured for the distances shall be such that the individual specifications applicable to each lamp are fulfilled. </w:t>
      </w:r>
    </w:p>
    <w:p w:rsidR="00D827EE" w:rsidRPr="00D827EE" w:rsidRDefault="00D827EE" w:rsidP="00D827EE">
      <w:pPr>
        <w:pStyle w:val="para"/>
      </w:pPr>
      <w:r w:rsidRPr="00D827EE">
        <w:t>1.2.</w:t>
      </w:r>
      <w:r w:rsidRPr="00D827EE">
        <w:tab/>
        <w:t xml:space="preserve">Visibility of lamps </w:t>
      </w:r>
    </w:p>
    <w:p w:rsidR="00D827EE" w:rsidRPr="00D827EE" w:rsidRDefault="00D827EE" w:rsidP="00D827EE">
      <w:pPr>
        <w:pStyle w:val="para"/>
      </w:pPr>
      <w:r w:rsidRPr="00D827EE">
        <w:t>1.2.1.</w:t>
      </w:r>
      <w:r w:rsidRPr="00D827EE">
        <w:tab/>
        <w:t xml:space="preserve">The angles of geometric visibility shall be checked in accordance with paragraph 2.13. of this Regulation. </w:t>
      </w:r>
    </w:p>
    <w:p w:rsidR="00D827EE" w:rsidRPr="00D827EE" w:rsidRDefault="00D827EE" w:rsidP="00D827EE">
      <w:pPr>
        <w:pStyle w:val="para"/>
        <w:ind w:firstLine="0"/>
      </w:pPr>
      <w:r w:rsidRPr="00D827EE">
        <w:t xml:space="preserve">The values measured for the angles shall be such that the individual specifications applicable to each lamp are fulfilled except that the limits of the angles may have an allowance corresponding to the </w:t>
      </w:r>
      <w:r w:rsidR="00141AC0">
        <w:t>±</w:t>
      </w:r>
      <w:r w:rsidRPr="00D827EE">
        <w:t>3º variation permitted in paragraph 5.3. for the mounting of the light</w:t>
      </w:r>
      <w:r w:rsidRPr="00D827EE">
        <w:noBreakHyphen/>
        <w:t xml:space="preserve">signalling devices. </w:t>
      </w:r>
    </w:p>
    <w:p w:rsidR="00D827EE" w:rsidRPr="00D827EE" w:rsidRDefault="00D827EE" w:rsidP="00D827EE">
      <w:pPr>
        <w:pStyle w:val="para"/>
      </w:pPr>
      <w:r w:rsidRPr="00D827EE">
        <w:t>1.2.2.</w:t>
      </w:r>
      <w:r w:rsidRPr="00D827EE">
        <w:tab/>
        <w:t xml:space="preserve">The visibility of red light towards the front and of white light towards the rear shall be checked in accordance with paragraph 5.10. of this Regulation. </w:t>
      </w:r>
    </w:p>
    <w:p w:rsidR="00E92039" w:rsidRDefault="00E92039" w:rsidP="00D827EE">
      <w:pPr>
        <w:pStyle w:val="para"/>
      </w:pPr>
      <w:r w:rsidRPr="00E92039">
        <w:t>1.3.</w:t>
      </w:r>
      <w:r w:rsidRPr="00E92039">
        <w:tab/>
        <w:t xml:space="preserve">Alignment of dipped-beam headlamps and class </w:t>
      </w:r>
      <w:r w:rsidR="00055DFB">
        <w:t>"</w:t>
      </w:r>
      <w:r w:rsidRPr="00E92039">
        <w:t>F3</w:t>
      </w:r>
      <w:r w:rsidR="00055DFB">
        <w:t>"</w:t>
      </w:r>
      <w:r w:rsidRPr="00E92039">
        <w:t xml:space="preserve"> front fog lamps towards the front</w:t>
      </w:r>
    </w:p>
    <w:p w:rsidR="00E92039" w:rsidRPr="00E92039" w:rsidRDefault="00E92039" w:rsidP="00E92039">
      <w:pPr>
        <w:pStyle w:val="para"/>
      </w:pPr>
      <w:r w:rsidRPr="00E92039">
        <w:t>1.3.1.</w:t>
      </w:r>
      <w:r w:rsidRPr="00E92039">
        <w:tab/>
        <w:t>Initial downward inclination</w:t>
      </w:r>
    </w:p>
    <w:p w:rsidR="00E92039" w:rsidRDefault="00E92039" w:rsidP="00E92039">
      <w:pPr>
        <w:pStyle w:val="para"/>
        <w:ind w:firstLine="0"/>
      </w:pPr>
      <w:r w:rsidRPr="00E92039">
        <w:t>The initial downward inclination of the cut</w:t>
      </w:r>
      <w:r w:rsidRPr="00E92039">
        <w:noBreakHyphen/>
        <w:t xml:space="preserve">off of the </w:t>
      </w:r>
      <w:r w:rsidR="00876E4E">
        <w:t>dipped-beam</w:t>
      </w:r>
      <w:r w:rsidRPr="00E92039">
        <w:t xml:space="preserve"> and the class </w:t>
      </w:r>
      <w:r w:rsidR="00055DFB">
        <w:t>"</w:t>
      </w:r>
      <w:r w:rsidRPr="00E92039">
        <w:t>F3</w:t>
      </w:r>
      <w:r w:rsidR="00055DFB">
        <w:t>"</w:t>
      </w:r>
      <w:r w:rsidRPr="00E92039">
        <w:t xml:space="preserve"> front fog lamps shall be set to the plated figure as required and shown in Annex 7.</w:t>
      </w:r>
    </w:p>
    <w:p w:rsidR="00D827EE" w:rsidRPr="00D827EE" w:rsidRDefault="00D827EE" w:rsidP="00D827EE">
      <w:pPr>
        <w:pStyle w:val="para"/>
        <w:ind w:firstLine="0"/>
      </w:pPr>
      <w:r w:rsidRPr="00D827EE">
        <w:t xml:space="preserve">Alternatively the manufacturer shall set the initial aim to a figure that is different from the plated figure where it can be shown to be representative of the type approved when tested in accordance with the procedures contained in Annex 6 and in particular paragraph 4.1. </w:t>
      </w:r>
    </w:p>
    <w:p w:rsidR="00E92039" w:rsidRPr="00E92039" w:rsidRDefault="00E92039" w:rsidP="00E92039">
      <w:pPr>
        <w:pStyle w:val="para"/>
      </w:pPr>
      <w:r w:rsidRPr="00E92039">
        <w:t>1.3.2.</w:t>
      </w:r>
      <w:r w:rsidRPr="00E92039">
        <w:tab/>
        <w:t>Variation of inclination with load</w:t>
      </w:r>
    </w:p>
    <w:p w:rsidR="00E92039" w:rsidRPr="00E92039" w:rsidRDefault="00E92039" w:rsidP="00E92039">
      <w:pPr>
        <w:pStyle w:val="para"/>
        <w:ind w:firstLine="0"/>
      </w:pPr>
      <w:r w:rsidRPr="00E92039">
        <w:t xml:space="preserve">The variation of the </w:t>
      </w:r>
      <w:r w:rsidR="00876E4E">
        <w:t>dipped-beam</w:t>
      </w:r>
      <w:r w:rsidRPr="00E92039">
        <w:t xml:space="preserve"> downward inclination as a function of the loading conditions specified within this section shall remain within the range:</w:t>
      </w:r>
    </w:p>
    <w:p w:rsidR="00E92039" w:rsidRPr="00E92039" w:rsidRDefault="00E92039" w:rsidP="00E92039">
      <w:pPr>
        <w:pStyle w:val="para"/>
        <w:ind w:firstLine="0"/>
      </w:pPr>
      <w:r w:rsidRPr="00E92039">
        <w:t>0.2 per cent to 2.8 per cent</w:t>
      </w:r>
      <w:r w:rsidRPr="00E92039">
        <w:tab/>
      </w:r>
      <w:r w:rsidRPr="00E92039">
        <w:tab/>
        <w:t>for headlamp mounting height h &lt; 0.8;</w:t>
      </w:r>
    </w:p>
    <w:p w:rsidR="00E92039" w:rsidRPr="00E92039" w:rsidRDefault="00E92039" w:rsidP="00E92039">
      <w:pPr>
        <w:pStyle w:val="para"/>
        <w:ind w:left="5103" w:hanging="2835"/>
      </w:pPr>
      <w:r w:rsidRPr="00E92039">
        <w:t>0.2 per cent to 2.8 per cent</w:t>
      </w:r>
      <w:r w:rsidRPr="00E92039">
        <w:tab/>
      </w:r>
      <w:r w:rsidRPr="00E92039">
        <w:tab/>
        <w:t xml:space="preserve">for headlamp mounting height </w:t>
      </w:r>
      <w:r w:rsidRPr="00E92039">
        <w:br/>
        <w:t>0.8 ≤ h ≤ 1.0; or</w:t>
      </w:r>
    </w:p>
    <w:p w:rsidR="00E92039" w:rsidRPr="00E92039" w:rsidRDefault="00E92039" w:rsidP="00AD5E7B">
      <w:pPr>
        <w:pStyle w:val="para"/>
        <w:ind w:left="5103" w:hanging="2835"/>
      </w:pPr>
      <w:r w:rsidRPr="00E92039">
        <w:t>0.7 per cent to 3.3 per cent</w:t>
      </w:r>
      <w:r w:rsidRPr="00E92039">
        <w:tab/>
      </w:r>
      <w:r w:rsidRPr="00E92039">
        <w:tab/>
        <w:t>(according to the aiming range chosen by the manufacturer at the approval);</w:t>
      </w:r>
    </w:p>
    <w:p w:rsidR="00E92039" w:rsidRPr="00E92039" w:rsidRDefault="00E92039" w:rsidP="00AD5E7B">
      <w:pPr>
        <w:pStyle w:val="para"/>
        <w:ind w:left="5103" w:hanging="2835"/>
      </w:pPr>
      <w:r w:rsidRPr="00E92039">
        <w:t xml:space="preserve">0.7 per cent to 3.3 per cent </w:t>
      </w:r>
      <w:r w:rsidRPr="00E92039">
        <w:tab/>
      </w:r>
      <w:r w:rsidRPr="00E92039">
        <w:tab/>
        <w:t>for headlamp mounting height 1.0 &lt; h ≤ 1.2 m;</w:t>
      </w:r>
    </w:p>
    <w:p w:rsidR="00E92039" w:rsidRPr="00E92039" w:rsidRDefault="00E92039" w:rsidP="00E92039">
      <w:pPr>
        <w:pStyle w:val="para"/>
        <w:ind w:firstLine="0"/>
      </w:pPr>
      <w:r w:rsidRPr="00E92039">
        <w:t xml:space="preserve">1.2 per cent to 3.8 per cent </w:t>
      </w:r>
      <w:r w:rsidRPr="00E92039">
        <w:tab/>
      </w:r>
      <w:r w:rsidRPr="00E92039">
        <w:tab/>
        <w:t>for headlamp mounting height h &gt; 1.2 m.</w:t>
      </w:r>
    </w:p>
    <w:p w:rsidR="00E92039" w:rsidRPr="00E92039" w:rsidRDefault="00E92039" w:rsidP="00AC4624">
      <w:pPr>
        <w:pStyle w:val="para"/>
        <w:spacing w:before="120"/>
        <w:ind w:firstLine="0"/>
      </w:pPr>
      <w:r w:rsidRPr="00E92039">
        <w:t xml:space="preserve">In the case of a class </w:t>
      </w:r>
      <w:r w:rsidR="00055DFB">
        <w:t>"</w:t>
      </w:r>
      <w:r w:rsidRPr="00E92039">
        <w:t>F3</w:t>
      </w:r>
      <w:r w:rsidR="00055DFB">
        <w:t>"</w:t>
      </w:r>
      <w:r w:rsidRPr="00E92039">
        <w:t xml:space="preserve"> front fog lamp with (a) light source(s) having a total objective luminous flux which exceeds 2,000 lumen</w:t>
      </w:r>
      <w:r w:rsidR="00141AC0">
        <w:t>s</w:t>
      </w:r>
      <w:r w:rsidRPr="00E92039">
        <w:t>, the variation of the downward inclination as a function of the loading conditions specified within this section shall remain within the range:</w:t>
      </w:r>
    </w:p>
    <w:p w:rsidR="00E92039" w:rsidRPr="00E92039" w:rsidRDefault="00E92039" w:rsidP="00E84C3D">
      <w:pPr>
        <w:pStyle w:val="para"/>
        <w:ind w:left="5103" w:hanging="2835"/>
      </w:pPr>
      <w:r w:rsidRPr="00E92039">
        <w:t>0.7 per cent to 3.3 per cent</w:t>
      </w:r>
      <w:r w:rsidRPr="00E92039">
        <w:tab/>
      </w:r>
      <w:r w:rsidR="00E84C3D">
        <w:tab/>
      </w:r>
      <w:r w:rsidRPr="00E92039">
        <w:t>for front fog lamp mounting height h ≤ 0.8 ;</w:t>
      </w:r>
    </w:p>
    <w:p w:rsidR="00E92039" w:rsidRPr="00E92039" w:rsidRDefault="00E92039" w:rsidP="00E84C3D">
      <w:pPr>
        <w:pStyle w:val="para"/>
        <w:ind w:left="5103" w:hanging="2835"/>
      </w:pPr>
      <w:r w:rsidRPr="00E92039">
        <w:t>1.2 per cent to 3.8 per cent</w:t>
      </w:r>
      <w:r w:rsidRPr="00E92039">
        <w:tab/>
      </w:r>
      <w:r w:rsidRPr="00E92039">
        <w:tab/>
        <w:t>for front fog lamp mounting height h &gt; 0.8 m.</w:t>
      </w:r>
    </w:p>
    <w:p w:rsidR="00E92039" w:rsidRDefault="00E92039" w:rsidP="00E92039">
      <w:pPr>
        <w:pStyle w:val="para"/>
        <w:ind w:firstLine="0"/>
      </w:pPr>
      <w:r w:rsidRPr="00E92039">
        <w:t>The states of loading to be used shall be as follows, as indicated in Annex 5 of this Regulation, for every system adjusted accordingly.</w:t>
      </w:r>
    </w:p>
    <w:p w:rsidR="00D827EE" w:rsidRPr="00D827EE" w:rsidRDefault="00D827EE" w:rsidP="00D827EE">
      <w:pPr>
        <w:pStyle w:val="para"/>
      </w:pPr>
      <w:r w:rsidRPr="00D827EE">
        <w:t>1.3.2.1.</w:t>
      </w:r>
      <w:r w:rsidRPr="00D827EE">
        <w:tab/>
        <w:t>Vehicles in category M</w:t>
      </w:r>
      <w:r w:rsidRPr="00D827EE">
        <w:rPr>
          <w:vertAlign w:val="subscript"/>
        </w:rPr>
        <w:t>1</w:t>
      </w:r>
      <w:r w:rsidRPr="00D827EE">
        <w:t>:</w:t>
      </w:r>
    </w:p>
    <w:p w:rsidR="00D827EE" w:rsidRPr="00D827EE" w:rsidRDefault="00D827EE" w:rsidP="00A76650">
      <w:pPr>
        <w:pStyle w:val="para"/>
        <w:ind w:firstLine="0"/>
      </w:pPr>
      <w:r w:rsidRPr="00D827EE">
        <w:t>Paragraph 2.1.1.1.</w:t>
      </w:r>
    </w:p>
    <w:p w:rsidR="00D827EE" w:rsidRPr="00D827EE" w:rsidRDefault="00D827EE" w:rsidP="00A76650">
      <w:pPr>
        <w:pStyle w:val="para"/>
        <w:ind w:firstLine="0"/>
      </w:pPr>
      <w:r w:rsidRPr="00D827EE">
        <w:t>Paragraph 2.1.1.6. taking into account</w:t>
      </w:r>
    </w:p>
    <w:p w:rsidR="00D827EE" w:rsidRPr="00D827EE" w:rsidRDefault="00D827EE" w:rsidP="00A76650">
      <w:pPr>
        <w:pStyle w:val="para"/>
        <w:ind w:firstLine="0"/>
      </w:pPr>
      <w:r w:rsidRPr="00D827EE">
        <w:t xml:space="preserve">Paragraph 2.1.2. </w:t>
      </w:r>
    </w:p>
    <w:p w:rsidR="00D827EE" w:rsidRPr="00D827EE" w:rsidRDefault="00D827EE" w:rsidP="00D827EE">
      <w:pPr>
        <w:pStyle w:val="para"/>
      </w:pPr>
      <w:r w:rsidRPr="00D827EE">
        <w:t>1.3.2.2.</w:t>
      </w:r>
      <w:r w:rsidRPr="00D827EE">
        <w:tab/>
        <w:t>Vehicles in category M</w:t>
      </w:r>
      <w:r w:rsidRPr="00D827EE">
        <w:rPr>
          <w:vertAlign w:val="subscript"/>
        </w:rPr>
        <w:t>2</w:t>
      </w:r>
      <w:r w:rsidRPr="00D827EE">
        <w:t xml:space="preserve"> and M</w:t>
      </w:r>
      <w:r w:rsidRPr="00D827EE">
        <w:rPr>
          <w:vertAlign w:val="subscript"/>
        </w:rPr>
        <w:t>3</w:t>
      </w:r>
      <w:r w:rsidRPr="00D827EE">
        <w:t>:</w:t>
      </w:r>
    </w:p>
    <w:p w:rsidR="00D827EE" w:rsidRPr="00D827EE" w:rsidRDefault="00D827EE" w:rsidP="00A76650">
      <w:pPr>
        <w:pStyle w:val="para"/>
        <w:ind w:firstLine="0"/>
      </w:pPr>
      <w:r w:rsidRPr="00D827EE">
        <w:t>Paragraph 2.2.1.</w:t>
      </w:r>
    </w:p>
    <w:p w:rsidR="00D827EE" w:rsidRPr="00D827EE" w:rsidRDefault="00D827EE" w:rsidP="00A76650">
      <w:pPr>
        <w:pStyle w:val="para"/>
        <w:ind w:firstLine="0"/>
      </w:pPr>
      <w:r w:rsidRPr="00D827EE">
        <w:t>Paragraph 2.2.2.</w:t>
      </w:r>
    </w:p>
    <w:p w:rsidR="00D827EE" w:rsidRPr="00D827EE" w:rsidRDefault="00D827EE" w:rsidP="00D827EE">
      <w:pPr>
        <w:pStyle w:val="para"/>
      </w:pPr>
      <w:r w:rsidRPr="00D827EE">
        <w:t>1.3.2.3.</w:t>
      </w:r>
      <w:r w:rsidRPr="00D827EE">
        <w:tab/>
        <w:t>Vehicles in category N with load surfaces:</w:t>
      </w:r>
    </w:p>
    <w:p w:rsidR="00D827EE" w:rsidRPr="00D827EE" w:rsidRDefault="00D827EE" w:rsidP="00A76650">
      <w:pPr>
        <w:pStyle w:val="para"/>
        <w:ind w:firstLine="0"/>
      </w:pPr>
      <w:r w:rsidRPr="00D827EE">
        <w:t>Paragraph 2.3.1.1.</w:t>
      </w:r>
    </w:p>
    <w:p w:rsidR="00D827EE" w:rsidRPr="00D827EE" w:rsidRDefault="00D827EE" w:rsidP="00A76650">
      <w:pPr>
        <w:pStyle w:val="para"/>
        <w:ind w:firstLine="0"/>
      </w:pPr>
      <w:r w:rsidRPr="00D827EE">
        <w:t xml:space="preserve">Paragraph 2.3.1.2. </w:t>
      </w:r>
    </w:p>
    <w:p w:rsidR="00D827EE" w:rsidRPr="00D827EE" w:rsidRDefault="00D827EE" w:rsidP="00D827EE">
      <w:pPr>
        <w:pStyle w:val="para"/>
      </w:pPr>
      <w:r w:rsidRPr="00D827EE">
        <w:t>1.3.2.4.</w:t>
      </w:r>
      <w:r w:rsidRPr="00D827EE">
        <w:tab/>
        <w:t>Vehicles in category N without load surfaces:</w:t>
      </w:r>
    </w:p>
    <w:p w:rsidR="00D827EE" w:rsidRPr="00D827EE" w:rsidRDefault="00D827EE" w:rsidP="00D827EE">
      <w:pPr>
        <w:pStyle w:val="para"/>
      </w:pPr>
      <w:r w:rsidRPr="00D827EE">
        <w:t>1.3.2.4.1.</w:t>
      </w:r>
      <w:r w:rsidRPr="00D827EE">
        <w:tab/>
        <w:t>Drawing vehicles for semi</w:t>
      </w:r>
      <w:r w:rsidRPr="00D827EE">
        <w:noBreakHyphen/>
        <w:t>trailers:</w:t>
      </w:r>
    </w:p>
    <w:p w:rsidR="00D827EE" w:rsidRPr="00D827EE" w:rsidRDefault="00D827EE" w:rsidP="00A76650">
      <w:pPr>
        <w:pStyle w:val="para"/>
        <w:ind w:firstLine="0"/>
      </w:pPr>
      <w:r w:rsidRPr="00D827EE">
        <w:t>Paragraph 2.4.1.1.</w:t>
      </w:r>
    </w:p>
    <w:p w:rsidR="00D827EE" w:rsidRPr="00D827EE" w:rsidRDefault="00D827EE" w:rsidP="00A76650">
      <w:pPr>
        <w:pStyle w:val="para"/>
        <w:ind w:firstLine="0"/>
      </w:pPr>
      <w:r w:rsidRPr="00D827EE">
        <w:t xml:space="preserve">Paragraph 2.4.1.2. </w:t>
      </w:r>
    </w:p>
    <w:p w:rsidR="00D827EE" w:rsidRPr="00D827EE" w:rsidRDefault="00D827EE" w:rsidP="00D827EE">
      <w:pPr>
        <w:pStyle w:val="para"/>
      </w:pPr>
      <w:r w:rsidRPr="00D827EE">
        <w:t>1.3.2.4.2.</w:t>
      </w:r>
      <w:r w:rsidRPr="00D827EE">
        <w:tab/>
        <w:t>Drawing vehicles for trailers:</w:t>
      </w:r>
    </w:p>
    <w:p w:rsidR="00D827EE" w:rsidRPr="00D827EE" w:rsidRDefault="00D827EE" w:rsidP="00A76650">
      <w:pPr>
        <w:pStyle w:val="para"/>
        <w:ind w:firstLine="0"/>
      </w:pPr>
      <w:r w:rsidRPr="00D827EE">
        <w:t>Paragraph 2.4.2.1.</w:t>
      </w:r>
    </w:p>
    <w:p w:rsidR="00D827EE" w:rsidRPr="00D827EE" w:rsidRDefault="00D827EE" w:rsidP="00A76650">
      <w:pPr>
        <w:pStyle w:val="para"/>
        <w:ind w:firstLine="0"/>
      </w:pPr>
      <w:r w:rsidRPr="00D827EE">
        <w:t xml:space="preserve">Paragraph 2.4.2.2. </w:t>
      </w:r>
    </w:p>
    <w:p w:rsidR="00D827EE" w:rsidRPr="00D827EE" w:rsidRDefault="00D827EE" w:rsidP="00D827EE">
      <w:pPr>
        <w:pStyle w:val="para"/>
      </w:pPr>
      <w:r w:rsidRPr="00D827EE">
        <w:t>1.4.</w:t>
      </w:r>
      <w:r w:rsidRPr="00D827EE">
        <w:tab/>
        <w:t>Electrical connections and tell</w:t>
      </w:r>
      <w:r w:rsidRPr="00D827EE">
        <w:noBreakHyphen/>
        <w:t>tales</w:t>
      </w:r>
    </w:p>
    <w:p w:rsidR="00D827EE" w:rsidRPr="00D827EE" w:rsidRDefault="00D827EE" w:rsidP="00A76650">
      <w:pPr>
        <w:pStyle w:val="para"/>
        <w:ind w:firstLine="0"/>
      </w:pPr>
      <w:r w:rsidRPr="00D827EE">
        <w:t xml:space="preserve">The electrical connections shall be checked by switching on every lamp supplied by the electrical system of the vehicle. </w:t>
      </w:r>
    </w:p>
    <w:p w:rsidR="00D827EE" w:rsidRPr="00D827EE" w:rsidRDefault="00D827EE" w:rsidP="00A76650">
      <w:pPr>
        <w:pStyle w:val="para"/>
        <w:ind w:firstLine="0"/>
      </w:pPr>
      <w:r w:rsidRPr="00D827EE">
        <w:t>The lamps and tell</w:t>
      </w:r>
      <w:r w:rsidRPr="00D827EE">
        <w:noBreakHyphen/>
        <w:t>tales shall function in accordance with the provisions set out in paragraphs 5.11. to 5.14. of this Regulation and with the individual specifications applicable to each lamp.</w:t>
      </w:r>
    </w:p>
    <w:p w:rsidR="00D827EE" w:rsidRPr="00D827EE" w:rsidRDefault="00D827EE" w:rsidP="00D827EE">
      <w:pPr>
        <w:pStyle w:val="para"/>
      </w:pPr>
      <w:r w:rsidRPr="00D827EE">
        <w:t>1.5.</w:t>
      </w:r>
      <w:r w:rsidRPr="00D827EE">
        <w:tab/>
        <w:t>Light intensities</w:t>
      </w:r>
    </w:p>
    <w:p w:rsidR="00D827EE" w:rsidRPr="00D827EE" w:rsidRDefault="00D827EE" w:rsidP="00D827EE">
      <w:pPr>
        <w:pStyle w:val="para"/>
      </w:pPr>
      <w:r w:rsidRPr="00D827EE">
        <w:t>1.5.1.</w:t>
      </w:r>
      <w:r w:rsidRPr="00D827EE">
        <w:tab/>
        <w:t>Main</w:t>
      </w:r>
      <w:r w:rsidRPr="00D827EE">
        <w:noBreakHyphen/>
        <w:t xml:space="preserve">beam headlamps </w:t>
      </w:r>
    </w:p>
    <w:p w:rsidR="00D827EE" w:rsidRPr="00D827EE" w:rsidRDefault="00D827EE" w:rsidP="00A76650">
      <w:pPr>
        <w:pStyle w:val="para"/>
        <w:ind w:firstLine="0"/>
      </w:pPr>
      <w:r w:rsidRPr="00D827EE">
        <w:t>The aggregate maximum intensity of the main beam headlamps shall be checked by the procedure described in paragraph 6.1.9.2. of this Regulation.  The value obtained shall be such that the requirement in paragraph 6.1.9.1. of this Regulation is fulfilled.</w:t>
      </w:r>
    </w:p>
    <w:p w:rsidR="00D827EE" w:rsidRPr="00D827EE" w:rsidRDefault="00D827EE" w:rsidP="00D827EE">
      <w:pPr>
        <w:pStyle w:val="para"/>
      </w:pPr>
      <w:r w:rsidRPr="00D827EE">
        <w:t>1.6.</w:t>
      </w:r>
      <w:r w:rsidRPr="00D827EE">
        <w:tab/>
        <w:t xml:space="preserve">The presence, number, colour, arrangement and, where applicable, the category of lamps shall be checked by visual inspection of the lamps and their markings. </w:t>
      </w:r>
    </w:p>
    <w:p w:rsidR="00D827EE" w:rsidRPr="00D827EE" w:rsidRDefault="00D827EE" w:rsidP="00D827EE">
      <w:pPr>
        <w:pStyle w:val="para"/>
      </w:pPr>
      <w:r w:rsidRPr="00D827EE">
        <w:tab/>
        <w:t xml:space="preserve">These shall be such that the requirements set out in paragraphs 5.15. and 5.16. as well as in the individual specifications applicable to each lamp are fulfilled. </w:t>
      </w:r>
    </w:p>
    <w:p w:rsidR="00A76650" w:rsidRDefault="00A76650" w:rsidP="00A96785">
      <w:pPr>
        <w:pStyle w:val="para"/>
        <w:sectPr w:rsidR="00A76650" w:rsidSect="00B640C6">
          <w:headerReference w:type="even" r:id="rId118"/>
          <w:headerReference w:type="default" r:id="rId119"/>
          <w:footerReference w:type="even" r:id="rId120"/>
          <w:footerReference w:type="default" r:id="rId121"/>
          <w:headerReference w:type="first" r:id="rId122"/>
          <w:footerReference w:type="first" r:id="rId123"/>
          <w:footnotePr>
            <w:numRestart w:val="eachSect"/>
          </w:footnotePr>
          <w:endnotePr>
            <w:numFmt w:val="decimal"/>
          </w:endnotePr>
          <w:pgSz w:w="11907" w:h="16840" w:code="9"/>
          <w:pgMar w:top="1701" w:right="1134" w:bottom="2268" w:left="1134" w:header="1134" w:footer="1701" w:gutter="0"/>
          <w:cols w:space="720"/>
          <w:titlePg/>
          <w:docGrid w:linePitch="272"/>
        </w:sectPr>
      </w:pPr>
    </w:p>
    <w:p w:rsidR="00A76650" w:rsidRPr="00A76650" w:rsidRDefault="00A76650" w:rsidP="00A76650">
      <w:pPr>
        <w:pStyle w:val="HChG"/>
      </w:pPr>
      <w:bookmarkStart w:id="65" w:name="_Toc338161477"/>
      <w:r w:rsidRPr="00A76650">
        <w:t>Annex 10</w:t>
      </w:r>
      <w:bookmarkEnd w:id="65"/>
    </w:p>
    <w:p w:rsidR="00A76650" w:rsidRPr="00A76650" w:rsidRDefault="00A76650" w:rsidP="00A76650">
      <w:pPr>
        <w:pStyle w:val="HChG"/>
      </w:pPr>
      <w:r>
        <w:tab/>
      </w:r>
      <w:r>
        <w:tab/>
      </w:r>
      <w:r w:rsidR="00792FE1">
        <w:t xml:space="preserve"> Reserved</w:t>
      </w:r>
    </w:p>
    <w:p w:rsidR="00870C15" w:rsidRDefault="00870C15" w:rsidP="00255A0C">
      <w:pPr>
        <w:pStyle w:val="para"/>
        <w:ind w:left="567" w:firstLine="0"/>
      </w:pPr>
    </w:p>
    <w:p w:rsidR="00BA4BDA" w:rsidRDefault="00BA4BDA" w:rsidP="00255A0C">
      <w:pPr>
        <w:pStyle w:val="para"/>
        <w:ind w:left="567" w:firstLine="0"/>
      </w:pPr>
    </w:p>
    <w:p w:rsidR="00BA4BDA" w:rsidRDefault="00BA4BDA" w:rsidP="00870C15">
      <w:pPr>
        <w:pStyle w:val="para"/>
        <w:sectPr w:rsidR="00BA4BDA" w:rsidSect="00B640C6">
          <w:headerReference w:type="even" r:id="rId124"/>
          <w:headerReference w:type="default" r:id="rId125"/>
          <w:headerReference w:type="first" r:id="rId126"/>
          <w:footerReference w:type="first" r:id="rId127"/>
          <w:footnotePr>
            <w:numRestart w:val="eachSect"/>
          </w:footnotePr>
          <w:endnotePr>
            <w:numFmt w:val="decimal"/>
          </w:endnotePr>
          <w:pgSz w:w="11907" w:h="16840" w:code="9"/>
          <w:pgMar w:top="1701" w:right="1134" w:bottom="2268" w:left="1134" w:header="1134" w:footer="1701" w:gutter="0"/>
          <w:cols w:space="720"/>
          <w:titlePg/>
          <w:docGrid w:linePitch="272"/>
        </w:sectPr>
      </w:pPr>
    </w:p>
    <w:p w:rsidR="00BA4BDA" w:rsidRPr="00BA4BDA" w:rsidRDefault="00BA4BDA" w:rsidP="00BA4BDA">
      <w:pPr>
        <w:pStyle w:val="HChG"/>
      </w:pPr>
      <w:bookmarkStart w:id="66" w:name="_Toc338161479"/>
      <w:r w:rsidRPr="00BA4BDA">
        <w:t>Annex 11</w:t>
      </w:r>
      <w:bookmarkEnd w:id="66"/>
    </w:p>
    <w:p w:rsidR="00BA4BDA" w:rsidRPr="00BA4BDA" w:rsidRDefault="00BA4BDA" w:rsidP="00BA4BDA">
      <w:pPr>
        <w:pStyle w:val="HChG"/>
      </w:pPr>
      <w:r>
        <w:tab/>
      </w:r>
      <w:r>
        <w:tab/>
      </w:r>
      <w:bookmarkStart w:id="67" w:name="_Toc338161480"/>
      <w:r w:rsidR="00226B12" w:rsidRPr="00226B12">
        <w:t>Visibility of conspicuity markings to the rear, front and side of a vehicle</w:t>
      </w:r>
      <w:bookmarkEnd w:id="67"/>
      <w:r w:rsidR="00226B12">
        <w:t xml:space="preserve"> </w:t>
      </w:r>
    </w:p>
    <w:p w:rsidR="00226B12" w:rsidRPr="00515868" w:rsidRDefault="00226B12" w:rsidP="00141AC0">
      <w:pPr>
        <w:widowControl w:val="0"/>
        <w:spacing w:before="120" w:after="120"/>
        <w:ind w:left="1622" w:right="-28" w:hanging="488"/>
        <w:rPr>
          <w:bCs/>
        </w:rPr>
      </w:pPr>
      <w:r w:rsidRPr="00515868">
        <w:rPr>
          <w:bCs/>
        </w:rPr>
        <w:t>(</w:t>
      </w:r>
      <w:r w:rsidR="00141AC0" w:rsidRPr="00515868">
        <w:rPr>
          <w:bCs/>
        </w:rPr>
        <w:t>See</w:t>
      </w:r>
      <w:r w:rsidRPr="00515868">
        <w:rPr>
          <w:bCs/>
        </w:rPr>
        <w:t xml:space="preserve"> paragraph 6.21.5. of this Regulation)</w:t>
      </w:r>
    </w:p>
    <w:p w:rsidR="00D672F8" w:rsidRPr="00D672F8" w:rsidRDefault="00D672F8" w:rsidP="00D672F8">
      <w:pPr>
        <w:spacing w:line="240" w:lineRule="auto"/>
        <w:ind w:left="1134"/>
        <w:outlineLvl w:val="0"/>
      </w:pPr>
      <w:r w:rsidRPr="00D672F8">
        <w:t>Figure 1a</w:t>
      </w:r>
    </w:p>
    <w:p w:rsidR="00D672F8" w:rsidRPr="00D672F8" w:rsidRDefault="00D672F8" w:rsidP="00D672F8">
      <w:pPr>
        <w:spacing w:line="240" w:lineRule="auto"/>
        <w:ind w:left="1134"/>
        <w:outlineLvl w:val="0"/>
        <w:rPr>
          <w:b/>
        </w:rPr>
      </w:pPr>
      <w:r w:rsidRPr="00D672F8">
        <w:rPr>
          <w:b/>
        </w:rPr>
        <w:t>Rear</w:t>
      </w:r>
    </w:p>
    <w:p w:rsidR="00D672F8" w:rsidRPr="00D672F8" w:rsidRDefault="00FF1DA4" w:rsidP="00D672F8">
      <w:r>
        <w:rPr>
          <w:noProof/>
          <w:lang w:val="en-US" w:eastAsia="ko-KR"/>
        </w:rPr>
        <mc:AlternateContent>
          <mc:Choice Requires="wpg">
            <w:drawing>
              <wp:anchor distT="0" distB="0" distL="114300" distR="114300" simplePos="0" relativeHeight="251676672" behindDoc="0" locked="0" layoutInCell="1" allowOverlap="1">
                <wp:simplePos x="0" y="0"/>
                <wp:positionH relativeFrom="column">
                  <wp:posOffset>739140</wp:posOffset>
                </wp:positionH>
                <wp:positionV relativeFrom="paragraph">
                  <wp:posOffset>26670</wp:posOffset>
                </wp:positionV>
                <wp:extent cx="4202430" cy="1879600"/>
                <wp:effectExtent l="0" t="0" r="83820" b="6350"/>
                <wp:wrapNone/>
                <wp:docPr id="101" name="Group 4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02430" cy="1879600"/>
                          <a:chOff x="2865" y="6339"/>
                          <a:chExt cx="6618" cy="2960"/>
                        </a:xfrm>
                      </wpg:grpSpPr>
                      <wpg:grpSp>
                        <wpg:cNvPr id="425" name="Group 174"/>
                        <wpg:cNvGrpSpPr>
                          <a:grpSpLocks/>
                        </wpg:cNvGrpSpPr>
                        <wpg:grpSpPr bwMode="auto">
                          <a:xfrm>
                            <a:off x="2865" y="7859"/>
                            <a:ext cx="1536" cy="519"/>
                            <a:chOff x="1761" y="5528"/>
                            <a:chExt cx="1636" cy="553"/>
                          </a:xfrm>
                        </wpg:grpSpPr>
                        <wps:wsp>
                          <wps:cNvPr id="426" name="Rectangle 175"/>
                          <wps:cNvSpPr>
                            <a:spLocks noChangeArrowheads="1"/>
                          </wps:cNvSpPr>
                          <wps:spPr bwMode="auto">
                            <a:xfrm>
                              <a:off x="1777" y="5541"/>
                              <a:ext cx="1620" cy="54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427" name="Line 176"/>
                          <wps:cNvCnPr/>
                          <wps:spPr bwMode="auto">
                            <a:xfrm>
                              <a:off x="2112" y="5528"/>
                              <a:ext cx="1" cy="54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8" name="Line 177"/>
                          <wps:cNvCnPr/>
                          <wps:spPr bwMode="auto">
                            <a:xfrm flipH="1">
                              <a:off x="1774" y="5529"/>
                              <a:ext cx="335" cy="2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9" name="Line 178"/>
                          <wps:cNvCnPr/>
                          <wps:spPr bwMode="auto">
                            <a:xfrm>
                              <a:off x="1761" y="5824"/>
                              <a:ext cx="348" cy="2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s:wsp>
                        <wps:cNvPr id="430" name="Line 179"/>
                        <wps:cNvCnPr/>
                        <wps:spPr bwMode="auto">
                          <a:xfrm>
                            <a:off x="4401" y="6779"/>
                            <a:ext cx="5082" cy="0"/>
                          </a:xfrm>
                          <a:prstGeom prst="line">
                            <a:avLst/>
                          </a:prstGeom>
                          <a:noFill/>
                          <a:ln w="952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wps:wsp>
                        <wps:cNvPr id="431" name="Line 180"/>
                        <wps:cNvCnPr/>
                        <wps:spPr bwMode="auto">
                          <a:xfrm flipV="1">
                            <a:off x="4491" y="7038"/>
                            <a:ext cx="4950" cy="82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2" name="Line 181"/>
                        <wps:cNvCnPr/>
                        <wps:spPr bwMode="auto">
                          <a:xfrm>
                            <a:off x="4516" y="8399"/>
                            <a:ext cx="4925" cy="83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3" name="Line 182"/>
                        <wps:cNvCnPr/>
                        <wps:spPr bwMode="auto">
                          <a:xfrm flipV="1">
                            <a:off x="4401" y="6339"/>
                            <a:ext cx="0" cy="1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4" name="Line 183"/>
                        <wps:cNvCnPr/>
                        <wps:spPr bwMode="auto">
                          <a:xfrm>
                            <a:off x="4540" y="8399"/>
                            <a:ext cx="490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5" name="Line 184"/>
                        <wps:cNvCnPr/>
                        <wps:spPr bwMode="auto">
                          <a:xfrm>
                            <a:off x="9441" y="6959"/>
                            <a:ext cx="0" cy="234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24" o:spid="_x0000_s1026" style="position:absolute;left:0;text-align:left;margin-left:58.2pt;margin-top:2.1pt;width:330.9pt;height:148pt;z-index:251676672" coordorigin="2865,6339" coordsize="6618,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">
                <v:group id="Group 174" o:spid="_x0000_s1027" style="position:absolute;left:2865;top:7859;width:1536;height:519" coordorigin="1761,5528" coordsize="1636,5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jGIMYAAADcAAAADwAAAGRycy9kb3ducmV2LnhtbESPQWvCQBSE7wX/w/KE&#10;3ppNbFMkZhURKx5CoSqU3h7ZZxLMvg3ZbRL/fbdQ6HGYmW+YfDOZVgzUu8aygiSKQRCXVjdcKbic&#10;356WIJxH1thaJgV3crBZzx5yzLQd+YOGk69EgLDLUEHtfZdJ6cqaDLrIdsTBu9reoA+yr6TucQxw&#10;08pFHL9Kgw2HhRo72tVU3k7fRsFhxHH7nOyH4nbd3b/O6ftnkZBSj/NpuwLhafL/4b/2USt4Wa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9aMYgxgAAANwA&#10;AAAPAAAAAAAAAAAAAAAAAKoCAABkcnMvZG93bnJldi54bWxQSwUGAAAAAAQABAD6AAAAnQMAAAAA&#10;">
                  <v:rect id="Rectangle 175" o:spid="_x0000_s1028" style="position:absolute;left:1777;top:5541;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P5gcYA&#10;AADcAAAADwAAAGRycy9kb3ducmV2LnhtbESPQWvCQBSE74X+h+UJvRSzaSwi0VWKtiA9CLWCHh/Z&#10;ZxLMvg27axL767uFgsdhZr5hFqvBNKIj52vLCl6SFARxYXXNpYLD98d4BsIHZI2NZVJwIw+r5ePD&#10;AnNte/6ibh9KESHsc1RQhdDmUvqiIoM+sS1x9M7WGQxRulJqh32Em0ZmaTqVBmuOCxW2tK6ouOyv&#10;RkF7XKN538nw6W6Tn9P1sNts0melnkbD2xxEoCHcw//trVbwmk3h70w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SP5gcYAAADcAAAADwAAAAAAAAAAAAAAAACYAgAAZHJz&#10;L2Rvd25yZXYueG1sUEsFBgAAAAAEAAQA9QAAAIsDAAAAAA==&#10;" strokeweight="1.5pt"/>
                  <v:line id="Line 176" o:spid="_x0000_s1029" style="position:absolute;visibility:visible;mso-wrap-style:square" from="2112,5528" to="2113,60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OK9cUAAADcAAAADwAAAGRycy9kb3ducmV2LnhtbESPQWvCQBSE74X+h+UVems21WJLdJUi&#10;qMWbaRF6e2SfSUz2bdzdaPrvXUHocZiZb5jZYjCtOJPztWUFr0kKgriwuuZSwc/36uUDhA/IGlvL&#10;pOCPPCzmjw8zzLS98I7OeShFhLDPUEEVQpdJ6YuKDPrEdsTRO1hnMETpSqkdXiLctHKUphNpsOa4&#10;UGFHy4qKJu+Ngn2f8++xWbkW+/Vmc9ifGj/eKvX8NHxOQQQawn/43v7SCt5G73A7E4+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OK9cUAAADcAAAADwAAAAAAAAAA&#10;AAAAAAChAgAAZHJzL2Rvd25yZXYueG1sUEsFBgAAAAAEAAQA+QAAAJMDAAAAAA==&#10;" strokeweight="1.5pt"/>
                  <v:line id="Line 177" o:spid="_x0000_s1030" style="position:absolute;flip:x;visibility:visible;mso-wrap-style:square" from="1774,5529" to="2109,5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rctcAAAADcAAAADwAAAGRycy9kb3ducmV2LnhtbERPTYvCMBC9L/gfwgje1tQislSjiCAo&#10;7mFXBa9DM22KzaQk0dZ/bw4Le3y879VmsK14kg+NYwWzaQaCuHS64VrB9bL//AIRIrLG1jEpeFGA&#10;zXr0scJCu55/6XmOtUghHApUYGLsCilDachimLqOOHGV8xZjgr6W2mOfwm0r8yxbSIsNpwaDHe0M&#10;lffzwyqQx1P/4/f5taqrQ+duR/O96AelJuNhuwQRaYj/4j/3QSuY52ltOpOOgF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pq3LXAAAAA3AAAAA8AAAAAAAAAAAAAAAAA&#10;oQIAAGRycy9kb3ducmV2LnhtbFBLBQYAAAAABAAEAPkAAACOAwAAAAA=&#10;" strokeweight="1.5pt"/>
                  <v:line id="Line 178" o:spid="_x0000_s1031" style="position:absolute;visibility:visible;mso-wrap-style:square" from="1761,5824" to="2109,60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7HMUAAADcAAAADwAAAGRycy9kb3ducmV2LnhtbESPQWvCQBSE74X+h+UVems21SJtdJUi&#10;qMWbaRF6e2SfSUz2bdzdaPrvXUHocZiZb5jZYjCtOJPztWUFr0kKgriwuuZSwc/36uUdhA/IGlvL&#10;pOCPPCzmjw8zzLS98I7OeShFhLDPUEEVQpdJ6YuKDPrEdsTRO1hnMETpSqkdXiLctHKUphNpsOa4&#10;UGFHy4qKJu+Ngn2f8++xWbkW+/Vmc9ifGj/eKvX8NHxOQQQawn/43v7SCt5GH3A7E4+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C7HMUAAADcAAAADwAAAAAAAAAA&#10;AAAAAAChAgAAZHJzL2Rvd25yZXYueG1sUEsFBgAAAAAEAAQA+QAAAJMDAAAAAA==&#10;" strokeweight="1.5pt"/>
                </v:group>
                <v:line id="Line 179" o:spid="_x0000_s1032" style="position:absolute;visibility:visible;mso-wrap-style:square" from="4401,6779" to="9483,6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4VsIAAADcAAAADwAAAGRycy9kb3ducmV2LnhtbERPXWvCMBR9F/Yfwh34ZtOt4qQzljEY&#10;FQqC3QY+Xpq7tqy56ZJM6783D4KPh/O9KSYziBM531tW8JSkIIgbq3tuFXx9fizWIHxA1jhYJgUX&#10;8lBsH2YbzLU984FOdWhFDGGfo4IuhDGX0jcdGfSJHYkj92OdwRCha6V2eI7hZpDPabqSBnuODR2O&#10;9N5R81v/GwXlt6nq0jSXbFe9VHX1t8/ckZSaP05vryACTeEuvrl3WsEyi/PjmXgE5PYK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p+4VsIAAADcAAAADwAAAAAAAAAAAAAA&#10;AAChAgAAZHJzL2Rvd25yZXYueG1sUEsFBgAAAAAEAAQA+QAAAJADAAAAAA==&#10;">
                  <v:stroke startarrow="classic" endarrow="classic"/>
                </v:line>
                <v:line id="Line 180" o:spid="_x0000_s1033" style="position:absolute;flip:y;visibility:visible;mso-wrap-style:square" from="4491,7038" to="9441,7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NNA8YAAADcAAAADwAAAGRycy9kb3ducmV2LnhtbESPQWsCMRSE74X+h/AKXopmtVJ0axQp&#10;CD14UcuKt+fmdbPs5mWbRN3++0Yo9DjMzDfMYtXbVlzJh9qxgvEoA0FcOl1zpeDzsBnOQISIrLF1&#10;TAp+KMBq+fiwwFy7G+/ouo+VSBAOOSowMXa5lKE0ZDGMXEecvC/nLcYkfSW1x1uC21ZOsuxVWqw5&#10;LRjs6N1Q2ewvVoGcbZ+//fo8bYrmeJyboiy601apwVO/fgMRqY//4b/2h1YwfRnD/Uw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OTTQPGAAAA3AAAAA8AAAAAAAAA&#10;AAAAAAAAoQIAAGRycy9kb3ducmV2LnhtbFBLBQYAAAAABAAEAPkAAACUAwAAAAA=&#10;"/>
                <v:line id="Line 181" o:spid="_x0000_s1034" style="position:absolute;visibility:visible;mso-wrap-style:square" from="4516,8399" to="9441,9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VSC8cAAADcAAAADwAAAGRycy9kb3ducmV2LnhtbESPT2vCQBTE70K/w/IKvemmWoKkriIt&#10;BfVQ/FNoj8/sM4nNvg27a5J+e7cgeBxm5jfMbNGbWrTkfGVZwfMoAUGcW11xoeDr8DGcgvABWWNt&#10;mRT8kYfF/GEww0zbjnfU7kMhIoR9hgrKEJpMSp+XZNCPbEMcvZN1BkOUrpDaYRfhppbjJEmlwYrj&#10;QokNvZWU/+4vRsHnZJu2y/Vm1X+v02P+vjv+nDun1NNjv3wFEagP9/CtvdIKXiZj+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ZVILxwAAANwAAAAPAAAAAAAA&#10;AAAAAAAAAKECAABkcnMvZG93bnJldi54bWxQSwUGAAAAAAQABAD5AAAAlQMAAAAA&#10;"/>
                <v:line id="Line 182" o:spid="_x0000_s1035" style="position:absolute;flip:y;visibility:visible;mso-wrap-style:square" from="4401,6339" to="4401,7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1278YAAADcAAAADwAAAGRycy9kb3ducmV2LnhtbESPQWsCMRSE7wX/Q3iCl1KzVRHdGkUK&#10;BQ9eqrLS23Pzull287JNom7/fVMo9DjMzDfMatPbVtzIh9qxgudxBoK4dLrmSsHp+Pa0ABEissbW&#10;MSn4pgCb9eBhhbl2d36n2yFWIkE45KjAxNjlUobSkMUwdh1x8j6dtxiT9JXUHu8Jbls5ybK5tFhz&#10;WjDY0auhsjlcrQK52D9++e1l1hTN+bw0RVl0H3ulRsN++wIiUh//w3/tnVYwm07h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wNdu/GAAAA3AAAAA8AAAAAAAAA&#10;AAAAAAAAoQIAAGRycy9kb3ducmV2LnhtbFBLBQYAAAAABAAEAPkAAACUAwAAAAA=&#10;"/>
                <v:line id="Line 183" o:spid="_x0000_s1036" style="position:absolute;visibility:visible;mso-wrap-style:square" from="4540,8399" to="9441,8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Bv5McAAADcAAAADwAAAGRycy9kb3ducmV2LnhtbESPT2vCQBTE74V+h+UJvdWNVYJEV5GW&#10;gvYg9Q/o8Zl9TdJm34bdbZJ++64geBxm5jfMfNmbWrTkfGVZwWiYgCDOra64UHA8vD9PQfiArLG2&#10;TAr+yMNy8fgwx0zbjnfU7kMhIoR9hgrKEJpMSp+XZNAPbUMcvS/rDIYoXSG1wy7CTS1fkiSVBiuO&#10;CyU29FpS/rP/NQq24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wG/kxwAAANwAAAAPAAAAAAAA&#10;AAAAAAAAAKECAABkcnMvZG93bnJldi54bWxQSwUGAAAAAAQABAD5AAAAlQMAAAAA&#10;"/>
                <v:line id="Line 184" o:spid="_x0000_s1037" style="position:absolute;visibility:visible;mso-wrap-style:square" from="9441,6959" to="9441,92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UD1cMAAADcAAAADwAAAGRycy9kb3ducmV2LnhtbESPT4vCMBTE78J+h/AEb5r6b5FqlEUQ&#10;etCDddm9Ppq3TdnmpTZR67c3guBxmPnNMKtNZ2txpdZXjhWMRwkI4sLpiksF36fdcAHCB2SNtWNS&#10;cCcPm/VHb4Wpdjc+0jUPpYgl7FNUYEJoUil9YciiH7mGOHp/rrUYomxLqVu8xXJby0mSfEqLFccF&#10;gw1tDRX/+cUqmB0yo3+7vd8fk+yHqvNse86dUoN+97UEEagL7/CLznTkpnN4nolHQK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RVA9XDAAAA3AAAAA8AAAAAAAAAAAAA&#10;AAAAoQIAAGRycy9kb3ducmV2LnhtbFBLBQYAAAAABAAEAPkAAACRAwAAAAA=&#10;" strokeweight="2.25pt"/>
              </v:group>
            </w:pict>
          </mc:Fallback>
        </mc:AlternateContent>
      </w:r>
      <w:r>
        <w:rPr>
          <w:noProof/>
          <w:lang w:val="en-US" w:eastAsia="ko-KR"/>
        </w:rPr>
        <mc:AlternateContent>
          <mc:Choice Requires="wps">
            <w:drawing>
              <wp:anchor distT="0" distB="0" distL="114299" distR="114299" simplePos="0" relativeHeight="251673600" behindDoc="1" locked="0" layoutInCell="1" allowOverlap="1">
                <wp:simplePos x="0" y="0"/>
                <wp:positionH relativeFrom="column">
                  <wp:posOffset>4914899</wp:posOffset>
                </wp:positionH>
                <wp:positionV relativeFrom="paragraph">
                  <wp:posOffset>548640</wp:posOffset>
                </wp:positionV>
                <wp:extent cx="0" cy="1485900"/>
                <wp:effectExtent l="19050" t="0" r="19050" b="0"/>
                <wp:wrapNone/>
                <wp:docPr id="102" name="Straight Connector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859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23" o:spid="_x0000_s1026" style="position:absolute;left:0;text-align:left;z-index:-2516428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7pt,43.2pt" to="387pt,16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" strokeweight="2.25pt"/>
            </w:pict>
          </mc:Fallback>
        </mc:AlternateContent>
      </w:r>
      <w:r>
        <w:rPr>
          <w:noProof/>
          <w:lang w:val="en-US" w:eastAsia="ko-KR"/>
        </w:rPr>
        <mc:AlternateContent>
          <mc:Choice Requires="wps">
            <w:drawing>
              <wp:anchor distT="0" distB="0" distL="114299" distR="114299" simplePos="0" relativeHeight="251672576" behindDoc="1" locked="0" layoutInCell="1" allowOverlap="1">
                <wp:simplePos x="0" y="0"/>
                <wp:positionH relativeFrom="column">
                  <wp:posOffset>1714499</wp:posOffset>
                </wp:positionH>
                <wp:positionV relativeFrom="paragraph">
                  <wp:posOffset>154940</wp:posOffset>
                </wp:positionV>
                <wp:extent cx="0" cy="850900"/>
                <wp:effectExtent l="0" t="0" r="19050" b="25400"/>
                <wp:wrapNone/>
                <wp:docPr id="103" name="Straight Connector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50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22" o:spid="_x0000_s1026" style="position:absolute;left:0;text-align:left;flip:y;z-index:-2516439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5pt,12.2pt" to="135pt,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"/>
            </w:pict>
          </mc:Fallback>
        </mc:AlternateContent>
      </w:r>
      <w:r>
        <w:rPr>
          <w:noProof/>
          <w:lang w:val="en-US" w:eastAsia="ko-KR"/>
        </w:rPr>
        <mc:AlternateContent>
          <mc:Choice Requires="wps">
            <w:drawing>
              <wp:anchor distT="0" distB="0" distL="114299" distR="114299" simplePos="0" relativeHeight="251668480" behindDoc="1" locked="0" layoutInCell="1" allowOverlap="1">
                <wp:simplePos x="0" y="0"/>
                <wp:positionH relativeFrom="column">
                  <wp:posOffset>1714499</wp:posOffset>
                </wp:positionH>
                <wp:positionV relativeFrom="paragraph">
                  <wp:posOffset>154940</wp:posOffset>
                </wp:positionV>
                <wp:extent cx="0" cy="850900"/>
                <wp:effectExtent l="0" t="0" r="19050" b="25400"/>
                <wp:wrapNone/>
                <wp:docPr id="104" name="Straight Connector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50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21" o:spid="_x0000_s1026" style="position:absolute;left:0;text-align:left;flip:y;z-index:-2516480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5pt,12.2pt" to="135pt,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"/>
            </w:pict>
          </mc:Fallback>
        </mc:AlternateContent>
      </w:r>
      <w:r>
        <w:rPr>
          <w:noProof/>
          <w:lang w:val="en-US" w:eastAsia="ko-KR"/>
        </w:rPr>
        <mc:AlternateContent>
          <mc:Choice Requires="wps">
            <w:drawing>
              <wp:anchor distT="0" distB="0" distL="114299" distR="114299" simplePos="0" relativeHeight="251661312" behindDoc="1" locked="0" layoutInCell="1" allowOverlap="1">
                <wp:simplePos x="0" y="0"/>
                <wp:positionH relativeFrom="column">
                  <wp:posOffset>1714499</wp:posOffset>
                </wp:positionH>
                <wp:positionV relativeFrom="paragraph">
                  <wp:posOffset>154940</wp:posOffset>
                </wp:positionV>
                <wp:extent cx="0" cy="850900"/>
                <wp:effectExtent l="0" t="0" r="19050" b="25400"/>
                <wp:wrapNone/>
                <wp:docPr id="105" name="Straight Connector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50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20" o:spid="_x0000_s1026" style="position:absolute;left:0;text-align:left;flip:y;z-index:-2516551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5pt,12.2pt" to="135pt,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"/>
            </w:pict>
          </mc:Fallback>
        </mc:AlternateContent>
      </w:r>
    </w:p>
    <w:p w:rsidR="00D672F8" w:rsidRPr="00D672F8" w:rsidRDefault="00FF1DA4" w:rsidP="00D672F8">
      <w:pPr>
        <w:ind w:left="4248" w:firstLine="708"/>
      </w:pPr>
      <w:r>
        <w:rPr>
          <w:noProof/>
          <w:lang w:val="en-US" w:eastAsia="ko-KR"/>
        </w:rPr>
        <mc:AlternateContent>
          <mc:Choice Requires="wps">
            <w:drawing>
              <wp:anchor distT="0" distB="0" distL="114299" distR="114299" simplePos="0" relativeHeight="251675648" behindDoc="1" locked="0" layoutInCell="1" allowOverlap="1">
                <wp:simplePos x="0" y="0"/>
                <wp:positionH relativeFrom="column">
                  <wp:posOffset>4914899</wp:posOffset>
                </wp:positionH>
                <wp:positionV relativeFrom="paragraph">
                  <wp:posOffset>30480</wp:posOffset>
                </wp:positionV>
                <wp:extent cx="0" cy="2038985"/>
                <wp:effectExtent l="0" t="0" r="19050" b="18415"/>
                <wp:wrapNone/>
                <wp:docPr id="106" name="Straight Connector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389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19" o:spid="_x0000_s1026" style="position:absolute;left:0;text-align:left;z-index:-2516408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7pt,2.4pt" to="387pt,1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"/>
            </w:pict>
          </mc:Fallback>
        </mc:AlternateContent>
      </w:r>
      <w:r>
        <w:rPr>
          <w:noProof/>
          <w:lang w:val="en-US" w:eastAsia="ko-KR"/>
        </w:rPr>
        <mc:AlternateContent>
          <mc:Choice Requires="wps">
            <w:drawing>
              <wp:anchor distT="0" distB="0" distL="114299" distR="114299" simplePos="0" relativeHeight="251669504" behindDoc="1" locked="0" layoutInCell="1" allowOverlap="1">
                <wp:simplePos x="0" y="0"/>
                <wp:positionH relativeFrom="column">
                  <wp:posOffset>4914899</wp:posOffset>
                </wp:positionH>
                <wp:positionV relativeFrom="paragraph">
                  <wp:posOffset>30480</wp:posOffset>
                </wp:positionV>
                <wp:extent cx="0" cy="2038985"/>
                <wp:effectExtent l="0" t="0" r="19050" b="18415"/>
                <wp:wrapNone/>
                <wp:docPr id="107" name="Straight Connector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389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18" o:spid="_x0000_s1026" style="position:absolute;left:0;text-align:left;z-index:-2516469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7pt,2.4pt" to="387pt,1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"/>
            </w:pict>
          </mc:Fallback>
        </mc:AlternateContent>
      </w:r>
      <w:r>
        <w:rPr>
          <w:noProof/>
          <w:lang w:val="en-US" w:eastAsia="ko-KR"/>
        </w:rPr>
        <mc:AlternateContent>
          <mc:Choice Requires="wps">
            <w:drawing>
              <wp:anchor distT="0" distB="0" distL="114299" distR="114299" simplePos="0" relativeHeight="251663360" behindDoc="1" locked="0" layoutInCell="1" allowOverlap="1">
                <wp:simplePos x="0" y="0"/>
                <wp:positionH relativeFrom="column">
                  <wp:posOffset>4914899</wp:posOffset>
                </wp:positionH>
                <wp:positionV relativeFrom="paragraph">
                  <wp:posOffset>30480</wp:posOffset>
                </wp:positionV>
                <wp:extent cx="0" cy="2038985"/>
                <wp:effectExtent l="0" t="0" r="19050" b="18415"/>
                <wp:wrapNone/>
                <wp:docPr id="108" name="Straight Connector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389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17" o:spid="_x0000_s1026" style="position:absolute;left:0;text-align:left;z-index:-2516531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7pt,2.4pt" to="387pt,1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"/>
            </w:pict>
          </mc:Fallback>
        </mc:AlternateContent>
      </w:r>
      <w:r w:rsidR="00D672F8" w:rsidRPr="00D672F8">
        <w:t>25 m</w:t>
      </w:r>
    </w:p>
    <w:p w:rsidR="00D672F8" w:rsidRPr="00D672F8" w:rsidRDefault="00D672F8" w:rsidP="00D672F8"/>
    <w:p w:rsidR="00D672F8" w:rsidRPr="00D672F8" w:rsidRDefault="00FF1DA4" w:rsidP="00D672F8">
      <w:r>
        <w:rPr>
          <w:noProof/>
          <w:lang w:val="en-US" w:eastAsia="ko-KR"/>
        </w:rPr>
        <mc:AlternateContent>
          <mc:Choice Requires="wps">
            <w:drawing>
              <wp:anchor distT="0" distB="0" distL="114299" distR="114299" simplePos="0" relativeHeight="251671552" behindDoc="1" locked="0" layoutInCell="1" allowOverlap="1">
                <wp:simplePos x="0" y="0"/>
                <wp:positionH relativeFrom="column">
                  <wp:posOffset>4914899</wp:posOffset>
                </wp:positionH>
                <wp:positionV relativeFrom="paragraph">
                  <wp:posOffset>22860</wp:posOffset>
                </wp:positionV>
                <wp:extent cx="0" cy="1485900"/>
                <wp:effectExtent l="19050" t="0" r="19050" b="0"/>
                <wp:wrapNone/>
                <wp:docPr id="109" name="Straight Connector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859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16" o:spid="_x0000_s1026" style="position:absolute;left:0;text-align:left;z-index:-2516449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7pt,1.8pt" to="387pt,1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Y4xIAIAADsEAAAOAAAAZHJzL2Uyb0RvYy54bWysU8GO2jAQvVfqP1i+QxIaW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" strokeweight="2.25pt"/>
            </w:pict>
          </mc:Fallback>
        </mc:AlternateContent>
      </w:r>
      <w:r>
        <w:rPr>
          <w:noProof/>
          <w:lang w:val="en-US" w:eastAsia="ko-KR"/>
        </w:rPr>
        <mc:AlternateContent>
          <mc:Choice Requires="wps">
            <w:drawing>
              <wp:anchor distT="0" distB="0" distL="114299" distR="114299" simplePos="0" relativeHeight="251665408" behindDoc="1" locked="0" layoutInCell="1" allowOverlap="1">
                <wp:simplePos x="0" y="0"/>
                <wp:positionH relativeFrom="column">
                  <wp:posOffset>4914899</wp:posOffset>
                </wp:positionH>
                <wp:positionV relativeFrom="paragraph">
                  <wp:posOffset>22860</wp:posOffset>
                </wp:positionV>
                <wp:extent cx="0" cy="1485900"/>
                <wp:effectExtent l="19050" t="0" r="19050" b="0"/>
                <wp:wrapNone/>
                <wp:docPr id="110" name="Straight Connector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859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15" o:spid="_x0000_s1026" style="position:absolute;left:0;text-align:left;z-index:-2516510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7pt,1.8pt" to="387pt,1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R7WIAIAADsEAAAOAAAAZHJzL2Uyb0RvYy54bWysU8GO2jAQvVfqP1i+QxIaW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" strokeweight="2.25pt"/>
            </w:pict>
          </mc:Fallback>
        </mc:AlternateContent>
      </w:r>
    </w:p>
    <w:p w:rsidR="00D672F8" w:rsidRPr="00D672F8" w:rsidRDefault="00FF1DA4" w:rsidP="00D672F8">
      <w:r>
        <w:rPr>
          <w:noProof/>
          <w:lang w:val="en-US" w:eastAsia="ko-KR"/>
        </w:rPr>
        <mc:AlternateContent>
          <mc:Choice Requires="wps">
            <w:drawing>
              <wp:anchor distT="0" distB="0" distL="114300" distR="114300" simplePos="0" relativeHeight="251674624" behindDoc="1" locked="0" layoutInCell="1" allowOverlap="1">
                <wp:simplePos x="0" y="0"/>
                <wp:positionH relativeFrom="column">
                  <wp:posOffset>5029200</wp:posOffset>
                </wp:positionH>
                <wp:positionV relativeFrom="paragraph">
                  <wp:posOffset>76835</wp:posOffset>
                </wp:positionV>
                <wp:extent cx="457200" cy="1714500"/>
                <wp:effectExtent l="0" t="0" r="0" b="0"/>
                <wp:wrapNone/>
                <wp:docPr id="111" name="Text Box 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714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44AD4" w:rsidRDefault="003E578D" w:rsidP="00D672F8">
                            <w:pPr>
                              <w:rPr>
                                <w:lang w:val="fr-CH"/>
                              </w:rPr>
                            </w:pPr>
                            <w:r>
                              <w:rPr>
                                <w:lang w:val="fr-CH"/>
                              </w:rPr>
                              <w:t>Observation plane</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4" o:spid="_x0000_s1198" type="#_x0000_t202" style="position:absolute;margin-left:396pt;margin-top:6.05pt;width:36pt;height:13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" stroked="f">
                <v:textbox style="layout-flow:vertical">
                  <w:txbxContent>
                    <w:p w:rsidR="003E578D" w:rsidRPr="00644AD4" w:rsidRDefault="003E578D" w:rsidP="00D672F8">
                      <w:pPr>
                        <w:rPr>
                          <w:lang w:val="fr-CH"/>
                        </w:rPr>
                      </w:pPr>
                      <w:r>
                        <w:rPr>
                          <w:lang w:val="fr-CH"/>
                        </w:rPr>
                        <w:t>Observation plane</w:t>
                      </w:r>
                    </w:p>
                  </w:txbxContent>
                </v:textbox>
              </v:shape>
            </w:pict>
          </mc:Fallback>
        </mc:AlternateContent>
      </w:r>
      <w:r>
        <w:rPr>
          <w:noProof/>
          <w:lang w:val="en-US" w:eastAsia="ko-KR"/>
        </w:rPr>
        <mc:AlternateContent>
          <mc:Choice Requires="wps">
            <w:drawing>
              <wp:anchor distT="0" distB="0" distL="114300" distR="114300" simplePos="0" relativeHeight="251670528" behindDoc="1" locked="0" layoutInCell="1" allowOverlap="1">
                <wp:simplePos x="0" y="0"/>
                <wp:positionH relativeFrom="column">
                  <wp:posOffset>5029200</wp:posOffset>
                </wp:positionH>
                <wp:positionV relativeFrom="paragraph">
                  <wp:posOffset>76200</wp:posOffset>
                </wp:positionV>
                <wp:extent cx="457200" cy="1714500"/>
                <wp:effectExtent l="0" t="0" r="0" b="0"/>
                <wp:wrapNone/>
                <wp:docPr id="112" name="Text 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714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44AD4" w:rsidRDefault="003E578D" w:rsidP="00D672F8">
                            <w:pPr>
                              <w:rPr>
                                <w:lang w:val="fr-CH"/>
                              </w:rPr>
                            </w:pPr>
                            <w:r>
                              <w:rPr>
                                <w:lang w:val="fr-CH"/>
                              </w:rPr>
                              <w:t>Observation plane</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3" o:spid="_x0000_s1199" type="#_x0000_t202" style="position:absolute;margin-left:396pt;margin-top:6pt;width:36pt;height:13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" stroked="f">
                <v:textbox style="layout-flow:vertical">
                  <w:txbxContent>
                    <w:p w:rsidR="003E578D" w:rsidRPr="00644AD4" w:rsidRDefault="003E578D" w:rsidP="00D672F8">
                      <w:pPr>
                        <w:rPr>
                          <w:lang w:val="fr-CH"/>
                        </w:rPr>
                      </w:pPr>
                      <w:r>
                        <w:rPr>
                          <w:lang w:val="fr-CH"/>
                        </w:rPr>
                        <w:t>Observation plane</w:t>
                      </w:r>
                    </w:p>
                  </w:txbxContent>
                </v:textbox>
              </v:shape>
            </w:pict>
          </mc:Fallback>
        </mc:AlternateContent>
      </w:r>
      <w:r>
        <w:rPr>
          <w:noProof/>
          <w:lang w:val="en-US" w:eastAsia="ko-KR"/>
        </w:rPr>
        <mc:AlternateContent>
          <mc:Choice Requires="wps">
            <w:drawing>
              <wp:anchor distT="0" distB="0" distL="114300" distR="114300" simplePos="0" relativeHeight="251664384" behindDoc="1" locked="0" layoutInCell="1" allowOverlap="1">
                <wp:simplePos x="0" y="0"/>
                <wp:positionH relativeFrom="column">
                  <wp:posOffset>5029200</wp:posOffset>
                </wp:positionH>
                <wp:positionV relativeFrom="paragraph">
                  <wp:posOffset>76200</wp:posOffset>
                </wp:positionV>
                <wp:extent cx="457200" cy="1714500"/>
                <wp:effectExtent l="0" t="0" r="0" b="0"/>
                <wp:wrapThrough wrapText="bothSides">
                  <wp:wrapPolygon edited="0">
                    <wp:start x="0" y="0"/>
                    <wp:lineTo x="0" y="21360"/>
                    <wp:lineTo x="20700" y="21360"/>
                    <wp:lineTo x="20700" y="0"/>
                    <wp:lineTo x="0" y="0"/>
                  </wp:wrapPolygon>
                </wp:wrapThrough>
                <wp:docPr id="113"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714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44AD4" w:rsidRDefault="003E578D" w:rsidP="00D672F8">
                            <w:pPr>
                              <w:rPr>
                                <w:lang w:val="fr-CH"/>
                              </w:rPr>
                            </w:pPr>
                            <w:r>
                              <w:rPr>
                                <w:lang w:val="fr-CH"/>
                              </w:rPr>
                              <w:t>Observation plane</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7" o:spid="_x0000_s1200" type="#_x0000_t202" style="position:absolute;margin-left:396pt;margin-top:6pt;width:36pt;height:13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" stroked="f">
                <v:textbox style="layout-flow:vertical">
                  <w:txbxContent>
                    <w:p w:rsidR="003E578D" w:rsidRPr="00644AD4" w:rsidRDefault="003E578D" w:rsidP="00D672F8">
                      <w:pPr>
                        <w:rPr>
                          <w:lang w:val="fr-CH"/>
                        </w:rPr>
                      </w:pPr>
                      <w:r>
                        <w:rPr>
                          <w:lang w:val="fr-CH"/>
                        </w:rPr>
                        <w:t>Observation plane</w:t>
                      </w:r>
                    </w:p>
                  </w:txbxContent>
                </v:textbox>
                <w10:wrap type="through"/>
              </v:shape>
            </w:pict>
          </mc:Fallback>
        </mc:AlternateContent>
      </w:r>
    </w:p>
    <w:p w:rsidR="00D672F8" w:rsidRPr="00D672F8" w:rsidRDefault="00FF1DA4" w:rsidP="00D672F8">
      <w:r>
        <w:rPr>
          <w:noProof/>
          <w:lang w:val="en-US" w:eastAsia="ko-KR"/>
        </w:rPr>
        <mc:AlternateContent>
          <mc:Choice Requires="wps">
            <w:drawing>
              <wp:anchor distT="0" distB="0" distL="114300" distR="114300" simplePos="0" relativeHeight="251666432" behindDoc="1" locked="0" layoutInCell="1" allowOverlap="1">
                <wp:simplePos x="0" y="0"/>
                <wp:positionH relativeFrom="column">
                  <wp:posOffset>3306445</wp:posOffset>
                </wp:positionH>
                <wp:positionV relativeFrom="paragraph">
                  <wp:posOffset>15240</wp:posOffset>
                </wp:positionV>
                <wp:extent cx="236855" cy="168910"/>
                <wp:effectExtent l="0" t="0" r="0" b="2540"/>
                <wp:wrapNone/>
                <wp:docPr id="114" name="Text 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68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Default="003E578D" w:rsidP="00D672F8">
                            <w: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6" o:spid="_x0000_s1201" type="#_x0000_t202" style="position:absolute;margin-left:260.35pt;margin-top:1.2pt;width:18.65pt;height:13.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" stroked="f">
                <v:textbox inset="0,0,0,0">
                  <w:txbxContent>
                    <w:p w:rsidR="003E578D" w:rsidRDefault="003E578D" w:rsidP="00D672F8">
                      <w:r>
                        <w:t>4°</w:t>
                      </w:r>
                    </w:p>
                  </w:txbxContent>
                </v:textbox>
              </v:shape>
            </w:pict>
          </mc:Fallback>
        </mc:AlternateContent>
      </w:r>
    </w:p>
    <w:p w:rsidR="00D672F8" w:rsidRPr="00D672F8" w:rsidRDefault="00FF1DA4" w:rsidP="00D672F8">
      <w:r>
        <w:rPr>
          <w:noProof/>
          <w:lang w:val="en-US" w:eastAsia="ko-KR"/>
        </w:rPr>
        <mc:AlternateContent>
          <mc:Choice Requires="wps">
            <w:drawing>
              <wp:anchor distT="4294967295" distB="4294967295" distL="114300" distR="114300" simplePos="0" relativeHeight="251662336" behindDoc="1" locked="0" layoutInCell="1" allowOverlap="1">
                <wp:simplePos x="0" y="0"/>
                <wp:positionH relativeFrom="column">
                  <wp:posOffset>1802765</wp:posOffset>
                </wp:positionH>
                <wp:positionV relativeFrom="paragraph">
                  <wp:posOffset>123189</wp:posOffset>
                </wp:positionV>
                <wp:extent cx="3112135" cy="0"/>
                <wp:effectExtent l="0" t="0" r="12065" b="19050"/>
                <wp:wrapNone/>
                <wp:docPr id="115" name="Straight Connector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2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5" o:spid="_x0000_s1026" style="position:absolute;left:0;text-align:left;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1.95pt,9.7pt" to="387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"/>
            </w:pict>
          </mc:Fallback>
        </mc:AlternateContent>
      </w:r>
    </w:p>
    <w:p w:rsidR="00D672F8" w:rsidRPr="00D672F8" w:rsidRDefault="00D672F8" w:rsidP="00D672F8"/>
    <w:p w:rsidR="00D672F8" w:rsidRPr="00D672F8" w:rsidRDefault="00D672F8" w:rsidP="00D672F8"/>
    <w:p w:rsidR="00D672F8" w:rsidRPr="00D672F8" w:rsidRDefault="00D672F8" w:rsidP="00D672F8"/>
    <w:p w:rsidR="00D672F8" w:rsidRPr="00D672F8" w:rsidRDefault="00FF1DA4" w:rsidP="00D672F8">
      <w:r>
        <w:rPr>
          <w:noProof/>
          <w:lang w:val="en-US" w:eastAsia="ko-KR"/>
        </w:rPr>
        <mc:AlternateContent>
          <mc:Choice Requires="wps">
            <w:drawing>
              <wp:anchor distT="0" distB="0" distL="114300" distR="114300" simplePos="0" relativeHeight="251667456" behindDoc="1" locked="0" layoutInCell="1" allowOverlap="1">
                <wp:simplePos x="0" y="0"/>
                <wp:positionH relativeFrom="column">
                  <wp:posOffset>3302000</wp:posOffset>
                </wp:positionH>
                <wp:positionV relativeFrom="paragraph">
                  <wp:posOffset>44450</wp:posOffset>
                </wp:positionV>
                <wp:extent cx="236855" cy="168910"/>
                <wp:effectExtent l="0" t="0" r="0" b="2540"/>
                <wp:wrapNone/>
                <wp:docPr id="116" name="Text 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68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Default="003E578D" w:rsidP="00D672F8">
                            <w: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4" o:spid="_x0000_s1202" type="#_x0000_t202" style="position:absolute;margin-left:260pt;margin-top:3.5pt;width:18.65pt;height:13.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" stroked="f">
                <v:textbox inset="0,0,0,0">
                  <w:txbxContent>
                    <w:p w:rsidR="003E578D" w:rsidRDefault="003E578D" w:rsidP="00D672F8">
                      <w:r>
                        <w:t>4°</w:t>
                      </w:r>
                    </w:p>
                  </w:txbxContent>
                </v:textbox>
              </v:shape>
            </w:pict>
          </mc:Fallback>
        </mc:AlternateContent>
      </w:r>
    </w:p>
    <w:p w:rsidR="00D672F8" w:rsidRPr="00D672F8" w:rsidRDefault="00D672F8" w:rsidP="00D672F8"/>
    <w:p w:rsidR="00D672F8" w:rsidRPr="00D672F8" w:rsidRDefault="00D672F8" w:rsidP="00D672F8"/>
    <w:p w:rsidR="00D672F8" w:rsidRPr="00D672F8" w:rsidRDefault="00D672F8" w:rsidP="00D672F8"/>
    <w:p w:rsidR="00D672F8" w:rsidRPr="00D672F8" w:rsidRDefault="00D672F8" w:rsidP="00D672F8">
      <w:pPr>
        <w:spacing w:line="240" w:lineRule="auto"/>
        <w:ind w:left="1134"/>
        <w:outlineLvl w:val="0"/>
      </w:pPr>
      <w:r w:rsidRPr="00D672F8">
        <w:t>Figure 1b</w:t>
      </w:r>
    </w:p>
    <w:p w:rsidR="00D672F8" w:rsidRPr="00D672F8" w:rsidRDefault="00D672F8" w:rsidP="00D672F8">
      <w:pPr>
        <w:spacing w:line="240" w:lineRule="auto"/>
        <w:ind w:left="1134"/>
        <w:outlineLvl w:val="0"/>
        <w:rPr>
          <w:b/>
        </w:rPr>
      </w:pPr>
      <w:r w:rsidRPr="00D672F8">
        <w:rPr>
          <w:b/>
        </w:rPr>
        <w:t>Front (trailers only)</w:t>
      </w:r>
    </w:p>
    <w:p w:rsidR="00D672F8" w:rsidRPr="00D672F8" w:rsidRDefault="00D672F8" w:rsidP="00D672F8"/>
    <w:p w:rsidR="00D672F8" w:rsidRPr="00D672F8" w:rsidRDefault="00FF1DA4" w:rsidP="00D672F8">
      <w:r>
        <w:rPr>
          <w:noProof/>
          <w:lang w:val="en-US" w:eastAsia="ko-KR"/>
        </w:rPr>
        <mc:AlternateContent>
          <mc:Choice Requires="wps">
            <w:drawing>
              <wp:anchor distT="0" distB="0" distL="114299" distR="114299" simplePos="0" relativeHeight="251700224" behindDoc="1" locked="0" layoutInCell="1" allowOverlap="1">
                <wp:simplePos x="0" y="0"/>
                <wp:positionH relativeFrom="column">
                  <wp:posOffset>1714499</wp:posOffset>
                </wp:positionH>
                <wp:positionV relativeFrom="paragraph">
                  <wp:posOffset>26670</wp:posOffset>
                </wp:positionV>
                <wp:extent cx="0" cy="850900"/>
                <wp:effectExtent l="0" t="0" r="19050" b="25400"/>
                <wp:wrapNone/>
                <wp:docPr id="117" name="Straight Connector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50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3" o:spid="_x0000_s1026" style="position:absolute;left:0;text-align:left;flip:y;z-index:-2516162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5pt,2.1pt" to="135pt,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"/>
            </w:pict>
          </mc:Fallback>
        </mc:AlternateContent>
      </w:r>
      <w:r>
        <w:rPr>
          <w:noProof/>
          <w:lang w:val="en-US" w:eastAsia="ko-KR"/>
        </w:rPr>
        <mc:AlternateContent>
          <mc:Choice Requires="wps">
            <w:drawing>
              <wp:anchor distT="0" distB="0" distL="114299" distR="114299" simplePos="0" relativeHeight="251689984" behindDoc="1" locked="0" layoutInCell="1" allowOverlap="1">
                <wp:simplePos x="0" y="0"/>
                <wp:positionH relativeFrom="column">
                  <wp:posOffset>4914899</wp:posOffset>
                </wp:positionH>
                <wp:positionV relativeFrom="paragraph">
                  <wp:posOffset>548640</wp:posOffset>
                </wp:positionV>
                <wp:extent cx="0" cy="1485900"/>
                <wp:effectExtent l="19050" t="0" r="19050" b="0"/>
                <wp:wrapNone/>
                <wp:docPr id="118" name="Straight Connector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859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2" o:spid="_x0000_s1026" style="position:absolute;left:0;text-align:left;z-index:-2516264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7pt,43.2pt" to="387pt,16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XuVHwIAADsEAAAOAAAAZHJzL2Uyb0RvYy54bWysU8GO2jAQvVfqP1i+QxIaW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" strokeweight="2.25pt"/>
            </w:pict>
          </mc:Fallback>
        </mc:AlternateContent>
      </w:r>
      <w:r>
        <w:rPr>
          <w:noProof/>
          <w:lang w:val="en-US" w:eastAsia="ko-KR"/>
        </w:rPr>
        <mc:AlternateContent>
          <mc:Choice Requires="wps">
            <w:drawing>
              <wp:anchor distT="0" distB="0" distL="114299" distR="114299" simplePos="0" relativeHeight="251688960" behindDoc="1" locked="0" layoutInCell="1" allowOverlap="1">
                <wp:simplePos x="0" y="0"/>
                <wp:positionH relativeFrom="column">
                  <wp:posOffset>1714499</wp:posOffset>
                </wp:positionH>
                <wp:positionV relativeFrom="paragraph">
                  <wp:posOffset>154940</wp:posOffset>
                </wp:positionV>
                <wp:extent cx="0" cy="850900"/>
                <wp:effectExtent l="0" t="0" r="19050" b="25400"/>
                <wp:wrapNone/>
                <wp:docPr id="119" name="Straight Connector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50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1" o:spid="_x0000_s1026" style="position:absolute;left:0;text-align:left;flip:y;z-index:-2516275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5pt,12.2pt" to="135pt,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"/>
            </w:pict>
          </mc:Fallback>
        </mc:AlternateContent>
      </w:r>
      <w:r>
        <w:rPr>
          <w:noProof/>
          <w:lang w:val="en-US" w:eastAsia="ko-KR"/>
        </w:rPr>
        <mc:AlternateContent>
          <mc:Choice Requires="wps">
            <w:drawing>
              <wp:anchor distT="0" distB="0" distL="114299" distR="114299" simplePos="0" relativeHeight="251684864" behindDoc="1" locked="0" layoutInCell="1" allowOverlap="1">
                <wp:simplePos x="0" y="0"/>
                <wp:positionH relativeFrom="column">
                  <wp:posOffset>1714499</wp:posOffset>
                </wp:positionH>
                <wp:positionV relativeFrom="paragraph">
                  <wp:posOffset>154940</wp:posOffset>
                </wp:positionV>
                <wp:extent cx="0" cy="850900"/>
                <wp:effectExtent l="0" t="0" r="19050" b="25400"/>
                <wp:wrapNone/>
                <wp:docPr id="120" name="Straight Connector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50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0" o:spid="_x0000_s1026" style="position:absolute;left:0;text-align:left;flip:y;z-index:-2516316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5pt,12.2pt" to="135pt,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"/>
            </w:pict>
          </mc:Fallback>
        </mc:AlternateContent>
      </w:r>
      <w:r>
        <w:rPr>
          <w:noProof/>
          <w:lang w:val="en-US" w:eastAsia="ko-KR"/>
        </w:rPr>
        <mc:AlternateContent>
          <mc:Choice Requires="wps">
            <w:drawing>
              <wp:anchor distT="0" distB="0" distL="114299" distR="114299" simplePos="0" relativeHeight="251677696" behindDoc="1" locked="0" layoutInCell="1" allowOverlap="1">
                <wp:simplePos x="0" y="0"/>
                <wp:positionH relativeFrom="column">
                  <wp:posOffset>1714499</wp:posOffset>
                </wp:positionH>
                <wp:positionV relativeFrom="paragraph">
                  <wp:posOffset>154940</wp:posOffset>
                </wp:positionV>
                <wp:extent cx="0" cy="850900"/>
                <wp:effectExtent l="0" t="0" r="19050" b="25400"/>
                <wp:wrapNone/>
                <wp:docPr id="121" name="Straight Connector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50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9" o:spid="_x0000_s1026" style="position:absolute;left:0;text-align:left;flip:y;z-index:-2516387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5pt,12.2pt" to="135pt,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"/>
            </w:pict>
          </mc:Fallback>
        </mc:AlternateContent>
      </w:r>
    </w:p>
    <w:p w:rsidR="00D672F8" w:rsidRPr="00D672F8" w:rsidRDefault="00FF1DA4" w:rsidP="00D672F8">
      <w:pPr>
        <w:ind w:left="4248" w:firstLine="708"/>
      </w:pPr>
      <w:r>
        <w:rPr>
          <w:noProof/>
          <w:lang w:val="en-US" w:eastAsia="ko-KR"/>
        </w:rPr>
        <mc:AlternateContent>
          <mc:Choice Requires="wps">
            <w:drawing>
              <wp:anchor distT="0" distB="0" distL="114299" distR="114299" simplePos="0" relativeHeight="251692032" behindDoc="1" locked="0" layoutInCell="1" allowOverlap="1">
                <wp:simplePos x="0" y="0"/>
                <wp:positionH relativeFrom="column">
                  <wp:posOffset>4914899</wp:posOffset>
                </wp:positionH>
                <wp:positionV relativeFrom="paragraph">
                  <wp:posOffset>30480</wp:posOffset>
                </wp:positionV>
                <wp:extent cx="0" cy="2038985"/>
                <wp:effectExtent l="0" t="0" r="19050" b="18415"/>
                <wp:wrapNone/>
                <wp:docPr id="122" name="Straight Connector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389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8" o:spid="_x0000_s1026" style="position:absolute;left:0;text-align:left;z-index:-2516244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7pt,2.4pt" to="387pt,1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"/>
            </w:pict>
          </mc:Fallback>
        </mc:AlternateContent>
      </w:r>
      <w:r>
        <w:rPr>
          <w:noProof/>
          <w:lang w:val="en-US" w:eastAsia="ko-KR"/>
        </w:rPr>
        <mc:AlternateContent>
          <mc:Choice Requires="wps">
            <w:drawing>
              <wp:anchor distT="0" distB="0" distL="114299" distR="114299" simplePos="0" relativeHeight="251685888" behindDoc="1" locked="0" layoutInCell="1" allowOverlap="1">
                <wp:simplePos x="0" y="0"/>
                <wp:positionH relativeFrom="column">
                  <wp:posOffset>4914899</wp:posOffset>
                </wp:positionH>
                <wp:positionV relativeFrom="paragraph">
                  <wp:posOffset>30480</wp:posOffset>
                </wp:positionV>
                <wp:extent cx="0" cy="2038985"/>
                <wp:effectExtent l="0" t="0" r="19050" b="18415"/>
                <wp:wrapNone/>
                <wp:docPr id="123" name="Straight Connector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389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7" o:spid="_x0000_s1026" style="position:absolute;left:0;text-align:left;z-index:-2516305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7pt,2.4pt" to="387pt,1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"/>
            </w:pict>
          </mc:Fallback>
        </mc:AlternateContent>
      </w:r>
      <w:r>
        <w:rPr>
          <w:noProof/>
          <w:lang w:val="en-US" w:eastAsia="ko-KR"/>
        </w:rPr>
        <mc:AlternateContent>
          <mc:Choice Requires="wps">
            <w:drawing>
              <wp:anchor distT="0" distB="0" distL="114299" distR="114299" simplePos="0" relativeHeight="251679744" behindDoc="1" locked="0" layoutInCell="1" allowOverlap="1">
                <wp:simplePos x="0" y="0"/>
                <wp:positionH relativeFrom="column">
                  <wp:posOffset>4914899</wp:posOffset>
                </wp:positionH>
                <wp:positionV relativeFrom="paragraph">
                  <wp:posOffset>30480</wp:posOffset>
                </wp:positionV>
                <wp:extent cx="0" cy="2038985"/>
                <wp:effectExtent l="0" t="0" r="19050" b="18415"/>
                <wp:wrapNone/>
                <wp:docPr id="124" name="Straight Connector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389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6" o:spid="_x0000_s1026" style="position:absolute;left:0;text-align:left;z-index:-2516367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7pt,2.4pt" to="387pt,1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"/>
            </w:pict>
          </mc:Fallback>
        </mc:AlternateContent>
      </w:r>
      <w:r w:rsidR="00D672F8" w:rsidRPr="00D672F8">
        <w:t>25 m</w:t>
      </w:r>
    </w:p>
    <w:p w:rsidR="00D672F8" w:rsidRPr="00D672F8" w:rsidRDefault="00FF1DA4" w:rsidP="00D672F8">
      <w:r>
        <w:rPr>
          <w:noProof/>
          <w:lang w:val="en-US" w:eastAsia="ko-KR"/>
        </w:rPr>
        <mc:AlternateContent>
          <mc:Choice Requires="wps">
            <w:drawing>
              <wp:anchor distT="0" distB="0" distL="114299" distR="114299" simplePos="0" relativeHeight="251702272" behindDoc="1" locked="0" layoutInCell="1" allowOverlap="1">
                <wp:simplePos x="0" y="0"/>
                <wp:positionH relativeFrom="column">
                  <wp:posOffset>4914899</wp:posOffset>
                </wp:positionH>
                <wp:positionV relativeFrom="paragraph">
                  <wp:posOffset>128270</wp:posOffset>
                </wp:positionV>
                <wp:extent cx="0" cy="1485900"/>
                <wp:effectExtent l="19050" t="0" r="19050" b="0"/>
                <wp:wrapNone/>
                <wp:docPr id="125" name="Straight Connector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859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5" o:spid="_x0000_s1026" style="position:absolute;left:0;text-align:left;z-index:-2516142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7pt,10.1pt" to="387pt,1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" strokeweight="2.25pt"/>
            </w:pict>
          </mc:Fallback>
        </mc:AlternateContent>
      </w:r>
      <w:r>
        <w:rPr>
          <w:noProof/>
          <w:lang w:val="en-US" w:eastAsia="ko-KR"/>
        </w:rPr>
        <mc:AlternateContent>
          <mc:Choice Requires="wps">
            <w:drawing>
              <wp:anchor distT="4294967295" distB="4294967295" distL="114300" distR="114300" simplePos="0" relativeHeight="251697152" behindDoc="1" locked="0" layoutInCell="1" allowOverlap="1">
                <wp:simplePos x="0" y="0"/>
                <wp:positionH relativeFrom="column">
                  <wp:posOffset>1714500</wp:posOffset>
                </wp:positionH>
                <wp:positionV relativeFrom="paragraph">
                  <wp:posOffset>13969</wp:posOffset>
                </wp:positionV>
                <wp:extent cx="3227070" cy="0"/>
                <wp:effectExtent l="38100" t="76200" r="30480" b="95250"/>
                <wp:wrapNone/>
                <wp:docPr id="126" name="Straight Connector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27070" cy="0"/>
                        </a:xfrm>
                        <a:prstGeom prst="line">
                          <a:avLst/>
                        </a:prstGeom>
                        <a:noFill/>
                        <a:ln w="952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4" o:spid="_x0000_s1026" style="position:absolute;left:0;text-align:left;z-index:-2516193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1.1pt" to="389.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">
                <v:stroke startarrow="classic" endarrow="classic"/>
              </v:line>
            </w:pict>
          </mc:Fallback>
        </mc:AlternateContent>
      </w:r>
    </w:p>
    <w:p w:rsidR="00D672F8" w:rsidRPr="00D672F8" w:rsidRDefault="00FF1DA4" w:rsidP="00D672F8">
      <w:r>
        <w:rPr>
          <w:noProof/>
          <w:lang w:val="en-US" w:eastAsia="ko-KR"/>
        </w:rPr>
        <mc:AlternateContent>
          <mc:Choice Requires="wps">
            <w:drawing>
              <wp:anchor distT="0" distB="0" distL="114300" distR="114300" simplePos="0" relativeHeight="251698176" behindDoc="1" locked="0" layoutInCell="1" allowOverlap="1">
                <wp:simplePos x="0" y="0"/>
                <wp:positionH relativeFrom="column">
                  <wp:posOffset>1771650</wp:posOffset>
                </wp:positionH>
                <wp:positionV relativeFrom="paragraph">
                  <wp:posOffset>32385</wp:posOffset>
                </wp:positionV>
                <wp:extent cx="3143250" cy="521335"/>
                <wp:effectExtent l="0" t="0" r="19050" b="31115"/>
                <wp:wrapNone/>
                <wp:docPr id="127" name="Straight Connector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143250" cy="5213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3" o:spid="_x0000_s1026" style="position:absolute;left:0;text-align:left;flip:y;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2.55pt" to="387pt,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"/>
            </w:pict>
          </mc:Fallback>
        </mc:AlternateContent>
      </w:r>
      <w:r>
        <w:rPr>
          <w:noProof/>
          <w:lang w:val="en-US" w:eastAsia="ko-KR"/>
        </w:rPr>
        <mc:AlternateContent>
          <mc:Choice Requires="wps">
            <w:drawing>
              <wp:anchor distT="0" distB="0" distL="114299" distR="114299" simplePos="0" relativeHeight="251687936" behindDoc="1" locked="0" layoutInCell="1" allowOverlap="1">
                <wp:simplePos x="0" y="0"/>
                <wp:positionH relativeFrom="column">
                  <wp:posOffset>4914899</wp:posOffset>
                </wp:positionH>
                <wp:positionV relativeFrom="paragraph">
                  <wp:posOffset>22860</wp:posOffset>
                </wp:positionV>
                <wp:extent cx="0" cy="1485900"/>
                <wp:effectExtent l="19050" t="0" r="19050" b="0"/>
                <wp:wrapNone/>
                <wp:docPr id="128" name="Straight Connector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859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2" o:spid="_x0000_s1026" style="position:absolute;left:0;text-align:left;z-index:-2516285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7pt,1.8pt" to="387pt,1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9M9IAIAADs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" strokeweight="2.25pt"/>
            </w:pict>
          </mc:Fallback>
        </mc:AlternateContent>
      </w:r>
      <w:r>
        <w:rPr>
          <w:noProof/>
          <w:lang w:val="en-US" w:eastAsia="ko-KR"/>
        </w:rPr>
        <mc:AlternateContent>
          <mc:Choice Requires="wps">
            <w:drawing>
              <wp:anchor distT="0" distB="0" distL="114299" distR="114299" simplePos="0" relativeHeight="251681792" behindDoc="1" locked="0" layoutInCell="1" allowOverlap="1">
                <wp:simplePos x="0" y="0"/>
                <wp:positionH relativeFrom="column">
                  <wp:posOffset>4914899</wp:posOffset>
                </wp:positionH>
                <wp:positionV relativeFrom="paragraph">
                  <wp:posOffset>22860</wp:posOffset>
                </wp:positionV>
                <wp:extent cx="0" cy="1485900"/>
                <wp:effectExtent l="19050" t="0" r="19050" b="0"/>
                <wp:wrapNone/>
                <wp:docPr id="129" name="Straight Connector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859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1" o:spid="_x0000_s1026" style="position:absolute;left:0;text-align:left;z-index:-2516346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7pt,1.8pt" to="387pt,1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" strokeweight="2.25pt"/>
            </w:pict>
          </mc:Fallback>
        </mc:AlternateContent>
      </w:r>
    </w:p>
    <w:p w:rsidR="00D672F8" w:rsidRPr="00D672F8" w:rsidRDefault="00FF1DA4" w:rsidP="00D672F8">
      <w:r>
        <w:rPr>
          <w:noProof/>
          <w:lang w:val="en-US" w:eastAsia="ko-KR"/>
        </w:rPr>
        <mc:AlternateContent>
          <mc:Choice Requires="wps">
            <w:drawing>
              <wp:anchor distT="0" distB="0" distL="114300" distR="114300" simplePos="0" relativeHeight="251691008" behindDoc="1" locked="0" layoutInCell="1" allowOverlap="1">
                <wp:simplePos x="0" y="0"/>
                <wp:positionH relativeFrom="column">
                  <wp:posOffset>5029200</wp:posOffset>
                </wp:positionH>
                <wp:positionV relativeFrom="paragraph">
                  <wp:posOffset>76835</wp:posOffset>
                </wp:positionV>
                <wp:extent cx="457200" cy="1714500"/>
                <wp:effectExtent l="0" t="0" r="0" b="0"/>
                <wp:wrapNone/>
                <wp:docPr id="130"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714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44AD4" w:rsidRDefault="003E578D" w:rsidP="00D672F8">
                            <w:pPr>
                              <w:rPr>
                                <w:lang w:val="fr-CH"/>
                              </w:rPr>
                            </w:pPr>
                            <w:r>
                              <w:rPr>
                                <w:lang w:val="fr-CH"/>
                              </w:rPr>
                              <w:t>Observation plane</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0" o:spid="_x0000_s1203" type="#_x0000_t202" style="position:absolute;margin-left:396pt;margin-top:6.05pt;width:36pt;height:13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" stroked="f">
                <v:textbox style="layout-flow:vertical">
                  <w:txbxContent>
                    <w:p w:rsidR="003E578D" w:rsidRPr="00644AD4" w:rsidRDefault="003E578D" w:rsidP="00D672F8">
                      <w:pPr>
                        <w:rPr>
                          <w:lang w:val="fr-CH"/>
                        </w:rPr>
                      </w:pPr>
                      <w:r>
                        <w:rPr>
                          <w:lang w:val="fr-CH"/>
                        </w:rPr>
                        <w:t>Observation plane</w:t>
                      </w:r>
                    </w:p>
                  </w:txbxContent>
                </v:textbox>
              </v:shape>
            </w:pict>
          </mc:Fallback>
        </mc:AlternateContent>
      </w:r>
      <w:r>
        <w:rPr>
          <w:noProof/>
          <w:lang w:val="en-US" w:eastAsia="ko-KR"/>
        </w:rPr>
        <mc:AlternateContent>
          <mc:Choice Requires="wps">
            <w:drawing>
              <wp:anchor distT="0" distB="0" distL="114300" distR="114300" simplePos="0" relativeHeight="251686912" behindDoc="1" locked="0" layoutInCell="1" allowOverlap="1">
                <wp:simplePos x="0" y="0"/>
                <wp:positionH relativeFrom="column">
                  <wp:posOffset>5029200</wp:posOffset>
                </wp:positionH>
                <wp:positionV relativeFrom="paragraph">
                  <wp:posOffset>76200</wp:posOffset>
                </wp:positionV>
                <wp:extent cx="457200" cy="1714500"/>
                <wp:effectExtent l="0" t="0" r="0" b="0"/>
                <wp:wrapNone/>
                <wp:docPr id="131"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714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44AD4" w:rsidRDefault="003E578D" w:rsidP="00D672F8">
                            <w:pPr>
                              <w:rPr>
                                <w:lang w:val="fr-CH"/>
                              </w:rPr>
                            </w:pPr>
                            <w:r>
                              <w:rPr>
                                <w:lang w:val="fr-CH"/>
                              </w:rPr>
                              <w:t>Observation plane</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9" o:spid="_x0000_s1204" type="#_x0000_t202" style="position:absolute;margin-left:396pt;margin-top:6pt;width:36pt;height:1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" stroked="f">
                <v:textbox style="layout-flow:vertical">
                  <w:txbxContent>
                    <w:p w:rsidR="003E578D" w:rsidRPr="00644AD4" w:rsidRDefault="003E578D" w:rsidP="00D672F8">
                      <w:pPr>
                        <w:rPr>
                          <w:lang w:val="fr-CH"/>
                        </w:rPr>
                      </w:pPr>
                      <w:r>
                        <w:rPr>
                          <w:lang w:val="fr-CH"/>
                        </w:rPr>
                        <w:t>Observation plane</w:t>
                      </w:r>
                    </w:p>
                  </w:txbxContent>
                </v:textbox>
              </v:shape>
            </w:pict>
          </mc:Fallback>
        </mc:AlternateContent>
      </w:r>
      <w:r>
        <w:rPr>
          <w:noProof/>
          <w:lang w:val="en-US" w:eastAsia="ko-KR"/>
        </w:rPr>
        <mc:AlternateContent>
          <mc:Choice Requires="wps">
            <w:drawing>
              <wp:anchor distT="0" distB="0" distL="114300" distR="114300" simplePos="0" relativeHeight="251680768" behindDoc="1" locked="0" layoutInCell="1" allowOverlap="1">
                <wp:simplePos x="0" y="0"/>
                <wp:positionH relativeFrom="column">
                  <wp:posOffset>5029200</wp:posOffset>
                </wp:positionH>
                <wp:positionV relativeFrom="paragraph">
                  <wp:posOffset>76200</wp:posOffset>
                </wp:positionV>
                <wp:extent cx="457200" cy="1714500"/>
                <wp:effectExtent l="0" t="0" r="0" b="0"/>
                <wp:wrapThrough wrapText="bothSides">
                  <wp:wrapPolygon edited="0">
                    <wp:start x="0" y="0"/>
                    <wp:lineTo x="0" y="21360"/>
                    <wp:lineTo x="20700" y="21360"/>
                    <wp:lineTo x="20700" y="0"/>
                    <wp:lineTo x="0" y="0"/>
                  </wp:wrapPolygon>
                </wp:wrapThrough>
                <wp:docPr id="132"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714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44AD4" w:rsidRDefault="003E578D" w:rsidP="00D672F8">
                            <w:pPr>
                              <w:rPr>
                                <w:lang w:val="fr-CH"/>
                              </w:rPr>
                            </w:pPr>
                            <w:r>
                              <w:rPr>
                                <w:lang w:val="fr-CH"/>
                              </w:rPr>
                              <w:t>Observation plane</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8" o:spid="_x0000_s1205" type="#_x0000_t202" style="position:absolute;margin-left:396pt;margin-top:6pt;width:36pt;height:13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" stroked="f">
                <v:textbox style="layout-flow:vertical">
                  <w:txbxContent>
                    <w:p w:rsidR="003E578D" w:rsidRPr="00644AD4" w:rsidRDefault="003E578D" w:rsidP="00D672F8">
                      <w:pPr>
                        <w:rPr>
                          <w:lang w:val="fr-CH"/>
                        </w:rPr>
                      </w:pPr>
                      <w:r>
                        <w:rPr>
                          <w:lang w:val="fr-CH"/>
                        </w:rPr>
                        <w:t>Observation plane</w:t>
                      </w:r>
                    </w:p>
                  </w:txbxContent>
                </v:textbox>
                <w10:wrap type="through"/>
              </v:shape>
            </w:pict>
          </mc:Fallback>
        </mc:AlternateContent>
      </w:r>
    </w:p>
    <w:p w:rsidR="00D672F8" w:rsidRPr="00D672F8" w:rsidRDefault="00FF1DA4" w:rsidP="00D672F8">
      <w:r>
        <w:rPr>
          <w:noProof/>
          <w:lang w:val="en-US" w:eastAsia="ko-KR"/>
        </w:rPr>
        <mc:AlternateContent>
          <mc:Choice Requires="wps">
            <w:drawing>
              <wp:anchor distT="0" distB="0" distL="114300" distR="114300" simplePos="0" relativeHeight="251682816" behindDoc="1" locked="0" layoutInCell="1" allowOverlap="1">
                <wp:simplePos x="0" y="0"/>
                <wp:positionH relativeFrom="column">
                  <wp:posOffset>3321050</wp:posOffset>
                </wp:positionH>
                <wp:positionV relativeFrom="paragraph">
                  <wp:posOffset>15240</wp:posOffset>
                </wp:positionV>
                <wp:extent cx="236855" cy="168910"/>
                <wp:effectExtent l="0" t="0" r="0" b="2540"/>
                <wp:wrapNone/>
                <wp:docPr id="133"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68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Default="003E578D" w:rsidP="00D672F8">
                            <w: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7" o:spid="_x0000_s1206" type="#_x0000_t202" style="position:absolute;margin-left:261.5pt;margin-top:1.2pt;width:18.65pt;height:13.3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" stroked="f">
                <v:textbox inset="0,0,0,0">
                  <w:txbxContent>
                    <w:p w:rsidR="003E578D" w:rsidRDefault="003E578D" w:rsidP="00D672F8">
                      <w:r>
                        <w:t>4°</w:t>
                      </w:r>
                    </w:p>
                  </w:txbxContent>
                </v:textbox>
              </v:shape>
            </w:pict>
          </mc:Fallback>
        </mc:AlternateContent>
      </w:r>
    </w:p>
    <w:p w:rsidR="00D672F8" w:rsidRPr="00D672F8" w:rsidRDefault="00FF1DA4" w:rsidP="00D672F8">
      <w:r>
        <w:rPr>
          <w:noProof/>
          <w:lang w:val="en-US" w:eastAsia="ko-KR"/>
        </w:rPr>
        <mc:AlternateContent>
          <mc:Choice Requires="wps">
            <w:drawing>
              <wp:anchor distT="0" distB="0" distL="114300" distR="114300" simplePos="0" relativeHeight="251696128" behindDoc="0" locked="0" layoutInCell="1" allowOverlap="1">
                <wp:simplePos x="0" y="0"/>
                <wp:positionH relativeFrom="column">
                  <wp:posOffset>1501140</wp:posOffset>
                </wp:positionH>
                <wp:positionV relativeFrom="paragraph">
                  <wp:posOffset>115570</wp:posOffset>
                </wp:positionV>
                <wp:extent cx="207645" cy="146050"/>
                <wp:effectExtent l="0" t="0" r="20955" b="25400"/>
                <wp:wrapNone/>
                <wp:docPr id="134" name="Straight Connector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7645" cy="1460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6" o:spid="_x0000_s1026" style="position:absolute;left:0;text-align:lef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2pt,9.1pt" to="134.5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" strokeweight="1.5pt"/>
            </w:pict>
          </mc:Fallback>
        </mc:AlternateContent>
      </w:r>
      <w:r>
        <w:rPr>
          <w:noProof/>
          <w:lang w:val="en-US" w:eastAsia="ko-KR"/>
        </w:rPr>
        <mc:AlternateContent>
          <mc:Choice Requires="wps">
            <w:drawing>
              <wp:anchor distT="0" distB="0" distL="114299" distR="114299" simplePos="0" relativeHeight="251694080" behindDoc="0" locked="0" layoutInCell="1" allowOverlap="1">
                <wp:simplePos x="0" y="0"/>
                <wp:positionH relativeFrom="column">
                  <wp:posOffset>1482089</wp:posOffset>
                </wp:positionH>
                <wp:positionV relativeFrom="paragraph">
                  <wp:posOffset>123190</wp:posOffset>
                </wp:positionV>
                <wp:extent cx="0" cy="321945"/>
                <wp:effectExtent l="0" t="0" r="19050" b="20955"/>
                <wp:wrapNone/>
                <wp:docPr id="135" name="Straight Connector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19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5" o:spid="_x0000_s1026" style="position:absolute;left:0;text-align:left;z-index:2516940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16.7pt,9.7pt" to="116.7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sSKHgIAADoEAAAOAAAAZHJzL2Uyb0RvYy54bWysU8GO2jAQvVfqP1i+QxI2U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" strokeweight="1.5pt"/>
            </w:pict>
          </mc:Fallback>
        </mc:AlternateContent>
      </w:r>
      <w:r>
        <w:rPr>
          <w:noProof/>
          <w:lang w:val="en-US" w:eastAsia="ko-KR"/>
        </w:rPr>
        <mc:AlternateContent>
          <mc:Choice Requires="wps">
            <w:drawing>
              <wp:anchor distT="0" distB="0" distL="114300" distR="114300" simplePos="0" relativeHeight="251693056" behindDoc="0" locked="0" layoutInCell="1" allowOverlap="1">
                <wp:simplePos x="0" y="0"/>
                <wp:positionH relativeFrom="column">
                  <wp:posOffset>739140</wp:posOffset>
                </wp:positionH>
                <wp:positionV relativeFrom="paragraph">
                  <wp:posOffset>111760</wp:posOffset>
                </wp:positionV>
                <wp:extent cx="965835" cy="321945"/>
                <wp:effectExtent l="0" t="0" r="24765" b="20955"/>
                <wp:wrapNone/>
                <wp:docPr id="136"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5835" cy="32194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4" o:spid="_x0000_s1026" style="position:absolute;left:0;text-align:left;margin-left:58.2pt;margin-top:8.8pt;width:76.05pt;height:25.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" strokeweight="1.5pt"/>
            </w:pict>
          </mc:Fallback>
        </mc:AlternateContent>
      </w:r>
      <w:r>
        <w:rPr>
          <w:noProof/>
          <w:lang w:val="en-US" w:eastAsia="ko-KR"/>
        </w:rPr>
        <mc:AlternateContent>
          <mc:Choice Requires="wps">
            <w:drawing>
              <wp:anchor distT="4294967295" distB="4294967295" distL="114300" distR="114300" simplePos="0" relativeHeight="251678720" behindDoc="1" locked="0" layoutInCell="1" allowOverlap="1">
                <wp:simplePos x="0" y="0"/>
                <wp:positionH relativeFrom="column">
                  <wp:posOffset>1802765</wp:posOffset>
                </wp:positionH>
                <wp:positionV relativeFrom="paragraph">
                  <wp:posOffset>123189</wp:posOffset>
                </wp:positionV>
                <wp:extent cx="3112135" cy="0"/>
                <wp:effectExtent l="0" t="0" r="12065" b="19050"/>
                <wp:wrapNone/>
                <wp:docPr id="137" name="Straight Connector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2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3" o:spid="_x0000_s1026" style="position:absolute;left:0;text-align:left;z-index:-2516377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1.95pt,9.7pt" to="387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"/>
            </w:pict>
          </mc:Fallback>
        </mc:AlternateContent>
      </w:r>
    </w:p>
    <w:p w:rsidR="00D672F8" w:rsidRPr="00D672F8" w:rsidRDefault="00FF1DA4" w:rsidP="00D672F8">
      <w:r>
        <w:rPr>
          <w:noProof/>
          <w:lang w:val="en-US" w:eastAsia="ko-KR"/>
        </w:rPr>
        <mc:AlternateContent>
          <mc:Choice Requires="wps">
            <w:drawing>
              <wp:anchor distT="0" distB="0" distL="114300" distR="114300" simplePos="0" relativeHeight="251695104" behindDoc="0" locked="0" layoutInCell="1" allowOverlap="1">
                <wp:simplePos x="0" y="0"/>
                <wp:positionH relativeFrom="column">
                  <wp:posOffset>1493520</wp:posOffset>
                </wp:positionH>
                <wp:positionV relativeFrom="paragraph">
                  <wp:posOffset>118110</wp:posOffset>
                </wp:positionV>
                <wp:extent cx="200025" cy="175895"/>
                <wp:effectExtent l="0" t="0" r="28575" b="33655"/>
                <wp:wrapNone/>
                <wp:docPr id="138" name="Straight Connector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0025" cy="1758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2" o:spid="_x0000_s1026" style="position:absolute;left:0;text-align:lef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6pt,9.3pt" to="133.35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" strokeweight="1.5pt"/>
            </w:pict>
          </mc:Fallback>
        </mc:AlternateContent>
      </w:r>
    </w:p>
    <w:p w:rsidR="00D672F8" w:rsidRPr="00D672F8" w:rsidRDefault="00D672F8" w:rsidP="00D672F8"/>
    <w:p w:rsidR="00D672F8" w:rsidRPr="00D672F8" w:rsidRDefault="00FF1DA4" w:rsidP="00D672F8">
      <w:pPr>
        <w:tabs>
          <w:tab w:val="left" w:pos="5245"/>
        </w:tabs>
      </w:pPr>
      <w:r>
        <w:rPr>
          <w:noProof/>
          <w:lang w:val="en-US" w:eastAsia="ko-KR"/>
        </w:rPr>
        <mc:AlternateContent>
          <mc:Choice Requires="wps">
            <w:drawing>
              <wp:anchor distT="0" distB="0" distL="114300" distR="114300" simplePos="0" relativeHeight="251683840" behindDoc="1" locked="0" layoutInCell="1" allowOverlap="1">
                <wp:simplePos x="0" y="0"/>
                <wp:positionH relativeFrom="column">
                  <wp:posOffset>3321050</wp:posOffset>
                </wp:positionH>
                <wp:positionV relativeFrom="paragraph">
                  <wp:posOffset>38100</wp:posOffset>
                </wp:positionV>
                <wp:extent cx="236855" cy="168910"/>
                <wp:effectExtent l="0" t="0" r="0" b="2540"/>
                <wp:wrapNone/>
                <wp:docPr id="139"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68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Default="003E578D" w:rsidP="00D672F8">
                            <w: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1" o:spid="_x0000_s1207" type="#_x0000_t202" style="position:absolute;margin-left:261.5pt;margin-top:3pt;width:18.65pt;height:13.3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" stroked="f">
                <v:textbox inset="0,0,0,0">
                  <w:txbxContent>
                    <w:p w:rsidR="003E578D" w:rsidRDefault="003E578D" w:rsidP="00D672F8">
                      <w:r>
                        <w:t>4°</w:t>
                      </w:r>
                    </w:p>
                  </w:txbxContent>
                </v:textbox>
              </v:shape>
            </w:pict>
          </mc:Fallback>
        </mc:AlternateContent>
      </w:r>
      <w:r>
        <w:rPr>
          <w:noProof/>
          <w:lang w:val="en-US" w:eastAsia="ko-KR"/>
        </w:rPr>
        <mc:AlternateContent>
          <mc:Choice Requires="wps">
            <w:drawing>
              <wp:anchor distT="4294967295" distB="4294967295" distL="114300" distR="114300" simplePos="0" relativeHeight="251701248" behindDoc="1" locked="0" layoutInCell="1" allowOverlap="1">
                <wp:simplePos x="0" y="0"/>
                <wp:positionH relativeFrom="column">
                  <wp:posOffset>1802765</wp:posOffset>
                </wp:positionH>
                <wp:positionV relativeFrom="paragraph">
                  <wp:posOffset>20319</wp:posOffset>
                </wp:positionV>
                <wp:extent cx="3112135" cy="0"/>
                <wp:effectExtent l="0" t="0" r="12065" b="19050"/>
                <wp:wrapNone/>
                <wp:docPr id="140" name="Straight Connector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2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0" o:spid="_x0000_s1026" style="position:absolute;left:0;text-align:left;z-index:-2516152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1.95pt,1.6pt" to="387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"/>
            </w:pict>
          </mc:Fallback>
        </mc:AlternateContent>
      </w:r>
      <w:r>
        <w:rPr>
          <w:noProof/>
          <w:lang w:val="en-US" w:eastAsia="ko-KR"/>
        </w:rPr>
        <mc:AlternateContent>
          <mc:Choice Requires="wps">
            <w:drawing>
              <wp:anchor distT="0" distB="0" distL="114300" distR="114300" simplePos="0" relativeHeight="251699200" behindDoc="1" locked="0" layoutInCell="1" allowOverlap="1">
                <wp:simplePos x="0" y="0"/>
                <wp:positionH relativeFrom="column">
                  <wp:posOffset>1787525</wp:posOffset>
                </wp:positionH>
                <wp:positionV relativeFrom="paragraph">
                  <wp:posOffset>20320</wp:posOffset>
                </wp:positionV>
                <wp:extent cx="3127375" cy="528955"/>
                <wp:effectExtent l="0" t="0" r="15875" b="23495"/>
                <wp:wrapNone/>
                <wp:docPr id="141" name="Straight Connector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27375" cy="5289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9" o:spid="_x0000_s1026" style="position:absolute;left:0;text-align:lef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75pt,1.6pt" to="387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"/>
            </w:pict>
          </mc:Fallback>
        </mc:AlternateContent>
      </w:r>
    </w:p>
    <w:p w:rsidR="00D672F8" w:rsidRPr="00D672F8" w:rsidRDefault="00D672F8" w:rsidP="00D672F8"/>
    <w:p w:rsidR="00D672F8" w:rsidRPr="00D672F8" w:rsidRDefault="00D672F8" w:rsidP="00D672F8"/>
    <w:p w:rsidR="00D672F8" w:rsidRPr="00D672F8" w:rsidRDefault="00D672F8" w:rsidP="00D672F8">
      <w:pPr>
        <w:tabs>
          <w:tab w:val="center" w:pos="5386"/>
        </w:tabs>
        <w:spacing w:after="120"/>
        <w:ind w:left="1134" w:right="1134"/>
        <w:jc w:val="both"/>
      </w:pPr>
    </w:p>
    <w:p w:rsidR="00DB661E" w:rsidRPr="00DB661E" w:rsidRDefault="00D672F8" w:rsidP="007F7D8C">
      <w:pPr>
        <w:tabs>
          <w:tab w:val="center" w:pos="5386"/>
        </w:tabs>
        <w:spacing w:before="360"/>
        <w:ind w:left="1134" w:right="1134"/>
        <w:jc w:val="both"/>
      </w:pPr>
      <w:r w:rsidRPr="00D672F8">
        <w:br w:type="page"/>
      </w:r>
      <w:r w:rsidR="00DB661E" w:rsidRPr="00DB661E">
        <w:t>Figure 2</w:t>
      </w:r>
    </w:p>
    <w:p w:rsidR="00DB661E" w:rsidRPr="00DB661E" w:rsidRDefault="00DB661E" w:rsidP="00DB661E">
      <w:pPr>
        <w:tabs>
          <w:tab w:val="center" w:pos="5386"/>
        </w:tabs>
        <w:spacing w:after="120"/>
        <w:ind w:left="1134" w:right="1134"/>
        <w:jc w:val="both"/>
        <w:rPr>
          <w:b/>
        </w:rPr>
      </w:pPr>
      <w:r w:rsidRPr="00DB661E">
        <w:rPr>
          <w:b/>
        </w:rPr>
        <w:t>Side</w:t>
      </w:r>
    </w:p>
    <w:p w:rsidR="00DB661E" w:rsidRPr="00DB661E" w:rsidRDefault="00DB661E" w:rsidP="00DB661E"/>
    <w:p w:rsidR="00DB661E" w:rsidRPr="00DB661E" w:rsidRDefault="00FF1DA4" w:rsidP="00DB661E">
      <w:pPr>
        <w:ind w:left="3600" w:firstLine="720"/>
      </w:pPr>
      <w:r>
        <w:rPr>
          <w:noProof/>
          <w:lang w:val="en-US" w:eastAsia="ko-KR"/>
        </w:rPr>
        <mc:AlternateContent>
          <mc:Choice Requires="wpg">
            <w:drawing>
              <wp:anchor distT="0" distB="0" distL="114300" distR="114300" simplePos="0" relativeHeight="251704320" behindDoc="0" locked="0" layoutInCell="1" allowOverlap="1">
                <wp:simplePos x="0" y="0"/>
                <wp:positionH relativeFrom="column">
                  <wp:posOffset>1028700</wp:posOffset>
                </wp:positionH>
                <wp:positionV relativeFrom="paragraph">
                  <wp:posOffset>153035</wp:posOffset>
                </wp:positionV>
                <wp:extent cx="4114800" cy="2400300"/>
                <wp:effectExtent l="9525" t="10160" r="0" b="8890"/>
                <wp:wrapNone/>
                <wp:docPr id="142" name="Group 4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4800" cy="2400300"/>
                          <a:chOff x="3037" y="11317"/>
                          <a:chExt cx="6480" cy="3780"/>
                        </a:xfrm>
                      </wpg:grpSpPr>
                      <wpg:grpSp>
                        <wpg:cNvPr id="94" name="Group 212"/>
                        <wpg:cNvGrpSpPr>
                          <a:grpSpLocks/>
                        </wpg:cNvGrpSpPr>
                        <wpg:grpSpPr bwMode="auto">
                          <a:xfrm rot="5400000">
                            <a:off x="2577" y="13037"/>
                            <a:ext cx="1440" cy="519"/>
                            <a:chOff x="1761" y="5528"/>
                            <a:chExt cx="1636" cy="553"/>
                          </a:xfrm>
                        </wpg:grpSpPr>
                        <wps:wsp>
                          <wps:cNvPr id="95" name="Rectangle 213"/>
                          <wps:cNvSpPr>
                            <a:spLocks noChangeArrowheads="1"/>
                          </wps:cNvSpPr>
                          <wps:spPr bwMode="auto">
                            <a:xfrm>
                              <a:off x="1777" y="5541"/>
                              <a:ext cx="1620" cy="54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96" name="Line 214"/>
                          <wps:cNvCnPr>
                            <a:cxnSpLocks noChangeShapeType="1"/>
                          </wps:cNvCnPr>
                          <wps:spPr bwMode="auto">
                            <a:xfrm>
                              <a:off x="2112" y="5528"/>
                              <a:ext cx="1" cy="54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 name="Line 215"/>
                          <wps:cNvCnPr>
                            <a:cxnSpLocks noChangeShapeType="1"/>
                          </wps:cNvCnPr>
                          <wps:spPr bwMode="auto">
                            <a:xfrm flipH="1">
                              <a:off x="1774" y="5529"/>
                              <a:ext cx="335" cy="2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8" name="Line 216"/>
                          <wps:cNvCnPr>
                            <a:cxnSpLocks noChangeShapeType="1"/>
                          </wps:cNvCnPr>
                          <wps:spPr bwMode="auto">
                            <a:xfrm>
                              <a:off x="1761" y="5824"/>
                              <a:ext cx="348" cy="2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s:wsp>
                        <wps:cNvPr id="99" name="Line 217"/>
                        <wps:cNvCnPr>
                          <a:cxnSpLocks noChangeShapeType="1"/>
                        </wps:cNvCnPr>
                        <wps:spPr bwMode="auto">
                          <a:xfrm>
                            <a:off x="3577" y="11497"/>
                            <a:ext cx="5082" cy="0"/>
                          </a:xfrm>
                          <a:prstGeom prst="line">
                            <a:avLst/>
                          </a:prstGeom>
                          <a:noFill/>
                          <a:ln w="952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wps:wsp>
                        <wps:cNvPr id="100" name="Line 218"/>
                        <wps:cNvCnPr>
                          <a:cxnSpLocks noChangeShapeType="1"/>
                        </wps:cNvCnPr>
                        <wps:spPr bwMode="auto">
                          <a:xfrm flipV="1">
                            <a:off x="3667" y="11756"/>
                            <a:ext cx="4950" cy="82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Line 219"/>
                        <wps:cNvCnPr>
                          <a:cxnSpLocks noChangeShapeType="1"/>
                        </wps:cNvCnPr>
                        <wps:spPr bwMode="auto">
                          <a:xfrm>
                            <a:off x="3692" y="14017"/>
                            <a:ext cx="4925" cy="83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 name="Line 220"/>
                        <wps:cNvCnPr>
                          <a:cxnSpLocks noChangeShapeType="1"/>
                        </wps:cNvCnPr>
                        <wps:spPr bwMode="auto">
                          <a:xfrm>
                            <a:off x="3716" y="14017"/>
                            <a:ext cx="490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 name="Line 221"/>
                        <wps:cNvCnPr>
                          <a:cxnSpLocks noChangeShapeType="1"/>
                        </wps:cNvCnPr>
                        <wps:spPr bwMode="auto">
                          <a:xfrm>
                            <a:off x="3716" y="12577"/>
                            <a:ext cx="490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 name="Line 222"/>
                        <wps:cNvCnPr>
                          <a:cxnSpLocks noChangeShapeType="1"/>
                        </wps:cNvCnPr>
                        <wps:spPr bwMode="auto">
                          <a:xfrm>
                            <a:off x="8617" y="11317"/>
                            <a:ext cx="0" cy="3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 name="Text Box 223"/>
                        <wps:cNvSpPr txBox="1">
                          <a:spLocks noChangeArrowheads="1"/>
                        </wps:cNvSpPr>
                        <wps:spPr bwMode="auto">
                          <a:xfrm>
                            <a:off x="8797" y="12397"/>
                            <a:ext cx="720" cy="2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Pr="00644AD4" w:rsidRDefault="003E578D" w:rsidP="00DB661E">
                              <w:pPr>
                                <w:rPr>
                                  <w:lang w:val="fr-CH"/>
                                </w:rPr>
                              </w:pPr>
                              <w:r>
                                <w:rPr>
                                  <w:lang w:val="fr-CH"/>
                                </w:rPr>
                                <w:t>Observation plane</w:t>
                              </w:r>
                            </w:p>
                          </w:txbxContent>
                        </wps:txbx>
                        <wps:bodyPr rot="0" vert="vert" wrap="square" lIns="91440" tIns="45720" rIns="91440" bIns="45720" anchor="t" anchorCtr="0" upright="1">
                          <a:noAutofit/>
                        </wps:bodyPr>
                      </wps:wsp>
                      <wps:wsp>
                        <wps:cNvPr id="106" name="Line 224"/>
                        <wps:cNvCnPr>
                          <a:cxnSpLocks noChangeShapeType="1"/>
                        </wps:cNvCnPr>
                        <wps:spPr bwMode="auto">
                          <a:xfrm>
                            <a:off x="8617" y="11677"/>
                            <a:ext cx="0" cy="324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39" o:spid="_x0000_s1208" style="position:absolute;left:0;text-align:left;margin-left:81pt;margin-top:12.05pt;width:324pt;height:189pt;z-index:251704320" coordorigin="3037,11317" coordsize="6480,3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">
                <v:group id="Group 212" o:spid="_x0000_s1209" style="position:absolute;left:2577;top:13037;width:1440;height:519;rotation:90" coordorigin="1761,5528" coordsize="1636,5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B/+ZsQAAADbAAAA&#10;DwAAAAAAAAAAAAAAAACqAgAAZHJzL2Rvd25yZXYueG1sUEsFBgAAAAAEAAQA+gAAAJsDAAAAAA==&#10;">
                  <v:rect id="Rectangle 213" o:spid="_x0000_s1210" style="position:absolute;left:1777;top:5541;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1Yr8YA&#10;AADbAAAADwAAAGRycy9kb3ducmV2LnhtbESPT2vCQBTE7wW/w/KEXopurFQ0zSqiLUgPgn/AHh/Z&#10;1yQ0+zbsbjT66d2C0OMwM79hskVnanEm5yvLCkbDBARxbnXFhYLj4XMwBeEDssbaMim4kofFvPeU&#10;YarthXd03odCRAj7FBWUITSplD4vyaAf2oY4ej/WGQxRukJqh5cIN7V8TZKJNFhxXCixoVVJ+e++&#10;NQqa0wrNx1aGL3cd377b43a9Tl6Ueu53y3cQgbrwH360N1rB7A3+vsQf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1Yr8YAAADbAAAADwAAAAAAAAAAAAAAAACYAgAAZHJz&#10;L2Rvd25yZXYueG1sUEsFBgAAAAAEAAQA9QAAAIsDAAAAAA==&#10;" strokeweight="1.5pt"/>
                  <v:line id="Line 214" o:spid="_x0000_s1211" style="position:absolute;visibility:visible;mso-wrap-style:square" from="2112,5528" to="2113,60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Mq28MAAADbAAAADwAAAGRycy9kb3ducmV2LnhtbESPQWvCQBSE7wX/w/KE3urGClKjq4ig&#10;Fm+NInh7ZJ9JTPZturvR+O+7hUKPw8x8wyxWvWnEnZyvLCsYjxIQxLnVFRcKTsft2wcIH5A1NpZJ&#10;wZM8rJaDlwWm2j74i+5ZKESEsE9RQRlCm0rp85IM+pFtiaN3tc5giNIVUjt8RLhp5HuSTKXBiuNC&#10;iS1tSsrrrDMKzl3Gl1u9dQ12u/3+ev6u/eSg1OuwX89BBOrDf/iv/akVzKbw+yX+AL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TKtvDAAAA2wAAAA8AAAAAAAAAAAAA&#10;AAAAoQIAAGRycy9kb3ducmV2LnhtbFBLBQYAAAAABAAEAPkAAACRAwAAAAA=&#10;" strokeweight="1.5pt"/>
                  <v:line id="Line 215" o:spid="_x0000_s1212" style="position:absolute;flip:x;visibility:visible;mso-wrap-style:square" from="1774,5529" to="2109,5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FWsMAAADbAAAADwAAAGRycy9kb3ducmV2LnhtbESPQWsCMRSE7wX/Q3iCt5rVg62rUUQQ&#10;FHtoVfD62LzdLG5eliS66783hUKPw8x8wyzXvW3Eg3yoHSuYjDMQxIXTNVcKLufd+yeIEJE1No5J&#10;wZMCrFeDtyXm2nX8Q49TrESCcMhRgYmxzaUMhSGLYexa4uSVzluMSfpKao9dgttGTrNsJi3WnBYM&#10;trQ1VNxOd6tAHo7dt99NL2VV7lt3PZivWdcrNRr2mwWISH38D/+191rB/AN+v6QfIF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fhVrDAAAA2wAAAA8AAAAAAAAAAAAA&#10;AAAAoQIAAGRycy9kb3ducmV2LnhtbFBLBQYAAAAABAAEAPkAAACRAwAAAAA=&#10;" strokeweight="1.5pt"/>
                  <v:line id="Line 216" o:spid="_x0000_s1213" style="position:absolute;visibility:visible;mso-wrap-style:square" from="1761,5824" to="2109,60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AbMsAAAADbAAAADwAAAGRycy9kb3ducmV2LnhtbERPz2vCMBS+C/sfwhvspukUxHVGGQN1&#10;eLOOwm6P5tl2bV5qkmr9781B8Pjx/V6uB9OKCzlfW1bwPklAEBdW11wq+D1uxgsQPiBrbC2Tght5&#10;WK9eRktMtb3ygS5ZKEUMYZ+igiqELpXSFxUZ9BPbEUfuZJ3BEKErpXZ4jeGmldMkmUuDNceGCjv6&#10;rqhost4oyPuM//6bjWux3+52p/zc+NleqbfX4esTRKAhPMUP949W8BHHxi/xB8jV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2AGzLAAAAA2wAAAA8AAAAAAAAAAAAAAAAA&#10;oQIAAGRycy9kb3ducmV2LnhtbFBLBQYAAAAABAAEAPkAAACOAwAAAAA=&#10;" strokeweight="1.5pt"/>
                </v:group>
                <v:line id="Line 217" o:spid="_x0000_s1214" style="position:absolute;visibility:visible;mso-wrap-style:square" from="3577,11497" to="8659,11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8slcQAAADbAAAADwAAAGRycy9kb3ducmV2LnhtbESPQWvCQBSE70L/w/IKvZlNFapGVylC&#10;UQgUjAoeH9lnEpp9m+5uNf77riB4HGbmG2ax6k0rLuR8Y1nBe5KCIC6tbrhScNh/DacgfEDW2Fom&#10;BTfysFq+DBaYaXvlHV2KUIkIYZ+hgjqELpPSlzUZ9IntiKN3ts5giNJVUju8Rrhp5ShNP6TBhuNC&#10;jR2tayp/ij+jYHM0ebEx5W28zSd5kf9+j92JlHp77T/nIAL14Rl+tLdawWwG9y/xB8j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HyyVxAAAANsAAAAPAAAAAAAAAAAA&#10;AAAAAKECAABkcnMvZG93bnJldi54bWxQSwUGAAAAAAQABAD5AAAAkgMAAAAA&#10;">
                  <v:stroke startarrow="classic" endarrow="classic"/>
                </v:line>
                <v:line id="Line 218" o:spid="_x0000_s1215" style="position:absolute;flip:y;visibility:visible;mso-wrap-style:square" from="3667,11756" to="8617,12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2BoccAAADcAAAADwAAAGRycy9kb3ducmV2LnhtbESPQUsDMRCF74L/IYzgRWxWEWm3TUsp&#10;CB56sZYtvY2b6WbZzWSbxHb9985B8DbDe/PeN4vV6Ht1oZjawAaeJgUo4jrYlhsD+8+3xymolJEt&#10;9oHJwA8lWC1vbxZY2nDlD7rscqMkhFOJBlzOQ6l1qh15TJMwEIt2CtFjljU22ka8Srjv9XNRvGqP&#10;LUuDw4E2jupu9+0N6On24RzXXy9d1R0OM1fV1XDcGnN/N67noDKN+d/8d/1uBb8QfHlGJt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3YGhxwAAANwAAAAPAAAAAAAA&#10;AAAAAAAAAKECAABkcnMvZG93bnJldi54bWxQSwUGAAAAAAQABAD5AAAAlQMAAAAA&#10;"/>
                <v:line id="Line 219" o:spid="_x0000_s1216" style="position:absolute;visibility:visible;mso-wrap-style:square" from="3692,14017" to="8617,14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lRcQAAADcAAAADwAAAGRycy9kb3ducmV2LnhtbERPTWvCQBC9F/wPywje6sYWQomuIoqg&#10;PZRqBT2O2TGJZmfD7pqk/75bKPQ2j/c5s0VvatGS85VlBZNxAoI4t7riQsHxa/P8BsIHZI21ZVLw&#10;TR4W88HTDDNtO95TewiFiCHsM1RQhtBkUvq8JIN+bBviyF2tMxgidIXUDrsYbmr5kiSpNFhxbCix&#10;oVVJ+f3wMAo+Xj/Tdrl73/anXXrJ1/vL+dY5pUbDfjkFEagP/+I/91bH+ckEfp+JF8j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taVFxAAAANwAAAAPAAAAAAAAAAAA&#10;AAAAAKECAABkcnMvZG93bnJldi54bWxQSwUGAAAAAAQABAD5AAAAkgMAAAAA&#10;"/>
                <v:line id="Line 220" o:spid="_x0000_s1217" style="position:absolute;visibility:visible;mso-wrap-style:square" from="3716,14017" to="8617,14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c7MsQAAADcAAAADwAAAGRycy9kb3ducmV2LnhtbERPTWvCQBC9C/6HZYTedKOFUKKriFLQ&#10;Hkq1gh7H7JhEs7Nhd5uk/75bKPQ2j/c5i1VvatGS85VlBdNJAoI4t7riQsHp83X8AsIHZI21ZVLw&#10;TR5Wy+FggZm2HR+oPYZCxBD2GSooQ2gyKX1ekkE/sQ1x5G7WGQwRukJqh10MN7WcJUkqDVYcG0ps&#10;aFNS/jh+GQXvzx9pu96/7frzPr3m28P1cu+cUk+jfj0HEagP/+I/907H+ckM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ZzsyxAAAANwAAAAPAAAAAAAAAAAA&#10;AAAAAKECAABkcnMvZG93bnJldi54bWxQSwUGAAAAAAQABAD5AAAAkgMAAAAA&#10;"/>
                <v:line id="Line 221" o:spid="_x0000_s1218" style="position:absolute;visibility:visible;mso-wrap-style:square" from="3716,12577" to="8617,12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ueqcQAAADcAAAADwAAAGRycy9kb3ducmV2LnhtbERPTWvCQBC9C/6HZYTedGOFUKKriFLQ&#10;Hkq1gh7H7JhEs7Nhd5uk/75bKPQ2j/c5i1VvatGS85VlBdNJAoI4t7riQsHp83X8AsIHZI21ZVLw&#10;TR5Wy+FggZm2HR+oPYZCxBD2GSooQ2gyKX1ekkE/sQ1x5G7WGQwRukJqh10MN7V8TpJUGqw4NpTY&#10;0Kak/HH8MgreZx9pu96/7frzPr3m28P1cu+cUk+jfj0HEagP/+I/907H+ckM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K56pxAAAANwAAAAPAAAAAAAAAAAA&#10;AAAAAKECAABkcnMvZG93bnJldi54bWxQSwUGAAAAAAQABAD5AAAAkgMAAAAA&#10;"/>
                <v:line id="Line 222" o:spid="_x0000_s1219" style="position:absolute;visibility:visible;mso-wrap-style:square" from="8617,11317" to="8617,15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IG3cQAAADcAAAADwAAAGRycy9kb3ducmV2LnhtbERPS2vCQBC+F/oflhF6qxvbEiS6irQU&#10;1IPUB+hxzI5JbHY27K5J+u+7QqG3+fieM533phYtOV9ZVjAaJiCIc6srLhQc9p/PYxA+IGusLZOC&#10;H/Iwnz0+TDHTtuMttbtQiBjCPkMFZQhNJqXPSzLoh7YhjtzFOoMhQldI7bCL4aaWL0mSSoMVx4YS&#10;G3ovKf/e3YyCzetX2i5W62V/XKXn/GN7Pl07p9TToF9MQATqw7/4z73UcX7yB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wgbdxAAAANwAAAAPAAAAAAAAAAAA&#10;AAAAAKECAABkcnMvZG93bnJldi54bWxQSwUGAAAAAAQABAD5AAAAkgMAAAAA&#10;"/>
                <v:shape id="Text Box 223" o:spid="_x0000_s1220" type="#_x0000_t202" style="position:absolute;left:8797;top:12397;width:720;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q7iMMA&#10;AADcAAAADwAAAGRycy9kb3ducmV2LnhtbERPTWvCQBC9F/wPywi9FN3EYpHoKmIRvFTaqHgdsmMS&#10;3J0N2TXGf+8WCr3N433OYtVbIzpqfe1YQTpOQBAXTtdcKjgetqMZCB+QNRrHpOBBHlbLwcsCM+3u&#10;/ENdHkoRQ9hnqKAKocmk9EVFFv3YNcSRu7jWYoiwLaVu8R7DrZGTJPmQFmuODRU2tKmouOY3q+B8&#10;um3fJun3+rN7T/P99GC+LmyUeh326zmIQH34F/+5dzrOT6bw+0y8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q7iMMAAADcAAAADwAAAAAAAAAAAAAAAACYAgAAZHJzL2Rv&#10;d25yZXYueG1sUEsFBgAAAAAEAAQA9QAAAIgDAAAAAA==&#10;" stroked="f">
                  <v:textbox style="layout-flow:vertical">
                    <w:txbxContent>
                      <w:p w:rsidR="003E578D" w:rsidRPr="00644AD4" w:rsidRDefault="003E578D" w:rsidP="00DB661E">
                        <w:pPr>
                          <w:rPr>
                            <w:lang w:val="fr-CH"/>
                          </w:rPr>
                        </w:pPr>
                        <w:r>
                          <w:rPr>
                            <w:lang w:val="fr-CH"/>
                          </w:rPr>
                          <w:t>Observation plane</w:t>
                        </w:r>
                      </w:p>
                    </w:txbxContent>
                  </v:textbox>
                </v:shape>
                <v:line id="Line 224" o:spid="_x0000_s1221" style="position:absolute;visibility:visible;mso-wrap-style:square" from="8617,11677" to="8617,14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X0m8IAAADcAAAADwAAAGRycy9kb3ducmV2LnhtbERPPWvDMBDdC/0P4grdYqklhOBGCSVQ&#10;8OAOcUuyHtbVMrVOtqU6zr+PAoFu93ift9nNrhMTjaH1rOElUyCIa29abjR8f30s1iBCRDbYeSYN&#10;Fwqw2z4+bDA3/swHmqrYiBTCIUcNNsY+lzLUlhyGzPfEifvxo8OY4NhIM+I5hbtOviq1kg5bTg0W&#10;e9pbqn+rP6dh+VlYc5rLUB5UcaR2WO6Hymv9/DS/v4GINMd/8d1dmDRfreD2TLpAb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4X0m8IAAADcAAAADwAAAAAAAAAAAAAA&#10;AAChAgAAZHJzL2Rvd25yZXYueG1sUEsFBgAAAAAEAAQA+QAAAJADAAAAAA==&#10;" strokeweight="2.25pt"/>
              </v:group>
            </w:pict>
          </mc:Fallback>
        </mc:AlternateContent>
      </w:r>
      <w:r>
        <w:rPr>
          <w:noProof/>
          <w:lang w:val="en-US" w:eastAsia="ko-KR"/>
        </w:rPr>
        <mc:AlternateContent>
          <mc:Choice Requires="wps">
            <w:drawing>
              <wp:anchor distT="0" distB="0" distL="114299" distR="114299" simplePos="0" relativeHeight="251703296" behindDoc="1" locked="0" layoutInCell="1" allowOverlap="1">
                <wp:simplePos x="0" y="0"/>
                <wp:positionH relativeFrom="column">
                  <wp:posOffset>1371599</wp:posOffset>
                </wp:positionH>
                <wp:positionV relativeFrom="paragraph">
                  <wp:posOffset>38735</wp:posOffset>
                </wp:positionV>
                <wp:extent cx="0" cy="850900"/>
                <wp:effectExtent l="0" t="0" r="19050" b="25400"/>
                <wp:wrapNone/>
                <wp:docPr id="143" name="Straight Connector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50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38" o:spid="_x0000_s1026" style="position:absolute;left:0;text-align:left;flip:y;z-index:-2516131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08pt,3.05pt" to="108pt,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"/>
            </w:pict>
          </mc:Fallback>
        </mc:AlternateContent>
      </w:r>
      <w:r w:rsidR="00DB661E" w:rsidRPr="00DB661E">
        <w:t>25 m</w:t>
      </w:r>
    </w:p>
    <w:p w:rsidR="00DB661E" w:rsidRPr="00DB661E" w:rsidRDefault="00DB661E" w:rsidP="00DB661E"/>
    <w:p w:rsidR="00DB661E" w:rsidRPr="00DB661E" w:rsidRDefault="00DB661E" w:rsidP="00DB661E"/>
    <w:p w:rsidR="00DB661E" w:rsidRPr="00DB661E" w:rsidRDefault="00DB661E" w:rsidP="00DB661E"/>
    <w:p w:rsidR="00DB661E" w:rsidRPr="00DB661E" w:rsidRDefault="00DB661E" w:rsidP="00DB661E"/>
    <w:p w:rsidR="00DB661E" w:rsidRPr="00DB661E" w:rsidRDefault="00FF1DA4" w:rsidP="00DB661E">
      <w:r>
        <w:rPr>
          <w:noProof/>
          <w:lang w:val="en-US" w:eastAsia="ko-KR"/>
        </w:rPr>
        <mc:AlternateContent>
          <mc:Choice Requires="wps">
            <w:drawing>
              <wp:anchor distT="0" distB="0" distL="114300" distR="114300" simplePos="0" relativeHeight="251706368" behindDoc="1" locked="0" layoutInCell="1" allowOverlap="1">
                <wp:simplePos x="0" y="0"/>
                <wp:positionH relativeFrom="column">
                  <wp:posOffset>2857500</wp:posOffset>
                </wp:positionH>
                <wp:positionV relativeFrom="paragraph">
                  <wp:posOffset>82550</wp:posOffset>
                </wp:positionV>
                <wp:extent cx="236855" cy="168910"/>
                <wp:effectExtent l="0" t="0" r="0" b="2540"/>
                <wp:wrapNone/>
                <wp:docPr id="144" name="Text Box 4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68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Default="003E578D" w:rsidP="00DB661E">
                            <w:r w:rsidRPr="00682F75">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7" o:spid="_x0000_s1222" type="#_x0000_t202" style="position:absolute;margin-left:225pt;margin-top:6.5pt;width:18.65pt;height:13.3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" stroked="f">
                <v:textbox inset="0,0,0,0">
                  <w:txbxContent>
                    <w:p w:rsidR="003E578D" w:rsidRDefault="003E578D" w:rsidP="00DB661E">
                      <w:r w:rsidRPr="00682F75">
                        <w:t>4°</w:t>
                      </w:r>
                    </w:p>
                  </w:txbxContent>
                </v:textbox>
              </v:shape>
            </w:pict>
          </mc:Fallback>
        </mc:AlternateContent>
      </w:r>
    </w:p>
    <w:p w:rsidR="00DB661E" w:rsidRPr="00DB661E" w:rsidRDefault="00DB661E" w:rsidP="00DB661E"/>
    <w:p w:rsidR="00DB661E" w:rsidRPr="00DB661E" w:rsidRDefault="00DB661E" w:rsidP="00DB661E"/>
    <w:p w:rsidR="00DB661E" w:rsidRPr="00DB661E" w:rsidRDefault="00DB661E" w:rsidP="00DB661E"/>
    <w:p w:rsidR="00DB661E" w:rsidRPr="00DB661E" w:rsidRDefault="00DB661E" w:rsidP="00DB661E"/>
    <w:p w:rsidR="00DB661E" w:rsidRPr="00DB661E" w:rsidRDefault="00DB661E" w:rsidP="00DB661E"/>
    <w:p w:rsidR="00DB661E" w:rsidRPr="00DB661E" w:rsidRDefault="00DB661E" w:rsidP="00DB661E"/>
    <w:p w:rsidR="00DB661E" w:rsidRPr="00DB661E" w:rsidRDefault="00FF1DA4" w:rsidP="00DB661E">
      <w:r>
        <w:rPr>
          <w:noProof/>
          <w:lang w:val="en-US" w:eastAsia="ko-KR"/>
        </w:rPr>
        <mc:AlternateContent>
          <mc:Choice Requires="wps">
            <w:drawing>
              <wp:anchor distT="0" distB="0" distL="114300" distR="114300" simplePos="0" relativeHeight="251705344" behindDoc="1" locked="0" layoutInCell="1" allowOverlap="1">
                <wp:simplePos x="0" y="0"/>
                <wp:positionH relativeFrom="column">
                  <wp:posOffset>2857500</wp:posOffset>
                </wp:positionH>
                <wp:positionV relativeFrom="paragraph">
                  <wp:posOffset>44450</wp:posOffset>
                </wp:positionV>
                <wp:extent cx="236855" cy="168910"/>
                <wp:effectExtent l="0" t="0" r="0" b="2540"/>
                <wp:wrapThrough wrapText="bothSides">
                  <wp:wrapPolygon edited="0">
                    <wp:start x="0" y="0"/>
                    <wp:lineTo x="0" y="19489"/>
                    <wp:lineTo x="19110" y="19489"/>
                    <wp:lineTo x="19110" y="0"/>
                    <wp:lineTo x="0" y="0"/>
                  </wp:wrapPolygon>
                </wp:wrapThrough>
                <wp:docPr id="145" name="Text Box 4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68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78D" w:rsidRDefault="003E578D" w:rsidP="00DB661E">
                            <w:r w:rsidRPr="00682F75">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6" o:spid="_x0000_s1223" type="#_x0000_t202" style="position:absolute;margin-left:225pt;margin-top:3.5pt;width:18.65pt;height:13.3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" stroked="f">
                <v:textbox inset="0,0,0,0">
                  <w:txbxContent>
                    <w:p w:rsidR="003E578D" w:rsidRDefault="003E578D" w:rsidP="00DB661E">
                      <w:r w:rsidRPr="00682F75">
                        <w:t>4°</w:t>
                      </w:r>
                    </w:p>
                  </w:txbxContent>
                </v:textbox>
                <w10:wrap type="through"/>
              </v:shape>
            </w:pict>
          </mc:Fallback>
        </mc:AlternateContent>
      </w:r>
    </w:p>
    <w:p w:rsidR="00DB661E" w:rsidRPr="00DB661E" w:rsidRDefault="00DB661E" w:rsidP="00DB661E"/>
    <w:p w:rsidR="00DB661E" w:rsidRPr="00DB661E" w:rsidRDefault="00DB661E" w:rsidP="00DB661E">
      <w:pPr>
        <w:spacing w:after="120"/>
        <w:ind w:left="1134" w:right="1134"/>
        <w:jc w:val="both"/>
      </w:pPr>
    </w:p>
    <w:p w:rsidR="00DB661E" w:rsidRPr="00DB661E" w:rsidRDefault="00DB661E" w:rsidP="00DB661E">
      <w:pPr>
        <w:spacing w:after="120"/>
        <w:ind w:left="1134" w:right="1134"/>
        <w:jc w:val="both"/>
      </w:pPr>
    </w:p>
    <w:p w:rsidR="00DB661E" w:rsidRDefault="00DB661E" w:rsidP="00226B12"/>
    <w:p w:rsidR="00226B12" w:rsidRDefault="00226B12" w:rsidP="00870C15">
      <w:pPr>
        <w:pStyle w:val="para"/>
      </w:pPr>
    </w:p>
    <w:p w:rsidR="00BA4BDA" w:rsidRDefault="00BA4BDA" w:rsidP="00BA4BDA">
      <w:pPr>
        <w:jc w:val="center"/>
      </w:pPr>
    </w:p>
    <w:p w:rsidR="00226B12" w:rsidRDefault="00226B12" w:rsidP="00BA4BDA">
      <w:pPr>
        <w:jc w:val="center"/>
      </w:pPr>
    </w:p>
    <w:p w:rsidR="00FE7787" w:rsidRDefault="00FE7787" w:rsidP="00F770C1">
      <w:pPr>
        <w:spacing w:before="240"/>
        <w:ind w:left="1134" w:right="1134"/>
        <w:jc w:val="center"/>
        <w:rPr>
          <w:u w:val="single"/>
        </w:rPr>
        <w:sectPr w:rsidR="00FE7787" w:rsidSect="00B640C6">
          <w:headerReference w:type="even" r:id="rId128"/>
          <w:headerReference w:type="default" r:id="rId129"/>
          <w:footerReference w:type="default" r:id="rId130"/>
          <w:headerReference w:type="first" r:id="rId131"/>
          <w:footerReference w:type="first" r:id="rId132"/>
          <w:footnotePr>
            <w:numRestart w:val="eachSect"/>
          </w:footnotePr>
          <w:endnotePr>
            <w:numFmt w:val="decimal"/>
          </w:endnotePr>
          <w:pgSz w:w="11907" w:h="16840" w:code="9"/>
          <w:pgMar w:top="1701" w:right="1134" w:bottom="2268" w:left="1134" w:header="1134" w:footer="1701" w:gutter="0"/>
          <w:cols w:space="720"/>
          <w:titlePg/>
          <w:docGrid w:linePitch="272"/>
        </w:sectPr>
      </w:pPr>
    </w:p>
    <w:p w:rsidR="00F44733" w:rsidRPr="00CF6C71" w:rsidRDefault="00F44733" w:rsidP="00F44733">
      <w:pPr>
        <w:pStyle w:val="HChG"/>
      </w:pPr>
      <w:bookmarkStart w:id="68" w:name="_Toc338161481"/>
      <w:r w:rsidRPr="00CF6C71">
        <w:t>Annex 12</w:t>
      </w:r>
      <w:bookmarkEnd w:id="68"/>
    </w:p>
    <w:p w:rsidR="00F44733" w:rsidRPr="00CF6C71" w:rsidRDefault="00F44733" w:rsidP="00F44733">
      <w:pPr>
        <w:pStyle w:val="HChG"/>
      </w:pPr>
      <w:r>
        <w:tab/>
      </w:r>
      <w:r>
        <w:tab/>
      </w:r>
      <w:bookmarkStart w:id="69" w:name="_Toc338161482"/>
      <w:r w:rsidRPr="00CF6C71">
        <w:t xml:space="preserve">Test </w:t>
      </w:r>
      <w:r w:rsidR="000975CF">
        <w:t>d</w:t>
      </w:r>
      <w:r w:rsidRPr="00CF6C71">
        <w:t>rive</w:t>
      </w:r>
      <w:bookmarkEnd w:id="69"/>
    </w:p>
    <w:p w:rsidR="00F44733" w:rsidRPr="00F44733" w:rsidRDefault="00F44733" w:rsidP="00F44733">
      <w:pPr>
        <w:spacing w:after="120"/>
        <w:ind w:left="2259" w:right="1134" w:hanging="1125"/>
        <w:jc w:val="both"/>
        <w:rPr>
          <w:lang w:eastAsia="en-GB"/>
        </w:rPr>
      </w:pPr>
      <w:r w:rsidRPr="00F44733">
        <w:rPr>
          <w:lang w:eastAsia="en-GB"/>
        </w:rPr>
        <w:t>1.</w:t>
      </w:r>
      <w:r w:rsidRPr="00F44733">
        <w:rPr>
          <w:lang w:eastAsia="en-GB"/>
        </w:rPr>
        <w:tab/>
        <w:t>Test drive specifications for the automatic control of the main-beam headlamps</w:t>
      </w:r>
    </w:p>
    <w:p w:rsidR="00F44733" w:rsidRPr="00F44733" w:rsidRDefault="00F44733" w:rsidP="00F44733">
      <w:pPr>
        <w:spacing w:after="120"/>
        <w:ind w:left="2259" w:right="1134" w:hanging="1125"/>
        <w:jc w:val="both"/>
        <w:rPr>
          <w:bCs/>
        </w:rPr>
      </w:pPr>
      <w:r w:rsidRPr="00F44733">
        <w:rPr>
          <w:lang w:eastAsia="en-GB"/>
        </w:rPr>
        <w:t>1.1.</w:t>
      </w:r>
      <w:r w:rsidRPr="00F44733">
        <w:rPr>
          <w:lang w:eastAsia="en-GB"/>
        </w:rPr>
        <w:tab/>
      </w:r>
      <w:r w:rsidRPr="00F44733">
        <w:rPr>
          <w:bCs/>
        </w:rPr>
        <w:t>The test drive shall be carried out in clear atmosphere</w:t>
      </w:r>
      <w:r w:rsidRPr="00F44733">
        <w:rPr>
          <w:bCs/>
          <w:vertAlign w:val="superscript"/>
        </w:rPr>
        <w:footnoteReference w:id="27"/>
      </w:r>
      <w:r w:rsidRPr="00F44733">
        <w:rPr>
          <w:bCs/>
        </w:rPr>
        <w:t xml:space="preserve"> and with clean head-lamps</w:t>
      </w:r>
    </w:p>
    <w:p w:rsidR="00F44733" w:rsidRPr="00F44733" w:rsidRDefault="00F44733" w:rsidP="00F44733">
      <w:pPr>
        <w:spacing w:after="120"/>
        <w:ind w:left="2259" w:right="1134" w:hanging="1125"/>
        <w:jc w:val="both"/>
      </w:pPr>
      <w:r w:rsidRPr="00F44733">
        <w:rPr>
          <w:bCs/>
        </w:rPr>
        <w:t>1.2.</w:t>
      </w:r>
      <w:r w:rsidRPr="00F44733">
        <w:rPr>
          <w:lang w:eastAsia="en-GB"/>
        </w:rPr>
        <w:tab/>
      </w:r>
      <w:r w:rsidRPr="00F44733">
        <w:t xml:space="preserve">The test course shall comprise test sections with traffic conditions, at speed corresponding to the relevant type of road, as described in </w:t>
      </w:r>
      <w:r w:rsidR="00AA7298">
        <w:t>T</w:t>
      </w:r>
      <w:r w:rsidR="00AA7298" w:rsidRPr="00F44733">
        <w:t xml:space="preserve">able </w:t>
      </w:r>
      <w:r w:rsidRPr="00F44733">
        <w:t>1 below:</w:t>
      </w:r>
    </w:p>
    <w:p w:rsidR="00F44733" w:rsidRPr="00F44733" w:rsidRDefault="00F44733" w:rsidP="002528D1">
      <w:pPr>
        <w:ind w:left="1134" w:right="1134"/>
        <w:jc w:val="both"/>
        <w:rPr>
          <w:bCs/>
        </w:rPr>
      </w:pPr>
      <w:r w:rsidRPr="00F44733">
        <w:rPr>
          <w:bCs/>
        </w:rPr>
        <w:t>Table 1</w:t>
      </w:r>
    </w:p>
    <w:tbl>
      <w:tblPr>
        <w:tblW w:w="7370" w:type="dxa"/>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882"/>
        <w:gridCol w:w="3375"/>
        <w:gridCol w:w="1071"/>
        <w:gridCol w:w="1071"/>
        <w:gridCol w:w="971"/>
      </w:tblGrid>
      <w:tr w:rsidR="00F44733" w:rsidRPr="004B6801" w:rsidTr="00B640C6">
        <w:trPr>
          <w:cantSplit/>
          <w:tblHeader/>
        </w:trPr>
        <w:tc>
          <w:tcPr>
            <w:tcW w:w="882" w:type="dxa"/>
            <w:vMerge w:val="restart"/>
            <w:tcBorders>
              <w:bottom w:val="single" w:sz="12" w:space="0" w:color="auto"/>
            </w:tcBorders>
            <w:shd w:val="clear" w:color="auto" w:fill="auto"/>
            <w:vAlign w:val="bottom"/>
          </w:tcPr>
          <w:p w:rsidR="00F44733" w:rsidRPr="004B6801" w:rsidRDefault="00F44733" w:rsidP="000B76BD">
            <w:pPr>
              <w:suppressAutoHyphens w:val="0"/>
              <w:spacing w:before="80" w:after="80" w:line="200" w:lineRule="exact"/>
              <w:ind w:left="113" w:right="113"/>
              <w:rPr>
                <w:i/>
                <w:sz w:val="16"/>
              </w:rPr>
            </w:pPr>
            <w:r w:rsidRPr="004B6801">
              <w:rPr>
                <w:i/>
                <w:sz w:val="16"/>
              </w:rPr>
              <w:t>Test</w:t>
            </w:r>
          </w:p>
          <w:p w:rsidR="00F44733" w:rsidRPr="004B6801" w:rsidRDefault="00F44733" w:rsidP="000B76BD">
            <w:pPr>
              <w:suppressAutoHyphens w:val="0"/>
              <w:spacing w:before="80" w:after="80" w:line="200" w:lineRule="exact"/>
              <w:ind w:left="113" w:right="113"/>
              <w:rPr>
                <w:i/>
                <w:sz w:val="16"/>
              </w:rPr>
            </w:pPr>
            <w:r w:rsidRPr="004B6801">
              <w:rPr>
                <w:i/>
                <w:sz w:val="16"/>
              </w:rPr>
              <w:t>Section</w:t>
            </w:r>
          </w:p>
        </w:tc>
        <w:tc>
          <w:tcPr>
            <w:tcW w:w="3375" w:type="dxa"/>
            <w:vMerge w:val="restart"/>
            <w:shd w:val="clear" w:color="auto" w:fill="auto"/>
            <w:vAlign w:val="bottom"/>
          </w:tcPr>
          <w:p w:rsidR="00F44733" w:rsidRPr="004B6801" w:rsidRDefault="00F44733" w:rsidP="000B76BD">
            <w:pPr>
              <w:suppressAutoHyphens w:val="0"/>
              <w:spacing w:before="80" w:after="80" w:line="200" w:lineRule="exact"/>
              <w:ind w:left="113" w:right="113"/>
              <w:rPr>
                <w:i/>
                <w:sz w:val="16"/>
              </w:rPr>
            </w:pPr>
            <w:r w:rsidRPr="004B6801">
              <w:rPr>
                <w:i/>
                <w:sz w:val="16"/>
              </w:rPr>
              <w:t>Traffic conditions</w:t>
            </w:r>
          </w:p>
        </w:tc>
        <w:tc>
          <w:tcPr>
            <w:tcW w:w="3113" w:type="dxa"/>
            <w:gridSpan w:val="3"/>
            <w:shd w:val="clear" w:color="auto" w:fill="auto"/>
            <w:vAlign w:val="bottom"/>
          </w:tcPr>
          <w:p w:rsidR="00F44733" w:rsidRPr="004B6801" w:rsidRDefault="00F44733" w:rsidP="000B76BD">
            <w:pPr>
              <w:suppressAutoHyphens w:val="0"/>
              <w:spacing w:before="80" w:after="80" w:line="200" w:lineRule="exact"/>
              <w:ind w:left="113" w:right="113"/>
              <w:rPr>
                <w:i/>
                <w:sz w:val="16"/>
              </w:rPr>
            </w:pPr>
            <w:r w:rsidRPr="004B6801">
              <w:rPr>
                <w:i/>
                <w:sz w:val="16"/>
              </w:rPr>
              <w:t>Road type</w:t>
            </w:r>
          </w:p>
        </w:tc>
      </w:tr>
      <w:tr w:rsidR="00F44733" w:rsidRPr="004B6801" w:rsidTr="00B640C6">
        <w:trPr>
          <w:cantSplit/>
          <w:trHeight w:val="669"/>
          <w:tblHeader/>
        </w:trPr>
        <w:tc>
          <w:tcPr>
            <w:tcW w:w="882" w:type="dxa"/>
            <w:vMerge/>
            <w:tcBorders>
              <w:bottom w:val="single" w:sz="12" w:space="0" w:color="auto"/>
            </w:tcBorders>
            <w:shd w:val="clear" w:color="auto" w:fill="auto"/>
          </w:tcPr>
          <w:p w:rsidR="00F44733" w:rsidRPr="004B6801" w:rsidRDefault="00F44733" w:rsidP="000B76BD">
            <w:pPr>
              <w:suppressAutoHyphens w:val="0"/>
              <w:spacing w:before="40" w:after="120" w:line="220" w:lineRule="exact"/>
              <w:ind w:left="113" w:right="113"/>
              <w:rPr>
                <w:i/>
              </w:rPr>
            </w:pPr>
          </w:p>
        </w:tc>
        <w:tc>
          <w:tcPr>
            <w:tcW w:w="3375" w:type="dxa"/>
            <w:vMerge/>
            <w:shd w:val="clear" w:color="auto" w:fill="auto"/>
          </w:tcPr>
          <w:p w:rsidR="00F44733" w:rsidRPr="004B6801" w:rsidRDefault="00F44733" w:rsidP="000B76BD">
            <w:pPr>
              <w:suppressAutoHyphens w:val="0"/>
              <w:spacing w:before="40" w:after="120" w:line="220" w:lineRule="exact"/>
              <w:ind w:left="113" w:right="113"/>
              <w:rPr>
                <w:i/>
              </w:rPr>
            </w:pPr>
          </w:p>
        </w:tc>
        <w:tc>
          <w:tcPr>
            <w:tcW w:w="1071" w:type="dxa"/>
            <w:shd w:val="clear" w:color="auto" w:fill="auto"/>
          </w:tcPr>
          <w:p w:rsidR="00F44733" w:rsidRPr="004B6801" w:rsidRDefault="00F44733" w:rsidP="000B76BD">
            <w:pPr>
              <w:suppressAutoHyphens w:val="0"/>
              <w:spacing w:before="40" w:after="120" w:line="220" w:lineRule="exact"/>
              <w:ind w:left="113" w:right="113"/>
              <w:rPr>
                <w:i/>
                <w:sz w:val="16"/>
                <w:szCs w:val="16"/>
              </w:rPr>
            </w:pPr>
            <w:r w:rsidRPr="004B6801">
              <w:rPr>
                <w:i/>
                <w:sz w:val="16"/>
                <w:szCs w:val="16"/>
              </w:rPr>
              <w:t>Urban areas</w:t>
            </w:r>
          </w:p>
        </w:tc>
        <w:tc>
          <w:tcPr>
            <w:tcW w:w="1071" w:type="dxa"/>
            <w:shd w:val="clear" w:color="auto" w:fill="auto"/>
          </w:tcPr>
          <w:p w:rsidR="00F44733" w:rsidRPr="004B6801" w:rsidRDefault="00141AC0" w:rsidP="000B76BD">
            <w:pPr>
              <w:suppressAutoHyphens w:val="0"/>
              <w:spacing w:before="40" w:after="120" w:line="220" w:lineRule="exact"/>
              <w:ind w:left="113" w:right="113"/>
              <w:rPr>
                <w:i/>
                <w:sz w:val="16"/>
                <w:szCs w:val="16"/>
              </w:rPr>
            </w:pPr>
            <w:r w:rsidRPr="003406B0">
              <w:rPr>
                <w:i/>
                <w:sz w:val="16"/>
                <w:szCs w:val="16"/>
              </w:rPr>
              <w:t>Multi-lane</w:t>
            </w:r>
            <w:r w:rsidR="00F44733" w:rsidRPr="003406B0">
              <w:rPr>
                <w:i/>
                <w:sz w:val="16"/>
                <w:szCs w:val="16"/>
              </w:rPr>
              <w:t xml:space="preserve"> road, e.g. </w:t>
            </w:r>
            <w:r w:rsidR="00F44733">
              <w:rPr>
                <w:i/>
                <w:sz w:val="16"/>
                <w:szCs w:val="16"/>
              </w:rPr>
              <w:t>m</w:t>
            </w:r>
            <w:r w:rsidR="00F44733" w:rsidRPr="004B6801">
              <w:rPr>
                <w:i/>
                <w:sz w:val="16"/>
                <w:szCs w:val="16"/>
              </w:rPr>
              <w:t>otorway</w:t>
            </w:r>
          </w:p>
        </w:tc>
        <w:tc>
          <w:tcPr>
            <w:tcW w:w="971" w:type="dxa"/>
            <w:shd w:val="clear" w:color="auto" w:fill="auto"/>
          </w:tcPr>
          <w:p w:rsidR="00F44733" w:rsidRPr="004B6801" w:rsidRDefault="00F44733" w:rsidP="000B76BD">
            <w:pPr>
              <w:suppressAutoHyphens w:val="0"/>
              <w:spacing w:before="40" w:after="120" w:line="220" w:lineRule="exact"/>
              <w:ind w:left="113" w:right="113"/>
              <w:rPr>
                <w:i/>
                <w:sz w:val="16"/>
                <w:szCs w:val="16"/>
              </w:rPr>
            </w:pPr>
            <w:r w:rsidRPr="004B6801">
              <w:rPr>
                <w:i/>
                <w:sz w:val="16"/>
                <w:szCs w:val="16"/>
              </w:rPr>
              <w:t>Country road</w:t>
            </w:r>
          </w:p>
        </w:tc>
      </w:tr>
      <w:tr w:rsidR="00F44733" w:rsidRPr="004B6801" w:rsidTr="00B640C6">
        <w:trPr>
          <w:cantSplit/>
          <w:trHeight w:val="453"/>
          <w:tblHeader/>
        </w:trPr>
        <w:tc>
          <w:tcPr>
            <w:tcW w:w="882" w:type="dxa"/>
            <w:vMerge/>
            <w:tcBorders>
              <w:bottom w:val="single" w:sz="12" w:space="0" w:color="auto"/>
            </w:tcBorders>
            <w:shd w:val="clear" w:color="auto" w:fill="auto"/>
          </w:tcPr>
          <w:p w:rsidR="00F44733" w:rsidRPr="004B6801" w:rsidRDefault="00F44733" w:rsidP="000B76BD">
            <w:pPr>
              <w:suppressAutoHyphens w:val="0"/>
              <w:spacing w:before="40" w:after="120" w:line="220" w:lineRule="exact"/>
              <w:ind w:left="113" w:right="113"/>
              <w:rPr>
                <w:i/>
              </w:rPr>
            </w:pPr>
          </w:p>
        </w:tc>
        <w:tc>
          <w:tcPr>
            <w:tcW w:w="3375" w:type="dxa"/>
            <w:tcBorders>
              <w:bottom w:val="single" w:sz="4" w:space="0" w:color="auto"/>
            </w:tcBorders>
            <w:shd w:val="clear" w:color="auto" w:fill="auto"/>
          </w:tcPr>
          <w:p w:rsidR="00F44733" w:rsidRPr="004B6801" w:rsidRDefault="00F44733" w:rsidP="000B76BD">
            <w:pPr>
              <w:suppressAutoHyphens w:val="0"/>
              <w:spacing w:before="40" w:after="120" w:line="220" w:lineRule="exact"/>
              <w:ind w:left="113" w:right="113"/>
              <w:rPr>
                <w:i/>
                <w:sz w:val="16"/>
                <w:szCs w:val="16"/>
              </w:rPr>
            </w:pPr>
            <w:r w:rsidRPr="004B6801">
              <w:rPr>
                <w:i/>
                <w:sz w:val="16"/>
                <w:szCs w:val="16"/>
              </w:rPr>
              <w:t>Speed</w:t>
            </w:r>
          </w:p>
        </w:tc>
        <w:tc>
          <w:tcPr>
            <w:tcW w:w="1071" w:type="dxa"/>
            <w:tcBorders>
              <w:bottom w:val="single" w:sz="4" w:space="0" w:color="auto"/>
            </w:tcBorders>
            <w:shd w:val="clear" w:color="auto" w:fill="auto"/>
          </w:tcPr>
          <w:p w:rsidR="00F44733" w:rsidRPr="004B6801" w:rsidRDefault="00F44733" w:rsidP="000B76BD">
            <w:pPr>
              <w:suppressAutoHyphens w:val="0"/>
              <w:spacing w:before="40" w:after="120" w:line="220" w:lineRule="exact"/>
              <w:ind w:left="113" w:right="62"/>
              <w:rPr>
                <w:i/>
                <w:sz w:val="16"/>
                <w:szCs w:val="16"/>
              </w:rPr>
            </w:pPr>
            <w:r w:rsidRPr="004B6801">
              <w:rPr>
                <w:i/>
                <w:sz w:val="16"/>
                <w:szCs w:val="16"/>
              </w:rPr>
              <w:t>50 ± 10 km/h</w:t>
            </w:r>
          </w:p>
        </w:tc>
        <w:tc>
          <w:tcPr>
            <w:tcW w:w="1071" w:type="dxa"/>
            <w:tcBorders>
              <w:bottom w:val="single" w:sz="4" w:space="0" w:color="auto"/>
            </w:tcBorders>
            <w:shd w:val="clear" w:color="auto" w:fill="auto"/>
          </w:tcPr>
          <w:p w:rsidR="00F44733" w:rsidRPr="008A565A" w:rsidRDefault="00F44733" w:rsidP="000B76BD">
            <w:pPr>
              <w:suppressAutoHyphens w:val="0"/>
              <w:spacing w:before="40" w:after="120" w:line="220" w:lineRule="exact"/>
              <w:ind w:left="113" w:right="33"/>
              <w:rPr>
                <w:i/>
                <w:spacing w:val="-2"/>
                <w:sz w:val="16"/>
                <w:szCs w:val="16"/>
              </w:rPr>
            </w:pPr>
            <w:r w:rsidRPr="008A565A">
              <w:rPr>
                <w:i/>
                <w:spacing w:val="-2"/>
                <w:sz w:val="16"/>
                <w:szCs w:val="16"/>
              </w:rPr>
              <w:t>100 ± 20 km/h</w:t>
            </w:r>
          </w:p>
        </w:tc>
        <w:tc>
          <w:tcPr>
            <w:tcW w:w="971" w:type="dxa"/>
            <w:tcBorders>
              <w:bottom w:val="single" w:sz="4" w:space="0" w:color="auto"/>
            </w:tcBorders>
            <w:shd w:val="clear" w:color="auto" w:fill="auto"/>
          </w:tcPr>
          <w:p w:rsidR="00F44733" w:rsidRPr="004B6801" w:rsidRDefault="00F44733" w:rsidP="000B76BD">
            <w:pPr>
              <w:suppressAutoHyphens w:val="0"/>
              <w:spacing w:before="40" w:after="120" w:line="220" w:lineRule="exact"/>
              <w:ind w:left="113" w:right="4"/>
              <w:rPr>
                <w:i/>
                <w:sz w:val="16"/>
                <w:szCs w:val="16"/>
              </w:rPr>
            </w:pPr>
            <w:r w:rsidRPr="004B6801">
              <w:rPr>
                <w:i/>
                <w:sz w:val="16"/>
                <w:szCs w:val="16"/>
              </w:rPr>
              <w:t>80</w:t>
            </w:r>
            <w:r>
              <w:rPr>
                <w:i/>
                <w:sz w:val="16"/>
                <w:szCs w:val="16"/>
              </w:rPr>
              <w:t xml:space="preserve"> </w:t>
            </w:r>
            <w:r w:rsidRPr="004B6801">
              <w:rPr>
                <w:i/>
                <w:sz w:val="16"/>
                <w:szCs w:val="16"/>
              </w:rPr>
              <w:t>± 20</w:t>
            </w:r>
            <w:r>
              <w:rPr>
                <w:i/>
                <w:sz w:val="16"/>
                <w:szCs w:val="16"/>
              </w:rPr>
              <w:t xml:space="preserve"> </w:t>
            </w:r>
            <w:r w:rsidRPr="004B6801">
              <w:rPr>
                <w:i/>
                <w:sz w:val="16"/>
                <w:szCs w:val="16"/>
              </w:rPr>
              <w:t>km/h</w:t>
            </w:r>
          </w:p>
        </w:tc>
      </w:tr>
      <w:tr w:rsidR="00F44733" w:rsidRPr="004B6801" w:rsidTr="00B640C6">
        <w:trPr>
          <w:cantSplit/>
          <w:trHeight w:val="531"/>
          <w:tblHeader/>
        </w:trPr>
        <w:tc>
          <w:tcPr>
            <w:tcW w:w="882" w:type="dxa"/>
            <w:vMerge/>
            <w:tcBorders>
              <w:bottom w:val="single" w:sz="12" w:space="0" w:color="auto"/>
            </w:tcBorders>
            <w:shd w:val="clear" w:color="auto" w:fill="auto"/>
          </w:tcPr>
          <w:p w:rsidR="00F44733" w:rsidRPr="004B6801" w:rsidRDefault="00F44733" w:rsidP="000B76BD">
            <w:pPr>
              <w:suppressAutoHyphens w:val="0"/>
              <w:spacing w:before="40" w:after="120" w:line="220" w:lineRule="exact"/>
              <w:ind w:left="113" w:right="113"/>
              <w:rPr>
                <w:i/>
              </w:rPr>
            </w:pPr>
          </w:p>
        </w:tc>
        <w:tc>
          <w:tcPr>
            <w:tcW w:w="3375" w:type="dxa"/>
            <w:tcBorders>
              <w:bottom w:val="single" w:sz="12" w:space="0" w:color="auto"/>
            </w:tcBorders>
            <w:shd w:val="clear" w:color="auto" w:fill="auto"/>
          </w:tcPr>
          <w:p w:rsidR="00F44733" w:rsidRPr="004B6801" w:rsidRDefault="00F44733" w:rsidP="000B76BD">
            <w:pPr>
              <w:suppressAutoHyphens w:val="0"/>
              <w:spacing w:before="40" w:after="120" w:line="220" w:lineRule="exact"/>
              <w:ind w:left="113" w:right="113"/>
              <w:rPr>
                <w:i/>
                <w:sz w:val="16"/>
                <w:szCs w:val="16"/>
              </w:rPr>
            </w:pPr>
            <w:r>
              <w:rPr>
                <w:i/>
                <w:sz w:val="16"/>
                <w:szCs w:val="16"/>
              </w:rPr>
              <w:t>Average</w:t>
            </w:r>
            <w:r w:rsidRPr="004B6801">
              <w:rPr>
                <w:i/>
                <w:sz w:val="16"/>
                <w:szCs w:val="16"/>
              </w:rPr>
              <w:t xml:space="preserve"> percentage of the full test course length</w:t>
            </w:r>
          </w:p>
        </w:tc>
        <w:tc>
          <w:tcPr>
            <w:tcW w:w="1071" w:type="dxa"/>
            <w:tcBorders>
              <w:bottom w:val="single" w:sz="12" w:space="0" w:color="auto"/>
            </w:tcBorders>
            <w:shd w:val="clear" w:color="auto" w:fill="auto"/>
          </w:tcPr>
          <w:p w:rsidR="00F44733" w:rsidRPr="004B6801" w:rsidRDefault="00F44733" w:rsidP="000B76BD">
            <w:pPr>
              <w:suppressAutoHyphens w:val="0"/>
              <w:spacing w:before="40" w:after="120" w:line="220" w:lineRule="exact"/>
              <w:ind w:left="113" w:right="113"/>
              <w:rPr>
                <w:i/>
                <w:sz w:val="16"/>
                <w:szCs w:val="16"/>
              </w:rPr>
            </w:pPr>
            <w:r w:rsidRPr="004B6801">
              <w:rPr>
                <w:i/>
                <w:sz w:val="16"/>
                <w:szCs w:val="16"/>
              </w:rPr>
              <w:t>10 per cent</w:t>
            </w:r>
          </w:p>
        </w:tc>
        <w:tc>
          <w:tcPr>
            <w:tcW w:w="1071" w:type="dxa"/>
            <w:tcBorders>
              <w:bottom w:val="single" w:sz="12" w:space="0" w:color="auto"/>
            </w:tcBorders>
            <w:shd w:val="clear" w:color="auto" w:fill="auto"/>
          </w:tcPr>
          <w:p w:rsidR="00F44733" w:rsidRPr="004B6801" w:rsidRDefault="00F44733" w:rsidP="000B76BD">
            <w:pPr>
              <w:suppressAutoHyphens w:val="0"/>
              <w:spacing w:before="40" w:after="120" w:line="220" w:lineRule="exact"/>
              <w:ind w:left="113" w:right="113"/>
              <w:rPr>
                <w:i/>
                <w:sz w:val="16"/>
                <w:szCs w:val="16"/>
              </w:rPr>
            </w:pPr>
            <w:r w:rsidRPr="004B6801">
              <w:rPr>
                <w:i/>
                <w:sz w:val="16"/>
                <w:szCs w:val="16"/>
              </w:rPr>
              <w:t>20 per cent</w:t>
            </w:r>
          </w:p>
        </w:tc>
        <w:tc>
          <w:tcPr>
            <w:tcW w:w="971" w:type="dxa"/>
            <w:tcBorders>
              <w:bottom w:val="single" w:sz="12" w:space="0" w:color="auto"/>
            </w:tcBorders>
            <w:shd w:val="clear" w:color="auto" w:fill="auto"/>
          </w:tcPr>
          <w:p w:rsidR="00F44733" w:rsidRPr="004B6801" w:rsidRDefault="00F44733" w:rsidP="000B76BD">
            <w:pPr>
              <w:suppressAutoHyphens w:val="0"/>
              <w:spacing w:before="40" w:after="120" w:line="220" w:lineRule="exact"/>
              <w:ind w:left="113" w:right="113"/>
              <w:rPr>
                <w:i/>
                <w:sz w:val="16"/>
                <w:szCs w:val="16"/>
              </w:rPr>
            </w:pPr>
            <w:r w:rsidRPr="004B6801">
              <w:rPr>
                <w:i/>
                <w:sz w:val="16"/>
                <w:szCs w:val="16"/>
              </w:rPr>
              <w:t>70 per cent</w:t>
            </w:r>
          </w:p>
        </w:tc>
      </w:tr>
      <w:tr w:rsidR="00F44733" w:rsidRPr="007B55C8" w:rsidTr="00B640C6">
        <w:trPr>
          <w:trHeight w:val="906"/>
        </w:trPr>
        <w:tc>
          <w:tcPr>
            <w:tcW w:w="882" w:type="dxa"/>
            <w:tcBorders>
              <w:top w:val="single" w:sz="12" w:space="0" w:color="auto"/>
            </w:tcBorders>
            <w:shd w:val="clear" w:color="auto" w:fill="auto"/>
          </w:tcPr>
          <w:p w:rsidR="00F44733" w:rsidRPr="007B55C8" w:rsidRDefault="00F44733" w:rsidP="000B76BD">
            <w:pPr>
              <w:suppressAutoHyphens w:val="0"/>
              <w:spacing w:before="40" w:after="120" w:line="220" w:lineRule="exact"/>
              <w:ind w:left="113" w:right="113"/>
            </w:pPr>
            <w:r w:rsidRPr="007B55C8">
              <w:t>A</w:t>
            </w:r>
          </w:p>
        </w:tc>
        <w:tc>
          <w:tcPr>
            <w:tcW w:w="3375" w:type="dxa"/>
            <w:tcBorders>
              <w:top w:val="single" w:sz="12" w:space="0" w:color="auto"/>
            </w:tcBorders>
            <w:shd w:val="clear" w:color="auto" w:fill="auto"/>
          </w:tcPr>
          <w:p w:rsidR="00F44733" w:rsidRPr="007B55C8" w:rsidRDefault="00F44733" w:rsidP="000B76BD">
            <w:pPr>
              <w:suppressAutoHyphens w:val="0"/>
              <w:spacing w:before="40" w:after="120" w:line="220" w:lineRule="exact"/>
              <w:ind w:left="113" w:right="113"/>
            </w:pPr>
            <w:r w:rsidRPr="007B55C8">
              <w:t xml:space="preserve">Single oncoming vehicle or single preceding vehicle in a frequency so that the main beam will switch ON and OFF. </w:t>
            </w:r>
          </w:p>
        </w:tc>
        <w:tc>
          <w:tcPr>
            <w:tcW w:w="1071" w:type="dxa"/>
            <w:tcBorders>
              <w:top w:val="single" w:sz="12" w:space="0" w:color="auto"/>
            </w:tcBorders>
            <w:shd w:val="clear" w:color="auto" w:fill="auto"/>
          </w:tcPr>
          <w:p w:rsidR="00F44733" w:rsidRPr="007B55C8" w:rsidRDefault="00F44733" w:rsidP="000B76BD">
            <w:pPr>
              <w:suppressAutoHyphens w:val="0"/>
              <w:spacing w:before="40" w:after="120" w:line="220" w:lineRule="exact"/>
              <w:ind w:left="113" w:right="113"/>
              <w:rPr>
                <w:strike/>
              </w:rPr>
            </w:pPr>
          </w:p>
        </w:tc>
        <w:tc>
          <w:tcPr>
            <w:tcW w:w="1071" w:type="dxa"/>
            <w:tcBorders>
              <w:top w:val="single" w:sz="12" w:space="0" w:color="auto"/>
            </w:tcBorders>
            <w:shd w:val="clear" w:color="auto" w:fill="auto"/>
          </w:tcPr>
          <w:p w:rsidR="00F44733" w:rsidRPr="007B55C8" w:rsidRDefault="00F44733" w:rsidP="000B76BD">
            <w:pPr>
              <w:suppressAutoHyphens w:val="0"/>
              <w:spacing w:before="40" w:after="120" w:line="220" w:lineRule="exact"/>
              <w:ind w:left="113" w:right="113"/>
            </w:pPr>
            <w:r w:rsidRPr="007B55C8">
              <w:t>X</w:t>
            </w:r>
          </w:p>
        </w:tc>
        <w:tc>
          <w:tcPr>
            <w:tcW w:w="971" w:type="dxa"/>
            <w:tcBorders>
              <w:top w:val="single" w:sz="12" w:space="0" w:color="auto"/>
            </w:tcBorders>
            <w:shd w:val="clear" w:color="auto" w:fill="auto"/>
          </w:tcPr>
          <w:p w:rsidR="00F44733" w:rsidRPr="007B55C8" w:rsidRDefault="00F44733" w:rsidP="000B76BD">
            <w:pPr>
              <w:suppressAutoHyphens w:val="0"/>
              <w:spacing w:before="40" w:after="120" w:line="220" w:lineRule="exact"/>
              <w:ind w:left="113" w:right="113"/>
            </w:pPr>
            <w:r w:rsidRPr="007B55C8">
              <w:t>X</w:t>
            </w:r>
          </w:p>
        </w:tc>
      </w:tr>
      <w:tr w:rsidR="00F44733" w:rsidRPr="007B55C8" w:rsidTr="00F44733">
        <w:tc>
          <w:tcPr>
            <w:tcW w:w="882" w:type="dxa"/>
            <w:shd w:val="clear" w:color="auto" w:fill="auto"/>
          </w:tcPr>
          <w:p w:rsidR="00F44733" w:rsidRPr="007B55C8" w:rsidRDefault="00F44733" w:rsidP="000B76BD">
            <w:pPr>
              <w:suppressAutoHyphens w:val="0"/>
              <w:spacing w:before="40" w:after="120" w:line="220" w:lineRule="exact"/>
              <w:ind w:left="113" w:right="113"/>
            </w:pPr>
            <w:r w:rsidRPr="007B55C8">
              <w:t>B</w:t>
            </w:r>
          </w:p>
        </w:tc>
        <w:tc>
          <w:tcPr>
            <w:tcW w:w="3375" w:type="dxa"/>
            <w:shd w:val="clear" w:color="auto" w:fill="auto"/>
          </w:tcPr>
          <w:p w:rsidR="00F44733" w:rsidRPr="007B55C8" w:rsidRDefault="00F44733" w:rsidP="000B76BD">
            <w:pPr>
              <w:suppressAutoHyphens w:val="0"/>
              <w:spacing w:before="40" w:after="120" w:line="220" w:lineRule="exact"/>
              <w:ind w:left="113" w:right="113"/>
            </w:pPr>
            <w:r w:rsidRPr="007B55C8">
              <w:t>Combined oncoming and preceding traffic situations, in a frequency so that the main beam will switch ON and OFF.</w:t>
            </w:r>
          </w:p>
        </w:tc>
        <w:tc>
          <w:tcPr>
            <w:tcW w:w="1071" w:type="dxa"/>
            <w:shd w:val="clear" w:color="auto" w:fill="auto"/>
          </w:tcPr>
          <w:p w:rsidR="00F44733" w:rsidRPr="007B55C8" w:rsidRDefault="00F44733" w:rsidP="000B76BD">
            <w:pPr>
              <w:suppressAutoHyphens w:val="0"/>
              <w:spacing w:before="40" w:after="120" w:line="220" w:lineRule="exact"/>
              <w:ind w:left="113" w:right="113"/>
            </w:pPr>
          </w:p>
        </w:tc>
        <w:tc>
          <w:tcPr>
            <w:tcW w:w="1071" w:type="dxa"/>
            <w:shd w:val="clear" w:color="auto" w:fill="auto"/>
          </w:tcPr>
          <w:p w:rsidR="00F44733" w:rsidRPr="007B55C8" w:rsidRDefault="00F44733" w:rsidP="000B76BD">
            <w:pPr>
              <w:suppressAutoHyphens w:val="0"/>
              <w:spacing w:before="40" w:after="120" w:line="220" w:lineRule="exact"/>
              <w:ind w:left="113" w:right="113"/>
            </w:pPr>
            <w:r w:rsidRPr="007B55C8">
              <w:t>X</w:t>
            </w:r>
          </w:p>
        </w:tc>
        <w:tc>
          <w:tcPr>
            <w:tcW w:w="971" w:type="dxa"/>
            <w:shd w:val="clear" w:color="auto" w:fill="auto"/>
          </w:tcPr>
          <w:p w:rsidR="00F44733" w:rsidRPr="007B55C8" w:rsidRDefault="00F44733" w:rsidP="000B76BD">
            <w:pPr>
              <w:suppressAutoHyphens w:val="0"/>
              <w:spacing w:before="40" w:after="120" w:line="220" w:lineRule="exact"/>
              <w:ind w:left="113" w:right="113"/>
            </w:pPr>
            <w:r w:rsidRPr="007B55C8">
              <w:t>X</w:t>
            </w:r>
          </w:p>
        </w:tc>
      </w:tr>
      <w:tr w:rsidR="00F44733" w:rsidRPr="007B55C8" w:rsidTr="00F44733">
        <w:trPr>
          <w:trHeight w:val="517"/>
        </w:trPr>
        <w:tc>
          <w:tcPr>
            <w:tcW w:w="882" w:type="dxa"/>
            <w:shd w:val="clear" w:color="auto" w:fill="auto"/>
          </w:tcPr>
          <w:p w:rsidR="00F44733" w:rsidRPr="007B55C8" w:rsidRDefault="00F44733" w:rsidP="000B76BD">
            <w:pPr>
              <w:suppressAutoHyphens w:val="0"/>
              <w:spacing w:before="40" w:after="120" w:line="220" w:lineRule="exact"/>
              <w:ind w:left="113" w:right="113"/>
            </w:pPr>
            <w:r w:rsidRPr="007B55C8">
              <w:t>C</w:t>
            </w:r>
          </w:p>
        </w:tc>
        <w:tc>
          <w:tcPr>
            <w:tcW w:w="3375" w:type="dxa"/>
            <w:shd w:val="clear" w:color="auto" w:fill="auto"/>
          </w:tcPr>
          <w:p w:rsidR="00F44733" w:rsidRPr="007B55C8" w:rsidRDefault="00F44733" w:rsidP="000B76BD">
            <w:pPr>
              <w:suppressAutoHyphens w:val="0"/>
              <w:spacing w:before="40" w:after="120" w:line="220" w:lineRule="exact"/>
              <w:ind w:left="113" w:right="113"/>
            </w:pPr>
            <w:r w:rsidRPr="007B55C8">
              <w:t>Active and passive overtaking manoeuvres, in a frequency so that the main beam will switch ON and OFF.</w:t>
            </w:r>
          </w:p>
        </w:tc>
        <w:tc>
          <w:tcPr>
            <w:tcW w:w="1071" w:type="dxa"/>
            <w:shd w:val="clear" w:color="auto" w:fill="auto"/>
          </w:tcPr>
          <w:p w:rsidR="00F44733" w:rsidRPr="007B55C8" w:rsidRDefault="00F44733" w:rsidP="000B76BD">
            <w:pPr>
              <w:suppressAutoHyphens w:val="0"/>
              <w:spacing w:before="40" w:after="120" w:line="220" w:lineRule="exact"/>
              <w:ind w:left="113" w:right="113"/>
            </w:pPr>
          </w:p>
        </w:tc>
        <w:tc>
          <w:tcPr>
            <w:tcW w:w="1071" w:type="dxa"/>
            <w:shd w:val="clear" w:color="auto" w:fill="auto"/>
          </w:tcPr>
          <w:p w:rsidR="00F44733" w:rsidRPr="007B55C8" w:rsidRDefault="00F44733" w:rsidP="000B76BD">
            <w:pPr>
              <w:suppressAutoHyphens w:val="0"/>
              <w:spacing w:before="40" w:after="120" w:line="220" w:lineRule="exact"/>
              <w:ind w:left="113" w:right="113"/>
            </w:pPr>
            <w:r w:rsidRPr="007B55C8">
              <w:t>X</w:t>
            </w:r>
          </w:p>
        </w:tc>
        <w:tc>
          <w:tcPr>
            <w:tcW w:w="971" w:type="dxa"/>
            <w:shd w:val="clear" w:color="auto" w:fill="auto"/>
          </w:tcPr>
          <w:p w:rsidR="00F44733" w:rsidRPr="007B55C8" w:rsidRDefault="00F44733" w:rsidP="000B76BD">
            <w:pPr>
              <w:suppressAutoHyphens w:val="0"/>
              <w:spacing w:before="40" w:after="120" w:line="220" w:lineRule="exact"/>
              <w:ind w:left="113" w:right="113"/>
            </w:pPr>
            <w:r w:rsidRPr="007B55C8">
              <w:t>X</w:t>
            </w:r>
          </w:p>
        </w:tc>
      </w:tr>
      <w:tr w:rsidR="00F44733" w:rsidRPr="007B55C8" w:rsidTr="00B640C6">
        <w:trPr>
          <w:trHeight w:val="733"/>
        </w:trPr>
        <w:tc>
          <w:tcPr>
            <w:tcW w:w="882" w:type="dxa"/>
            <w:tcBorders>
              <w:bottom w:val="single" w:sz="4" w:space="0" w:color="auto"/>
            </w:tcBorders>
            <w:shd w:val="clear" w:color="auto" w:fill="auto"/>
          </w:tcPr>
          <w:p w:rsidR="00F44733" w:rsidRPr="007B55C8" w:rsidRDefault="00F44733" w:rsidP="000B76BD">
            <w:pPr>
              <w:suppressAutoHyphens w:val="0"/>
              <w:spacing w:before="40" w:after="120" w:line="220" w:lineRule="exact"/>
              <w:ind w:left="113" w:right="113"/>
            </w:pPr>
            <w:r w:rsidRPr="007B55C8">
              <w:t>D</w:t>
            </w:r>
          </w:p>
        </w:tc>
        <w:tc>
          <w:tcPr>
            <w:tcW w:w="3375" w:type="dxa"/>
            <w:tcBorders>
              <w:bottom w:val="single" w:sz="4" w:space="0" w:color="auto"/>
            </w:tcBorders>
            <w:shd w:val="clear" w:color="auto" w:fill="auto"/>
          </w:tcPr>
          <w:p w:rsidR="00F44733" w:rsidRPr="007B55C8" w:rsidRDefault="00F44733" w:rsidP="000B76BD">
            <w:pPr>
              <w:suppressAutoHyphens w:val="0"/>
              <w:spacing w:before="40" w:after="120" w:line="220" w:lineRule="exact"/>
              <w:ind w:left="113" w:right="113"/>
            </w:pPr>
            <w:r w:rsidRPr="007B55C8">
              <w:t>Oncoming bicycle, as described in paragraph 6.1.9.3.1.2.</w:t>
            </w:r>
          </w:p>
        </w:tc>
        <w:tc>
          <w:tcPr>
            <w:tcW w:w="1071" w:type="dxa"/>
            <w:tcBorders>
              <w:bottom w:val="single" w:sz="4" w:space="0" w:color="auto"/>
            </w:tcBorders>
            <w:shd w:val="clear" w:color="auto" w:fill="auto"/>
          </w:tcPr>
          <w:p w:rsidR="00F44733" w:rsidRPr="007B55C8" w:rsidRDefault="00F44733" w:rsidP="000B76BD">
            <w:pPr>
              <w:suppressAutoHyphens w:val="0"/>
              <w:spacing w:before="40" w:after="120" w:line="220" w:lineRule="exact"/>
              <w:ind w:left="113" w:right="113"/>
            </w:pPr>
          </w:p>
        </w:tc>
        <w:tc>
          <w:tcPr>
            <w:tcW w:w="1071" w:type="dxa"/>
            <w:tcBorders>
              <w:bottom w:val="single" w:sz="4" w:space="0" w:color="auto"/>
            </w:tcBorders>
            <w:shd w:val="clear" w:color="auto" w:fill="auto"/>
          </w:tcPr>
          <w:p w:rsidR="00F44733" w:rsidRPr="007B55C8" w:rsidRDefault="00F44733" w:rsidP="000B76BD">
            <w:pPr>
              <w:suppressAutoHyphens w:val="0"/>
              <w:spacing w:before="40" w:after="120" w:line="220" w:lineRule="exact"/>
              <w:ind w:left="113" w:right="113"/>
            </w:pPr>
          </w:p>
        </w:tc>
        <w:tc>
          <w:tcPr>
            <w:tcW w:w="971" w:type="dxa"/>
            <w:tcBorders>
              <w:bottom w:val="single" w:sz="4" w:space="0" w:color="auto"/>
            </w:tcBorders>
            <w:shd w:val="clear" w:color="auto" w:fill="auto"/>
          </w:tcPr>
          <w:p w:rsidR="00F44733" w:rsidRPr="007B55C8" w:rsidRDefault="00F44733" w:rsidP="000B76BD">
            <w:pPr>
              <w:suppressAutoHyphens w:val="0"/>
              <w:spacing w:before="40" w:after="120" w:line="220" w:lineRule="exact"/>
              <w:ind w:left="113" w:right="113"/>
            </w:pPr>
            <w:r w:rsidRPr="007B55C8">
              <w:t>X</w:t>
            </w:r>
          </w:p>
        </w:tc>
      </w:tr>
      <w:tr w:rsidR="00F44733" w:rsidRPr="007B55C8" w:rsidTr="00B640C6">
        <w:trPr>
          <w:trHeight w:val="733"/>
        </w:trPr>
        <w:tc>
          <w:tcPr>
            <w:tcW w:w="882" w:type="dxa"/>
            <w:tcBorders>
              <w:bottom w:val="single" w:sz="12" w:space="0" w:color="auto"/>
            </w:tcBorders>
            <w:shd w:val="clear" w:color="auto" w:fill="auto"/>
          </w:tcPr>
          <w:p w:rsidR="00F44733" w:rsidRPr="007B55C8" w:rsidRDefault="00F44733" w:rsidP="000B76BD">
            <w:pPr>
              <w:suppressAutoHyphens w:val="0"/>
              <w:spacing w:before="40" w:after="120" w:line="220" w:lineRule="exact"/>
              <w:ind w:left="113" w:right="113"/>
            </w:pPr>
            <w:r w:rsidRPr="007B55C8">
              <w:t>E</w:t>
            </w:r>
          </w:p>
        </w:tc>
        <w:tc>
          <w:tcPr>
            <w:tcW w:w="3375" w:type="dxa"/>
            <w:tcBorders>
              <w:bottom w:val="single" w:sz="12" w:space="0" w:color="auto"/>
            </w:tcBorders>
            <w:shd w:val="clear" w:color="auto" w:fill="auto"/>
          </w:tcPr>
          <w:p w:rsidR="00F44733" w:rsidRPr="007B55C8" w:rsidRDefault="00F44733" w:rsidP="000B76BD">
            <w:pPr>
              <w:suppressAutoHyphens w:val="0"/>
              <w:spacing w:before="40" w:after="120" w:line="220" w:lineRule="exact"/>
              <w:ind w:left="113" w:right="113"/>
            </w:pPr>
            <w:r w:rsidRPr="007B55C8">
              <w:t>Combined oncoming and preceding traffic situations</w:t>
            </w:r>
          </w:p>
        </w:tc>
        <w:tc>
          <w:tcPr>
            <w:tcW w:w="1071" w:type="dxa"/>
            <w:tcBorders>
              <w:bottom w:val="single" w:sz="12" w:space="0" w:color="auto"/>
            </w:tcBorders>
            <w:shd w:val="clear" w:color="auto" w:fill="auto"/>
          </w:tcPr>
          <w:p w:rsidR="00F44733" w:rsidRPr="007B55C8" w:rsidRDefault="00F44733" w:rsidP="000B76BD">
            <w:pPr>
              <w:suppressAutoHyphens w:val="0"/>
              <w:spacing w:before="40" w:after="120" w:line="220" w:lineRule="exact"/>
              <w:ind w:left="113" w:right="113"/>
            </w:pPr>
            <w:r w:rsidRPr="007B55C8">
              <w:t>X</w:t>
            </w:r>
          </w:p>
        </w:tc>
        <w:tc>
          <w:tcPr>
            <w:tcW w:w="1071" w:type="dxa"/>
            <w:tcBorders>
              <w:bottom w:val="single" w:sz="12" w:space="0" w:color="auto"/>
            </w:tcBorders>
            <w:shd w:val="clear" w:color="auto" w:fill="auto"/>
          </w:tcPr>
          <w:p w:rsidR="00F44733" w:rsidRPr="007B55C8" w:rsidRDefault="00F44733" w:rsidP="000B76BD">
            <w:pPr>
              <w:suppressAutoHyphens w:val="0"/>
              <w:spacing w:before="40" w:after="120" w:line="220" w:lineRule="exact"/>
              <w:ind w:left="113" w:right="113"/>
            </w:pPr>
          </w:p>
        </w:tc>
        <w:tc>
          <w:tcPr>
            <w:tcW w:w="971" w:type="dxa"/>
            <w:tcBorders>
              <w:bottom w:val="single" w:sz="12" w:space="0" w:color="auto"/>
            </w:tcBorders>
            <w:shd w:val="clear" w:color="auto" w:fill="auto"/>
          </w:tcPr>
          <w:p w:rsidR="00F44733" w:rsidRPr="007B55C8" w:rsidRDefault="00F44733" w:rsidP="000B76BD">
            <w:pPr>
              <w:suppressAutoHyphens w:val="0"/>
              <w:spacing w:before="40" w:after="120" w:line="220" w:lineRule="exact"/>
              <w:ind w:left="113" w:right="113"/>
            </w:pPr>
          </w:p>
        </w:tc>
      </w:tr>
    </w:tbl>
    <w:p w:rsidR="00F44733" w:rsidRPr="00F44733" w:rsidRDefault="00F44733" w:rsidP="00932086">
      <w:pPr>
        <w:keepNext/>
        <w:spacing w:before="240" w:after="120"/>
        <w:ind w:left="2257" w:right="1134" w:hanging="1123"/>
        <w:jc w:val="both"/>
      </w:pPr>
      <w:r w:rsidRPr="00F44733">
        <w:rPr>
          <w:lang w:eastAsia="ja-JP"/>
        </w:rPr>
        <w:t>1.3.</w:t>
      </w:r>
      <w:r w:rsidRPr="00F44733">
        <w:rPr>
          <w:lang w:eastAsia="ja-JP"/>
        </w:rPr>
        <w:tab/>
      </w:r>
      <w:r w:rsidRPr="00F44733">
        <w:t xml:space="preserve">Urban </w:t>
      </w:r>
      <w:r w:rsidRPr="00F44733">
        <w:rPr>
          <w:bCs/>
        </w:rPr>
        <w:t>areas</w:t>
      </w:r>
      <w:r w:rsidRPr="00F44733">
        <w:t xml:space="preserve"> shall comprise roads with and without illumination.</w:t>
      </w:r>
    </w:p>
    <w:p w:rsidR="00F44733" w:rsidRPr="00F44733" w:rsidRDefault="00F44733" w:rsidP="00932086">
      <w:pPr>
        <w:keepNext/>
        <w:spacing w:after="120"/>
        <w:ind w:left="2259" w:right="1134" w:hanging="1125"/>
        <w:jc w:val="both"/>
      </w:pPr>
      <w:r w:rsidRPr="00F44733">
        <w:rPr>
          <w:lang w:eastAsia="ja-JP"/>
        </w:rPr>
        <w:t>1.4.</w:t>
      </w:r>
      <w:r w:rsidRPr="00F44733">
        <w:rPr>
          <w:lang w:eastAsia="ja-JP"/>
        </w:rPr>
        <w:tab/>
      </w:r>
      <w:r w:rsidRPr="00F44733">
        <w:t>Country roads shall comprise sections having two lanes and sections having four or more lanes and shall include junctions, hills and/or slopes, dips and winding roads.</w:t>
      </w:r>
    </w:p>
    <w:p w:rsidR="00F44733" w:rsidRPr="00F44733" w:rsidRDefault="00F44733" w:rsidP="00F44733">
      <w:pPr>
        <w:spacing w:after="120"/>
        <w:ind w:left="2259" w:right="1134" w:hanging="1125"/>
        <w:jc w:val="both"/>
      </w:pPr>
      <w:r w:rsidRPr="00F44733">
        <w:rPr>
          <w:lang w:eastAsia="ja-JP"/>
        </w:rPr>
        <w:t>1.5.</w:t>
      </w:r>
      <w:r w:rsidRPr="00F44733">
        <w:rPr>
          <w:lang w:eastAsia="ja-JP"/>
        </w:rPr>
        <w:tab/>
      </w:r>
      <w:r w:rsidRPr="00F44733">
        <w:t xml:space="preserve">Multi-lane </w:t>
      </w:r>
      <w:r w:rsidRPr="00F44733">
        <w:rPr>
          <w:bCs/>
        </w:rPr>
        <w:t>roads</w:t>
      </w:r>
      <w:r w:rsidRPr="00F44733">
        <w:t xml:space="preserve"> (e.g. motorways) and country roads shall comprise sections having straight level parts with a length of more than 600 m. Additionally they shall comprise sections having curves to the left and to the right.</w:t>
      </w:r>
    </w:p>
    <w:p w:rsidR="00F44733" w:rsidRPr="00F44733" w:rsidRDefault="00F44733" w:rsidP="00F44733">
      <w:pPr>
        <w:spacing w:after="120"/>
        <w:ind w:left="2259" w:right="1134" w:hanging="1125"/>
        <w:jc w:val="both"/>
        <w:rPr>
          <w:lang w:eastAsia="ja-JP"/>
        </w:rPr>
      </w:pPr>
      <w:r w:rsidRPr="00F44733">
        <w:rPr>
          <w:lang w:eastAsia="ja-JP"/>
        </w:rPr>
        <w:t>1.6.</w:t>
      </w:r>
      <w:r w:rsidRPr="00F44733">
        <w:rPr>
          <w:lang w:eastAsia="ja-JP"/>
        </w:rPr>
        <w:tab/>
      </w:r>
      <w:r w:rsidRPr="00F44733">
        <w:t xml:space="preserve">Dense traffic </w:t>
      </w:r>
      <w:r w:rsidRPr="00F44733">
        <w:rPr>
          <w:bCs/>
        </w:rPr>
        <w:t>situations</w:t>
      </w:r>
      <w:r w:rsidRPr="00F44733">
        <w:t xml:space="preserve"> shall be taken into account.</w:t>
      </w:r>
      <w:r w:rsidR="00055DFB">
        <w:rPr>
          <w:bCs/>
        </w:rPr>
        <w:t>"</w:t>
      </w:r>
    </w:p>
    <w:p w:rsidR="00F44733" w:rsidRPr="00F44733" w:rsidRDefault="00F44733" w:rsidP="00F44733">
      <w:pPr>
        <w:spacing w:after="120"/>
        <w:ind w:left="2259" w:right="1134" w:hanging="1125"/>
        <w:jc w:val="both"/>
      </w:pPr>
      <w:r w:rsidRPr="00F44733">
        <w:t>2.</w:t>
      </w:r>
      <w:r w:rsidRPr="00F44733">
        <w:tab/>
        <w:t>Test drive</w:t>
      </w:r>
      <w:r w:rsidRPr="00F44733">
        <w:rPr>
          <w:lang w:eastAsia="en-GB"/>
        </w:rPr>
        <w:t xml:space="preserve"> specifications for adaptive main-beam headlamps</w:t>
      </w:r>
      <w:r w:rsidRPr="00F44733">
        <w:t xml:space="preserve"> </w:t>
      </w:r>
    </w:p>
    <w:p w:rsidR="00F44733" w:rsidRPr="00F44733" w:rsidRDefault="00F44733" w:rsidP="00F44733">
      <w:pPr>
        <w:spacing w:after="120"/>
        <w:ind w:left="2259" w:right="1134" w:hanging="1125"/>
        <w:jc w:val="both"/>
        <w:rPr>
          <w:bCs/>
        </w:rPr>
      </w:pPr>
      <w:r w:rsidRPr="00F44733">
        <w:rPr>
          <w:bCs/>
        </w:rPr>
        <w:t>2.1.</w:t>
      </w:r>
      <w:r w:rsidRPr="00F44733">
        <w:rPr>
          <w:bCs/>
        </w:rPr>
        <w:tab/>
        <w:t>The test drive shall be carried out in clear atmosphere</w:t>
      </w:r>
      <w:r w:rsidRPr="00F44733">
        <w:rPr>
          <w:vertAlign w:val="superscript"/>
        </w:rPr>
        <w:footnoteReference w:id="28"/>
      </w:r>
      <w:r w:rsidRPr="00F44733">
        <w:rPr>
          <w:bCs/>
        </w:rPr>
        <w:t xml:space="preserve"> and with clean head-lamps.</w:t>
      </w:r>
    </w:p>
    <w:p w:rsidR="00F44733" w:rsidRPr="00F44733" w:rsidRDefault="00F44733" w:rsidP="00F44733">
      <w:pPr>
        <w:spacing w:after="120"/>
        <w:ind w:left="2259" w:right="1134" w:hanging="1125"/>
        <w:jc w:val="both"/>
      </w:pPr>
      <w:r w:rsidRPr="00F44733">
        <w:t>2.2.</w:t>
      </w:r>
      <w:r w:rsidRPr="00F44733">
        <w:tab/>
        <w:t xml:space="preserve">The test course shall comprise test sections with traffic conditions, at speed corresponding to the relevant type of road, as described in </w:t>
      </w:r>
      <w:r w:rsidR="00AA7298">
        <w:t>T</w:t>
      </w:r>
      <w:r w:rsidR="00AA7298" w:rsidRPr="00F44733">
        <w:t xml:space="preserve">able </w:t>
      </w:r>
      <w:r w:rsidRPr="00F44733">
        <w:t>2 below:</w:t>
      </w:r>
    </w:p>
    <w:p w:rsidR="00F44733" w:rsidRPr="00F44733" w:rsidRDefault="00F44733" w:rsidP="002528D1">
      <w:pPr>
        <w:ind w:left="1134" w:right="1134"/>
        <w:jc w:val="both"/>
        <w:rPr>
          <w:bCs/>
        </w:rPr>
      </w:pPr>
      <w:r w:rsidRPr="00F44733">
        <w:rPr>
          <w:bCs/>
        </w:rPr>
        <w:t>Table 2</w:t>
      </w:r>
    </w:p>
    <w:tbl>
      <w:tblPr>
        <w:tblW w:w="7370" w:type="dxa"/>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882"/>
        <w:gridCol w:w="3375"/>
        <w:gridCol w:w="1071"/>
        <w:gridCol w:w="1071"/>
        <w:gridCol w:w="971"/>
      </w:tblGrid>
      <w:tr w:rsidR="00F44733" w:rsidRPr="00BC32F5" w:rsidTr="00B640C6">
        <w:trPr>
          <w:cantSplit/>
          <w:tblHeader/>
        </w:trPr>
        <w:tc>
          <w:tcPr>
            <w:tcW w:w="882" w:type="dxa"/>
            <w:vMerge w:val="restart"/>
            <w:tcBorders>
              <w:bottom w:val="single" w:sz="12" w:space="0" w:color="auto"/>
            </w:tcBorders>
            <w:shd w:val="clear" w:color="auto" w:fill="auto"/>
            <w:vAlign w:val="bottom"/>
          </w:tcPr>
          <w:p w:rsidR="00F44733" w:rsidRPr="00BC32F5" w:rsidRDefault="00F44733" w:rsidP="000B76BD">
            <w:pPr>
              <w:suppressAutoHyphens w:val="0"/>
              <w:spacing w:before="80" w:after="80" w:line="200" w:lineRule="exact"/>
              <w:ind w:left="113" w:right="113"/>
              <w:rPr>
                <w:i/>
                <w:sz w:val="16"/>
              </w:rPr>
            </w:pPr>
            <w:r w:rsidRPr="00BC32F5">
              <w:rPr>
                <w:i/>
                <w:sz w:val="16"/>
              </w:rPr>
              <w:t>Test</w:t>
            </w:r>
          </w:p>
          <w:p w:rsidR="00F44733" w:rsidRPr="00BC32F5" w:rsidRDefault="00F44733" w:rsidP="000B76BD">
            <w:pPr>
              <w:suppressAutoHyphens w:val="0"/>
              <w:spacing w:before="80" w:after="80" w:line="200" w:lineRule="exact"/>
              <w:ind w:left="113" w:right="113"/>
              <w:rPr>
                <w:i/>
                <w:sz w:val="16"/>
              </w:rPr>
            </w:pPr>
            <w:r w:rsidRPr="00BC32F5">
              <w:rPr>
                <w:i/>
                <w:sz w:val="16"/>
              </w:rPr>
              <w:t>Section</w:t>
            </w:r>
          </w:p>
        </w:tc>
        <w:tc>
          <w:tcPr>
            <w:tcW w:w="3375" w:type="dxa"/>
            <w:vMerge w:val="restart"/>
            <w:shd w:val="clear" w:color="auto" w:fill="auto"/>
            <w:vAlign w:val="bottom"/>
          </w:tcPr>
          <w:p w:rsidR="00F44733" w:rsidRPr="00BC32F5" w:rsidRDefault="00F44733" w:rsidP="000B76BD">
            <w:pPr>
              <w:suppressAutoHyphens w:val="0"/>
              <w:spacing w:before="80" w:after="80" w:line="200" w:lineRule="exact"/>
              <w:ind w:left="113" w:right="113"/>
              <w:rPr>
                <w:i/>
                <w:sz w:val="16"/>
              </w:rPr>
            </w:pPr>
            <w:r w:rsidRPr="00BC32F5">
              <w:rPr>
                <w:i/>
                <w:sz w:val="16"/>
              </w:rPr>
              <w:t>Traffic conditions</w:t>
            </w:r>
          </w:p>
        </w:tc>
        <w:tc>
          <w:tcPr>
            <w:tcW w:w="3113" w:type="dxa"/>
            <w:gridSpan w:val="3"/>
            <w:shd w:val="clear" w:color="auto" w:fill="auto"/>
            <w:vAlign w:val="bottom"/>
          </w:tcPr>
          <w:p w:rsidR="00F44733" w:rsidRPr="00BC32F5" w:rsidRDefault="00F44733" w:rsidP="000B76BD">
            <w:pPr>
              <w:suppressAutoHyphens w:val="0"/>
              <w:spacing w:before="80" w:after="80" w:line="200" w:lineRule="exact"/>
              <w:ind w:left="113" w:right="113"/>
              <w:rPr>
                <w:i/>
                <w:sz w:val="16"/>
              </w:rPr>
            </w:pPr>
            <w:r w:rsidRPr="00BC32F5">
              <w:rPr>
                <w:i/>
                <w:sz w:val="16"/>
              </w:rPr>
              <w:t>Road type</w:t>
            </w:r>
          </w:p>
        </w:tc>
      </w:tr>
      <w:tr w:rsidR="00F44733" w:rsidRPr="00BC32F5" w:rsidTr="00B640C6">
        <w:trPr>
          <w:cantSplit/>
          <w:tblHeader/>
        </w:trPr>
        <w:tc>
          <w:tcPr>
            <w:tcW w:w="882" w:type="dxa"/>
            <w:vMerge/>
            <w:tcBorders>
              <w:bottom w:val="single" w:sz="12" w:space="0" w:color="auto"/>
            </w:tcBorders>
            <w:shd w:val="clear" w:color="auto" w:fill="auto"/>
          </w:tcPr>
          <w:p w:rsidR="00F44733" w:rsidRPr="00BC32F5" w:rsidRDefault="00F44733" w:rsidP="000B76BD">
            <w:pPr>
              <w:suppressAutoHyphens w:val="0"/>
              <w:spacing w:before="40" w:after="120" w:line="220" w:lineRule="exact"/>
              <w:ind w:left="113" w:right="113"/>
              <w:rPr>
                <w:i/>
              </w:rPr>
            </w:pPr>
          </w:p>
        </w:tc>
        <w:tc>
          <w:tcPr>
            <w:tcW w:w="3375" w:type="dxa"/>
            <w:vMerge/>
            <w:shd w:val="clear" w:color="auto" w:fill="auto"/>
          </w:tcPr>
          <w:p w:rsidR="00F44733" w:rsidRPr="00BC32F5" w:rsidRDefault="00F44733" w:rsidP="000B76BD">
            <w:pPr>
              <w:suppressAutoHyphens w:val="0"/>
              <w:spacing w:before="40" w:after="120" w:line="220" w:lineRule="exact"/>
              <w:ind w:left="113" w:right="113"/>
              <w:rPr>
                <w:i/>
              </w:rPr>
            </w:pPr>
          </w:p>
        </w:tc>
        <w:tc>
          <w:tcPr>
            <w:tcW w:w="1071" w:type="dxa"/>
            <w:shd w:val="clear" w:color="auto" w:fill="auto"/>
          </w:tcPr>
          <w:p w:rsidR="00F44733" w:rsidRPr="00BC32F5" w:rsidRDefault="00F44733" w:rsidP="000B76BD">
            <w:pPr>
              <w:suppressAutoHyphens w:val="0"/>
              <w:spacing w:before="40" w:after="120" w:line="220" w:lineRule="exact"/>
              <w:ind w:left="113" w:right="113"/>
              <w:rPr>
                <w:i/>
                <w:sz w:val="16"/>
                <w:szCs w:val="16"/>
              </w:rPr>
            </w:pPr>
            <w:r w:rsidRPr="00BC32F5">
              <w:rPr>
                <w:i/>
                <w:sz w:val="16"/>
                <w:szCs w:val="16"/>
              </w:rPr>
              <w:t>Urban areas</w:t>
            </w:r>
          </w:p>
        </w:tc>
        <w:tc>
          <w:tcPr>
            <w:tcW w:w="1071" w:type="dxa"/>
            <w:shd w:val="clear" w:color="auto" w:fill="auto"/>
          </w:tcPr>
          <w:p w:rsidR="00F44733" w:rsidRPr="00BC32F5" w:rsidRDefault="00F44733" w:rsidP="00141AC0">
            <w:pPr>
              <w:suppressAutoHyphens w:val="0"/>
              <w:spacing w:before="40" w:after="120" w:line="220" w:lineRule="exact"/>
              <w:ind w:left="113" w:right="113"/>
              <w:rPr>
                <w:i/>
                <w:sz w:val="16"/>
                <w:szCs w:val="16"/>
              </w:rPr>
            </w:pPr>
            <w:r w:rsidRPr="003406B0">
              <w:rPr>
                <w:i/>
                <w:sz w:val="16"/>
                <w:szCs w:val="16"/>
              </w:rPr>
              <w:t>Multi</w:t>
            </w:r>
            <w:r w:rsidR="00141AC0">
              <w:rPr>
                <w:i/>
                <w:sz w:val="16"/>
                <w:szCs w:val="16"/>
              </w:rPr>
              <w:t>-</w:t>
            </w:r>
            <w:r w:rsidRPr="003406B0">
              <w:rPr>
                <w:i/>
                <w:sz w:val="16"/>
                <w:szCs w:val="16"/>
              </w:rPr>
              <w:t xml:space="preserve">lane road, e.g. </w:t>
            </w:r>
            <w:r>
              <w:rPr>
                <w:i/>
                <w:sz w:val="16"/>
                <w:szCs w:val="16"/>
              </w:rPr>
              <w:t>m</w:t>
            </w:r>
            <w:r w:rsidRPr="00BC32F5">
              <w:rPr>
                <w:i/>
                <w:sz w:val="16"/>
                <w:szCs w:val="16"/>
              </w:rPr>
              <w:t>otorway</w:t>
            </w:r>
          </w:p>
        </w:tc>
        <w:tc>
          <w:tcPr>
            <w:tcW w:w="971" w:type="dxa"/>
            <w:shd w:val="clear" w:color="auto" w:fill="auto"/>
          </w:tcPr>
          <w:p w:rsidR="00F44733" w:rsidRPr="00BC32F5" w:rsidRDefault="00F44733" w:rsidP="000B76BD">
            <w:pPr>
              <w:suppressAutoHyphens w:val="0"/>
              <w:spacing w:before="40" w:after="120" w:line="220" w:lineRule="exact"/>
              <w:ind w:left="113" w:right="113"/>
              <w:rPr>
                <w:i/>
                <w:sz w:val="16"/>
                <w:szCs w:val="16"/>
              </w:rPr>
            </w:pPr>
            <w:r w:rsidRPr="00BC32F5">
              <w:rPr>
                <w:i/>
                <w:sz w:val="16"/>
                <w:szCs w:val="16"/>
              </w:rPr>
              <w:t>Country road</w:t>
            </w:r>
          </w:p>
        </w:tc>
      </w:tr>
      <w:tr w:rsidR="00F44733" w:rsidRPr="00BC32F5" w:rsidTr="00B640C6">
        <w:trPr>
          <w:cantSplit/>
          <w:trHeight w:val="390"/>
          <w:tblHeader/>
        </w:trPr>
        <w:tc>
          <w:tcPr>
            <w:tcW w:w="882" w:type="dxa"/>
            <w:vMerge/>
            <w:tcBorders>
              <w:bottom w:val="single" w:sz="12" w:space="0" w:color="auto"/>
            </w:tcBorders>
            <w:shd w:val="clear" w:color="auto" w:fill="auto"/>
          </w:tcPr>
          <w:p w:rsidR="00F44733" w:rsidRPr="00BC32F5" w:rsidRDefault="00F44733" w:rsidP="000B76BD">
            <w:pPr>
              <w:suppressAutoHyphens w:val="0"/>
              <w:spacing w:before="40" w:after="120" w:line="220" w:lineRule="exact"/>
              <w:ind w:left="113" w:right="113"/>
            </w:pPr>
          </w:p>
        </w:tc>
        <w:tc>
          <w:tcPr>
            <w:tcW w:w="3375" w:type="dxa"/>
            <w:tcBorders>
              <w:bottom w:val="single" w:sz="4" w:space="0" w:color="auto"/>
            </w:tcBorders>
            <w:shd w:val="clear" w:color="auto" w:fill="auto"/>
          </w:tcPr>
          <w:p w:rsidR="00F44733" w:rsidRPr="00BC32F5" w:rsidRDefault="00F44733" w:rsidP="000B76BD">
            <w:pPr>
              <w:suppressAutoHyphens w:val="0"/>
              <w:spacing w:before="40" w:after="120" w:line="220" w:lineRule="exact"/>
              <w:ind w:left="113" w:right="113"/>
              <w:rPr>
                <w:i/>
                <w:sz w:val="16"/>
                <w:szCs w:val="16"/>
              </w:rPr>
            </w:pPr>
            <w:r w:rsidRPr="00BC32F5">
              <w:rPr>
                <w:i/>
                <w:sz w:val="16"/>
                <w:szCs w:val="16"/>
              </w:rPr>
              <w:t>Speed</w:t>
            </w:r>
          </w:p>
        </w:tc>
        <w:tc>
          <w:tcPr>
            <w:tcW w:w="1071" w:type="dxa"/>
            <w:tcBorders>
              <w:bottom w:val="single" w:sz="4" w:space="0" w:color="auto"/>
            </w:tcBorders>
            <w:shd w:val="clear" w:color="auto" w:fill="auto"/>
          </w:tcPr>
          <w:p w:rsidR="00F44733" w:rsidRPr="00BC32F5" w:rsidRDefault="00F44733" w:rsidP="000B76BD">
            <w:pPr>
              <w:suppressAutoHyphens w:val="0"/>
              <w:spacing w:before="40" w:after="120" w:line="220" w:lineRule="exact"/>
              <w:ind w:left="113" w:right="113"/>
              <w:rPr>
                <w:i/>
                <w:sz w:val="16"/>
                <w:szCs w:val="16"/>
              </w:rPr>
            </w:pPr>
            <w:r w:rsidRPr="00BC32F5">
              <w:rPr>
                <w:i/>
                <w:sz w:val="16"/>
                <w:szCs w:val="16"/>
              </w:rPr>
              <w:t>50 ± 10km/h</w:t>
            </w:r>
          </w:p>
        </w:tc>
        <w:tc>
          <w:tcPr>
            <w:tcW w:w="1071" w:type="dxa"/>
            <w:tcBorders>
              <w:bottom w:val="single" w:sz="4" w:space="0" w:color="auto"/>
            </w:tcBorders>
            <w:shd w:val="clear" w:color="auto" w:fill="auto"/>
          </w:tcPr>
          <w:p w:rsidR="00F44733" w:rsidRPr="00BC32F5" w:rsidRDefault="00F44733" w:rsidP="000B76BD">
            <w:pPr>
              <w:suppressAutoHyphens w:val="0"/>
              <w:spacing w:before="40" w:after="120" w:line="220" w:lineRule="exact"/>
              <w:ind w:left="113" w:right="33"/>
              <w:rPr>
                <w:i/>
                <w:sz w:val="16"/>
                <w:szCs w:val="16"/>
              </w:rPr>
            </w:pPr>
            <w:r w:rsidRPr="00BC32F5">
              <w:rPr>
                <w:i/>
                <w:sz w:val="16"/>
                <w:szCs w:val="16"/>
              </w:rPr>
              <w:t>100</w:t>
            </w:r>
            <w:r>
              <w:rPr>
                <w:i/>
                <w:sz w:val="16"/>
                <w:szCs w:val="16"/>
              </w:rPr>
              <w:t xml:space="preserve"> </w:t>
            </w:r>
            <w:r w:rsidRPr="00BC32F5">
              <w:rPr>
                <w:i/>
                <w:sz w:val="16"/>
                <w:szCs w:val="16"/>
              </w:rPr>
              <w:t>± 20km/h</w:t>
            </w:r>
          </w:p>
        </w:tc>
        <w:tc>
          <w:tcPr>
            <w:tcW w:w="971" w:type="dxa"/>
            <w:tcBorders>
              <w:bottom w:val="single" w:sz="4" w:space="0" w:color="auto"/>
            </w:tcBorders>
            <w:shd w:val="clear" w:color="auto" w:fill="auto"/>
          </w:tcPr>
          <w:p w:rsidR="00F44733" w:rsidRPr="00BC32F5" w:rsidRDefault="00F44733" w:rsidP="000B76BD">
            <w:pPr>
              <w:suppressAutoHyphens w:val="0"/>
              <w:spacing w:before="40" w:after="120" w:line="220" w:lineRule="exact"/>
              <w:ind w:left="113"/>
              <w:rPr>
                <w:i/>
                <w:sz w:val="16"/>
                <w:szCs w:val="16"/>
              </w:rPr>
            </w:pPr>
            <w:r w:rsidRPr="00BC32F5">
              <w:rPr>
                <w:i/>
                <w:sz w:val="16"/>
                <w:szCs w:val="16"/>
              </w:rPr>
              <w:t>80</w:t>
            </w:r>
            <w:r>
              <w:rPr>
                <w:i/>
                <w:sz w:val="16"/>
                <w:szCs w:val="16"/>
              </w:rPr>
              <w:t xml:space="preserve"> </w:t>
            </w:r>
            <w:r w:rsidRPr="00BC32F5">
              <w:rPr>
                <w:i/>
                <w:sz w:val="16"/>
                <w:szCs w:val="16"/>
              </w:rPr>
              <w:t>± 20km/h</w:t>
            </w:r>
          </w:p>
        </w:tc>
      </w:tr>
      <w:tr w:rsidR="00F44733" w:rsidRPr="00BC32F5" w:rsidTr="00B640C6">
        <w:trPr>
          <w:cantSplit/>
          <w:trHeight w:val="357"/>
          <w:tblHeader/>
        </w:trPr>
        <w:tc>
          <w:tcPr>
            <w:tcW w:w="882" w:type="dxa"/>
            <w:vMerge/>
            <w:tcBorders>
              <w:bottom w:val="single" w:sz="12" w:space="0" w:color="auto"/>
            </w:tcBorders>
            <w:shd w:val="clear" w:color="auto" w:fill="auto"/>
          </w:tcPr>
          <w:p w:rsidR="00F44733" w:rsidRPr="00BC32F5" w:rsidRDefault="00F44733" w:rsidP="000B76BD">
            <w:pPr>
              <w:suppressAutoHyphens w:val="0"/>
              <w:spacing w:before="40" w:after="120" w:line="220" w:lineRule="exact"/>
              <w:ind w:left="113" w:right="113"/>
            </w:pPr>
          </w:p>
        </w:tc>
        <w:tc>
          <w:tcPr>
            <w:tcW w:w="3375" w:type="dxa"/>
            <w:tcBorders>
              <w:bottom w:val="single" w:sz="12" w:space="0" w:color="auto"/>
            </w:tcBorders>
            <w:shd w:val="clear" w:color="auto" w:fill="auto"/>
          </w:tcPr>
          <w:p w:rsidR="00F44733" w:rsidRPr="00BC32F5" w:rsidRDefault="00F44733" w:rsidP="000B76BD">
            <w:pPr>
              <w:suppressAutoHyphens w:val="0"/>
              <w:spacing w:before="40" w:after="120" w:line="220" w:lineRule="exact"/>
              <w:ind w:left="113" w:right="113"/>
              <w:rPr>
                <w:i/>
                <w:sz w:val="16"/>
                <w:szCs w:val="16"/>
              </w:rPr>
            </w:pPr>
            <w:r w:rsidRPr="00BC32F5">
              <w:rPr>
                <w:i/>
                <w:sz w:val="16"/>
                <w:szCs w:val="16"/>
              </w:rPr>
              <w:t>Average percentage of the full test course length</w:t>
            </w:r>
          </w:p>
        </w:tc>
        <w:tc>
          <w:tcPr>
            <w:tcW w:w="1071" w:type="dxa"/>
            <w:tcBorders>
              <w:bottom w:val="single" w:sz="12" w:space="0" w:color="auto"/>
            </w:tcBorders>
            <w:shd w:val="clear" w:color="auto" w:fill="auto"/>
          </w:tcPr>
          <w:p w:rsidR="00F44733" w:rsidRPr="00BC32F5" w:rsidRDefault="00F44733" w:rsidP="000B76BD">
            <w:pPr>
              <w:suppressAutoHyphens w:val="0"/>
              <w:spacing w:before="40" w:after="120" w:line="220" w:lineRule="exact"/>
              <w:ind w:left="113" w:right="113"/>
              <w:rPr>
                <w:i/>
                <w:sz w:val="16"/>
                <w:szCs w:val="16"/>
              </w:rPr>
            </w:pPr>
            <w:r w:rsidRPr="00BC32F5">
              <w:rPr>
                <w:i/>
                <w:sz w:val="16"/>
                <w:szCs w:val="16"/>
              </w:rPr>
              <w:t>10 per cent</w:t>
            </w:r>
          </w:p>
        </w:tc>
        <w:tc>
          <w:tcPr>
            <w:tcW w:w="1071" w:type="dxa"/>
            <w:tcBorders>
              <w:bottom w:val="single" w:sz="12" w:space="0" w:color="auto"/>
            </w:tcBorders>
            <w:shd w:val="clear" w:color="auto" w:fill="auto"/>
          </w:tcPr>
          <w:p w:rsidR="00F44733" w:rsidRPr="00BC32F5" w:rsidRDefault="00F44733" w:rsidP="000B76BD">
            <w:pPr>
              <w:suppressAutoHyphens w:val="0"/>
              <w:spacing w:before="40" w:after="120" w:line="220" w:lineRule="exact"/>
              <w:ind w:left="113" w:right="113"/>
              <w:rPr>
                <w:i/>
                <w:sz w:val="16"/>
                <w:szCs w:val="16"/>
              </w:rPr>
            </w:pPr>
            <w:r w:rsidRPr="00BC32F5">
              <w:rPr>
                <w:i/>
                <w:sz w:val="16"/>
                <w:szCs w:val="16"/>
              </w:rPr>
              <w:t>20 per cent</w:t>
            </w:r>
          </w:p>
        </w:tc>
        <w:tc>
          <w:tcPr>
            <w:tcW w:w="971" w:type="dxa"/>
            <w:tcBorders>
              <w:bottom w:val="single" w:sz="12" w:space="0" w:color="auto"/>
            </w:tcBorders>
            <w:shd w:val="clear" w:color="auto" w:fill="auto"/>
          </w:tcPr>
          <w:p w:rsidR="00F44733" w:rsidRPr="00BC32F5" w:rsidRDefault="00F44733" w:rsidP="000B76BD">
            <w:pPr>
              <w:suppressAutoHyphens w:val="0"/>
              <w:spacing w:before="40" w:after="120" w:line="220" w:lineRule="exact"/>
              <w:ind w:left="113" w:right="113"/>
              <w:rPr>
                <w:i/>
                <w:sz w:val="16"/>
                <w:szCs w:val="16"/>
              </w:rPr>
            </w:pPr>
            <w:r w:rsidRPr="00BC32F5">
              <w:rPr>
                <w:i/>
                <w:sz w:val="16"/>
                <w:szCs w:val="16"/>
              </w:rPr>
              <w:t>70 per cent</w:t>
            </w:r>
          </w:p>
        </w:tc>
      </w:tr>
      <w:tr w:rsidR="00F44733" w:rsidRPr="00BC32F5" w:rsidTr="00B640C6">
        <w:trPr>
          <w:trHeight w:val="906"/>
        </w:trPr>
        <w:tc>
          <w:tcPr>
            <w:tcW w:w="882" w:type="dxa"/>
            <w:tcBorders>
              <w:top w:val="single" w:sz="12" w:space="0" w:color="auto"/>
            </w:tcBorders>
            <w:shd w:val="clear" w:color="auto" w:fill="auto"/>
          </w:tcPr>
          <w:p w:rsidR="00F44733" w:rsidRPr="00BC32F5" w:rsidRDefault="00F44733" w:rsidP="000B76BD">
            <w:pPr>
              <w:suppressAutoHyphens w:val="0"/>
              <w:spacing w:before="40" w:after="120" w:line="220" w:lineRule="exact"/>
              <w:ind w:left="113" w:right="113"/>
            </w:pPr>
            <w:r w:rsidRPr="00BC32F5">
              <w:t>A</w:t>
            </w:r>
          </w:p>
        </w:tc>
        <w:tc>
          <w:tcPr>
            <w:tcW w:w="3375" w:type="dxa"/>
            <w:tcBorders>
              <w:top w:val="single" w:sz="12" w:space="0" w:color="auto"/>
            </w:tcBorders>
            <w:shd w:val="clear" w:color="auto" w:fill="auto"/>
          </w:tcPr>
          <w:p w:rsidR="00F44733" w:rsidRPr="00BC32F5" w:rsidRDefault="00F44733" w:rsidP="000B76BD">
            <w:pPr>
              <w:suppressAutoHyphens w:val="0"/>
              <w:spacing w:before="40" w:after="120" w:line="220" w:lineRule="exact"/>
              <w:ind w:left="113" w:right="113"/>
            </w:pPr>
            <w:r w:rsidRPr="00BC32F5">
              <w:t xml:space="preserve">Single oncoming vehicle or single preceding vehicle in a frequency so that the adaptive main beam will react to demonstrate the adaptation process. </w:t>
            </w:r>
          </w:p>
        </w:tc>
        <w:tc>
          <w:tcPr>
            <w:tcW w:w="1071" w:type="dxa"/>
            <w:tcBorders>
              <w:top w:val="single" w:sz="12" w:space="0" w:color="auto"/>
            </w:tcBorders>
            <w:shd w:val="clear" w:color="auto" w:fill="auto"/>
          </w:tcPr>
          <w:p w:rsidR="00F44733" w:rsidRPr="00BC32F5" w:rsidRDefault="00F44733" w:rsidP="000B76BD">
            <w:pPr>
              <w:suppressAutoHyphens w:val="0"/>
              <w:spacing w:before="40" w:after="120" w:line="220" w:lineRule="exact"/>
              <w:ind w:left="113" w:right="113"/>
              <w:rPr>
                <w:strike/>
              </w:rPr>
            </w:pPr>
          </w:p>
        </w:tc>
        <w:tc>
          <w:tcPr>
            <w:tcW w:w="1071" w:type="dxa"/>
            <w:tcBorders>
              <w:top w:val="single" w:sz="12" w:space="0" w:color="auto"/>
            </w:tcBorders>
            <w:shd w:val="clear" w:color="auto" w:fill="auto"/>
          </w:tcPr>
          <w:p w:rsidR="00F44733" w:rsidRPr="00BC32F5" w:rsidRDefault="00F44733" w:rsidP="000B76BD">
            <w:pPr>
              <w:suppressAutoHyphens w:val="0"/>
              <w:spacing w:before="40" w:after="120" w:line="220" w:lineRule="exact"/>
              <w:ind w:left="113" w:right="113"/>
            </w:pPr>
            <w:r w:rsidRPr="00BC32F5">
              <w:t>X</w:t>
            </w:r>
          </w:p>
        </w:tc>
        <w:tc>
          <w:tcPr>
            <w:tcW w:w="971" w:type="dxa"/>
            <w:tcBorders>
              <w:top w:val="single" w:sz="12" w:space="0" w:color="auto"/>
            </w:tcBorders>
            <w:shd w:val="clear" w:color="auto" w:fill="auto"/>
          </w:tcPr>
          <w:p w:rsidR="00F44733" w:rsidRPr="00BC32F5" w:rsidRDefault="00F44733" w:rsidP="000B76BD">
            <w:pPr>
              <w:suppressAutoHyphens w:val="0"/>
              <w:spacing w:before="40" w:after="120" w:line="220" w:lineRule="exact"/>
              <w:ind w:left="113" w:right="113"/>
            </w:pPr>
            <w:r w:rsidRPr="00BC32F5">
              <w:t>X</w:t>
            </w:r>
          </w:p>
        </w:tc>
      </w:tr>
      <w:tr w:rsidR="00F44733" w:rsidRPr="00BC32F5" w:rsidTr="00F44733">
        <w:tc>
          <w:tcPr>
            <w:tcW w:w="882" w:type="dxa"/>
            <w:shd w:val="clear" w:color="auto" w:fill="auto"/>
          </w:tcPr>
          <w:p w:rsidR="00F44733" w:rsidRPr="00BC32F5" w:rsidRDefault="00F44733" w:rsidP="000B76BD">
            <w:pPr>
              <w:suppressAutoHyphens w:val="0"/>
              <w:spacing w:before="40" w:after="120" w:line="220" w:lineRule="exact"/>
              <w:ind w:left="113" w:right="113"/>
            </w:pPr>
            <w:r w:rsidRPr="00BC32F5">
              <w:t>B</w:t>
            </w:r>
          </w:p>
        </w:tc>
        <w:tc>
          <w:tcPr>
            <w:tcW w:w="3375" w:type="dxa"/>
            <w:shd w:val="clear" w:color="auto" w:fill="auto"/>
          </w:tcPr>
          <w:p w:rsidR="00F44733" w:rsidRPr="00BC32F5" w:rsidRDefault="00F44733" w:rsidP="000B76BD">
            <w:pPr>
              <w:suppressAutoHyphens w:val="0"/>
              <w:spacing w:before="40" w:after="120" w:line="220" w:lineRule="exact"/>
              <w:ind w:left="113" w:right="113"/>
            </w:pPr>
            <w:r w:rsidRPr="00BC32F5">
              <w:t xml:space="preserve">Combined oncoming and preceding traffic situations. in a frequency so that the adaptive main beam will react to demonstrate the adaptation process. </w:t>
            </w:r>
          </w:p>
        </w:tc>
        <w:tc>
          <w:tcPr>
            <w:tcW w:w="1071" w:type="dxa"/>
            <w:shd w:val="clear" w:color="auto" w:fill="auto"/>
          </w:tcPr>
          <w:p w:rsidR="00F44733" w:rsidRPr="00BC32F5" w:rsidRDefault="00F44733" w:rsidP="000B76BD">
            <w:pPr>
              <w:suppressAutoHyphens w:val="0"/>
              <w:spacing w:before="40" w:after="120" w:line="220" w:lineRule="exact"/>
              <w:ind w:left="113" w:right="113"/>
            </w:pPr>
          </w:p>
        </w:tc>
        <w:tc>
          <w:tcPr>
            <w:tcW w:w="1071" w:type="dxa"/>
            <w:shd w:val="clear" w:color="auto" w:fill="auto"/>
          </w:tcPr>
          <w:p w:rsidR="00F44733" w:rsidRPr="00BC32F5" w:rsidRDefault="00F44733" w:rsidP="000B76BD">
            <w:pPr>
              <w:suppressAutoHyphens w:val="0"/>
              <w:spacing w:before="40" w:after="120" w:line="220" w:lineRule="exact"/>
              <w:ind w:left="113" w:right="113"/>
            </w:pPr>
            <w:r w:rsidRPr="00BC32F5">
              <w:t>X</w:t>
            </w:r>
          </w:p>
        </w:tc>
        <w:tc>
          <w:tcPr>
            <w:tcW w:w="971" w:type="dxa"/>
            <w:shd w:val="clear" w:color="auto" w:fill="auto"/>
          </w:tcPr>
          <w:p w:rsidR="00F44733" w:rsidRPr="00BC32F5" w:rsidRDefault="00F44733" w:rsidP="000B76BD">
            <w:pPr>
              <w:suppressAutoHyphens w:val="0"/>
              <w:spacing w:before="40" w:after="120" w:line="220" w:lineRule="exact"/>
              <w:ind w:left="113" w:right="113"/>
            </w:pPr>
            <w:r w:rsidRPr="00BC32F5">
              <w:t>X</w:t>
            </w:r>
          </w:p>
        </w:tc>
      </w:tr>
      <w:tr w:rsidR="00F44733" w:rsidRPr="00BC32F5" w:rsidTr="00F44733">
        <w:trPr>
          <w:trHeight w:val="517"/>
        </w:trPr>
        <w:tc>
          <w:tcPr>
            <w:tcW w:w="882" w:type="dxa"/>
            <w:shd w:val="clear" w:color="auto" w:fill="auto"/>
          </w:tcPr>
          <w:p w:rsidR="00F44733" w:rsidRPr="00BC32F5" w:rsidRDefault="00F44733" w:rsidP="000B76BD">
            <w:pPr>
              <w:suppressAutoHyphens w:val="0"/>
              <w:spacing w:before="40" w:after="120" w:line="220" w:lineRule="exact"/>
              <w:ind w:left="113" w:right="113"/>
            </w:pPr>
            <w:r w:rsidRPr="00BC32F5">
              <w:t>C</w:t>
            </w:r>
          </w:p>
        </w:tc>
        <w:tc>
          <w:tcPr>
            <w:tcW w:w="3375" w:type="dxa"/>
            <w:shd w:val="clear" w:color="auto" w:fill="auto"/>
          </w:tcPr>
          <w:p w:rsidR="00F44733" w:rsidRPr="00BC32F5" w:rsidRDefault="00F44733" w:rsidP="000B76BD">
            <w:pPr>
              <w:suppressAutoHyphens w:val="0"/>
              <w:spacing w:before="40" w:after="120" w:line="220" w:lineRule="exact"/>
              <w:ind w:left="113" w:right="113"/>
            </w:pPr>
            <w:r w:rsidRPr="00BC32F5">
              <w:t>Active and passive overtaking manoeuvres, in a frequency so that the adaptive main beam will react to demonstrate the adaptation process.</w:t>
            </w:r>
          </w:p>
        </w:tc>
        <w:tc>
          <w:tcPr>
            <w:tcW w:w="1071" w:type="dxa"/>
            <w:shd w:val="clear" w:color="auto" w:fill="auto"/>
          </w:tcPr>
          <w:p w:rsidR="00F44733" w:rsidRPr="00BC32F5" w:rsidRDefault="00F44733" w:rsidP="000B76BD">
            <w:pPr>
              <w:suppressAutoHyphens w:val="0"/>
              <w:spacing w:before="40" w:after="120" w:line="220" w:lineRule="exact"/>
              <w:ind w:left="113" w:right="113"/>
            </w:pPr>
          </w:p>
        </w:tc>
        <w:tc>
          <w:tcPr>
            <w:tcW w:w="1071" w:type="dxa"/>
            <w:shd w:val="clear" w:color="auto" w:fill="auto"/>
          </w:tcPr>
          <w:p w:rsidR="00F44733" w:rsidRPr="00BC32F5" w:rsidRDefault="00F44733" w:rsidP="000B76BD">
            <w:pPr>
              <w:suppressAutoHyphens w:val="0"/>
              <w:spacing w:before="40" w:after="120" w:line="220" w:lineRule="exact"/>
              <w:ind w:left="113" w:right="113"/>
            </w:pPr>
            <w:r w:rsidRPr="00BC32F5">
              <w:t>X</w:t>
            </w:r>
          </w:p>
        </w:tc>
        <w:tc>
          <w:tcPr>
            <w:tcW w:w="971" w:type="dxa"/>
            <w:shd w:val="clear" w:color="auto" w:fill="auto"/>
          </w:tcPr>
          <w:p w:rsidR="00F44733" w:rsidRPr="00BC32F5" w:rsidRDefault="00F44733" w:rsidP="000B76BD">
            <w:pPr>
              <w:suppressAutoHyphens w:val="0"/>
              <w:spacing w:before="40" w:after="120" w:line="220" w:lineRule="exact"/>
              <w:ind w:left="113" w:right="113"/>
            </w:pPr>
            <w:r w:rsidRPr="00BC32F5">
              <w:t>X</w:t>
            </w:r>
          </w:p>
        </w:tc>
      </w:tr>
      <w:tr w:rsidR="00F44733" w:rsidRPr="00BC32F5" w:rsidTr="00B640C6">
        <w:trPr>
          <w:trHeight w:val="733"/>
        </w:trPr>
        <w:tc>
          <w:tcPr>
            <w:tcW w:w="882" w:type="dxa"/>
            <w:tcBorders>
              <w:bottom w:val="single" w:sz="4" w:space="0" w:color="auto"/>
            </w:tcBorders>
            <w:shd w:val="clear" w:color="auto" w:fill="auto"/>
          </w:tcPr>
          <w:p w:rsidR="00F44733" w:rsidRPr="00BC32F5" w:rsidRDefault="00F44733" w:rsidP="000B76BD">
            <w:pPr>
              <w:suppressAutoHyphens w:val="0"/>
              <w:spacing w:before="40" w:after="120" w:line="220" w:lineRule="exact"/>
              <w:ind w:left="113" w:right="113"/>
            </w:pPr>
            <w:r w:rsidRPr="00BC32F5">
              <w:t>D</w:t>
            </w:r>
          </w:p>
        </w:tc>
        <w:tc>
          <w:tcPr>
            <w:tcW w:w="3375" w:type="dxa"/>
            <w:tcBorders>
              <w:bottom w:val="single" w:sz="4" w:space="0" w:color="auto"/>
            </w:tcBorders>
            <w:shd w:val="clear" w:color="auto" w:fill="auto"/>
          </w:tcPr>
          <w:p w:rsidR="00F44733" w:rsidRPr="00BC32F5" w:rsidRDefault="00F44733" w:rsidP="000B76BD">
            <w:pPr>
              <w:suppressAutoHyphens w:val="0"/>
              <w:spacing w:before="40" w:after="120" w:line="220" w:lineRule="exact"/>
              <w:ind w:left="113" w:right="113"/>
            </w:pPr>
            <w:r w:rsidRPr="00BC32F5">
              <w:t>Oncoming bicycle, as described in paragraph 6.22.9.3.1.2.</w:t>
            </w:r>
          </w:p>
        </w:tc>
        <w:tc>
          <w:tcPr>
            <w:tcW w:w="1071" w:type="dxa"/>
            <w:tcBorders>
              <w:bottom w:val="single" w:sz="4" w:space="0" w:color="auto"/>
            </w:tcBorders>
            <w:shd w:val="clear" w:color="auto" w:fill="auto"/>
          </w:tcPr>
          <w:p w:rsidR="00F44733" w:rsidRPr="00BC32F5" w:rsidRDefault="00F44733" w:rsidP="000B76BD">
            <w:pPr>
              <w:suppressAutoHyphens w:val="0"/>
              <w:spacing w:before="40" w:after="120" w:line="220" w:lineRule="exact"/>
              <w:ind w:left="113" w:right="113"/>
            </w:pPr>
          </w:p>
        </w:tc>
        <w:tc>
          <w:tcPr>
            <w:tcW w:w="1071" w:type="dxa"/>
            <w:tcBorders>
              <w:bottom w:val="single" w:sz="4" w:space="0" w:color="auto"/>
            </w:tcBorders>
            <w:shd w:val="clear" w:color="auto" w:fill="auto"/>
          </w:tcPr>
          <w:p w:rsidR="00F44733" w:rsidRPr="00BC32F5" w:rsidRDefault="00F44733" w:rsidP="000B76BD">
            <w:pPr>
              <w:suppressAutoHyphens w:val="0"/>
              <w:spacing w:before="40" w:after="120" w:line="220" w:lineRule="exact"/>
              <w:ind w:left="113" w:right="113"/>
            </w:pPr>
          </w:p>
        </w:tc>
        <w:tc>
          <w:tcPr>
            <w:tcW w:w="971" w:type="dxa"/>
            <w:tcBorders>
              <w:bottom w:val="single" w:sz="4" w:space="0" w:color="auto"/>
            </w:tcBorders>
            <w:shd w:val="clear" w:color="auto" w:fill="auto"/>
          </w:tcPr>
          <w:p w:rsidR="00F44733" w:rsidRPr="00BC32F5" w:rsidRDefault="00F44733" w:rsidP="000B76BD">
            <w:pPr>
              <w:suppressAutoHyphens w:val="0"/>
              <w:spacing w:before="40" w:after="120" w:line="220" w:lineRule="exact"/>
              <w:ind w:left="113" w:right="113"/>
            </w:pPr>
            <w:r w:rsidRPr="00BC32F5">
              <w:t>X</w:t>
            </w:r>
          </w:p>
        </w:tc>
      </w:tr>
      <w:tr w:rsidR="00F44733" w:rsidRPr="00BC32F5" w:rsidTr="00B640C6">
        <w:trPr>
          <w:trHeight w:val="733"/>
        </w:trPr>
        <w:tc>
          <w:tcPr>
            <w:tcW w:w="882" w:type="dxa"/>
            <w:tcBorders>
              <w:bottom w:val="single" w:sz="12" w:space="0" w:color="auto"/>
            </w:tcBorders>
            <w:shd w:val="clear" w:color="auto" w:fill="auto"/>
          </w:tcPr>
          <w:p w:rsidR="00F44733" w:rsidRPr="00BC32F5" w:rsidRDefault="00F44733" w:rsidP="000B76BD">
            <w:pPr>
              <w:suppressAutoHyphens w:val="0"/>
              <w:spacing w:before="40" w:after="120" w:line="220" w:lineRule="exact"/>
              <w:ind w:left="113" w:right="113"/>
            </w:pPr>
            <w:r w:rsidRPr="00BC32F5">
              <w:t>E</w:t>
            </w:r>
          </w:p>
        </w:tc>
        <w:tc>
          <w:tcPr>
            <w:tcW w:w="3375" w:type="dxa"/>
            <w:tcBorders>
              <w:bottom w:val="single" w:sz="12" w:space="0" w:color="auto"/>
            </w:tcBorders>
            <w:shd w:val="clear" w:color="auto" w:fill="auto"/>
          </w:tcPr>
          <w:p w:rsidR="00F44733" w:rsidRPr="00BC32F5" w:rsidRDefault="00F44733" w:rsidP="000B76BD">
            <w:pPr>
              <w:suppressAutoHyphens w:val="0"/>
              <w:spacing w:before="40" w:after="120" w:line="220" w:lineRule="exact"/>
              <w:ind w:left="113" w:right="113"/>
            </w:pPr>
            <w:r w:rsidRPr="00BC32F5">
              <w:t>Combined oncoming and preceding traffic situations</w:t>
            </w:r>
          </w:p>
        </w:tc>
        <w:tc>
          <w:tcPr>
            <w:tcW w:w="1071" w:type="dxa"/>
            <w:tcBorders>
              <w:bottom w:val="single" w:sz="12" w:space="0" w:color="auto"/>
            </w:tcBorders>
            <w:shd w:val="clear" w:color="auto" w:fill="auto"/>
          </w:tcPr>
          <w:p w:rsidR="00F44733" w:rsidRPr="00BC32F5" w:rsidRDefault="00F44733" w:rsidP="000B76BD">
            <w:pPr>
              <w:suppressAutoHyphens w:val="0"/>
              <w:spacing w:before="40" w:after="120" w:line="220" w:lineRule="exact"/>
              <w:ind w:left="113" w:right="113"/>
            </w:pPr>
            <w:r w:rsidRPr="00BC32F5">
              <w:t>X</w:t>
            </w:r>
          </w:p>
        </w:tc>
        <w:tc>
          <w:tcPr>
            <w:tcW w:w="1071" w:type="dxa"/>
            <w:tcBorders>
              <w:bottom w:val="single" w:sz="12" w:space="0" w:color="auto"/>
            </w:tcBorders>
            <w:shd w:val="clear" w:color="auto" w:fill="auto"/>
          </w:tcPr>
          <w:p w:rsidR="00F44733" w:rsidRPr="00BC32F5" w:rsidRDefault="00F44733" w:rsidP="000B76BD">
            <w:pPr>
              <w:suppressAutoHyphens w:val="0"/>
              <w:spacing w:before="40" w:after="120" w:line="220" w:lineRule="exact"/>
              <w:ind w:left="113" w:right="113"/>
            </w:pPr>
          </w:p>
        </w:tc>
        <w:tc>
          <w:tcPr>
            <w:tcW w:w="971" w:type="dxa"/>
            <w:tcBorders>
              <w:bottom w:val="single" w:sz="12" w:space="0" w:color="auto"/>
            </w:tcBorders>
            <w:shd w:val="clear" w:color="auto" w:fill="auto"/>
          </w:tcPr>
          <w:p w:rsidR="00F44733" w:rsidRPr="00BC32F5" w:rsidRDefault="00F44733" w:rsidP="000B76BD">
            <w:pPr>
              <w:suppressAutoHyphens w:val="0"/>
              <w:spacing w:before="40" w:after="120" w:line="220" w:lineRule="exact"/>
              <w:ind w:left="113" w:right="113"/>
            </w:pPr>
          </w:p>
        </w:tc>
      </w:tr>
    </w:tbl>
    <w:p w:rsidR="00F44733" w:rsidRPr="00F44733" w:rsidRDefault="00F44733" w:rsidP="00932086">
      <w:pPr>
        <w:keepNext/>
        <w:spacing w:before="120" w:after="120"/>
        <w:ind w:left="2257" w:right="1134" w:hanging="1123"/>
        <w:jc w:val="both"/>
      </w:pPr>
      <w:r w:rsidRPr="00F44733">
        <w:t>2.3.</w:t>
      </w:r>
      <w:r w:rsidRPr="00F44733">
        <w:tab/>
        <w:t xml:space="preserve">Urban areas shall comprise roads with and without illumination. </w:t>
      </w:r>
    </w:p>
    <w:p w:rsidR="00F44733" w:rsidRPr="00F44733" w:rsidRDefault="00F44733" w:rsidP="00932086">
      <w:pPr>
        <w:keepNext/>
        <w:spacing w:after="120"/>
        <w:ind w:left="2259" w:right="1134" w:hanging="1125"/>
        <w:jc w:val="both"/>
      </w:pPr>
      <w:r w:rsidRPr="00F44733">
        <w:t>2.4.</w:t>
      </w:r>
      <w:r w:rsidRPr="00F44733">
        <w:tab/>
        <w:t>Country roads shall comprise sections having two lanes and sections having four or more lanes and shall include junctions, hills and/or slopes, dips and winding roads.</w:t>
      </w:r>
    </w:p>
    <w:p w:rsidR="00F44733" w:rsidRPr="00F44733" w:rsidRDefault="00F44733" w:rsidP="00F44733">
      <w:pPr>
        <w:spacing w:after="120"/>
        <w:ind w:left="2259" w:right="1134" w:hanging="1125"/>
        <w:jc w:val="both"/>
      </w:pPr>
      <w:r w:rsidRPr="00F44733">
        <w:t>2.5.</w:t>
      </w:r>
      <w:r w:rsidRPr="00F44733">
        <w:tab/>
        <w:t>Multi lane roads (e.g. motorways) and country roads shall comprise sections having straight level parts with a length of more than 600</w:t>
      </w:r>
      <w:r w:rsidR="000975CF">
        <w:t xml:space="preserve"> </w:t>
      </w:r>
      <w:r w:rsidRPr="00F44733">
        <w:t>m. Additionally they shall comprise of sections having curves to the left and to the right.</w:t>
      </w:r>
    </w:p>
    <w:p w:rsidR="00F44733" w:rsidRPr="00F44733" w:rsidRDefault="00F44733" w:rsidP="00F44733">
      <w:pPr>
        <w:spacing w:after="120"/>
        <w:ind w:left="2259" w:right="1134" w:hanging="1125"/>
        <w:jc w:val="both"/>
      </w:pPr>
      <w:r w:rsidRPr="00F44733">
        <w:t>2.6.</w:t>
      </w:r>
      <w:r w:rsidRPr="00F44733">
        <w:tab/>
        <w:t>Dense traffic situations shall be taken into account</w:t>
      </w:r>
    </w:p>
    <w:p w:rsidR="00FE7787" w:rsidRDefault="00F44733" w:rsidP="00F44733">
      <w:pPr>
        <w:spacing w:after="120"/>
        <w:ind w:left="2259" w:right="1134" w:hanging="1125"/>
        <w:jc w:val="both"/>
      </w:pPr>
      <w:r w:rsidRPr="00F44733">
        <w:t>2.7.</w:t>
      </w:r>
      <w:r w:rsidRPr="00F44733">
        <w:tab/>
        <w:t>For the test sections A and B in the table above the engineers conducting the tests shall evaluate and record the acceptability of the performance of the adaptation process in relation to oncoming and preceding road users. This means that the test engineers shall be seated in the vehicle being tested and additionally be seated in the oncoming and preceding vehicles.</w:t>
      </w:r>
    </w:p>
    <w:p w:rsidR="000975CF" w:rsidRDefault="000975CF" w:rsidP="000975CF">
      <w:pPr>
        <w:pStyle w:val="HChG"/>
        <w:sectPr w:rsidR="000975CF" w:rsidSect="00B640C6">
          <w:headerReference w:type="even" r:id="rId133"/>
          <w:headerReference w:type="default" r:id="rId134"/>
          <w:headerReference w:type="first" r:id="rId135"/>
          <w:footerReference w:type="first" r:id="rId136"/>
          <w:footnotePr>
            <w:numRestart w:val="eachSect"/>
          </w:footnotePr>
          <w:endnotePr>
            <w:numFmt w:val="decimal"/>
          </w:endnotePr>
          <w:pgSz w:w="11907" w:h="16840" w:code="9"/>
          <w:pgMar w:top="1701" w:right="1134" w:bottom="2268" w:left="1134" w:header="1134" w:footer="1701" w:gutter="0"/>
          <w:cols w:space="720"/>
          <w:titlePg/>
          <w:docGrid w:linePitch="272"/>
        </w:sectPr>
      </w:pPr>
    </w:p>
    <w:p w:rsidR="003406B0" w:rsidRDefault="003406B0" w:rsidP="00D46541">
      <w:pPr>
        <w:pStyle w:val="HChG"/>
      </w:pPr>
      <w:bookmarkStart w:id="70" w:name="_Toc338161483"/>
      <w:r w:rsidRPr="00D46541">
        <w:t>Annex</w:t>
      </w:r>
      <w:r>
        <w:t xml:space="preserve"> 13</w:t>
      </w:r>
      <w:bookmarkEnd w:id="70"/>
      <w:r>
        <w:t xml:space="preserve"> </w:t>
      </w:r>
    </w:p>
    <w:p w:rsidR="003406B0" w:rsidRPr="000975CF" w:rsidRDefault="000975CF" w:rsidP="00D46541">
      <w:pPr>
        <w:pStyle w:val="HChG"/>
      </w:pPr>
      <w:r w:rsidRPr="000975CF">
        <w:tab/>
      </w:r>
      <w:r w:rsidRPr="000975CF">
        <w:tab/>
      </w:r>
      <w:bookmarkStart w:id="71" w:name="_Toc338161484"/>
      <w:r w:rsidR="00E32F81" w:rsidRPr="000975CF">
        <w:t xml:space="preserve">Automatic </w:t>
      </w:r>
      <w:r w:rsidRPr="000975CF">
        <w:t>s</w:t>
      </w:r>
      <w:r w:rsidR="00E32F81" w:rsidRPr="000975CF">
        <w:t xml:space="preserve">witching </w:t>
      </w:r>
      <w:r w:rsidRPr="00D46541">
        <w:t>c</w:t>
      </w:r>
      <w:r w:rsidR="00E32F81" w:rsidRPr="00D46541">
        <w:t>onditions</w:t>
      </w:r>
      <w:r w:rsidR="00E32F81" w:rsidRPr="000975CF">
        <w:t xml:space="preserve"> </w:t>
      </w:r>
      <w:r w:rsidRPr="000975CF">
        <w:t>d</w:t>
      </w:r>
      <w:r w:rsidR="00E32F81" w:rsidRPr="000975CF">
        <w:t>ipped-</w:t>
      </w:r>
      <w:r w:rsidRPr="000975CF">
        <w:t>b</w:t>
      </w:r>
      <w:r w:rsidR="00E32F81" w:rsidRPr="000975CF">
        <w:t xml:space="preserve">eam </w:t>
      </w:r>
      <w:r w:rsidRPr="000975CF">
        <w:t>h</w:t>
      </w:r>
      <w:r w:rsidR="00E32F81" w:rsidRPr="000975CF">
        <w:t>eadlamps</w:t>
      </w:r>
      <w:bookmarkEnd w:id="71"/>
    </w:p>
    <w:tbl>
      <w:tblPr>
        <w:tblW w:w="7500" w:type="dxa"/>
        <w:tblInd w:w="1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00"/>
        <w:gridCol w:w="2300"/>
        <w:gridCol w:w="2300"/>
      </w:tblGrid>
      <w:tr w:rsidR="00916CD5" w:rsidRPr="00D96072" w:rsidTr="00B640C6">
        <w:tc>
          <w:tcPr>
            <w:tcW w:w="7500" w:type="dxa"/>
            <w:gridSpan w:val="3"/>
            <w:tcBorders>
              <w:top w:val="single" w:sz="4" w:space="0" w:color="auto"/>
              <w:bottom w:val="single" w:sz="12" w:space="0" w:color="auto"/>
            </w:tcBorders>
          </w:tcPr>
          <w:p w:rsidR="00916CD5" w:rsidRPr="00D96072" w:rsidRDefault="00916CD5" w:rsidP="00DD5BDE">
            <w:pPr>
              <w:keepNext/>
              <w:keepLines/>
              <w:tabs>
                <w:tab w:val="left" w:pos="1122"/>
              </w:tabs>
              <w:rPr>
                <w:lang w:eastAsia="en-GB"/>
              </w:rPr>
            </w:pPr>
            <w:r w:rsidRPr="00FC7B64">
              <w:rPr>
                <w:i/>
                <w:sz w:val="16"/>
                <w:szCs w:val="16"/>
                <w:lang w:eastAsia="en-GB"/>
              </w:rPr>
              <w:t xml:space="preserve">Automatic </w:t>
            </w:r>
            <w:r w:rsidR="000975CF" w:rsidRPr="00FC7B64">
              <w:rPr>
                <w:i/>
                <w:sz w:val="16"/>
                <w:szCs w:val="16"/>
                <w:lang w:eastAsia="en-GB"/>
              </w:rPr>
              <w:t xml:space="preserve">switching conditions dipped-beam </w:t>
            </w:r>
            <w:r w:rsidR="000975CF" w:rsidRPr="002B6AD0">
              <w:rPr>
                <w:i/>
                <w:sz w:val="16"/>
                <w:szCs w:val="16"/>
                <w:lang w:eastAsia="en-GB"/>
              </w:rPr>
              <w:t>headlamp</w:t>
            </w:r>
            <w:r w:rsidRPr="002B6AD0">
              <w:rPr>
                <w:i/>
                <w:sz w:val="16"/>
                <w:szCs w:val="16"/>
                <w:lang w:eastAsia="en-GB"/>
              </w:rPr>
              <w:t>s</w:t>
            </w:r>
            <w:r w:rsidRPr="006476EA">
              <w:rPr>
                <w:vertAlign w:val="superscript"/>
                <w:lang w:eastAsia="en-GB"/>
              </w:rPr>
              <w:t>1</w:t>
            </w:r>
          </w:p>
        </w:tc>
      </w:tr>
      <w:tr w:rsidR="00916CD5" w:rsidRPr="002B6AD0" w:rsidTr="00B640C6">
        <w:tc>
          <w:tcPr>
            <w:tcW w:w="2900" w:type="dxa"/>
            <w:tcBorders>
              <w:top w:val="single" w:sz="12" w:space="0" w:color="auto"/>
            </w:tcBorders>
          </w:tcPr>
          <w:p w:rsidR="00916CD5" w:rsidRPr="002B6AD0" w:rsidRDefault="00916CD5" w:rsidP="00DD5BDE">
            <w:pPr>
              <w:keepNext/>
              <w:keepLines/>
              <w:tabs>
                <w:tab w:val="left" w:pos="1122"/>
              </w:tabs>
              <w:spacing w:before="40" w:after="120" w:line="240" w:lineRule="exact"/>
              <w:rPr>
                <w:sz w:val="18"/>
                <w:szCs w:val="18"/>
                <w:lang w:eastAsia="en-GB"/>
              </w:rPr>
            </w:pPr>
            <w:r w:rsidRPr="002B6AD0">
              <w:rPr>
                <w:sz w:val="18"/>
                <w:szCs w:val="18"/>
                <w:lang w:eastAsia="en-GB"/>
              </w:rPr>
              <w:t>Ambient light outside the vehicle</w:t>
            </w:r>
            <w:r w:rsidRPr="006476EA">
              <w:rPr>
                <w:vertAlign w:val="superscript"/>
                <w:lang w:eastAsia="en-GB"/>
              </w:rPr>
              <w:t>2</w:t>
            </w:r>
          </w:p>
        </w:tc>
        <w:tc>
          <w:tcPr>
            <w:tcW w:w="2300" w:type="dxa"/>
            <w:tcBorders>
              <w:top w:val="single" w:sz="12" w:space="0" w:color="auto"/>
            </w:tcBorders>
          </w:tcPr>
          <w:p w:rsidR="00916CD5" w:rsidRPr="002B6AD0" w:rsidRDefault="00916CD5" w:rsidP="00DD5BDE">
            <w:pPr>
              <w:keepNext/>
              <w:keepLines/>
              <w:tabs>
                <w:tab w:val="left" w:pos="1122"/>
              </w:tabs>
              <w:spacing w:before="40" w:after="120" w:line="240" w:lineRule="exact"/>
              <w:rPr>
                <w:sz w:val="18"/>
                <w:szCs w:val="18"/>
                <w:lang w:eastAsia="en-GB"/>
              </w:rPr>
            </w:pPr>
            <w:r w:rsidRPr="002B6AD0">
              <w:rPr>
                <w:sz w:val="18"/>
                <w:szCs w:val="18"/>
                <w:lang w:eastAsia="en-GB"/>
              </w:rPr>
              <w:t>Dipped-beam headlamps</w:t>
            </w:r>
          </w:p>
        </w:tc>
        <w:tc>
          <w:tcPr>
            <w:tcW w:w="2300" w:type="dxa"/>
            <w:tcBorders>
              <w:top w:val="single" w:sz="12" w:space="0" w:color="auto"/>
              <w:bottom w:val="single" w:sz="4" w:space="0" w:color="auto"/>
            </w:tcBorders>
          </w:tcPr>
          <w:p w:rsidR="00916CD5" w:rsidRPr="002B6AD0" w:rsidRDefault="00916CD5" w:rsidP="00DD5BDE">
            <w:pPr>
              <w:keepNext/>
              <w:keepLines/>
              <w:tabs>
                <w:tab w:val="left" w:pos="1122"/>
              </w:tabs>
              <w:spacing w:before="40" w:after="120" w:line="240" w:lineRule="exact"/>
              <w:rPr>
                <w:sz w:val="18"/>
                <w:szCs w:val="18"/>
                <w:lang w:eastAsia="en-GB"/>
              </w:rPr>
            </w:pPr>
            <w:r w:rsidRPr="002B6AD0">
              <w:rPr>
                <w:sz w:val="18"/>
                <w:szCs w:val="18"/>
                <w:lang w:eastAsia="en-GB"/>
              </w:rPr>
              <w:t>Response time</w:t>
            </w:r>
          </w:p>
        </w:tc>
      </w:tr>
      <w:tr w:rsidR="00916CD5" w:rsidRPr="002B6AD0" w:rsidTr="00DD5BDE">
        <w:tc>
          <w:tcPr>
            <w:tcW w:w="2900" w:type="dxa"/>
          </w:tcPr>
          <w:p w:rsidR="00916CD5" w:rsidRPr="002B6AD0" w:rsidRDefault="00916CD5" w:rsidP="00DD5BDE">
            <w:pPr>
              <w:keepNext/>
              <w:keepLines/>
              <w:tabs>
                <w:tab w:val="left" w:pos="1122"/>
              </w:tabs>
              <w:spacing w:before="40" w:after="120" w:line="240" w:lineRule="exact"/>
              <w:rPr>
                <w:sz w:val="18"/>
                <w:szCs w:val="18"/>
                <w:lang w:eastAsia="en-GB"/>
              </w:rPr>
            </w:pPr>
            <w:r w:rsidRPr="002B6AD0">
              <w:rPr>
                <w:sz w:val="18"/>
                <w:szCs w:val="18"/>
                <w:lang w:eastAsia="en-GB"/>
              </w:rPr>
              <w:t>less than 1</w:t>
            </w:r>
            <w:r w:rsidR="000975CF">
              <w:rPr>
                <w:sz w:val="18"/>
                <w:szCs w:val="18"/>
                <w:lang w:eastAsia="en-GB"/>
              </w:rPr>
              <w:t>,</w:t>
            </w:r>
            <w:r w:rsidRPr="002B6AD0">
              <w:rPr>
                <w:sz w:val="18"/>
                <w:szCs w:val="18"/>
                <w:lang w:eastAsia="en-GB"/>
              </w:rPr>
              <w:t xml:space="preserve">000 lux </w:t>
            </w:r>
          </w:p>
        </w:tc>
        <w:tc>
          <w:tcPr>
            <w:tcW w:w="2300" w:type="dxa"/>
          </w:tcPr>
          <w:p w:rsidR="00916CD5" w:rsidRPr="002B6AD0" w:rsidRDefault="00916CD5" w:rsidP="00DD5BDE">
            <w:pPr>
              <w:keepNext/>
              <w:keepLines/>
              <w:tabs>
                <w:tab w:val="left" w:pos="1122"/>
              </w:tabs>
              <w:spacing w:before="40" w:after="120" w:line="240" w:lineRule="exact"/>
              <w:rPr>
                <w:sz w:val="18"/>
                <w:szCs w:val="18"/>
                <w:lang w:eastAsia="en-GB"/>
              </w:rPr>
            </w:pPr>
            <w:r w:rsidRPr="002B6AD0">
              <w:rPr>
                <w:sz w:val="18"/>
                <w:szCs w:val="18"/>
                <w:lang w:eastAsia="en-GB"/>
              </w:rPr>
              <w:t>ON</w:t>
            </w:r>
          </w:p>
          <w:p w:rsidR="00916CD5" w:rsidRPr="002B6AD0" w:rsidRDefault="00916CD5" w:rsidP="00DD5BDE">
            <w:pPr>
              <w:keepNext/>
              <w:keepLines/>
              <w:tabs>
                <w:tab w:val="left" w:pos="1122"/>
              </w:tabs>
              <w:spacing w:before="40" w:after="120" w:line="240" w:lineRule="exact"/>
              <w:rPr>
                <w:sz w:val="18"/>
                <w:szCs w:val="18"/>
                <w:lang w:eastAsia="en-GB"/>
              </w:rPr>
            </w:pPr>
          </w:p>
        </w:tc>
        <w:tc>
          <w:tcPr>
            <w:tcW w:w="2300" w:type="dxa"/>
          </w:tcPr>
          <w:p w:rsidR="00916CD5" w:rsidRPr="002B6AD0" w:rsidRDefault="00916CD5" w:rsidP="00DD5BDE">
            <w:pPr>
              <w:keepNext/>
              <w:keepLines/>
              <w:tabs>
                <w:tab w:val="left" w:pos="1122"/>
              </w:tabs>
              <w:spacing w:before="40" w:after="120" w:line="240" w:lineRule="exact"/>
              <w:rPr>
                <w:sz w:val="18"/>
                <w:szCs w:val="18"/>
                <w:lang w:eastAsia="en-GB"/>
              </w:rPr>
            </w:pPr>
            <w:r w:rsidRPr="002B6AD0">
              <w:rPr>
                <w:sz w:val="18"/>
                <w:szCs w:val="18"/>
              </w:rPr>
              <w:t>no more than 2 seconds</w:t>
            </w:r>
          </w:p>
        </w:tc>
      </w:tr>
      <w:tr w:rsidR="00916CD5" w:rsidRPr="002B6AD0" w:rsidTr="00B640C6">
        <w:tc>
          <w:tcPr>
            <w:tcW w:w="2900" w:type="dxa"/>
            <w:tcBorders>
              <w:bottom w:val="single" w:sz="4" w:space="0" w:color="auto"/>
            </w:tcBorders>
          </w:tcPr>
          <w:p w:rsidR="00916CD5" w:rsidRPr="002B6AD0" w:rsidRDefault="00916CD5" w:rsidP="00DD5BDE">
            <w:pPr>
              <w:keepNext/>
              <w:keepLines/>
              <w:tabs>
                <w:tab w:val="left" w:pos="1122"/>
              </w:tabs>
              <w:spacing w:before="40" w:after="120" w:line="240" w:lineRule="exact"/>
              <w:rPr>
                <w:sz w:val="18"/>
                <w:szCs w:val="18"/>
                <w:lang w:eastAsia="en-GB"/>
              </w:rPr>
            </w:pPr>
            <w:r w:rsidRPr="002B6AD0">
              <w:rPr>
                <w:sz w:val="18"/>
                <w:szCs w:val="18"/>
                <w:lang w:eastAsia="en-GB"/>
              </w:rPr>
              <w:t>between 1</w:t>
            </w:r>
            <w:r w:rsidR="000975CF">
              <w:rPr>
                <w:sz w:val="18"/>
                <w:szCs w:val="18"/>
                <w:lang w:eastAsia="en-GB"/>
              </w:rPr>
              <w:t>,</w:t>
            </w:r>
            <w:r w:rsidRPr="002B6AD0">
              <w:rPr>
                <w:sz w:val="18"/>
                <w:szCs w:val="18"/>
                <w:lang w:eastAsia="en-GB"/>
              </w:rPr>
              <w:t>000  lux and 7,000  lux</w:t>
            </w:r>
          </w:p>
        </w:tc>
        <w:tc>
          <w:tcPr>
            <w:tcW w:w="2300" w:type="dxa"/>
            <w:tcBorders>
              <w:bottom w:val="single" w:sz="4" w:space="0" w:color="auto"/>
            </w:tcBorders>
          </w:tcPr>
          <w:p w:rsidR="00916CD5" w:rsidRPr="002B6AD0" w:rsidRDefault="00916CD5" w:rsidP="00DD5BDE">
            <w:pPr>
              <w:keepNext/>
              <w:keepLines/>
              <w:tabs>
                <w:tab w:val="left" w:pos="1122"/>
              </w:tabs>
              <w:spacing w:before="40" w:after="120" w:line="240" w:lineRule="exact"/>
              <w:rPr>
                <w:sz w:val="18"/>
                <w:szCs w:val="18"/>
                <w:lang w:eastAsia="en-GB"/>
              </w:rPr>
            </w:pPr>
            <w:r w:rsidRPr="002B6AD0">
              <w:rPr>
                <w:sz w:val="18"/>
                <w:szCs w:val="18"/>
                <w:lang w:eastAsia="en-GB"/>
              </w:rPr>
              <w:t>at manufacturer’s discretion</w:t>
            </w:r>
          </w:p>
        </w:tc>
        <w:tc>
          <w:tcPr>
            <w:tcW w:w="2300" w:type="dxa"/>
            <w:tcBorders>
              <w:bottom w:val="single" w:sz="4" w:space="0" w:color="auto"/>
            </w:tcBorders>
          </w:tcPr>
          <w:p w:rsidR="00916CD5" w:rsidRPr="002B6AD0" w:rsidRDefault="00916CD5" w:rsidP="00DD5BDE">
            <w:pPr>
              <w:keepNext/>
              <w:keepLines/>
              <w:tabs>
                <w:tab w:val="left" w:pos="1122"/>
              </w:tabs>
              <w:spacing w:before="40" w:after="120" w:line="240" w:lineRule="exact"/>
              <w:rPr>
                <w:sz w:val="18"/>
                <w:szCs w:val="18"/>
                <w:lang w:eastAsia="en-GB"/>
              </w:rPr>
            </w:pPr>
            <w:r w:rsidRPr="002B6AD0">
              <w:rPr>
                <w:color w:val="000000"/>
                <w:sz w:val="18"/>
                <w:szCs w:val="18"/>
                <w:lang w:eastAsia="en-GB"/>
              </w:rPr>
              <w:t>at manufacturer’s discretion</w:t>
            </w:r>
          </w:p>
        </w:tc>
      </w:tr>
      <w:tr w:rsidR="00916CD5" w:rsidRPr="002B6AD0" w:rsidTr="00B640C6">
        <w:tc>
          <w:tcPr>
            <w:tcW w:w="2900" w:type="dxa"/>
            <w:tcBorders>
              <w:bottom w:val="single" w:sz="12" w:space="0" w:color="auto"/>
            </w:tcBorders>
          </w:tcPr>
          <w:p w:rsidR="00916CD5" w:rsidRPr="002B6AD0" w:rsidRDefault="00916CD5" w:rsidP="00DD5BDE">
            <w:pPr>
              <w:keepNext/>
              <w:keepLines/>
              <w:tabs>
                <w:tab w:val="left" w:pos="1122"/>
              </w:tabs>
              <w:spacing w:before="40" w:after="120" w:line="240" w:lineRule="exact"/>
              <w:rPr>
                <w:sz w:val="18"/>
                <w:szCs w:val="18"/>
                <w:lang w:eastAsia="en-GB"/>
              </w:rPr>
            </w:pPr>
            <w:r w:rsidRPr="002B6AD0">
              <w:rPr>
                <w:sz w:val="18"/>
                <w:szCs w:val="18"/>
                <w:lang w:eastAsia="en-GB"/>
              </w:rPr>
              <w:t>more than 7,000 lux</w:t>
            </w:r>
          </w:p>
        </w:tc>
        <w:tc>
          <w:tcPr>
            <w:tcW w:w="2300" w:type="dxa"/>
            <w:tcBorders>
              <w:bottom w:val="single" w:sz="12" w:space="0" w:color="auto"/>
            </w:tcBorders>
          </w:tcPr>
          <w:p w:rsidR="00916CD5" w:rsidRPr="002B6AD0" w:rsidRDefault="00916CD5" w:rsidP="00DD5BDE">
            <w:pPr>
              <w:pStyle w:val="1"/>
              <w:keepLines/>
              <w:spacing w:before="40" w:after="120" w:line="240" w:lineRule="exact"/>
              <w:ind w:left="0"/>
              <w:jc w:val="both"/>
              <w:rPr>
                <w:bCs/>
                <w:sz w:val="18"/>
                <w:szCs w:val="18"/>
              </w:rPr>
            </w:pPr>
            <w:bookmarkStart w:id="72" w:name="_Toc338161485"/>
            <w:r w:rsidRPr="002B6AD0">
              <w:rPr>
                <w:bCs/>
                <w:sz w:val="18"/>
                <w:szCs w:val="18"/>
              </w:rPr>
              <w:t>OFF</w:t>
            </w:r>
            <w:bookmarkEnd w:id="72"/>
          </w:p>
        </w:tc>
        <w:tc>
          <w:tcPr>
            <w:tcW w:w="2300" w:type="dxa"/>
            <w:tcBorders>
              <w:bottom w:val="single" w:sz="12" w:space="0" w:color="auto"/>
            </w:tcBorders>
          </w:tcPr>
          <w:p w:rsidR="00916CD5" w:rsidRPr="002B6AD0" w:rsidRDefault="00916CD5" w:rsidP="00DD5BDE">
            <w:pPr>
              <w:keepNext/>
              <w:keepLines/>
              <w:tabs>
                <w:tab w:val="left" w:pos="1122"/>
              </w:tabs>
              <w:spacing w:before="40" w:after="120" w:line="240" w:lineRule="exact"/>
              <w:rPr>
                <w:sz w:val="18"/>
                <w:szCs w:val="18"/>
                <w:lang w:eastAsia="en-GB"/>
              </w:rPr>
            </w:pPr>
            <w:r w:rsidRPr="002B6AD0">
              <w:rPr>
                <w:sz w:val="18"/>
                <w:szCs w:val="18"/>
              </w:rPr>
              <w:t>more than 5 seconds, but no more than 300 seconds</w:t>
            </w:r>
          </w:p>
        </w:tc>
      </w:tr>
    </w:tbl>
    <w:p w:rsidR="00916CD5" w:rsidRPr="00916CD5" w:rsidRDefault="00916CD5" w:rsidP="000975CF">
      <w:pPr>
        <w:spacing w:before="60" w:after="60" w:line="180" w:lineRule="atLeast"/>
        <w:ind w:left="1134" w:right="1134"/>
        <w:jc w:val="both"/>
        <w:rPr>
          <w:noProof/>
          <w:sz w:val="18"/>
          <w:szCs w:val="18"/>
          <w:lang w:eastAsia="en-GB"/>
        </w:rPr>
      </w:pPr>
      <w:r w:rsidRPr="00916CD5">
        <w:rPr>
          <w:vertAlign w:val="superscript"/>
        </w:rPr>
        <w:t>1</w:t>
      </w:r>
      <w:r w:rsidRPr="00916CD5">
        <w:rPr>
          <w:noProof/>
          <w:lang w:eastAsia="en-GB"/>
        </w:rPr>
        <w:tab/>
      </w:r>
      <w:r w:rsidRPr="00916CD5">
        <w:rPr>
          <w:noProof/>
          <w:sz w:val="18"/>
          <w:szCs w:val="18"/>
          <w:lang w:eastAsia="en-GB"/>
        </w:rPr>
        <w:t xml:space="preserve">Compliance with these conditions shall be demonstrated by the applicant, by simulation or other means of verification accepted by the </w:t>
      </w:r>
      <w:r w:rsidR="006B52BC" w:rsidRPr="006B52BC">
        <w:rPr>
          <w:bCs/>
          <w:color w:val="000000"/>
          <w:sz w:val="18"/>
          <w:szCs w:val="18"/>
        </w:rPr>
        <w:t>Type Approval Authority</w:t>
      </w:r>
      <w:r w:rsidRPr="00916CD5">
        <w:rPr>
          <w:noProof/>
          <w:sz w:val="18"/>
          <w:szCs w:val="18"/>
          <w:lang w:eastAsia="en-GB"/>
        </w:rPr>
        <w:t>.</w:t>
      </w:r>
    </w:p>
    <w:p w:rsidR="00916CD5" w:rsidRDefault="00916CD5" w:rsidP="000975CF">
      <w:pPr>
        <w:pStyle w:val="SingleTxtG"/>
        <w:spacing w:line="180" w:lineRule="atLeast"/>
        <w:rPr>
          <w:sz w:val="18"/>
          <w:szCs w:val="18"/>
        </w:rPr>
      </w:pPr>
      <w:r w:rsidRPr="00916CD5">
        <w:rPr>
          <w:sz w:val="18"/>
          <w:szCs w:val="18"/>
          <w:vertAlign w:val="superscript"/>
        </w:rPr>
        <w:t>2</w:t>
      </w:r>
      <w:r w:rsidRPr="00916CD5">
        <w:rPr>
          <w:sz w:val="18"/>
          <w:szCs w:val="18"/>
        </w:rPr>
        <w:tab/>
        <w:t xml:space="preserve">The illuminance shall be measured on a horizontal surface, with a cosine corrected sensor on the same height as the mounting position of the sensor on the vehicle. This may be demonstrated by the manufacturer by sufficient documentation or by other means accepted by the </w:t>
      </w:r>
      <w:r w:rsidR="006B52BC" w:rsidRPr="006B52BC">
        <w:rPr>
          <w:bCs/>
          <w:color w:val="000000"/>
          <w:sz w:val="18"/>
          <w:szCs w:val="18"/>
        </w:rPr>
        <w:t>Type Approval Authority</w:t>
      </w:r>
      <w:r w:rsidRPr="00916CD5">
        <w:rPr>
          <w:sz w:val="18"/>
          <w:szCs w:val="18"/>
        </w:rPr>
        <w:t>.</w:t>
      </w:r>
    </w:p>
    <w:p w:rsidR="00916CD5" w:rsidRDefault="00916CD5" w:rsidP="00916CD5">
      <w:pPr>
        <w:spacing w:after="120"/>
        <w:ind w:left="2259" w:right="1134" w:hanging="1125"/>
        <w:jc w:val="both"/>
      </w:pPr>
    </w:p>
    <w:p w:rsidR="00385790" w:rsidRDefault="00385790" w:rsidP="00F44733">
      <w:pPr>
        <w:spacing w:after="120"/>
        <w:ind w:left="2259" w:right="1134" w:hanging="1125"/>
        <w:jc w:val="both"/>
        <w:rPr>
          <w:u w:val="single"/>
        </w:rPr>
        <w:sectPr w:rsidR="00385790" w:rsidSect="00D46541">
          <w:headerReference w:type="first" r:id="rId137"/>
          <w:footerReference w:type="first" r:id="rId138"/>
          <w:footnotePr>
            <w:numRestart w:val="eachSect"/>
          </w:footnotePr>
          <w:endnotePr>
            <w:numFmt w:val="decimal"/>
          </w:endnotePr>
          <w:pgSz w:w="11907" w:h="16840" w:code="9"/>
          <w:pgMar w:top="1701" w:right="1134" w:bottom="2268" w:left="1134" w:header="1134" w:footer="1701" w:gutter="0"/>
          <w:cols w:space="720"/>
          <w:titlePg/>
          <w:docGrid w:linePitch="272"/>
        </w:sectPr>
      </w:pPr>
    </w:p>
    <w:p w:rsidR="003406B0" w:rsidRDefault="003406B0" w:rsidP="003406B0">
      <w:pPr>
        <w:pStyle w:val="HChG"/>
      </w:pPr>
      <w:bookmarkStart w:id="73" w:name="_Toc338161486"/>
      <w:r>
        <w:t>Annex 1</w:t>
      </w:r>
      <w:r w:rsidR="00E32F81">
        <w:t>4</w:t>
      </w:r>
      <w:bookmarkEnd w:id="73"/>
    </w:p>
    <w:p w:rsidR="00385790" w:rsidRPr="00F0241C" w:rsidRDefault="00385790" w:rsidP="00385790">
      <w:pPr>
        <w:pStyle w:val="HChG"/>
        <w:rPr>
          <w:lang w:val="en-US"/>
        </w:rPr>
      </w:pPr>
      <w:r>
        <w:rPr>
          <w:lang w:val="en-US"/>
        </w:rPr>
        <w:tab/>
      </w:r>
      <w:r>
        <w:rPr>
          <w:lang w:val="en-US"/>
        </w:rPr>
        <w:tab/>
      </w:r>
      <w:bookmarkStart w:id="74" w:name="_Toc338161487"/>
      <w:r w:rsidR="00FC1290" w:rsidRPr="00FC1290">
        <w:t>Observing area towards the apparent surface of manoeuvring and courtesy lamps</w:t>
      </w:r>
      <w:bookmarkEnd w:id="74"/>
      <w:r w:rsidR="00FC1290">
        <w:t xml:space="preserve"> </w:t>
      </w:r>
    </w:p>
    <w:p w:rsidR="00385790" w:rsidRPr="00385790" w:rsidRDefault="00385790" w:rsidP="00385790">
      <w:pPr>
        <w:spacing w:after="120"/>
        <w:ind w:left="1134" w:right="1134"/>
        <w:jc w:val="both"/>
      </w:pPr>
      <w:r w:rsidRPr="00385790">
        <w:t>Zones of observation</w:t>
      </w:r>
    </w:p>
    <w:p w:rsidR="00385790" w:rsidRPr="00385790" w:rsidRDefault="00385790" w:rsidP="00385790">
      <w:pPr>
        <w:pStyle w:val="SingleTxtG"/>
      </w:pPr>
      <w:r w:rsidRPr="00385790">
        <w:t>This drawing shows the zone from one side, the other zones are from the front, the rear and from the other side of the vehicle</w:t>
      </w:r>
    </w:p>
    <w:p w:rsidR="00385790" w:rsidRPr="00385790" w:rsidRDefault="00FF1DA4" w:rsidP="00385790">
      <w:pPr>
        <w:spacing w:after="120"/>
      </w:pPr>
      <w:r>
        <w:rPr>
          <w:noProof/>
          <w:lang w:val="en-US" w:eastAsia="ko-KR"/>
        </w:rPr>
        <w:drawing>
          <wp:inline distT="0" distB="0" distL="0" distR="0">
            <wp:extent cx="5765800" cy="1536700"/>
            <wp:effectExtent l="0" t="0" r="6350" b="6350"/>
            <wp:docPr id="146"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4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65800" cy="1536700"/>
                    </a:xfrm>
                    <a:prstGeom prst="rect">
                      <a:avLst/>
                    </a:prstGeom>
                    <a:noFill/>
                    <a:ln>
                      <a:noFill/>
                    </a:ln>
                  </pic:spPr>
                </pic:pic>
              </a:graphicData>
            </a:graphic>
          </wp:inline>
        </w:drawing>
      </w:r>
    </w:p>
    <w:p w:rsidR="00385790" w:rsidRPr="00385790" w:rsidRDefault="00385790" w:rsidP="00385790">
      <w:pPr>
        <w:spacing w:after="120"/>
        <w:ind w:left="1134" w:right="1134"/>
        <w:jc w:val="both"/>
      </w:pPr>
      <w:r w:rsidRPr="00385790">
        <w:t>Boundaries of the zones</w:t>
      </w:r>
    </w:p>
    <w:p w:rsidR="00385790" w:rsidRDefault="00FF1DA4" w:rsidP="00385790">
      <w:pPr>
        <w:rPr>
          <w:noProof/>
          <w:lang w:eastAsia="en-GB"/>
        </w:rPr>
      </w:pPr>
      <w:r>
        <w:rPr>
          <w:noProof/>
          <w:lang w:val="en-US" w:eastAsia="ko-KR"/>
        </w:rPr>
        <w:drawing>
          <wp:inline distT="0" distB="0" distL="0" distR="0">
            <wp:extent cx="5746750" cy="3600450"/>
            <wp:effectExtent l="0" t="0" r="6350" b="0"/>
            <wp:docPr id="147"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4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46750" cy="3600450"/>
                    </a:xfrm>
                    <a:prstGeom prst="rect">
                      <a:avLst/>
                    </a:prstGeom>
                    <a:noFill/>
                    <a:ln>
                      <a:noFill/>
                    </a:ln>
                  </pic:spPr>
                </pic:pic>
              </a:graphicData>
            </a:graphic>
          </wp:inline>
        </w:drawing>
      </w:r>
    </w:p>
    <w:p w:rsidR="00FC347D" w:rsidRDefault="00FC347D" w:rsidP="00385790">
      <w:pPr>
        <w:sectPr w:rsidR="00FC347D" w:rsidSect="00B640C6">
          <w:headerReference w:type="even" r:id="rId141"/>
          <w:headerReference w:type="default" r:id="rId142"/>
          <w:headerReference w:type="first" r:id="rId143"/>
          <w:footerReference w:type="first" r:id="rId144"/>
          <w:footnotePr>
            <w:numRestart w:val="eachSect"/>
          </w:footnotePr>
          <w:endnotePr>
            <w:numFmt w:val="decimal"/>
          </w:endnotePr>
          <w:pgSz w:w="11907" w:h="16840" w:code="9"/>
          <w:pgMar w:top="1701" w:right="1134" w:bottom="2268" w:left="1134" w:header="1134" w:footer="1701" w:gutter="0"/>
          <w:cols w:space="720"/>
          <w:titlePg/>
          <w:docGrid w:linePitch="272"/>
        </w:sectPr>
      </w:pPr>
    </w:p>
    <w:p w:rsidR="00FC347D" w:rsidRPr="000F25A3" w:rsidRDefault="00FC347D" w:rsidP="00FC347D">
      <w:pPr>
        <w:pStyle w:val="HChG"/>
        <w:rPr>
          <w:bCs/>
        </w:rPr>
      </w:pPr>
      <w:r w:rsidRPr="000F25A3">
        <w:t>Annex 15</w:t>
      </w:r>
    </w:p>
    <w:p w:rsidR="00FC347D" w:rsidRDefault="00FC347D" w:rsidP="00FC347D">
      <w:pPr>
        <w:pStyle w:val="HChG"/>
      </w:pPr>
      <w:r w:rsidRPr="000F25A3">
        <w:tab/>
      </w:r>
      <w:r w:rsidRPr="000F25A3">
        <w:tab/>
        <w:t>Gonio(photo)meter system used for the photometric measurements as defined in paragraph 2.34. of this Regulation</w:t>
      </w:r>
    </w:p>
    <w:p w:rsidR="00FC347D" w:rsidRPr="00FC347D" w:rsidRDefault="00FF1DA4" w:rsidP="00FC347D">
      <w:pPr>
        <w:ind w:left="851"/>
      </w:pPr>
      <w:r>
        <w:rPr>
          <w:noProof/>
          <w:lang w:val="en-US" w:eastAsia="ko-KR"/>
        </w:rPr>
        <mc:AlternateContent>
          <mc:Choice Requires="wpc">
            <w:drawing>
              <wp:inline distT="0" distB="0" distL="0" distR="0">
                <wp:extent cx="4634230" cy="2409190"/>
                <wp:effectExtent l="0" t="19050" r="4445" b="635"/>
                <wp:docPr id="148" name="Canvas 3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 name="Group 330"/>
                        <wpg:cNvGrpSpPr>
                          <a:grpSpLocks/>
                        </wpg:cNvGrpSpPr>
                        <wpg:grpSpPr bwMode="auto">
                          <a:xfrm>
                            <a:off x="1717511" y="340450"/>
                            <a:ext cx="342994" cy="688521"/>
                            <a:chOff x="2996" y="3125"/>
                            <a:chExt cx="270" cy="542"/>
                          </a:xfrm>
                        </wpg:grpSpPr>
                        <wps:wsp>
                          <wps:cNvPr id="3" name="Oval 331"/>
                          <wps:cNvSpPr>
                            <a:spLocks noChangeArrowheads="1"/>
                          </wps:cNvSpPr>
                          <wps:spPr bwMode="auto">
                            <a:xfrm rot="968537">
                              <a:off x="2996" y="3125"/>
                              <a:ext cx="270" cy="542"/>
                            </a:xfrm>
                            <a:prstGeom prst="ellipse">
                              <a:avLst/>
                            </a:prstGeom>
                            <a:solidFill>
                              <a:srgbClr val="000000"/>
                            </a:solidFill>
                            <a:ln>
                              <a:noFill/>
                            </a:ln>
                            <a:effectLst>
                              <a:prstShdw prst="shdw17" dist="17961" dir="2700000">
                                <a:srgbClr val="000000">
                                  <a:gamma/>
                                  <a:shade val="60000"/>
                                  <a:invGamma/>
                                </a:srgbClr>
                              </a:prstShdw>
                            </a:effectLst>
                            <a:extLst>
                              <a:ext uri="{91240B29-F687-4F45-9708-019B960494DF}">
                                <a14:hiddenLine xmlns:a14="http://schemas.microsoft.com/office/drawing/2010/main" w="9525">
                                  <a:solidFill>
                                    <a:srgbClr val="003466"/>
                                  </a:solidFill>
                                  <a:round/>
                                  <a:headEnd/>
                                  <a:tailEnd/>
                                </a14:hiddenLine>
                              </a:ext>
                            </a:extLst>
                          </wps:spPr>
                          <wps:bodyPr rot="0" vert="horz" wrap="square" lIns="90000" tIns="46800" rIns="90000" bIns="46800" anchor="ctr" anchorCtr="0" upright="1">
                            <a:noAutofit/>
                          </wps:bodyPr>
                        </wps:wsp>
                        <wps:wsp>
                          <wps:cNvPr id="38" name="Oval 332"/>
                          <wps:cNvSpPr>
                            <a:spLocks noChangeArrowheads="1"/>
                          </wps:cNvSpPr>
                          <wps:spPr bwMode="auto">
                            <a:xfrm rot="-3374736">
                              <a:off x="3073" y="3351"/>
                              <a:ext cx="128" cy="79"/>
                            </a:xfrm>
                            <a:prstGeom prst="ellipse">
                              <a:avLst/>
                            </a:prstGeom>
                            <a:solidFill>
                              <a:srgbClr val="FFFFFF"/>
                            </a:solidFill>
                            <a:ln>
                              <a:noFill/>
                            </a:ln>
                            <a:effectLst>
                              <a:prstShdw prst="shdw17" dist="17961" dir="2700000">
                                <a:srgbClr val="FFFFFF">
                                  <a:gamma/>
                                  <a:shade val="60000"/>
                                  <a:invGamma/>
                                </a:srgbClr>
                              </a:prstShdw>
                            </a:effectLst>
                            <a:extLst>
                              <a:ext uri="{91240B29-F687-4F45-9708-019B960494DF}">
                                <a14:hiddenLine xmlns:a14="http://schemas.microsoft.com/office/drawing/2010/main" w="9525">
                                  <a:solidFill>
                                    <a:srgbClr val="003466"/>
                                  </a:solidFill>
                                  <a:round/>
                                  <a:headEnd/>
                                  <a:tailEnd/>
                                </a14:hiddenLine>
                              </a:ext>
                            </a:extLst>
                          </wps:spPr>
                          <wps:bodyPr rot="0" vert="horz" wrap="square" lIns="90000" tIns="46800" rIns="90000" bIns="46800" anchor="ctr" anchorCtr="0" upright="1">
                            <a:noAutofit/>
                          </wps:bodyPr>
                        </wps:wsp>
                      </wpg:wgp>
                      <wpg:wgp>
                        <wpg:cNvPr id="39" name="Group 333"/>
                        <wpg:cNvGrpSpPr>
                          <a:grpSpLocks/>
                        </wpg:cNvGrpSpPr>
                        <wpg:grpSpPr bwMode="auto">
                          <a:xfrm>
                            <a:off x="934976" y="1054378"/>
                            <a:ext cx="903218" cy="1192844"/>
                            <a:chOff x="1562" y="2351"/>
                            <a:chExt cx="711" cy="939"/>
                          </a:xfrm>
                        </wpg:grpSpPr>
                        <wps:wsp>
                          <wps:cNvPr id="41" name="Line 334"/>
                          <wps:cNvCnPr/>
                          <wps:spPr bwMode="auto">
                            <a:xfrm flipV="1">
                              <a:off x="1568" y="2380"/>
                              <a:ext cx="200" cy="12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42" name="Line 335"/>
                          <wps:cNvCnPr/>
                          <wps:spPr bwMode="auto">
                            <a:xfrm flipV="1">
                              <a:off x="1773" y="2984"/>
                              <a:ext cx="500" cy="3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43" name="Line 336"/>
                          <wps:cNvCnPr/>
                          <wps:spPr bwMode="auto">
                            <a:xfrm flipV="1">
                              <a:off x="1565" y="2480"/>
                              <a:ext cx="98" cy="6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44" name="Line 337"/>
                          <wps:cNvCnPr/>
                          <wps:spPr bwMode="auto">
                            <a:xfrm flipV="1">
                              <a:off x="1562" y="2410"/>
                              <a:ext cx="98" cy="6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45" name="Line 338"/>
                          <wps:cNvCnPr/>
                          <wps:spPr bwMode="auto">
                            <a:xfrm flipH="1" flipV="1">
                              <a:off x="1565" y="2351"/>
                              <a:ext cx="0" cy="30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49" name="Line 339"/>
                          <wps:cNvCnPr/>
                          <wps:spPr bwMode="auto">
                            <a:xfrm flipH="1" flipV="1">
                              <a:off x="1777" y="2378"/>
                              <a:ext cx="0" cy="9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g:wgp>
                      <wpg:wgp>
                        <wpg:cNvPr id="52" name="Group 340"/>
                        <wpg:cNvGrpSpPr>
                          <a:grpSpLocks/>
                        </wpg:cNvGrpSpPr>
                        <wpg:grpSpPr bwMode="auto">
                          <a:xfrm>
                            <a:off x="1937281" y="0"/>
                            <a:ext cx="822550" cy="1782280"/>
                            <a:chOff x="2351" y="1521"/>
                            <a:chExt cx="647" cy="1403"/>
                          </a:xfrm>
                        </wpg:grpSpPr>
                        <wps:wsp>
                          <wps:cNvPr id="53" name="Line 341"/>
                          <wps:cNvCnPr/>
                          <wps:spPr bwMode="auto">
                            <a:xfrm flipV="1">
                              <a:off x="2790" y="1623"/>
                              <a:ext cx="200" cy="12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54" name="Line 342"/>
                          <wps:cNvCnPr/>
                          <wps:spPr bwMode="auto">
                            <a:xfrm flipV="1">
                              <a:off x="2351" y="2650"/>
                              <a:ext cx="448" cy="27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55" name="Line 343"/>
                          <wps:cNvCnPr/>
                          <wps:spPr bwMode="auto">
                            <a:xfrm flipV="1">
                              <a:off x="2894" y="1659"/>
                              <a:ext cx="98" cy="6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56" name="Line 344"/>
                          <wps:cNvCnPr/>
                          <wps:spPr bwMode="auto">
                            <a:xfrm flipV="1">
                              <a:off x="2892" y="1590"/>
                              <a:ext cx="98" cy="6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57" name="Line 345"/>
                          <wps:cNvCnPr/>
                          <wps:spPr bwMode="auto">
                            <a:xfrm flipH="1" flipV="1">
                              <a:off x="2994" y="1521"/>
                              <a:ext cx="4" cy="23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58" name="Line 346"/>
                          <wps:cNvCnPr/>
                          <wps:spPr bwMode="auto">
                            <a:xfrm flipH="1" flipV="1">
                              <a:off x="2796" y="1752"/>
                              <a:ext cx="0" cy="9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g:wgp>
                      <wpg:wgp>
                        <wpg:cNvPr id="59" name="Group 347"/>
                        <wpg:cNvGrpSpPr>
                          <a:grpSpLocks/>
                        </wpg:cNvGrpSpPr>
                        <wpg:grpSpPr bwMode="auto">
                          <a:xfrm>
                            <a:off x="491625" y="1253820"/>
                            <a:ext cx="443351" cy="340450"/>
                            <a:chOff x="1213" y="2508"/>
                            <a:chExt cx="349" cy="268"/>
                          </a:xfrm>
                        </wpg:grpSpPr>
                        <wps:wsp>
                          <wps:cNvPr id="60" name="Line 348"/>
                          <wps:cNvCnPr/>
                          <wps:spPr bwMode="auto">
                            <a:xfrm flipV="1">
                              <a:off x="1230" y="2508"/>
                              <a:ext cx="332" cy="204"/>
                            </a:xfrm>
                            <a:prstGeom prst="line">
                              <a:avLst/>
                            </a:prstGeom>
                            <a:noFill/>
                            <a:ln w="2540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g:grpSp>
                          <wpg:cNvPr id="61" name="Group 349"/>
                          <wpg:cNvGrpSpPr>
                            <a:grpSpLocks/>
                          </wpg:cNvGrpSpPr>
                          <wpg:grpSpPr bwMode="auto">
                            <a:xfrm>
                              <a:off x="1213" y="2544"/>
                              <a:ext cx="164" cy="232"/>
                              <a:chOff x="1213" y="2544"/>
                              <a:chExt cx="164" cy="232"/>
                            </a:xfrm>
                          </wpg:grpSpPr>
                          <wps:wsp>
                            <wps:cNvPr id="62" name="Arc 350"/>
                            <wps:cNvSpPr>
                              <a:spLocks/>
                            </wps:cNvSpPr>
                            <wps:spPr bwMode="auto">
                              <a:xfrm rot="10800000" flipV="1">
                                <a:off x="1213" y="2546"/>
                                <a:ext cx="51" cy="66"/>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5400">
                                <a:solidFill>
                                  <a:srgbClr val="000000"/>
                                </a:solidFill>
                                <a:round/>
                                <a:headEnd/>
                                <a:tailEnd/>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63" name="Arc 351"/>
                            <wps:cNvSpPr>
                              <a:spLocks/>
                            </wps:cNvSpPr>
                            <wps:spPr bwMode="auto">
                              <a:xfrm rot="15600000" flipH="1" flipV="1">
                                <a:off x="1313" y="2679"/>
                                <a:ext cx="102" cy="2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5400">
                                <a:solidFill>
                                  <a:srgbClr val="000000"/>
                                </a:solidFill>
                                <a:round/>
                                <a:headEnd/>
                                <a:tailEnd/>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64" name="Arc 352"/>
                            <wps:cNvSpPr>
                              <a:spLocks/>
                            </wps:cNvSpPr>
                            <wps:spPr bwMode="auto">
                              <a:xfrm rot="16200000" flipV="1">
                                <a:off x="1263" y="2543"/>
                                <a:ext cx="102"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5400">
                                <a:solidFill>
                                  <a:srgbClr val="000000"/>
                                </a:solidFill>
                                <a:round/>
                                <a:headEnd/>
                                <a:tailEnd/>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65" name="Arc 353"/>
                            <wps:cNvSpPr>
                              <a:spLocks/>
                            </wps:cNvSpPr>
                            <wps:spPr bwMode="auto">
                              <a:xfrm rot="17100000" flipH="1" flipV="1">
                                <a:off x="1286" y="2701"/>
                                <a:ext cx="51" cy="99"/>
                              </a:xfrm>
                              <a:custGeom>
                                <a:avLst/>
                                <a:gdLst>
                                  <a:gd name="G0" fmla="+- 0 0 0"/>
                                  <a:gd name="G1" fmla="+- 21600 0 0"/>
                                  <a:gd name="G2" fmla="+- 21600 0 0"/>
                                  <a:gd name="T0" fmla="*/ 0 w 21600"/>
                                  <a:gd name="T1" fmla="*/ 0 h 32525"/>
                                  <a:gd name="T2" fmla="*/ 18634 w 21600"/>
                                  <a:gd name="T3" fmla="*/ 32525 h 32525"/>
                                  <a:gd name="T4" fmla="*/ 0 w 21600"/>
                                  <a:gd name="T5" fmla="*/ 21600 h 32525"/>
                                </a:gdLst>
                                <a:ahLst/>
                                <a:cxnLst>
                                  <a:cxn ang="0">
                                    <a:pos x="T0" y="T1"/>
                                  </a:cxn>
                                  <a:cxn ang="0">
                                    <a:pos x="T2" y="T3"/>
                                  </a:cxn>
                                  <a:cxn ang="0">
                                    <a:pos x="T4" y="T5"/>
                                  </a:cxn>
                                </a:cxnLst>
                                <a:rect l="0" t="0" r="r" b="b"/>
                                <a:pathLst>
                                  <a:path w="21600" h="32525" fill="none" extrusionOk="0">
                                    <a:moveTo>
                                      <a:pt x="0" y="0"/>
                                    </a:moveTo>
                                    <a:cubicBezTo>
                                      <a:pt x="11929" y="0"/>
                                      <a:pt x="21600" y="9670"/>
                                      <a:pt x="21600" y="21600"/>
                                    </a:cubicBezTo>
                                    <a:cubicBezTo>
                                      <a:pt x="21600" y="25440"/>
                                      <a:pt x="20576" y="29211"/>
                                      <a:pt x="18633" y="32524"/>
                                    </a:cubicBezTo>
                                  </a:path>
                                  <a:path w="21600" h="32525" stroke="0" extrusionOk="0">
                                    <a:moveTo>
                                      <a:pt x="0" y="0"/>
                                    </a:moveTo>
                                    <a:cubicBezTo>
                                      <a:pt x="11929" y="0"/>
                                      <a:pt x="21600" y="9670"/>
                                      <a:pt x="21600" y="21600"/>
                                    </a:cubicBezTo>
                                    <a:cubicBezTo>
                                      <a:pt x="21600" y="25440"/>
                                      <a:pt x="20576" y="29211"/>
                                      <a:pt x="18633" y="32524"/>
                                    </a:cubicBezTo>
                                    <a:lnTo>
                                      <a:pt x="0" y="21600"/>
                                    </a:lnTo>
                                    <a:close/>
                                  </a:path>
                                </a:pathLst>
                              </a:custGeom>
                              <a:noFill/>
                              <a:ln w="25400">
                                <a:solidFill>
                                  <a:srgbClr val="000000"/>
                                </a:solidFill>
                                <a:round/>
                                <a:headEnd type="none" w="med" len="lg"/>
                                <a:tailEnd type="triangle" w="sm" len="lg"/>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g:grpSp>
                      </wpg:wgp>
                      <wpg:wgp>
                        <wpg:cNvPr id="66" name="Group 354"/>
                        <wpg:cNvGrpSpPr>
                          <a:grpSpLocks/>
                        </wpg:cNvGrpSpPr>
                        <wpg:grpSpPr bwMode="auto">
                          <a:xfrm>
                            <a:off x="1708618" y="790148"/>
                            <a:ext cx="311235" cy="1181411"/>
                            <a:chOff x="2171" y="2143"/>
                            <a:chExt cx="245" cy="930"/>
                          </a:xfrm>
                        </wpg:grpSpPr>
                        <wps:wsp>
                          <wps:cNvPr id="67" name="Line 355"/>
                          <wps:cNvCnPr/>
                          <wps:spPr bwMode="auto">
                            <a:xfrm flipH="1" flipV="1">
                              <a:off x="2309" y="2143"/>
                              <a:ext cx="0" cy="9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68" name="Line 356"/>
                          <wps:cNvCnPr/>
                          <wps:spPr bwMode="auto">
                            <a:xfrm flipH="1" flipV="1">
                              <a:off x="2276" y="2900"/>
                              <a:ext cx="0" cy="17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69" name="Line 357"/>
                          <wps:cNvCnPr/>
                          <wps:spPr bwMode="auto">
                            <a:xfrm flipH="1" flipV="1">
                              <a:off x="2348" y="2858"/>
                              <a:ext cx="0" cy="17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70" name="Line 358"/>
                          <wps:cNvCnPr/>
                          <wps:spPr bwMode="auto">
                            <a:xfrm flipV="1">
                              <a:off x="2277" y="3026"/>
                              <a:ext cx="75" cy="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g:grpSp>
                          <wpg:cNvPr id="71" name="Group 359"/>
                          <wpg:cNvGrpSpPr>
                            <a:grpSpLocks/>
                          </wpg:cNvGrpSpPr>
                          <wpg:grpSpPr bwMode="auto">
                            <a:xfrm>
                              <a:off x="2171" y="2533"/>
                              <a:ext cx="245" cy="141"/>
                              <a:chOff x="2171" y="2533"/>
                              <a:chExt cx="245" cy="141"/>
                            </a:xfrm>
                          </wpg:grpSpPr>
                          <wps:wsp>
                            <wps:cNvPr id="72" name="Arc 360"/>
                            <wps:cNvSpPr>
                              <a:spLocks/>
                            </wps:cNvSpPr>
                            <wps:spPr bwMode="auto">
                              <a:xfrm rot="16200000" flipV="1">
                                <a:off x="2357" y="2539"/>
                                <a:ext cx="51" cy="66"/>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5400">
                                <a:solidFill>
                                  <a:srgbClr val="000000"/>
                                </a:solidFill>
                                <a:round/>
                                <a:headEnd/>
                                <a:tailEnd/>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73" name="Arc 361"/>
                            <wps:cNvSpPr>
                              <a:spLocks/>
                            </wps:cNvSpPr>
                            <wps:spPr bwMode="auto">
                              <a:xfrm flipH="1" flipV="1">
                                <a:off x="2204" y="2647"/>
                                <a:ext cx="102" cy="2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5400">
                                <a:solidFill>
                                  <a:srgbClr val="000000"/>
                                </a:solidFill>
                                <a:round/>
                                <a:headEnd/>
                                <a:tailEnd/>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74" name="Arc 362"/>
                            <wps:cNvSpPr>
                              <a:spLocks/>
                            </wps:cNvSpPr>
                            <wps:spPr bwMode="auto">
                              <a:xfrm flipV="1">
                                <a:off x="2314" y="2595"/>
                                <a:ext cx="102" cy="7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5400">
                                <a:solidFill>
                                  <a:srgbClr val="000000"/>
                                </a:solidFill>
                                <a:round/>
                                <a:headEnd/>
                                <a:tailEnd/>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75" name="Arc 363"/>
                            <wps:cNvSpPr>
                              <a:spLocks/>
                            </wps:cNvSpPr>
                            <wps:spPr bwMode="auto">
                              <a:xfrm rot="900000" flipH="1" flipV="1">
                                <a:off x="2171" y="2533"/>
                                <a:ext cx="51" cy="116"/>
                              </a:xfrm>
                              <a:custGeom>
                                <a:avLst/>
                                <a:gdLst>
                                  <a:gd name="G0" fmla="+- 0 0 0"/>
                                  <a:gd name="G1" fmla="+- 21600 0 0"/>
                                  <a:gd name="G2" fmla="+- 21600 0 0"/>
                                  <a:gd name="T0" fmla="*/ 0 w 21600"/>
                                  <a:gd name="T1" fmla="*/ 0 h 37995"/>
                                  <a:gd name="T2" fmla="*/ 14063 w 21600"/>
                                  <a:gd name="T3" fmla="*/ 37995 h 37995"/>
                                  <a:gd name="T4" fmla="*/ 0 w 21600"/>
                                  <a:gd name="T5" fmla="*/ 21600 h 37995"/>
                                </a:gdLst>
                                <a:ahLst/>
                                <a:cxnLst>
                                  <a:cxn ang="0">
                                    <a:pos x="T0" y="T1"/>
                                  </a:cxn>
                                  <a:cxn ang="0">
                                    <a:pos x="T2" y="T3"/>
                                  </a:cxn>
                                  <a:cxn ang="0">
                                    <a:pos x="T4" y="T5"/>
                                  </a:cxn>
                                </a:cxnLst>
                                <a:rect l="0" t="0" r="r" b="b"/>
                                <a:pathLst>
                                  <a:path w="21600" h="37995" fill="none" extrusionOk="0">
                                    <a:moveTo>
                                      <a:pt x="0" y="0"/>
                                    </a:moveTo>
                                    <a:cubicBezTo>
                                      <a:pt x="11929" y="0"/>
                                      <a:pt x="21600" y="9670"/>
                                      <a:pt x="21600" y="21600"/>
                                    </a:cubicBezTo>
                                    <a:cubicBezTo>
                                      <a:pt x="21600" y="27902"/>
                                      <a:pt x="18846" y="33891"/>
                                      <a:pt x="14062" y="37994"/>
                                    </a:cubicBezTo>
                                  </a:path>
                                  <a:path w="21600" h="37995" stroke="0" extrusionOk="0">
                                    <a:moveTo>
                                      <a:pt x="0" y="0"/>
                                    </a:moveTo>
                                    <a:cubicBezTo>
                                      <a:pt x="11929" y="0"/>
                                      <a:pt x="21600" y="9670"/>
                                      <a:pt x="21600" y="21600"/>
                                    </a:cubicBezTo>
                                    <a:cubicBezTo>
                                      <a:pt x="21600" y="27902"/>
                                      <a:pt x="18846" y="33891"/>
                                      <a:pt x="14062" y="37994"/>
                                    </a:cubicBezTo>
                                    <a:lnTo>
                                      <a:pt x="0" y="21600"/>
                                    </a:lnTo>
                                    <a:close/>
                                  </a:path>
                                </a:pathLst>
                              </a:custGeom>
                              <a:noFill/>
                              <a:ln w="25400">
                                <a:solidFill>
                                  <a:srgbClr val="000000"/>
                                </a:solidFill>
                                <a:round/>
                                <a:headEnd type="none" w="med" len="lg"/>
                                <a:tailEnd type="triangle" w="sm" len="lg"/>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g:grpSp>
                      </wpg:wgp>
                      <wpg:wgp>
                        <wpg:cNvPr id="76" name="Group 364"/>
                        <wpg:cNvGrpSpPr>
                          <a:grpSpLocks/>
                        </wpg:cNvGrpSpPr>
                        <wpg:grpSpPr bwMode="auto">
                          <a:xfrm>
                            <a:off x="1883926" y="674548"/>
                            <a:ext cx="2358401" cy="461132"/>
                            <a:chOff x="2309" y="2052"/>
                            <a:chExt cx="1856" cy="363"/>
                          </a:xfrm>
                        </wpg:grpSpPr>
                        <wps:wsp>
                          <wps:cNvPr id="77" name="Line 365"/>
                          <wps:cNvCnPr/>
                          <wps:spPr bwMode="auto">
                            <a:xfrm>
                              <a:off x="2309" y="2052"/>
                              <a:ext cx="1615" cy="242"/>
                            </a:xfrm>
                            <a:prstGeom prst="line">
                              <a:avLst/>
                            </a:prstGeom>
                            <a:noFill/>
                            <a:ln w="25400">
                              <a:solidFill>
                                <a:srgbClr val="000000"/>
                              </a:solidFill>
                              <a:prstDash val="dash"/>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g:grpSp>
                          <wpg:cNvPr id="78" name="Group 366"/>
                          <wpg:cNvGrpSpPr>
                            <a:grpSpLocks/>
                          </wpg:cNvGrpSpPr>
                          <wpg:grpSpPr bwMode="auto">
                            <a:xfrm>
                              <a:off x="3955" y="2218"/>
                              <a:ext cx="210" cy="197"/>
                              <a:chOff x="4011" y="2262"/>
                              <a:chExt cx="210" cy="197"/>
                            </a:xfrm>
                          </wpg:grpSpPr>
                          <wps:wsp>
                            <wps:cNvPr id="79" name="Oval 367"/>
                            <wps:cNvSpPr>
                              <a:spLocks noChangeArrowheads="1"/>
                            </wps:cNvSpPr>
                            <wps:spPr bwMode="auto">
                              <a:xfrm>
                                <a:off x="4011" y="2262"/>
                                <a:ext cx="56" cy="170"/>
                              </a:xfrm>
                              <a:prstGeom prst="ellipse">
                                <a:avLst/>
                              </a:prstGeom>
                              <a:solidFill>
                                <a:srgbClr val="FFFFFF"/>
                              </a:solidFill>
                              <a:ln w="254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80" name="Oval 368"/>
                            <wps:cNvSpPr>
                              <a:spLocks noChangeArrowheads="1"/>
                            </wps:cNvSpPr>
                            <wps:spPr bwMode="auto">
                              <a:xfrm>
                                <a:off x="4165" y="2289"/>
                                <a:ext cx="56" cy="170"/>
                              </a:xfrm>
                              <a:prstGeom prst="ellipse">
                                <a:avLst/>
                              </a:prstGeom>
                              <a:solidFill>
                                <a:srgbClr val="FFFFFF"/>
                              </a:solidFill>
                              <a:ln w="254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81" name="Line 369"/>
                            <wps:cNvCnPr/>
                            <wps:spPr bwMode="auto">
                              <a:xfrm>
                                <a:off x="4034" y="2262"/>
                                <a:ext cx="155" cy="2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82" name="Line 370"/>
                            <wps:cNvCnPr/>
                            <wps:spPr bwMode="auto">
                              <a:xfrm>
                                <a:off x="4038" y="2431"/>
                                <a:ext cx="155" cy="2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83" name="Oval 371"/>
                            <wps:cNvSpPr>
                              <a:spLocks noChangeArrowheads="1"/>
                            </wps:cNvSpPr>
                            <wps:spPr bwMode="auto">
                              <a:xfrm>
                                <a:off x="4036" y="2281"/>
                                <a:ext cx="34" cy="136"/>
                              </a:xfrm>
                              <a:prstGeom prst="ellipse">
                                <a:avLst/>
                              </a:prstGeom>
                              <a:solidFill>
                                <a:srgbClr val="FFFFFF"/>
                              </a:solidFill>
                              <a:ln w="25400">
                                <a:solidFill>
                                  <a:srgbClr val="FFFFFF"/>
                                </a:solidFill>
                                <a:round/>
                                <a:headEnd/>
                                <a:tailEnd/>
                              </a:ln>
                              <a:effectLst/>
                              <a:extLs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g:grpSp>
                      </wpg:wgp>
                      <wps:wsp>
                        <wps:cNvPr id="84" name="Text Box 372"/>
                        <wps:cNvSpPr txBox="1">
                          <a:spLocks noChangeArrowheads="1"/>
                        </wps:cNvSpPr>
                        <wps:spPr bwMode="auto">
                          <a:xfrm>
                            <a:off x="3541095" y="1168708"/>
                            <a:ext cx="708854" cy="219768"/>
                          </a:xfrm>
                          <a:prstGeom prst="rect">
                            <a:avLst/>
                          </a:prstGeom>
                          <a:noFill/>
                          <a:ln>
                            <a:noFill/>
                          </a:ln>
                          <a:effectLst/>
                          <a:extLst>
                            <a:ext uri="{909E8E84-426E-40DD-AFC4-6F175D3DCCD1}">
                              <a14:hiddenFill xmlns:a14="http://schemas.microsoft.com/office/drawing/2010/main">
                                <a:solidFill>
                                  <a:srgbClr val="BFBFBF"/>
                                </a:solidFill>
                              </a14:hiddenFill>
                            </a:ext>
                            <a:ext uri="{91240B29-F687-4F45-9708-019B960494DF}">
                              <a14:hiddenLine xmlns:a14="http://schemas.microsoft.com/office/drawing/2010/main" w="9525">
                                <a:solidFill>
                                  <a:srgbClr val="003466"/>
                                </a:solidFill>
                                <a:miter lim="800000"/>
                                <a:headEnd/>
                                <a:tailEnd/>
                              </a14:hiddenLine>
                            </a:ext>
                            <a:ext uri="{AF507438-7753-43E0-B8FC-AC1667EBCBE1}">
                              <a14:hiddenEffects xmlns:a14="http://schemas.microsoft.com/office/drawing/2010/main">
                                <a:effectLst/>
                              </a14:hiddenEffects>
                            </a:ext>
                          </a:extLst>
                        </wps:spPr>
                        <wps:txbx>
                          <w:txbxContent>
                            <w:p w:rsidR="003E578D" w:rsidRPr="00AD1A6F" w:rsidRDefault="003E578D" w:rsidP="00FC347D">
                              <w:pPr>
                                <w:autoSpaceDE w:val="0"/>
                                <w:autoSpaceDN w:val="0"/>
                                <w:adjustRightInd w:val="0"/>
                                <w:rPr>
                                  <w:color w:val="000000"/>
                                  <w:sz w:val="19"/>
                                  <w:lang w:val="en-US"/>
                                </w:rPr>
                              </w:pPr>
                              <w:r w:rsidRPr="00AD1A6F">
                                <w:rPr>
                                  <w:color w:val="000000"/>
                                  <w:sz w:val="19"/>
                                </w:rPr>
                                <w:t>Photometer</w:t>
                              </w:r>
                            </w:p>
                          </w:txbxContent>
                        </wps:txbx>
                        <wps:bodyPr rot="0" vert="horz" wrap="square" lIns="72000" tIns="37440" rIns="72000" bIns="37440" upright="1">
                          <a:noAutofit/>
                        </wps:bodyPr>
                      </wps:wsp>
                      <wpg:wgp>
                        <wpg:cNvPr id="85" name="Group 373"/>
                        <wpg:cNvGrpSpPr>
                          <a:grpSpLocks/>
                        </wpg:cNvGrpSpPr>
                        <wpg:grpSpPr bwMode="auto">
                          <a:xfrm>
                            <a:off x="1890278" y="674548"/>
                            <a:ext cx="2045896" cy="247715"/>
                            <a:chOff x="2314" y="2052"/>
                            <a:chExt cx="1610" cy="195"/>
                          </a:xfrm>
                        </wpg:grpSpPr>
                        <wps:wsp>
                          <wps:cNvPr id="86" name="Line 374"/>
                          <wps:cNvCnPr/>
                          <wps:spPr bwMode="auto">
                            <a:xfrm>
                              <a:off x="2314" y="2052"/>
                              <a:ext cx="1610" cy="67"/>
                            </a:xfrm>
                            <a:prstGeom prst="line">
                              <a:avLst/>
                            </a:prstGeom>
                            <a:noFill/>
                            <a:ln w="12700">
                              <a:solidFill>
                                <a:srgbClr val="00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87" name="Arc 375"/>
                          <wps:cNvSpPr>
                            <a:spLocks/>
                          </wps:cNvSpPr>
                          <wps:spPr bwMode="auto">
                            <a:xfrm rot="1200000">
                              <a:off x="3636" y="2115"/>
                              <a:ext cx="56" cy="126"/>
                            </a:xfrm>
                            <a:custGeom>
                              <a:avLst/>
                              <a:gdLst>
                                <a:gd name="G0" fmla="+- 0 0 0"/>
                                <a:gd name="G1" fmla="+- 20711 0 0"/>
                                <a:gd name="G2" fmla="+- 21600 0 0"/>
                                <a:gd name="T0" fmla="*/ 6135 w 21600"/>
                                <a:gd name="T1" fmla="*/ 0 h 22703"/>
                                <a:gd name="T2" fmla="*/ 21508 w 21600"/>
                                <a:gd name="T3" fmla="*/ 22703 h 22703"/>
                                <a:gd name="T4" fmla="*/ 0 w 21600"/>
                                <a:gd name="T5" fmla="*/ 20711 h 22703"/>
                              </a:gdLst>
                              <a:ahLst/>
                              <a:cxnLst>
                                <a:cxn ang="0">
                                  <a:pos x="T0" y="T1"/>
                                </a:cxn>
                                <a:cxn ang="0">
                                  <a:pos x="T2" y="T3"/>
                                </a:cxn>
                                <a:cxn ang="0">
                                  <a:pos x="T4" y="T5"/>
                                </a:cxn>
                              </a:cxnLst>
                              <a:rect l="0" t="0" r="r" b="b"/>
                              <a:pathLst>
                                <a:path w="21600" h="22703" fill="none" extrusionOk="0">
                                  <a:moveTo>
                                    <a:pt x="6134" y="0"/>
                                  </a:moveTo>
                                  <a:cubicBezTo>
                                    <a:pt x="15307" y="2717"/>
                                    <a:pt x="21600" y="11144"/>
                                    <a:pt x="21600" y="20711"/>
                                  </a:cubicBezTo>
                                  <a:cubicBezTo>
                                    <a:pt x="21600" y="21376"/>
                                    <a:pt x="21569" y="22040"/>
                                    <a:pt x="21507" y="22702"/>
                                  </a:cubicBezTo>
                                </a:path>
                                <a:path w="21600" h="22703" stroke="0" extrusionOk="0">
                                  <a:moveTo>
                                    <a:pt x="6134" y="0"/>
                                  </a:moveTo>
                                  <a:cubicBezTo>
                                    <a:pt x="15307" y="2717"/>
                                    <a:pt x="21600" y="11144"/>
                                    <a:pt x="21600" y="20711"/>
                                  </a:cubicBezTo>
                                  <a:cubicBezTo>
                                    <a:pt x="21600" y="21376"/>
                                    <a:pt x="21569" y="22040"/>
                                    <a:pt x="21507" y="22702"/>
                                  </a:cubicBezTo>
                                  <a:lnTo>
                                    <a:pt x="0" y="20711"/>
                                  </a:lnTo>
                                  <a:close/>
                                </a:path>
                              </a:pathLst>
                            </a:custGeom>
                            <a:noFill/>
                            <a:ln w="12700">
                              <a:solidFill>
                                <a:srgbClr val="000000"/>
                              </a:solidFill>
                              <a:round/>
                              <a:headEnd type="triangle" w="sm" len="sm"/>
                              <a:tailEnd type="triangle" w="sm" len="sm"/>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88" name="Text Box 376"/>
                          <wps:cNvSpPr txBox="1">
                            <a:spLocks noChangeArrowheads="1"/>
                          </wps:cNvSpPr>
                          <wps:spPr bwMode="auto">
                            <a:xfrm>
                              <a:off x="3733" y="2132"/>
                              <a:ext cx="61" cy="115"/>
                            </a:xfrm>
                            <a:prstGeom prst="rect">
                              <a:avLst/>
                            </a:prstGeom>
                            <a:noFill/>
                            <a:ln>
                              <a:noFill/>
                            </a:ln>
                            <a:effectLst/>
                            <a:extLst>
                              <a:ext uri="{909E8E84-426E-40DD-AFC4-6F175D3DCCD1}">
                                <a14:hiddenFill xmlns:a14="http://schemas.microsoft.com/office/drawing/2010/main">
                                  <a:solidFill>
                                    <a:srgbClr val="BFBFBF"/>
                                  </a:solidFill>
                                </a14:hiddenFill>
                              </a:ext>
                              <a:ext uri="{91240B29-F687-4F45-9708-019B960494DF}">
                                <a14:hiddenLine xmlns:a14="http://schemas.microsoft.com/office/drawing/2010/main" w="9525">
                                  <a:solidFill>
                                    <a:srgbClr val="003466"/>
                                  </a:solidFill>
                                  <a:miter lim="800000"/>
                                  <a:headEnd/>
                                  <a:tailEnd/>
                                </a14:hiddenLine>
                              </a:ext>
                              <a:ext uri="{AF507438-7753-43E0-B8FC-AC1667EBCBE1}">
                                <a14:hiddenEffects xmlns:a14="http://schemas.microsoft.com/office/drawing/2010/main">
                                  <a:effectLst/>
                                </a14:hiddenEffects>
                              </a:ext>
                            </a:extLst>
                          </wps:spPr>
                          <wps:txbx>
                            <w:txbxContent>
                              <w:p w:rsidR="003E578D" w:rsidRPr="00AD1A6F" w:rsidRDefault="003E578D" w:rsidP="00FC347D">
                                <w:pPr>
                                  <w:autoSpaceDE w:val="0"/>
                                  <w:autoSpaceDN w:val="0"/>
                                  <w:adjustRightInd w:val="0"/>
                                  <w:jc w:val="center"/>
                                  <w:rPr>
                                    <w:b/>
                                    <w:bCs/>
                                    <w:color w:val="000000"/>
                                    <w:sz w:val="19"/>
                                    <w:lang w:val="de-DE"/>
                                  </w:rPr>
                                </w:pPr>
                                <w:r w:rsidRPr="00AD1A6F">
                                  <w:rPr>
                                    <w:rFonts w:cs="Symbol"/>
                                    <w:b/>
                                    <w:bCs/>
                                    <w:color w:val="000000"/>
                                    <w:sz w:val="19"/>
                                    <w:lang w:val="de-DE"/>
                                  </w:rPr>
                                  <w:t>v</w:t>
                                </w:r>
                              </w:p>
                            </w:txbxContent>
                          </wps:txbx>
                          <wps:bodyPr rot="0" vert="horz" wrap="square" lIns="0" tIns="0" rIns="0" bIns="0" upright="1">
                            <a:noAutofit/>
                          </wps:bodyPr>
                        </wps:wsp>
                      </wpg:wgp>
                      <wpg:wgp>
                        <wpg:cNvPr id="89" name="Group 377"/>
                        <wpg:cNvGrpSpPr>
                          <a:grpSpLocks/>
                        </wpg:cNvGrpSpPr>
                        <wpg:grpSpPr bwMode="auto">
                          <a:xfrm>
                            <a:off x="1880115" y="674548"/>
                            <a:ext cx="1004210" cy="579273"/>
                            <a:chOff x="2306" y="2052"/>
                            <a:chExt cx="790" cy="456"/>
                          </a:xfrm>
                        </wpg:grpSpPr>
                        <wps:wsp>
                          <wps:cNvPr id="90" name="Line 378"/>
                          <wps:cNvCnPr/>
                          <wps:spPr bwMode="auto">
                            <a:xfrm>
                              <a:off x="2306" y="2052"/>
                              <a:ext cx="738" cy="456"/>
                            </a:xfrm>
                            <a:prstGeom prst="line">
                              <a:avLst/>
                            </a:prstGeom>
                            <a:noFill/>
                            <a:ln w="12700">
                              <a:solidFill>
                                <a:srgbClr val="00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91" name="Arc 379"/>
                          <wps:cNvSpPr>
                            <a:spLocks/>
                          </wps:cNvSpPr>
                          <wps:spPr bwMode="auto">
                            <a:xfrm flipV="1">
                              <a:off x="2841" y="2179"/>
                              <a:ext cx="237" cy="192"/>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lg"/>
                              <a:tailEnd type="triangle" w="sm" len="lg"/>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92" name="Text Box 380"/>
                          <wps:cNvSpPr txBox="1">
                            <a:spLocks noChangeArrowheads="1"/>
                          </wps:cNvSpPr>
                          <wps:spPr bwMode="auto">
                            <a:xfrm>
                              <a:off x="3043" y="2283"/>
                              <a:ext cx="53" cy="115"/>
                            </a:xfrm>
                            <a:prstGeom prst="rect">
                              <a:avLst/>
                            </a:prstGeom>
                            <a:noFill/>
                            <a:ln>
                              <a:noFill/>
                            </a:ln>
                            <a:effectLst/>
                            <a:extLst>
                              <a:ext uri="{909E8E84-426E-40DD-AFC4-6F175D3DCCD1}">
                                <a14:hiddenFill xmlns:a14="http://schemas.microsoft.com/office/drawing/2010/main">
                                  <a:solidFill>
                                    <a:srgbClr val="BFBFBF"/>
                                  </a:solidFill>
                                </a14:hiddenFill>
                              </a:ext>
                              <a:ext uri="{91240B29-F687-4F45-9708-019B960494DF}">
                                <a14:hiddenLine xmlns:a14="http://schemas.microsoft.com/office/drawing/2010/main" w="9525">
                                  <a:solidFill>
                                    <a:srgbClr val="003466"/>
                                  </a:solidFill>
                                  <a:miter lim="800000"/>
                                  <a:headEnd/>
                                  <a:tailEnd/>
                                </a14:hiddenLine>
                              </a:ext>
                              <a:ext uri="{AF507438-7753-43E0-B8FC-AC1667EBCBE1}">
                                <a14:hiddenEffects xmlns:a14="http://schemas.microsoft.com/office/drawing/2010/main">
                                  <a:effectLst/>
                                </a14:hiddenEffects>
                              </a:ext>
                            </a:extLst>
                          </wps:spPr>
                          <wps:txbx>
                            <w:txbxContent>
                              <w:p w:rsidR="003E578D" w:rsidRPr="00AD1A6F" w:rsidRDefault="003E578D" w:rsidP="00FC347D">
                                <w:pPr>
                                  <w:autoSpaceDE w:val="0"/>
                                  <w:autoSpaceDN w:val="0"/>
                                  <w:adjustRightInd w:val="0"/>
                                  <w:jc w:val="center"/>
                                  <w:rPr>
                                    <w:b/>
                                    <w:bCs/>
                                    <w:color w:val="000000"/>
                                    <w:sz w:val="19"/>
                                    <w:lang w:val="de-DE"/>
                                  </w:rPr>
                                </w:pPr>
                                <w:r w:rsidRPr="00AD1A6F">
                                  <w:rPr>
                                    <w:rFonts w:cs="Symbol"/>
                                    <w:b/>
                                    <w:bCs/>
                                    <w:color w:val="000000"/>
                                    <w:sz w:val="19"/>
                                    <w:lang w:val="de-DE"/>
                                  </w:rPr>
                                  <w:t>h</w:t>
                                </w:r>
                              </w:p>
                            </w:txbxContent>
                          </wps:txbx>
                          <wps:bodyPr rot="0" vert="horz" wrap="square" lIns="0" tIns="0" rIns="0" bIns="0" upright="1">
                            <a:noAutofit/>
                          </wps:bodyPr>
                        </wps:wsp>
                      </wpg:wgp>
                    </wpc:wpc>
                  </a:graphicData>
                </a:graphic>
              </wp:inline>
            </w:drawing>
          </mc:Choice>
          <mc:Fallback>
            <w:pict>
              <v:group id="Canvas 328" o:spid="_x0000_s1224" editas="canvas" style="width:364.9pt;height:189.7pt;mso-position-horizontal-relative:char;mso-position-vertical-relative:line" coordsize="46342,24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">
                <v:shape id="_x0000_s1225" type="#_x0000_t75" style="position:absolute;width:46342;height:24091;visibility:visible;mso-wrap-style:square">
                  <v:fill o:detectmouseclick="t"/>
                  <v:path o:connecttype="none"/>
                </v:shape>
                <v:group id="Group 330" o:spid="_x0000_s1226" style="position:absolute;left:17175;top:3404;width:3430;height:6885" coordorigin="2996,3125" coordsize="270,5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oval id="Oval 331" o:spid="_x0000_s1227" style="position:absolute;left:2996;top:3125;width:270;height:542;rotation:105790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O06MIA&#10;AADaAAAADwAAAGRycy9kb3ducmV2LnhtbESPzWrDMBCE74W8g9hALqWRnUAJbmRjAgFDDmn+7ou1&#10;tZ1aKyMpifP2VaHQ4zAz3zDrYjS9uJPznWUF6TwBQVxb3XGj4Hzavq1A+ICssbdMCp7kocgnL2vM&#10;tH3wge7H0IgIYZ+hgjaEIZPS1y0Z9HM7EEfvyzqDIUrXSO3wEeGml4skeZcGO44LLQ60aan+Pt6M&#10;Au0vaZm6ve6W10Pz+eqvWO1OSs2mY/kBItAY/sN/7UorWMLvlXgDZ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07TowgAAANoAAAAPAAAAAAAAAAAAAAAAAJgCAABkcnMvZG93&#10;bnJldi54bWxQSwUGAAAAAAQABAD1AAAAhwMAAAAA&#10;" fillcolor="black" stroked="f" strokecolor="#003466">
                    <v:imagedata embosscolor="shadow add(51)"/>
                    <v:shadow on="t" type="emboss" color="black" color2="shadow add(102)" offset="1pt,1pt" offset2="-1pt,-1pt"/>
                    <v:textbox inset="2.5mm,1.3mm,2.5mm,1.3mm"/>
                  </v:oval>
                  <v:oval id="Oval 332" o:spid="_x0000_s1228" style="position:absolute;left:3073;top:3351;width:128;height:79;rotation:-368611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D+1cEA&#10;AADbAAAADwAAAGRycy9kb3ducmV2LnhtbERPz2vCMBS+C/4P4QneNJ3iGNUo29AieJobqLdH89Z0&#10;Ni8libb775eDsOPH93u16W0j7uRD7VjB0zQDQVw6XXOl4OtzN3kBESKyxsYxKfilAJv1cLDCXLuO&#10;P+h+jJVIIRxyVGBibHMpQ2nIYpi6ljhx385bjAn6SmqPXQq3jZxl2bO0WHNqMNjSu6HyerxZBVdX&#10;NOe+Mv602HZvl8NPMb+ZQqnxqH9dgojUx3/xw73XCuZpbPqSfoB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8Q/tXBAAAA2wAAAA8AAAAAAAAAAAAAAAAAmAIAAGRycy9kb3du&#10;cmV2LnhtbFBLBQYAAAAABAAEAPUAAACGAwAAAAA=&#10;" stroked="f" strokecolor="#003466">
                    <v:imagedata embosscolor="shadow add(51)"/>
                    <v:shadow on="t" type="emboss" color="#999" color2="shadow add(102)" offset="1pt,1pt" offset2="-1pt,-1pt"/>
                    <v:textbox inset="2.5mm,1.3mm,2.5mm,1.3mm"/>
                  </v:oval>
                </v:group>
                <v:group id="Group 333" o:spid="_x0000_s1229" style="position:absolute;left:9349;top:10543;width:9032;height:11929" coordorigin="1562,2351" coordsize="711,9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line id="Line 334" o:spid="_x0000_s1230" style="position:absolute;flip:y;visibility:visible;mso-wrap-style:square" from="1568,2380" to="1768,2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rBpsYAAADbAAAADwAAAGRycy9kb3ducmV2LnhtbESPQWsCMRSE7wX/Q3hCL0Wzq1Ls1ihS&#10;KHgppduCeHtunpvFzcuSpOvWX98UhB6HmfmGWW0G24qefGgcK8inGQjiyumGawVfn6+TJYgQkTW2&#10;jknBDwXYrEd3Kyy0u/AH9WWsRYJwKFCBibErpAyVIYth6jri5J2ctxiT9LXUHi8Jbls5y7JHabHh&#10;tGCwoxdD1bn8tgr8cZa/mfK4ux7eq3CeP/UP+0EqdT8ets8gIg3xP3xr77SCRQ5/X9IPk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qwabGAAAA2wAAAA8AAAAAAAAA&#10;AAAAAAAAoQIAAGRycy9kb3ducmV2LnhtbFBLBQYAAAAABAAEAPkAAACUAwAAAAA=&#10;" strokeweight="2pt">
                    <v:shadow color="#858aac"/>
                  </v:line>
                  <v:line id="Line 335" o:spid="_x0000_s1231" style="position:absolute;flip:y;visibility:visible;mso-wrap-style:square" from="1773,2984" to="2273,3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hf0cYAAADbAAAADwAAAGRycy9kb3ducmV2LnhtbESPQWsCMRSE7wX/Q3hCL0WzrlLs1ihS&#10;KHgppduCeHtunpvFzcuSpOvWX98UhB6HmfmGWW0G24qefGgcK5hNMxDEldMN1wq+Pl8nSxAhImts&#10;HZOCHwqwWY/uVlhod+EP6stYiwThUKACE2NXSBkqQxbD1HXEyTs5bzEm6WupPV4S3LYyz7JHabHh&#10;tGCwoxdD1bn8tgr8MZ+9mfK4ux7eq3CeP/UP+0EqdT8ets8gIg3xP3xr77SCRQ5/X9IPk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4X9HGAAAA2wAAAA8AAAAAAAAA&#10;AAAAAAAAoQIAAGRycy9kb3ducmV2LnhtbFBLBQYAAAAABAAEAPkAAACUAwAAAAA=&#10;" strokeweight="2pt">
                    <v:shadow color="#858aac"/>
                  </v:line>
                  <v:line id="Line 336" o:spid="_x0000_s1232" style="position:absolute;flip:y;visibility:visible;mso-wrap-style:square" from="1565,2480" to="1663,2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T6SsUAAADbAAAADwAAAGRycy9kb3ducmV2LnhtbESPQWsCMRSE70L/Q3iFXkSzail2axQR&#10;Cl6kuBWkt+fmdbO4eVmSdN366xuh4HGYmW+Yxaq3jejIh9qxgsk4A0FcOl1zpeDw+T6agwgRWWPj&#10;mBT8UoDV8mGwwFy7C++pK2IlEoRDjgpMjG0uZSgNWQxj1xIn79t5izFJX0nt8ZLgtpHTLHuRFmtO&#10;CwZb2hgqz8WPVeBP08nOFKft9eujDOfZazc89lKpp8d+/QYiUh/v4f/2Vit4nsHtS/oBc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bT6SsUAAADbAAAADwAAAAAAAAAA&#10;AAAAAAChAgAAZHJzL2Rvd25yZXYueG1sUEsFBgAAAAAEAAQA+QAAAJMDAAAAAA==&#10;" strokeweight="2pt">
                    <v:shadow color="#858aac"/>
                  </v:line>
                  <v:line id="Line 337" o:spid="_x0000_s1233" style="position:absolute;flip:y;visibility:visible;mso-wrap-style:square" from="1562,2410" to="1660,2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1iPsYAAADbAAAADwAAAGRycy9kb3ducmV2LnhtbESPT2sCMRTE74V+h/AKvRTN+oeiq1FE&#10;KHiR0q0g3p6b52Zx87Ik6brtp28KBY/DzPyGWa5724iOfKgdKxgNMxDEpdM1VwoOn2+DGYgQkTU2&#10;jknBNwVYrx4flphrd+MP6opYiQThkKMCE2ObSxlKQxbD0LXEybs4bzEm6SupPd4S3DZynGWv0mLN&#10;acFgS1tD5bX4sgr8eTzam+K8+zm9l+E6mXcvx14q9fzUbxYgIvXxHv5v77SC6RT+vqQfI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dYj7GAAAA2wAAAA8AAAAAAAAA&#10;AAAAAAAAoQIAAGRycy9kb3ducmV2LnhtbFBLBQYAAAAABAAEAPkAAACUAwAAAAA=&#10;" strokeweight="2pt">
                    <v:shadow color="#858aac"/>
                  </v:line>
                  <v:line id="Line 338" o:spid="_x0000_s1234" style="position:absolute;flip:x y;visibility:visible;mso-wrap-style:square" from="1565,2351" to="1565,26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rPMsMAAADbAAAADwAAAGRycy9kb3ducmV2LnhtbESP0WoCMRRE3wX/IVyhb5q1bEVXo2jB&#10;Yl8ErR9w3Vw3q5ubsIm6/fumUOjjMDNnmMWqs414UBtqxwrGowwEcel0zZWC09d2OAURIrLGxjEp&#10;+KYAq2W/t8BCuycf6HGMlUgQDgUqMDH6QspQGrIYRs4TJ+/iWosxybaSusVngttGvmbZRFqsOS0Y&#10;9PRuqLwd71ZBOMzC2V2nu9ycN/Iz5v70sfdKvQy69RxEpC7+h//aO60gf4PfL+kHy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6zzLDAAAA2wAAAA8AAAAAAAAAAAAA&#10;AAAAoQIAAGRycy9kb3ducmV2LnhtbFBLBQYAAAAABAAEAPkAAACRAwAAAAA=&#10;" strokeweight="2pt">
                    <v:shadow color="#858aac"/>
                  </v:line>
                  <v:line id="Line 339" o:spid="_x0000_s1235" style="position:absolute;flip:x y;visibility:visible;mso-wrap-style:square" from="1777,2378" to="1777,3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fFN8MAAADbAAAADwAAAGRycy9kb3ducmV2LnhtbESPUWvCMBSF34X9h3AF3zR1FNGuqbiB&#10;oi8DnT/g2tw1nc1NaKJ2/34ZDPZ4OOd8h1OuB9uJO/WhdaxgPstAENdOt9woOH9sp0sQISJr7ByT&#10;gm8KsK6eRiUW2j34SPdTbESCcChQgYnRF1KG2pDFMHOeOHmfrrcYk+wbqXt8JLjt5HOWLaTFltOC&#10;QU9vhurr6WYVhOMqXNzXcp+by6s8xNyfd+9eqcl42LyAiDTE//Bfe68V5Cv4/ZJ+gK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3xTfDAAAA2wAAAA8AAAAAAAAAAAAA&#10;AAAAoQIAAGRycy9kb3ducmV2LnhtbFBLBQYAAAAABAAEAPkAAACRAwAAAAA=&#10;" strokeweight="2pt">
                    <v:shadow color="#858aac"/>
                  </v:line>
                </v:group>
                <v:group id="Group 340" o:spid="_x0000_s1236" style="position:absolute;left:19372;width:8226;height:17822" coordorigin="2351,1521" coordsize="647,14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line id="Line 341" o:spid="_x0000_s1237" style="position:absolute;flip:y;visibility:visible;mso-wrap-style:square" from="2790,1623" to="2990,1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1sl8UAAADbAAAADwAAAGRycy9kb3ducmV2LnhtbESPQWsCMRSE70L/Q3iFXkSzKi12axQR&#10;Cl6kuBWkt+fmdbO4eVmSdN366xuh4HGYmW+Yxaq3jejIh9qxgsk4A0FcOl1zpeDw+T6agwgRWWPj&#10;mBT8UoDV8mGwwFy7C++pK2IlEoRDjgpMjG0uZSgNWQxj1xIn79t5izFJX0nt8ZLgtpHTLHuRFmtO&#10;CwZb2hgqz8WPVeBP08nOFKft9eujDOfZazc89lKpp8d+/QYiUh/v4f/2Vit4nsHtS/oBc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G1sl8UAAADbAAAADwAAAAAAAAAA&#10;AAAAAAChAgAAZHJzL2Rvd25yZXYueG1sUEsFBgAAAAAEAAQA+QAAAJMDAAAAAA==&#10;" strokeweight="2pt">
                    <v:shadow color="#858aac"/>
                  </v:line>
                  <v:line id="Line 342" o:spid="_x0000_s1238" style="position:absolute;flip:y;visibility:visible;mso-wrap-style:square" from="2351,2650" to="2799,2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T048YAAADbAAAADwAAAGRycy9kb3ducmV2LnhtbESPQWsCMRSE74X+h/AKvRTNalvR1Sgi&#10;FLyU4iqIt+fmuVncvCxJum7765tCocdhZr5hFqveNqIjH2rHCkbDDARx6XTNlYLD/m0wBREissbG&#10;MSn4ogCr5f3dAnPtbryjroiVSBAOOSowMba5lKE0ZDEMXUucvIvzFmOSvpLa4y3BbSPHWTaRFmtO&#10;CwZb2hgqr8WnVeDP49G7Kc7b79NHGa7Ps+7p2EulHh/69RxEpD7+h//aW63g9QV+v6QfIJ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E9OPGAAAA2wAAAA8AAAAAAAAA&#10;AAAAAAAAoQIAAGRycy9kb3ducmV2LnhtbFBLBQYAAAAABAAEAPkAAACUAwAAAAA=&#10;" strokeweight="2pt">
                    <v:shadow color="#858aac"/>
                  </v:line>
                  <v:line id="Line 343" o:spid="_x0000_s1239" style="position:absolute;flip:y;visibility:visible;mso-wrap-style:square" from="2894,1659" to="2992,1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hReMUAAADbAAAADwAAAGRycy9kb3ducmV2LnhtbESPQWsCMRSE74X+h/AKvRTNqlh0NYoI&#10;BS9SuhXE23Pz3CxuXpYkXbf99U2h4HGYmW+Y5bq3jejIh9qxgtEwA0FcOl1zpeDw+TaYgQgRWWPj&#10;mBR8U4D16vFhibl2N/6groiVSBAOOSowMba5lKE0ZDEMXUucvIvzFmOSvpLa4y3BbSPHWfYqLdac&#10;Fgy2tDVUXosvq8Cfx6O9Kc67n9N7Ga6Tefdy7KVSz0/9ZgEiUh/v4f/2TiuYTuHvS/oB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hReMUAAADbAAAADwAAAAAAAAAA&#10;AAAAAAChAgAAZHJzL2Rvd25yZXYueG1sUEsFBgAAAAAEAAQA+QAAAJMDAAAAAA==&#10;" strokeweight="2pt">
                    <v:shadow color="#858aac"/>
                  </v:line>
                  <v:line id="Line 344" o:spid="_x0000_s1240" style="position:absolute;flip:y;visibility:visible;mso-wrap-style:square" from="2892,1590" to="2990,1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rPD8UAAADbAAAADwAAAGRycy9kb3ducmV2LnhtbESPQWsCMRSE7wX/Q3iFXkrNqijt1igi&#10;FLwU6SqU3p6b183i5mVJ4rr115uC4HGYmW+Y+bK3jejIh9qxgtEwA0FcOl1zpWC/+3h5BREissbG&#10;MSn4owDLxeBhjrl2Z/6iroiVSBAOOSowMba5lKE0ZDEMXUucvF/nLcYkfSW1x3OC20aOs2wmLdac&#10;Fgy2tDZUHouTVeAP49GnKQ6by8+2DMfJW/f83Uulnh771TuISH28h2/tjVYwncH/l/QD5O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BrPD8UAAADbAAAADwAAAAAAAAAA&#10;AAAAAAChAgAAZHJzL2Rvd25yZXYueG1sUEsFBgAAAAAEAAQA+QAAAJMDAAAAAA==&#10;" strokeweight="2pt">
                    <v:shadow color="#858aac"/>
                  </v:line>
                  <v:line id="Line 345" o:spid="_x0000_s1241" style="position:absolute;flip:x y;visibility:visible;mso-wrap-style:square" from="2994,1521" to="2998,17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1iA8QAAADbAAAADwAAAGRycy9kb3ducmV2LnhtbESP0WoCMRRE34X+Q7iFvmm2Ra3dGqUK&#10;LfoiaPcD7m5uN9tubsIm1fXvjSD4OMzMGWa+7G0rjtSFxrGC51EGgrhyuuFaQfH9OZyBCBFZY+uY&#10;FJwpwHLxMJhjrt2J93Q8xFokCIccFZgYfS5lqAxZDCPniZP34zqLMcmulrrDU4LbVr5k2VRabDgt&#10;GPS0NlT9Hf6tgrB/C6X7nW3GplzJbRz74mvnlXp67D/eQUTq4z18a2+0gskrXL+kHy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PWIDxAAAANsAAAAPAAAAAAAAAAAA&#10;AAAAAKECAABkcnMvZG93bnJldi54bWxQSwUGAAAAAAQABAD5AAAAkgMAAAAA&#10;" strokeweight="2pt">
                    <v:shadow color="#858aac"/>
                  </v:line>
                  <v:line id="Line 346" o:spid="_x0000_s1242" style="position:absolute;flip:x y;visibility:visible;mso-wrap-style:square" from="2796,1752" to="2796,2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L2ccEAAADbAAAADwAAAGRycy9kb3ducmV2LnhtbERP3WrCMBS+F/YO4Qy803TixHVG2YSJ&#10;uxFafYBjc2zqmpPQZG339svFYJcf3/9mN9pW9NSFxrGCp3kGgrhyuuFaweX8MVuDCBFZY+uYFPxQ&#10;gN32YbLBXLuBC+rLWIsUwiFHBSZGn0sZKkMWw9x54sTdXGcxJtjVUnc4pHDbykWWraTFhlODQU97&#10;Q9VX+W0VhOIlXN19fVya67v8jEt/OZy8UtPH8e0VRKQx/ov/3Eet4DmNTV/SD5D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ovZxwQAAANsAAAAPAAAAAAAAAAAAAAAA&#10;AKECAABkcnMvZG93bnJldi54bWxQSwUGAAAAAAQABAD5AAAAjwMAAAAA&#10;" strokeweight="2pt">
                    <v:shadow color="#858aac"/>
                  </v:line>
                </v:group>
                <v:group id="Group 347" o:spid="_x0000_s1243" style="position:absolute;left:4916;top:12538;width:4433;height:3404" coordorigin="1213,2508" coordsize="349,2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line id="Line 348" o:spid="_x0000_s1244" style="position:absolute;flip:y;visibility:visible;mso-wrap-style:square" from="1230,2508" to="1562,2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KRVbwAAADbAAAADwAAAGRycy9kb3ducmV2LnhtbERPzQ7BQBC+S7zDZiRubDkIZQlCIhEH&#10;yn3SHW3pzlZ3UW9vDxLHL9//bNGYUryodoVlBYN+BII4tbrgTME52fbGIJxH1lhaJgUfcrCYt1sz&#10;jLV985FeJ5+JEMIuRgW591UspUtzMuj6tiIO3NXWBn2AdSZ1je8Qbko5jKKRNFhwaMixonVO6f30&#10;NAqun0t0OO9lMVnehoPHKtEbfTwo1e00yykIT43/i3/unVYwCuvDl/AD5PwL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H1KRVbwAAADbAAAADwAAAAAAAAAAAAAAAAChAgAA&#10;ZHJzL2Rvd25yZXYueG1sUEsFBgAAAAAEAAQA+QAAAIoDAAAAAA==&#10;" strokeweight="2pt">
                    <v:stroke dashstyle="dash"/>
                    <v:shadow color="#858aac"/>
                  </v:line>
                  <v:group id="Group 349" o:spid="_x0000_s1245" style="position:absolute;left:1213;top:2544;width:164;height:232" coordorigin="1213,2544" coordsize="164,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Arc 350" o:spid="_x0000_s1246" style="position:absolute;left:1213;top:2546;width:51;height:66;rotation:180;flip:y;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mfAcYA&#10;AADbAAAADwAAAGRycy9kb3ducmV2LnhtbESPQWvCQBSE70L/w/IK3nRTwVBTV0laCh6EtjGH9vbI&#10;vibB7NuQ3Wrir3cLgsdhZr5h1tvBtOJEvWssK3iaRyCIS6sbrhQUh/fZMwjnkTW2lknBSA62m4fJ&#10;GhNtz/xFp9xXIkDYJaig9r5LpHRlTQbd3HbEwfu1vUEfZF9J3eM5wE0rF1EUS4MNh4UaO3qtqTzm&#10;f0bBMf382GeHS75aZUv39mOK8XsolJo+DukLCE+Dv4dv7Z1WEC/g/0v4AX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mfAcYAAADbAAAADwAAAAAAAAAAAAAAAACYAgAAZHJz&#10;L2Rvd25yZXYueG1sUEsFBgAAAAAEAAQA9QAAAIsDAAAAAA==&#10;" path="m,nfc11929,,21600,9670,21600,21600em,nsc11929,,21600,9670,21600,21600l,21600,,xe" filled="f" fillcolor="#bfbfbf" strokeweight="2pt">
                      <v:shadow color="#858aac"/>
                      <v:path arrowok="t" o:extrusionok="f" o:connecttype="custom" o:connectlocs="0,0;51,66;0,66" o:connectangles="0,0,0"/>
                    </v:shape>
                    <v:shape id="Arc 351" o:spid="_x0000_s1247" style="position:absolute;left:1313;top:2679;width:102;height:27;rotation:-100;flip:x y;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o268UA&#10;AADbAAAADwAAAGRycy9kb3ducmV2LnhtbESPQWvCQBSE74X+h+UVvNWNCqKpq0ihUAQPtXrw9si+&#10;bqLZt2n2aaK/vlso9DjMzDfMYtX7Wl2pjVVgA6NhBoq4CLZiZ2D/+fY8AxUF2WIdmAzcKMJq+fiw&#10;wNyGjj/ouhOnEoRjjgZKkSbXOhYleYzD0BAn7yu0HiXJ1mnbYpfgvtbjLJtqjxWnhRIbei2pOO8u&#10;3sA4u4s7zY6Hfl53p839sP12azFm8NSvX0AJ9fIf/mu/WwPTCfx+ST9A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ejbrxQAAANsAAAAPAAAAAAAAAAAAAAAAAJgCAABkcnMv&#10;ZG93bnJldi54bWxQSwUGAAAAAAQABAD1AAAAigMAAAAA&#10;" path="m,nfc11929,,21600,9670,21600,21600em,nsc11929,,21600,9670,21600,21600l,21600,,xe" filled="f" fillcolor="#bfbfbf" strokeweight="2pt">
                      <v:shadow color="#858aac"/>
                      <v:path arrowok="t" o:extrusionok="f" o:connecttype="custom" o:connectlocs="0,0;102,27;0,27" o:connectangles="0,0,0"/>
                    </v:shape>
                    <v:shape id="Arc 352" o:spid="_x0000_s1248" style="position:absolute;left:1263;top:2543;width:102;height:104;rotation:90;flip:y;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8dQMYA&#10;AADbAAAADwAAAGRycy9kb3ducmV2LnhtbESPQWvCQBSE7wX/w/KEXorZWIpIzCrSVigWWhoVPT6z&#10;zySYfRuyq4n/3i0Uehxm5hsmXfSmFldqXWVZwTiKQRDnVldcKNhuVqMpCOeRNdaWScGNHCzmg4cU&#10;E207/qFr5gsRIOwSVFB63yRSurwkgy6yDXHwTrY16INsC6lb7ALc1PI5jifSYMVhocSGXkvKz9nF&#10;KNjRcfO5zw7d+vstpq++Wr0/jXdKPQ775QyEp97/h//aH1rB5AV+v4Qf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Z8dQMYAAADbAAAADwAAAAAAAAAAAAAAAACYAgAAZHJz&#10;L2Rvd25yZXYueG1sUEsFBgAAAAAEAAQA9QAAAIsDAAAAAA==&#10;" path="m,nfc11929,,21600,9670,21600,21600em,nsc11929,,21600,9670,21600,21600l,21600,,xe" filled="f" fillcolor="#bfbfbf" strokeweight="2pt">
                      <v:shadow color="#858aac"/>
                      <v:path arrowok="t" o:extrusionok="f" o:connecttype="custom" o:connectlocs="0,0;102,104;0,104" o:connectangles="0,0,0"/>
                    </v:shape>
                    <v:shape id="Arc 353" o:spid="_x0000_s1249" style="position:absolute;left:1286;top:2701;width:51;height:99;rotation:-75;flip:x y;visibility:visible;mso-wrap-style:square;v-text-anchor:middle" coordsize="21600,32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LMPsUA&#10;AADbAAAADwAAAGRycy9kb3ducmV2LnhtbESPT2vCQBTE7wW/w/KEXopuLCRKdBURFEsPUv/g9Zl9&#10;JtHs25jdavrtuwWhx2FmfsNMZq2pxJ0aV1pWMOhHIIgzq0vOFex3y94IhPPIGivLpOCHHMymnZcJ&#10;pto++IvuW5+LAGGXooLC+zqV0mUFGXR9WxMH72wbgz7IJpe6wUeAm0q+R1EiDZYcFgqsaVFQdt1+&#10;GwXrbHhdxZ/Ht0O0iS/29GF0clsp9dpt52MQnlr/H36211pBEsPfl/AD5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8sw+xQAAANsAAAAPAAAAAAAAAAAAAAAAAJgCAABkcnMv&#10;ZG93bnJldi54bWxQSwUGAAAAAAQABAD1AAAAigMAAAAA&#10;" path="m,nfc11929,,21600,9670,21600,21600v,3840,-1024,7611,-2967,10924em,nsc11929,,21600,9670,21600,21600v,3840,-1024,7611,-2967,10924l,21600,,xe" filled="f" fillcolor="#bfbfbf" strokeweight="2pt">
                      <v:stroke startarrowlength="long" endarrow="block" endarrowwidth="narrow" endarrowlength="long"/>
                      <v:shadow color="#858aac"/>
                      <v:path arrowok="t" o:extrusionok="f" o:connecttype="custom" o:connectlocs="0,0;44,99;0,66" o:connectangles="0,0,0"/>
                    </v:shape>
                  </v:group>
                </v:group>
                <v:group id="Group 354" o:spid="_x0000_s1250" style="position:absolute;left:17086;top:7901;width:3112;height:11814" coordorigin="2171,2143" coordsize="245,9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line id="Line 355" o:spid="_x0000_s1251" style="position:absolute;flip:x y;visibility:visible;mso-wrap-style:square" from="2309,2143" to="2309,3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GovsMAAADbAAAADwAAAGRycy9kb3ducmV2LnhtbESP3WoCMRSE7wu+QziCdzVrEbtujWIF&#10;RW8K/jzAcXO62XZzEjZR17c3hYKXw8x8w8wWnW3EldpQO1YwGmYgiEuna64UnI7r1xxEiMgaG8ek&#10;4E4BFvPeywwL7W68p+shViJBOBSowMToCylDachiGDpPnLxv11qMSbaV1C3eEtw28i3LJtJizWnB&#10;oKeVofL3cLEKwn4azu4n347N+VPu4tifNl9eqUG/W36AiNTFZ/i/vdUKJu/w9yX9A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RqL7DAAAA2wAAAA8AAAAAAAAAAAAA&#10;AAAAoQIAAGRycy9kb3ducmV2LnhtbFBLBQYAAAAABAAEAPkAAACRAwAAAAA=&#10;" strokeweight="2pt">
                    <v:shadow color="#858aac"/>
                  </v:line>
                  <v:line id="Line 356" o:spid="_x0000_s1252" style="position:absolute;flip:x y;visibility:visible;mso-wrap-style:square" from="2276,2900" to="2276,3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48zMAAAADbAAAADwAAAGRycy9kb3ducmV2LnhtbERP3WrCMBS+H/gO4Qi7m6lDilaj6GCj&#10;uxlUfYBjc2yqzUloMtu9/XIx2OXH97/ZjbYTD+pD61jBfJaBIK6dbrlRcD69vyxBhIissXNMCn4o&#10;wG47edpgod3AFT2OsREphEOBCkyMvpAy1IYshpnzxIm7ut5iTLBvpO5xSOG2k69ZlkuLLacGg57e&#10;DNX347dVEKpVuLjbslyYy0F+xoU/f3x5pZ6n434NItIY/8V/7lIryNPY9CX9ALn9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fOPMzAAAAA2wAAAA8AAAAAAAAAAAAAAAAA&#10;oQIAAGRycy9kb3ducmV2LnhtbFBLBQYAAAAABAAEAPkAAACOAwAAAAA=&#10;" strokeweight="2pt">
                    <v:shadow color="#858aac"/>
                  </v:line>
                  <v:line id="Line 357" o:spid="_x0000_s1253" style="position:absolute;flip:x y;visibility:visible;mso-wrap-style:square" from="2348,2858" to="2348,30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KZV8IAAADbAAAADwAAAGRycy9kb3ducmV2LnhtbESPzYoCMRCE74LvEFrwppldRHQ0yiqs&#10;6EXw5wHaSTuZ3UknTKKOb2+EhT0WVfUVNV+2thZ3akLlWMHHMANBXDhdcangfPoeTECEiKyxdkwK&#10;nhRgueh25phr9+AD3Y+xFAnCIUcFJkafSxkKQxbD0Hni5F1dYzEm2ZRSN/hIcFvLzywbS4sVpwWD&#10;ntaGit/jzSoIh2m4uJ/JdmQuK7mLI3/e7L1S/V77NQMRqY3/4b/2VisYT+H9Jf0AuXg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IKZV8IAAADbAAAADwAAAAAAAAAAAAAA&#10;AAChAgAAZHJzL2Rvd25yZXYueG1sUEsFBgAAAAAEAAQA+QAAAJADAAAAAA==&#10;" strokeweight="2pt">
                    <v:shadow color="#858aac"/>
                  </v:line>
                  <v:line id="Line 358" o:spid="_x0000_s1254" style="position:absolute;flip:y;visibility:visible;mso-wrap-style:square" from="2277,3026" to="2352,30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qugMIAAADbAAAADwAAAGRycy9kb3ducmV2LnhtbERPz2vCMBS+C/4P4Qm7iKY62LQaRYSB&#10;lyHrBsPbs3k2xealJFnt9tcvB8Hjx/d7ve1tIzryoXasYDbNQBCXTtdcKfj6fJssQISIrLFxTAp+&#10;KcB2MxysMdfuxh/UFbESKYRDjgpMjG0uZSgNWQxT1xIn7uK8xZigr6T2eEvhtpHzLHuRFmtODQZb&#10;2hsqr8WPVeDP89m7Kc6Hv9OxDNfnZTf+7qVST6N+twIRqY8P8d190Ape0/r0Jf0A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wqugMIAAADbAAAADwAAAAAAAAAAAAAA&#10;AAChAgAAZHJzL2Rvd25yZXYueG1sUEsFBgAAAAAEAAQA+QAAAJADAAAAAA==&#10;" strokeweight="2pt">
                    <v:shadow color="#858aac"/>
                  </v:line>
                  <v:group id="Group 359" o:spid="_x0000_s1255" style="position:absolute;left:2171;top:2533;width:245;height:141" coordorigin="2171,2533" coordsize="245,1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Arc 360" o:spid="_x0000_s1256" style="position:absolute;left:2357;top:2539;width:51;height:66;rotation:90;flip:y;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O2csYA&#10;AADbAAAADwAAAGRycy9kb3ducmV2LnhtbESPQWvCQBSE7wX/w/KEXorZ6KGVmFWkrVAqVIyKHp/Z&#10;ZxLMvg3ZrYn/vlso9DjMzDdMuuhNLW7UusqygnEUgyDOra64ULDfrUZTEM4ja6wtk4I7OVjMBw8p&#10;Jtp2vKVb5gsRIOwSVFB63yRSurwkgy6yDXHwLrY16INsC6lb7ALc1HISx8/SYMVhocSGXkvKr9m3&#10;UXCg8259zE7d5+Ytpq++Wr0/jQ9KPQ775QyEp97/h//aH1rBywR+v4Qf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OO2csYAAADbAAAADwAAAAAAAAAAAAAAAACYAgAAZHJz&#10;L2Rvd25yZXYueG1sUEsFBgAAAAAEAAQA9QAAAIsDAAAAAA==&#10;" path="m,nfc11929,,21600,9670,21600,21600em,nsc11929,,21600,9670,21600,21600l,21600,,xe" filled="f" fillcolor="#bfbfbf" strokeweight="2pt">
                      <v:shadow color="#858aac"/>
                      <v:path arrowok="t" o:extrusionok="f" o:connecttype="custom" o:connectlocs="0,0;51,66;0,66" o:connectangles="0,0,0"/>
                    </v:shape>
                    <v:shape id="Arc 361" o:spid="_x0000_s1257" style="position:absolute;left:2204;top:2647;width:102;height:27;flip:x y;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jFhsUA&#10;AADbAAAADwAAAGRycy9kb3ducmV2LnhtbESPQUvDQBSE74L/YXlCL2I3VjASuy3FVpAehLaC12f2&#10;mQTz3qa7a5L++64g9DjMzDfMfDlyq3ryoXFi4H6agSIpnW2kMvBxeL17AhUiisXWCRk4UYDl4vpq&#10;joV1g+yo38dKJYiEAg3UMXaF1qGsiTFMXUeSvG/nGWOSvtLW45Dg3OpZlj1qxkbSQo0dvdRU/ux/&#10;2cC6f/8aVrzdHMfTsbnNOe/40xszuRlXz6AijfES/m+/WQP5A/x9ST9AL8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MWGxQAAANsAAAAPAAAAAAAAAAAAAAAAAJgCAABkcnMv&#10;ZG93bnJldi54bWxQSwUGAAAAAAQABAD1AAAAigMAAAAA&#10;" path="m,nfc11929,,21600,9670,21600,21600em,nsc11929,,21600,9670,21600,21600l,21600,,xe" filled="f" fillcolor="#bfbfbf" strokeweight="2pt">
                      <v:shadow color="#858aac"/>
                      <v:path arrowok="t" o:extrusionok="f" o:connecttype="custom" o:connectlocs="0,0;102,27;0,27" o:connectangles="0,0,0"/>
                    </v:shape>
                    <v:shape id="Arc 362" o:spid="_x0000_s1258" style="position:absolute;left:2314;top:2595;width:102;height:77;flip:y;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ayCcQA&#10;AADbAAAADwAAAGRycy9kb3ducmV2LnhtbESPQWvCQBSE70L/w/IKvZS6UURL6hpCRShFijF6f2Rf&#10;k9Ds27C7auqvdwsFj8PMfMMss8F04kzOt5YVTMYJCOLK6pZrBYdy8/IKwgdkjZ1lUvBLHrLVw2iJ&#10;qbYXLui8D7WIEPYpKmhC6FMpfdWQQT+2PXH0vq0zGKJ0tdQOLxFuOjlNkrk02HJcaLCn94aqn/3J&#10;KNiaqvt0BVFelOv+q5yfrsfds1JPj0P+BiLQEO7h//aHVrCYwd+X+A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2sgnEAAAA2wAAAA8AAAAAAAAAAAAAAAAAmAIAAGRycy9k&#10;b3ducmV2LnhtbFBLBQYAAAAABAAEAPUAAACJAwAAAAA=&#10;" path="m,nfc11929,,21600,9670,21600,21600em,nsc11929,,21600,9670,21600,21600l,21600,,xe" filled="f" fillcolor="#bfbfbf" strokeweight="2pt">
                      <v:shadow color="#858aac"/>
                      <v:path arrowok="t" o:extrusionok="f" o:connecttype="custom" o:connectlocs="0,0;102,77;0,77" o:connectangles="0,0,0"/>
                    </v:shape>
                    <v:shape id="Arc 363" o:spid="_x0000_s1259" style="position:absolute;left:2171;top:2533;width:51;height:116;rotation:15;flip:x y;visibility:visible;mso-wrap-style:square;v-text-anchor:middle" coordsize="21600,37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6R48IA&#10;AADbAAAADwAAAGRycy9kb3ducmV2LnhtbESPQWvCQBSE74L/YXlCb7pR0NroKiK2eLNqS6+P7DMJ&#10;Zt8L2TWm/94tFDwOM/MNs1x3rlItNb4UNjAeJaCIM7El5wa+zu/DOSgfkC1WwmTglzysV/3eElMr&#10;dz5Sewq5ihD2KRooQqhTrX1WkEM/kpo4ehdpHIYom1zbBu8R7io9SZKZdlhyXCiwpm1B2fV0cwba&#10;7znVh7fJ8ePQyc/nfid6mokxL4NuswAVqAvP8H97bw28TuHvS/wBe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jpHjwgAAANsAAAAPAAAAAAAAAAAAAAAAAJgCAABkcnMvZG93&#10;bnJldi54bWxQSwUGAAAAAAQABAD1AAAAhwMAAAAA&#10;" path="m,nfc11929,,21600,9670,21600,21600v,6302,-2754,12291,-7538,16394em,nsc11929,,21600,9670,21600,21600v,6302,-2754,12291,-7538,16394l,21600,,xe" filled="f" fillcolor="#bfbfbf" strokeweight="2pt">
                      <v:stroke startarrowlength="long" endarrow="block" endarrowwidth="narrow" endarrowlength="long"/>
                      <v:shadow color="#858aac"/>
                      <v:path arrowok="t" o:extrusionok="f" o:connecttype="custom" o:connectlocs="0,0;33,116;0,66" o:connectangles="0,0,0"/>
                    </v:shape>
                  </v:group>
                </v:group>
                <v:group id="Group 364" o:spid="_x0000_s1260" style="position:absolute;left:18839;top:6745;width:23584;height:4611" coordorigin="2309,2052" coordsize="1856,3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line id="Line 365" o:spid="_x0000_s1261" style="position:absolute;visibility:visible;mso-wrap-style:square" from="2309,2052" to="3924,2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deXMMAAADbAAAADwAAAGRycy9kb3ducmV2LnhtbESPzYrCQBCE78K+w9DC3nSiiEp0FFkR&#10;ZL34s4c9Npk2CWZ6QqbV7D69Iwgei6r6ipovW1epGzWh9Gxg0E9AEWfelpwb+DltelNQQZAtVp7J&#10;wB8FWC4+OnNMrb/zgW5HyVWEcEjRQCFSp1qHrCCHoe9r4uidfeNQomxybRu8R7ir9DBJxtphyXGh&#10;wJq+Csoux6szkPjzP67W1x1nU9mMvvfbVka/xnx229UMlFAr7/CrvbUGJhN4fok/QC8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3XlzDAAAA2wAAAA8AAAAAAAAAAAAA&#10;AAAAoQIAAGRycy9kb3ducmV2LnhtbFBLBQYAAAAABAAEAPkAAACRAwAAAAA=&#10;" strokeweight="2pt">
                    <v:stroke dashstyle="dash" endarrow="block" endarrowlength="long"/>
                    <v:shadow color="#858aac"/>
                  </v:line>
                  <v:group id="Group 366" o:spid="_x0000_s1262" style="position:absolute;left:3955;top:2218;width:210;height:197" coordorigin="4011,2262" coordsize="210,1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oval id="Oval 367" o:spid="_x0000_s1263" style="position:absolute;left:4011;top:2262;width:56;height: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3Xh8IA&#10;AADbAAAADwAAAGRycy9kb3ducmV2LnhtbESPUWvCQBCE3wv9D8cW+lYvFWk19RQRBKFQrMkPWHJr&#10;EsztxdtT03/fEwQfh5n5hpkvB9epCwVpPRt4H2WgiCtvW64NlMXmbQpKIrLFzjMZ+COB5eL5aY65&#10;9Vf+pcs+1ipBWHI00MTY51pL1ZBDGfmeOHkHHxzGJEOtbcBrgrtOj7PsQztsOS002NO6oeq4PzsD&#10;EsLPuZzIrvQ8np5CVXzLsTDm9WVYfYGKNMRH+N7eWgOfM7h9ST9A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DdeHwgAAANsAAAAPAAAAAAAAAAAAAAAAAJgCAABkcnMvZG93&#10;bnJldi54bWxQSwUGAAAAAAQABAD1AAAAhwMAAAAA&#10;" strokeweight="2pt">
                      <v:shadow color="#858aac"/>
                      <v:textbox inset="2.5mm,1.3mm,2.5mm,1.3mm"/>
                    </v:oval>
                    <v:oval id="Oval 368" o:spid="_x0000_s1264" style="position:absolute;left:4165;top:2289;width:56;height: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IOPb4A&#10;AADbAAAADwAAAGRycy9kb3ducmV2LnhtbERPzWrCQBC+C77DMoI33ShSQnSVUhAKBWlNHmDITpNg&#10;djbdWTW+ffcgePz4/neH0fXqRkE6zwZWywwUce1tx42BqjwuclASkS32nsnAgwQO++lkh4X1d/6h&#10;2zk2KoWwFGigjXEotJa6JYey9ANx4n59cBgTDI22Ae8p3PV6nWVv2mHHqaHFgT5aqi/nqzMgIZyu&#10;1Ua+K8/r/C/U5ZdcSmPms/F9CyrSGF/ip/vTGsjT+vQl/QC9/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LiDj2+AAAA2wAAAA8AAAAAAAAAAAAAAAAAmAIAAGRycy9kb3ducmV2&#10;LnhtbFBLBQYAAAAABAAEAPUAAACDAwAAAAA=&#10;" strokeweight="2pt">
                      <v:shadow color="#858aac"/>
                      <v:textbox inset="2.5mm,1.3mm,2.5mm,1.3mm"/>
                    </v:oval>
                    <v:line id="Line 369" o:spid="_x0000_s1265" style="position:absolute;visibility:visible;mso-wrap-style:square" from="4034,2262" to="4189,2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lrScYAAADbAAAADwAAAGRycy9kb3ducmV2LnhtbESPT2vCQBTE74V+h+UVvIhu1FZs6ioq&#10;Cp4KtQoeH9mXP232bciuSfTTuwWhx2FmfsPMl50pRUO1KywrGA0jEMSJ1QVnCo7fu8EMhPPIGkvL&#10;pOBKDpaL56c5xtq2/EXNwWciQNjFqCD3voqldElOBt3QVsTBS21t0AdZZ1LX2Aa4KeU4iqbSYMFh&#10;IceKNjklv4eLUZA2r8f15/nt5/beTrJb2o9Om9VWqd5Lt/oA4anz/+FHe68VzEbw9yX8AL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Za0nGAAAA2wAAAA8AAAAAAAAA&#10;AAAAAAAAoQIAAGRycy9kb3ducmV2LnhtbFBLBQYAAAAABAAEAPkAAACUAwAAAAA=&#10;" strokeweight="2pt">
                      <v:shadow color="#858aac"/>
                    </v:line>
                    <v:line id="Line 370" o:spid="_x0000_s1266" style="position:absolute;visibility:visible;mso-wrap-style:square" from="4038,2431" to="4193,2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v1PsYAAADbAAAADwAAAGRycy9kb3ducmV2LnhtbESPT2vCQBTE7wW/w/KEXopuaqtodBUr&#10;LfQkGBU8PrIvfzT7NmS3Seqn7xYKPQ4z8xtmtelNJVpqXGlZwfM4AkGcWl1yruB0/BjNQTiPrLGy&#10;TAq+ycFmPXhYYaxtxwdqE5+LAGEXo4LC+zqW0qUFGXRjWxMHL7ONQR9kk0vdYBfgppKTKJpJgyWH&#10;hQJr2hWU3pIvoyBrX09v+8v0el90L/k9e4rOu+27Uo/DfrsE4an3/+G/9qdWMJ/A75fwA+T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7L9T7GAAAA2wAAAA8AAAAAAAAA&#10;AAAAAAAAoQIAAGRycy9kb3ducmV2LnhtbFBLBQYAAAAABAAEAPkAAACUAwAAAAA=&#10;" strokeweight="2pt">
                      <v:shadow color="#858aac"/>
                    </v:line>
                    <v:oval id="Oval 371" o:spid="_x0000_s1267" style="position:absolute;left:4036;top:2281;width:34;height:1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I+WcQA&#10;AADbAAAADwAAAGRycy9kb3ducmV2LnhtbESPQWsCMRSE74X+h/CE3mpWC62sRhFhwYMt1u2lt+fm&#10;ubu4eUk3UdN/bwTB4zAz3zCzRTSdOFPvW8sKRsMMBHFldcu1gp+yeJ2A8AFZY2eZFPyTh8X8+WmG&#10;ubYX/qbzLtQiQdjnqKAJweVS+qohg35oHXHyDrY3GJLsa6l7vCS46eQ4y96lwZbTQoOOVg1Vx93J&#10;KIhFdLpclYX9/Psdue1+U358VUq9DOJyCiJQDI/wvb3WCiZvcPuSfoC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CPlnEAAAA2wAAAA8AAAAAAAAAAAAAAAAAmAIAAGRycy9k&#10;b3ducmV2LnhtbFBLBQYAAAAABAAEAPUAAACJAwAAAAA=&#10;" strokecolor="white" strokeweight="2pt">
                      <v:shadow color="#858aac"/>
                      <v:textbox inset="2.5mm,1.3mm,2.5mm,1.3mm"/>
                    </v:oval>
                  </v:group>
                </v:group>
                <v:shape id="Text Box 372" o:spid="_x0000_s1268" type="#_x0000_t202" style="position:absolute;left:35410;top:11687;width:7089;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Na6cQA&#10;AADbAAAADwAAAGRycy9kb3ducmV2LnhtbESPQWsCMRSE7wX/Q3gFbzVrK2XZGkUsLYKnVS/eHpvX&#10;zdLNy5qk7uqvN4LQ4zAz3zDz5WBbcSYfGscKppMMBHHldMO1gsP+6yUHESKyxtYxKbhQgOVi9DTH&#10;QrueSzrvYi0ShEOBCkyMXSFlqAxZDBPXESfvx3mLMUlfS+2xT3Dbytcse5cWG04LBjtaG6p+d39W&#10;wffn2yn3pl8ft6urvU770uqhVGr8PKw+QEQa4n/40d5oBfkM7l/S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TWunEAAAA2wAAAA8AAAAAAAAAAAAAAAAAmAIAAGRycy9k&#10;b3ducmV2LnhtbFBLBQYAAAAABAAEAPUAAACJAwAAAAA=&#10;" filled="f" fillcolor="#bfbfbf" stroked="f" strokecolor="#003466">
                  <v:textbox inset="2mm,1.04mm,2mm,1.04mm">
                    <w:txbxContent>
                      <w:p w:rsidR="003E578D" w:rsidRPr="00AD1A6F" w:rsidRDefault="003E578D" w:rsidP="00FC347D">
                        <w:pPr>
                          <w:autoSpaceDE w:val="0"/>
                          <w:autoSpaceDN w:val="0"/>
                          <w:adjustRightInd w:val="0"/>
                          <w:rPr>
                            <w:color w:val="000000"/>
                            <w:sz w:val="19"/>
                            <w:lang w:val="en-US"/>
                          </w:rPr>
                        </w:pPr>
                        <w:r w:rsidRPr="00AD1A6F">
                          <w:rPr>
                            <w:color w:val="000000"/>
                            <w:sz w:val="19"/>
                          </w:rPr>
                          <w:t>Photometer</w:t>
                        </w:r>
                      </w:p>
                    </w:txbxContent>
                  </v:textbox>
                </v:shape>
                <v:group id="Group 373" o:spid="_x0000_s1269" style="position:absolute;left:18902;top:6745;width:20459;height:2477" coordorigin="2314,2052" coordsize="1610,1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line id="Line 374" o:spid="_x0000_s1270" style="position:absolute;visibility:visible;mso-wrap-style:square" from="2314,2052" to="3924,21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GZ48UAAADbAAAADwAAAGRycy9kb3ducmV2LnhtbESP0WrCQBRE3wX/YbmCb3WjDyLRVaqg&#10;VGlRUz/gmr1NQrN3w+42Sfv13ULBx2FmzjCrTW9q0ZLzlWUF00kCgji3uuJCwe19/7QA4QOyxtoy&#10;KfgmD5v1cLDCVNuOr9RmoRARwj5FBWUITSqlz0sy6Ce2IY7eh3UGQ5SukNphF+GmlrMkmUuDFceF&#10;EhvalZR/Zl9Gwfn885adDniZvrrstN0e77e2uys1HvXPSxCB+vAI/7dftILFHP6+xB8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kGZ48UAAADbAAAADwAAAAAAAAAA&#10;AAAAAAChAgAAZHJzL2Rvd25yZXYueG1sUEsFBgAAAAAEAAQA+QAAAJMDAAAAAA==&#10;" strokeweight="1pt">
                    <v:stroke endarrow="block" endarrowlength="long"/>
                    <v:shadow color="#858aac"/>
                  </v:line>
                  <v:shape id="Arc 375" o:spid="_x0000_s1271" style="position:absolute;left:3636;top:2115;width:56;height:126;rotation:20;visibility:visible;mso-wrap-style:square;v-text-anchor:middle" coordsize="21600,227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Gw3cQA&#10;AADbAAAADwAAAGRycy9kb3ducmV2LnhtbESPQWsCMRSE70L/Q3gFbzWrB11Xo4iloN6qQnt8bl43&#10;oZuXdRN17a9vCgWPw8x8w8yXnavFldpgPSsYDjIQxKXXlisFx8PbSw4iRGSNtWdScKcAy8VTb46F&#10;9jd+p+s+ViJBOBSowMTYFFKG0pDDMPANcfK+fOswJtlWUrd4S3BXy1GWjaVDy2nBYENrQ+X3/uIU&#10;hPOp/MztdvQx3lnz8zqJG32fKtV/7lYzEJG6+Aj/tzdaQT6Bvy/p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RsN3EAAAA2wAAAA8AAAAAAAAAAAAAAAAAmAIAAGRycy9k&#10;b3ducmV2LnhtbFBLBQYAAAAABAAEAPUAAACJAwAAAAA=&#10;" path="m6134,nfc15307,2717,21600,11144,21600,20711v,665,-31,1329,-93,1991em6134,nsc15307,2717,21600,11144,21600,20711v,665,-31,1329,-93,1991l,20711,6134,xe" filled="f" fillcolor="#bfbfbf" strokeweight="1pt">
                    <v:stroke startarrow="block" startarrowwidth="narrow" startarrowlength="short" endarrow="block" endarrowwidth="narrow" endarrowlength="short"/>
                    <v:shadow color="#858aac"/>
                    <v:path arrowok="t" o:extrusionok="f" o:connecttype="custom" o:connectlocs="16,0;56,126;0,115" o:connectangles="0,0,0"/>
                  </v:shape>
                  <v:shape id="Text Box 376" o:spid="_x0000_s1272" type="#_x0000_t202" style="position:absolute;left:3733;top:2132;width:61;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4S3rwA&#10;AADbAAAADwAAAGRycy9kb3ducmV2LnhtbERPuwrCMBTdBf8hXMFNU0VEa6OIIOjg4GNxuza3D2xu&#10;ShNr/XszCI6H8042nalES40rLSuYjCMQxKnVJecKbtf9aAHCeWSNlWVS8CEHm3W/l2Cs7ZvP1F58&#10;LkIIuxgVFN7XsZQuLcigG9uaOHCZbQz6AJtc6gbfIdxUchpFc2mw5NBQYE27gtLn5WUUPGfyQffT&#10;ZMnt4+S67Hw4aj1TajjotisQnjr/F//cB61gEcaGL+EHyP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w3hLevAAAANsAAAAPAAAAAAAAAAAAAAAAAJgCAABkcnMvZG93bnJldi54&#10;bWxQSwUGAAAAAAQABAD1AAAAgQMAAAAA&#10;" filled="f" fillcolor="#bfbfbf" stroked="f" strokecolor="#003466">
                    <v:textbox inset="0,0,0,0">
                      <w:txbxContent>
                        <w:p w:rsidR="003E578D" w:rsidRPr="00AD1A6F" w:rsidRDefault="003E578D" w:rsidP="00FC347D">
                          <w:pPr>
                            <w:autoSpaceDE w:val="0"/>
                            <w:autoSpaceDN w:val="0"/>
                            <w:adjustRightInd w:val="0"/>
                            <w:jc w:val="center"/>
                            <w:rPr>
                              <w:b/>
                              <w:bCs/>
                              <w:color w:val="000000"/>
                              <w:sz w:val="19"/>
                              <w:lang w:val="de-DE"/>
                            </w:rPr>
                          </w:pPr>
                          <w:r w:rsidRPr="00AD1A6F">
                            <w:rPr>
                              <w:rFonts w:cs="Symbol"/>
                              <w:b/>
                              <w:bCs/>
                              <w:color w:val="000000"/>
                              <w:sz w:val="19"/>
                              <w:lang w:val="de-DE"/>
                            </w:rPr>
                            <w:t>v</w:t>
                          </w:r>
                        </w:p>
                      </w:txbxContent>
                    </v:textbox>
                  </v:shape>
                </v:group>
                <v:group id="Group 377" o:spid="_x0000_s1273" style="position:absolute;left:18801;top:6745;width:10042;height:5793" coordorigin="2306,2052" coordsize="790,4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line id="Line 378" o:spid="_x0000_s1274" style="position:absolute;visibility:visible;mso-wrap-style:square" from="2306,2052" to="3044,2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0y0cIAAADbAAAADwAAAGRycy9kb3ducmV2LnhtbERP3WrCMBS+H/gO4QjezdRdyFaNosLE&#10;yYZafYBjc2yLzUlJsrbb0y8XAy8/vv/5sje1aMn5yrKCyTgBQZxbXXGh4HJ+f34F4QOyxtoyKfgh&#10;D8vF4GmOqbYdn6jNQiFiCPsUFZQhNKmUPi/JoB/bhjhyN+sMhghdIbXDLoabWr4kyVQarDg2lNjQ&#10;pqT8nn0bBYfD71e23+Jx8umy/Xr9cb203VWp0bBfzUAE6sND/O/eaQVvcX38En+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z0y0cIAAADbAAAADwAAAAAAAAAAAAAA&#10;AAChAgAAZHJzL2Rvd25yZXYueG1sUEsFBgAAAAAEAAQA+QAAAJADAAAAAA==&#10;" strokeweight="1pt">
                    <v:stroke endarrow="block" endarrowlength="long"/>
                    <v:shadow color="#858aac"/>
                  </v:line>
                  <v:shape id="Arc 379" o:spid="_x0000_s1275" style="position:absolute;left:2841;top:2179;width:237;height:192;flip:y;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x9ZMMA&#10;AADbAAAADwAAAGRycy9kb3ducmV2LnhtbESP0WrCQBRE3wv+w3KFvtWN1laNrlJChTwZGv2AS/aa&#10;BLN3l+xW0793BaGPw8ycYTa7wXTiSr1vLSuYThIQxJXVLdcKTsf92xKED8gaO8uk4I887Lajlw2m&#10;2t74h65lqEWEsE9RQROCS6X0VUMG/cQ64uidbW8wRNnXUvd4i3DTyVmSfEqDLceFBh1lDVWX8tco&#10;WOTlh5OH9zku5t+Zzw+Fd1mh1Ot4+FqDCDSE//CznWsFqyk8vsQfIL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6x9ZMMAAADbAAAADwAAAAAAAAAAAAAAAACYAgAAZHJzL2Rv&#10;d25yZXYueG1sUEsFBgAAAAAEAAQA9QAAAIgDAAAAAA==&#10;" path="m,nfc11929,,21600,9670,21600,21600em,nsc11929,,21600,9670,21600,21600l,21600,,xe" filled="f" fillcolor="#bfbfbf" strokeweight="1pt">
                    <v:stroke startarrow="block" startarrowwidth="narrow" startarrowlength="long" endarrow="block" endarrowwidth="narrow" endarrowlength="long"/>
                    <v:shadow color="#858aac"/>
                    <v:path arrowok="t" o:extrusionok="f" o:connecttype="custom" o:connectlocs="0,0;237,192;0,192" o:connectangles="0,0,0"/>
                  </v:shape>
                  <v:shape id="Text Box 380" o:spid="_x0000_s1276" type="#_x0000_t202" style="position:absolute;left:3043;top:2283;width:53;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z6cAA&#10;AADbAAAADwAAAGRycy9kb3ducmV2LnhtbESPzQrCMBCE74LvEFbwZlNFRKtRRBD04MGfi7e1Wdti&#10;sylNrPXtjSB4HGbmG2axak0pGqpdYVnBMIpBEKdWF5wpuJy3gykI55E1lpZJwZscrJbdzgITbV98&#10;pObkMxEg7BJUkHtfJVK6NCeDLrIVcfDutjbog6wzqWt8Bbgp5SiOJ9JgwWEhx4o2OaWP09MoeIzl&#10;ja6H4Yyb28G19+Nur/VYqX6vXc9BeGr9P/xr77SC2Qi+X8IPkM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O+z6cAAAADbAAAADwAAAAAAAAAAAAAAAACYAgAAZHJzL2Rvd25y&#10;ZXYueG1sUEsFBgAAAAAEAAQA9QAAAIUDAAAAAA==&#10;" filled="f" fillcolor="#bfbfbf" stroked="f" strokecolor="#003466">
                    <v:textbox inset="0,0,0,0">
                      <w:txbxContent>
                        <w:p w:rsidR="003E578D" w:rsidRPr="00AD1A6F" w:rsidRDefault="003E578D" w:rsidP="00FC347D">
                          <w:pPr>
                            <w:autoSpaceDE w:val="0"/>
                            <w:autoSpaceDN w:val="0"/>
                            <w:adjustRightInd w:val="0"/>
                            <w:jc w:val="center"/>
                            <w:rPr>
                              <w:b/>
                              <w:bCs/>
                              <w:color w:val="000000"/>
                              <w:sz w:val="19"/>
                              <w:lang w:val="de-DE"/>
                            </w:rPr>
                          </w:pPr>
                          <w:r w:rsidRPr="00AD1A6F">
                            <w:rPr>
                              <w:rFonts w:cs="Symbol"/>
                              <w:b/>
                              <w:bCs/>
                              <w:color w:val="000000"/>
                              <w:sz w:val="19"/>
                              <w:lang w:val="de-DE"/>
                            </w:rPr>
                            <w:t>h</w:t>
                          </w:r>
                        </w:p>
                      </w:txbxContent>
                    </v:textbox>
                  </v:shape>
                </v:group>
                <w10:anchorlock/>
              </v:group>
            </w:pict>
          </mc:Fallback>
        </mc:AlternateContent>
      </w:r>
    </w:p>
    <w:p w:rsidR="00385790" w:rsidRPr="00385790" w:rsidRDefault="00385790" w:rsidP="00385790">
      <w:pPr>
        <w:spacing w:before="240"/>
        <w:ind w:left="1134" w:right="1134"/>
        <w:jc w:val="center"/>
        <w:rPr>
          <w:u w:val="single"/>
        </w:rPr>
      </w:pPr>
      <w:r>
        <w:rPr>
          <w:u w:val="single"/>
        </w:rPr>
        <w:tab/>
      </w:r>
      <w:r>
        <w:rPr>
          <w:u w:val="single"/>
        </w:rPr>
        <w:tab/>
      </w:r>
      <w:r>
        <w:rPr>
          <w:u w:val="single"/>
        </w:rPr>
        <w:tab/>
      </w: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64636E" w:rsidTr="00165E82">
        <w:trPr>
          <w:cantSplit/>
          <w:trHeight w:hRule="exact" w:val="851"/>
        </w:trPr>
        <w:tc>
          <w:tcPr>
            <w:tcW w:w="1276" w:type="dxa"/>
            <w:tcBorders>
              <w:bottom w:val="single" w:sz="4" w:space="0" w:color="auto"/>
            </w:tcBorders>
            <w:vAlign w:val="bottom"/>
          </w:tcPr>
          <w:p w:rsidR="0064636E" w:rsidRDefault="0064636E" w:rsidP="003C3936"/>
        </w:tc>
        <w:tc>
          <w:tcPr>
            <w:tcW w:w="8363" w:type="dxa"/>
            <w:gridSpan w:val="2"/>
            <w:tcBorders>
              <w:bottom w:val="single" w:sz="4" w:space="0" w:color="auto"/>
            </w:tcBorders>
            <w:vAlign w:val="bottom"/>
          </w:tcPr>
          <w:p w:rsidR="0064636E" w:rsidRPr="00D47EEA" w:rsidRDefault="0064636E" w:rsidP="00D67AC2">
            <w:pPr>
              <w:jc w:val="right"/>
            </w:pPr>
            <w:r w:rsidRPr="00014D07">
              <w:rPr>
                <w:sz w:val="40"/>
              </w:rPr>
              <w:t>E</w:t>
            </w:r>
            <w:r>
              <w:t>/ECE/324/</w:t>
            </w:r>
            <w:r w:rsidR="00841EB5">
              <w:t>Rev.</w:t>
            </w:r>
            <w:r w:rsidR="00F159FF">
              <w:t>1</w:t>
            </w:r>
            <w:r w:rsidR="00841EB5">
              <w:t>/</w:t>
            </w:r>
            <w:r>
              <w:t>Add.</w:t>
            </w:r>
            <w:r w:rsidR="00F159FF">
              <w:t>47</w:t>
            </w:r>
            <w:r>
              <w:t>/Rev.</w:t>
            </w:r>
            <w:r w:rsidR="00CD5039">
              <w:t>1</w:t>
            </w:r>
            <w:r w:rsidR="00D67AC2">
              <w:t>2</w:t>
            </w:r>
            <w:r>
              <w:t>/</w:t>
            </w:r>
            <w:r w:rsidR="00D623A7">
              <w:t>Amend.</w:t>
            </w:r>
            <w:r w:rsidR="00F159FF">
              <w:t>1</w:t>
            </w:r>
            <w:r>
              <w:t>−</w:t>
            </w:r>
            <w:r w:rsidRPr="00014D07">
              <w:rPr>
                <w:sz w:val="40"/>
              </w:rPr>
              <w:t>E</w:t>
            </w:r>
            <w:r>
              <w:t>/ECE/TRANS/505</w:t>
            </w:r>
            <w:r w:rsidR="00F159FF">
              <w:t>/Rev.1/Add.47/Rev.</w:t>
            </w:r>
            <w:r w:rsidR="00CD5039">
              <w:t>1</w:t>
            </w:r>
            <w:r w:rsidR="00D67AC2">
              <w:t>2</w:t>
            </w:r>
            <w:r w:rsidR="00F159FF">
              <w:t>/Amend.1</w:t>
            </w:r>
          </w:p>
        </w:tc>
      </w:tr>
      <w:tr w:rsidR="003C3936" w:rsidTr="007A5172">
        <w:trPr>
          <w:cantSplit/>
          <w:trHeight w:hRule="exact" w:val="2706"/>
        </w:trPr>
        <w:tc>
          <w:tcPr>
            <w:tcW w:w="1276" w:type="dxa"/>
            <w:tcBorders>
              <w:top w:val="single" w:sz="4" w:space="0" w:color="auto"/>
              <w:bottom w:val="single" w:sz="12" w:space="0" w:color="auto"/>
            </w:tcBorders>
          </w:tcPr>
          <w:p w:rsidR="003C3936" w:rsidRDefault="003C3936" w:rsidP="003C3936">
            <w:pPr>
              <w:spacing w:before="120"/>
            </w:pPr>
          </w:p>
        </w:tc>
        <w:tc>
          <w:tcPr>
            <w:tcW w:w="5528" w:type="dxa"/>
            <w:tcBorders>
              <w:top w:val="single" w:sz="4" w:space="0" w:color="auto"/>
              <w:bottom w:val="single" w:sz="12" w:space="0" w:color="auto"/>
            </w:tcBorders>
          </w:tcPr>
          <w:p w:rsidR="003C3936" w:rsidRPr="00D773DF" w:rsidRDefault="003C3936" w:rsidP="003C3936">
            <w:pPr>
              <w:spacing w:before="120"/>
            </w:pPr>
          </w:p>
        </w:tc>
        <w:tc>
          <w:tcPr>
            <w:tcW w:w="2835" w:type="dxa"/>
            <w:tcBorders>
              <w:top w:val="single" w:sz="4" w:space="0" w:color="auto"/>
              <w:bottom w:val="single" w:sz="12" w:space="0" w:color="auto"/>
            </w:tcBorders>
          </w:tcPr>
          <w:p w:rsidR="003C3936" w:rsidRDefault="003C3936" w:rsidP="003C3936">
            <w:pPr>
              <w:spacing w:before="120"/>
            </w:pPr>
          </w:p>
          <w:p w:rsidR="00D623A7" w:rsidRDefault="00D623A7" w:rsidP="003C3936">
            <w:pPr>
              <w:spacing w:before="120"/>
            </w:pPr>
          </w:p>
          <w:p w:rsidR="00C84414" w:rsidRDefault="00C84414" w:rsidP="003C3936">
            <w:pPr>
              <w:spacing w:before="120"/>
            </w:pPr>
          </w:p>
          <w:p w:rsidR="00C84414" w:rsidRDefault="00A8618D" w:rsidP="003C3936">
            <w:pPr>
              <w:spacing w:before="120"/>
            </w:pPr>
            <w:r>
              <w:t>22</w:t>
            </w:r>
            <w:r w:rsidR="00C83C14">
              <w:t xml:space="preserve"> June 2015</w:t>
            </w:r>
          </w:p>
        </w:tc>
      </w:tr>
    </w:tbl>
    <w:p w:rsidR="00C711C7" w:rsidRPr="00392A12" w:rsidRDefault="00C711C7" w:rsidP="00C711C7">
      <w:pPr>
        <w:pStyle w:val="HChG"/>
      </w:pPr>
      <w:r w:rsidRPr="00392A12">
        <w:tab/>
      </w:r>
      <w:r w:rsidRPr="00392A12">
        <w:tab/>
      </w:r>
      <w:bookmarkStart w:id="75" w:name="_Toc340666199"/>
      <w:bookmarkStart w:id="76" w:name="_Toc340745062"/>
      <w:r w:rsidRPr="00392A12">
        <w:t>Agreement</w:t>
      </w:r>
      <w:bookmarkEnd w:id="75"/>
      <w:bookmarkEnd w:id="76"/>
    </w:p>
    <w:p w:rsidR="00C711C7" w:rsidRPr="00392A12" w:rsidRDefault="00C711C7" w:rsidP="00C711C7">
      <w:pPr>
        <w:pStyle w:val="H1G"/>
      </w:pPr>
      <w:r w:rsidRPr="00F173C4">
        <w:rPr>
          <w:rStyle w:val="H1GChar"/>
        </w:rPr>
        <w:tab/>
      </w:r>
      <w:r w:rsidRPr="00F173C4">
        <w:rPr>
          <w:rStyle w:val="H1GChar"/>
        </w:rPr>
        <w:tab/>
      </w:r>
      <w:r w:rsidRPr="006A6FBE">
        <w:t xml:space="preserve">Concerning the Adoption of Uniform Technical Prescriptions for Wheeled Vehicles, Equipment and Parts which can be </w:t>
      </w:r>
      <w:proofErr w:type="gramStart"/>
      <w:r w:rsidR="00EA0ED6">
        <w:t>F</w:t>
      </w:r>
      <w:r w:rsidRPr="006A6FBE">
        <w:t>itted</w:t>
      </w:r>
      <w:proofErr w:type="gramEnd"/>
      <w:r w:rsidRPr="006A6FBE">
        <w:t xml:space="preserve"> and/or be </w:t>
      </w:r>
      <w:r w:rsidR="00EA0ED6">
        <w:t>U</w:t>
      </w:r>
      <w:r w:rsidRPr="006A6FBE">
        <w:t>sed on Wheeled Vehicles and the Conditions for Reciprocal Recognition of Approvals Granted on the Basis of these Prescriptions</w:t>
      </w:r>
      <w:r w:rsidRPr="009E5D87">
        <w:rPr>
          <w:rStyle w:val="a3"/>
          <w:b w:val="0"/>
          <w:sz w:val="20"/>
          <w:vertAlign w:val="baseline"/>
        </w:rPr>
        <w:footnoteReference w:customMarkFollows="1" w:id="31"/>
        <w:t>*</w:t>
      </w:r>
    </w:p>
    <w:p w:rsidR="00C711C7" w:rsidRPr="00392A12" w:rsidRDefault="00C711C7" w:rsidP="00C711C7">
      <w:pPr>
        <w:pStyle w:val="SingleTxtG"/>
        <w:spacing w:before="120"/>
      </w:pPr>
      <w:r w:rsidRPr="00392A12">
        <w:t>(Revision 2, including the amendments which entered into force on 16 October 1995)</w:t>
      </w:r>
    </w:p>
    <w:p w:rsidR="0064636E" w:rsidRDefault="00C711C7" w:rsidP="0064636E">
      <w:pPr>
        <w:pStyle w:val="H1G"/>
        <w:ind w:left="0" w:right="0" w:firstLine="0"/>
        <w:jc w:val="center"/>
      </w:pPr>
      <w:r>
        <w:t>_________</w:t>
      </w:r>
    </w:p>
    <w:p w:rsidR="0064636E" w:rsidRDefault="0064636E" w:rsidP="0064636E">
      <w:pPr>
        <w:pStyle w:val="H1G"/>
      </w:pPr>
      <w:r>
        <w:tab/>
      </w:r>
      <w:r>
        <w:tab/>
        <w:t xml:space="preserve">Addendum </w:t>
      </w:r>
      <w:r w:rsidR="00F159FF">
        <w:t>47</w:t>
      </w:r>
      <w:r>
        <w:t xml:space="preserve"> – Regulation No.</w:t>
      </w:r>
      <w:r w:rsidR="00271A7F">
        <w:t xml:space="preserve"> </w:t>
      </w:r>
      <w:r w:rsidR="00F159FF">
        <w:t>48</w:t>
      </w:r>
    </w:p>
    <w:p w:rsidR="0064636E" w:rsidRPr="00014D07" w:rsidRDefault="0064636E" w:rsidP="0064636E">
      <w:pPr>
        <w:pStyle w:val="H1G"/>
      </w:pPr>
      <w:r>
        <w:tab/>
      </w:r>
      <w:r>
        <w:tab/>
      </w:r>
      <w:r w:rsidRPr="00014D07">
        <w:t xml:space="preserve">Revision </w:t>
      </w:r>
      <w:r w:rsidR="00F159FF">
        <w:t>1</w:t>
      </w:r>
      <w:r w:rsidR="00D67AC2">
        <w:t>2</w:t>
      </w:r>
      <w:r w:rsidRPr="00014D07">
        <w:t xml:space="preserve"> - </w:t>
      </w:r>
      <w:r w:rsidR="00D623A7">
        <w:t>Amendment</w:t>
      </w:r>
      <w:r w:rsidRPr="00014D07">
        <w:t xml:space="preserve"> </w:t>
      </w:r>
      <w:r w:rsidR="00F159FF">
        <w:t>1</w:t>
      </w:r>
    </w:p>
    <w:p w:rsidR="0064636E" w:rsidRPr="00272880" w:rsidRDefault="00D623A7" w:rsidP="0064636E">
      <w:pPr>
        <w:pStyle w:val="SingleTxtG"/>
        <w:spacing w:after="360"/>
        <w:rPr>
          <w:spacing w:val="-2"/>
        </w:rPr>
      </w:pPr>
      <w:r>
        <w:rPr>
          <w:spacing w:val="-2"/>
        </w:rPr>
        <w:t xml:space="preserve">Supplement </w:t>
      </w:r>
      <w:r w:rsidR="0010198C">
        <w:rPr>
          <w:spacing w:val="-2"/>
        </w:rPr>
        <w:t xml:space="preserve">5 </w:t>
      </w:r>
      <w:r>
        <w:rPr>
          <w:spacing w:val="-2"/>
        </w:rPr>
        <w:t xml:space="preserve">to </w:t>
      </w:r>
      <w:r w:rsidR="00271A7F">
        <w:rPr>
          <w:spacing w:val="-2"/>
        </w:rPr>
        <w:t xml:space="preserve">the </w:t>
      </w:r>
      <w:r w:rsidR="00F159FF">
        <w:rPr>
          <w:spacing w:val="-2"/>
        </w:rPr>
        <w:t>0</w:t>
      </w:r>
      <w:r w:rsidR="00D67AC2">
        <w:rPr>
          <w:spacing w:val="-2"/>
        </w:rPr>
        <w:t>6</w:t>
      </w:r>
      <w:r>
        <w:rPr>
          <w:spacing w:val="-2"/>
        </w:rPr>
        <w:t xml:space="preserve"> series of amendments</w:t>
      </w:r>
      <w:r w:rsidR="0064636E" w:rsidRPr="00272880">
        <w:rPr>
          <w:spacing w:val="-2"/>
        </w:rPr>
        <w:t xml:space="preserve"> – Date of entry into force: </w:t>
      </w:r>
      <w:r w:rsidR="000972FA">
        <w:t>15 June 2015</w:t>
      </w:r>
    </w:p>
    <w:p w:rsidR="0064636E" w:rsidRDefault="0064636E" w:rsidP="0064636E">
      <w:pPr>
        <w:pStyle w:val="H1G"/>
        <w:rPr>
          <w:lang w:val="en-US"/>
        </w:rPr>
      </w:pPr>
      <w:r>
        <w:rPr>
          <w:lang w:val="en-US"/>
        </w:rPr>
        <w:tab/>
      </w:r>
      <w:r>
        <w:rPr>
          <w:lang w:val="en-US"/>
        </w:rPr>
        <w:tab/>
      </w:r>
      <w:r w:rsidR="00F159FF" w:rsidRPr="00F159FF">
        <w:rPr>
          <w:lang w:val="en-US"/>
        </w:rPr>
        <w:t>Uniform provisions concerning the approval of vehicles with regard to the installation of lighting and light-</w:t>
      </w:r>
      <w:proofErr w:type="spellStart"/>
      <w:r w:rsidR="00F159FF" w:rsidRPr="00F159FF">
        <w:rPr>
          <w:lang w:val="en-US"/>
        </w:rPr>
        <w:t>signalling</w:t>
      </w:r>
      <w:proofErr w:type="spellEnd"/>
      <w:r w:rsidR="00F159FF" w:rsidRPr="00F159FF">
        <w:rPr>
          <w:lang w:val="en-US"/>
        </w:rPr>
        <w:t xml:space="preserve"> devices</w:t>
      </w:r>
    </w:p>
    <w:p w:rsidR="007A5172" w:rsidRDefault="007A5172" w:rsidP="007A5172">
      <w:pPr>
        <w:pStyle w:val="SingleTxtG"/>
        <w:spacing w:after="0"/>
      </w:pPr>
      <w:r w:rsidRPr="007A5172">
        <w:t xml:space="preserve">This document is meant purely as documentation tool. The authentic and legal binding text </w:t>
      </w:r>
      <w:bookmarkStart w:id="77" w:name="_GoBack"/>
      <w:bookmarkEnd w:id="77"/>
      <w:r w:rsidRPr="007A5172">
        <w:t xml:space="preserve">is: </w:t>
      </w:r>
      <w:proofErr w:type="spellStart"/>
      <w:r w:rsidRPr="007A5172">
        <w:t>ECE</w:t>
      </w:r>
      <w:proofErr w:type="spellEnd"/>
      <w:r w:rsidRPr="007A5172">
        <w:t>/TRANS/WP.29/2014/</w:t>
      </w:r>
      <w:r>
        <w:t>59</w:t>
      </w:r>
      <w:r w:rsidR="00E94FEA">
        <w:t>.</w:t>
      </w:r>
    </w:p>
    <w:p w:rsidR="000D3A4F" w:rsidRPr="000D3A4F" w:rsidRDefault="000972FA" w:rsidP="000D3A4F">
      <w:pPr>
        <w:suppressAutoHyphens w:val="0"/>
        <w:spacing w:line="240" w:lineRule="auto"/>
        <w:jc w:val="center"/>
        <w:rPr>
          <w:b/>
          <w:sz w:val="24"/>
        </w:rPr>
      </w:pPr>
      <w:r>
        <w:rPr>
          <w:b/>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left:0;text-align:left;margin-left:200pt;margin-top:20.4pt;width:81pt;height:65.1pt;z-index:251657728;visibility:visible;mso-wrap-distance-bottom:10.8pt">
            <v:imagedata r:id="rId149" o:title="" cropleft="-4983f" cropright="-4983f"/>
            <w10:wrap type="topAndBottom"/>
          </v:shape>
        </w:pict>
      </w:r>
      <w:r w:rsidR="000D3A4F" w:rsidRPr="000D3A4F">
        <w:rPr>
          <w:b/>
          <w:sz w:val="24"/>
        </w:rPr>
        <w:t>_________</w:t>
      </w:r>
    </w:p>
    <w:p w:rsidR="000D3A4F" w:rsidRPr="000D3A4F" w:rsidRDefault="000D3A4F" w:rsidP="000D3A4F">
      <w:pPr>
        <w:suppressAutoHyphens w:val="0"/>
        <w:spacing w:line="240" w:lineRule="auto"/>
        <w:rPr>
          <w:b/>
          <w:sz w:val="24"/>
        </w:rPr>
      </w:pPr>
    </w:p>
    <w:p w:rsidR="000D3A4F" w:rsidRPr="000D3A4F" w:rsidRDefault="000D3A4F" w:rsidP="000D3A4F">
      <w:pPr>
        <w:suppressAutoHyphens w:val="0"/>
        <w:spacing w:line="240" w:lineRule="auto"/>
        <w:jc w:val="center"/>
        <w:rPr>
          <w:b/>
          <w:sz w:val="24"/>
        </w:rPr>
      </w:pPr>
      <w:r w:rsidRPr="000D3A4F">
        <w:rPr>
          <w:b/>
          <w:sz w:val="24"/>
        </w:rPr>
        <w:t>UNITED NATIONS</w:t>
      </w:r>
    </w:p>
    <w:p w:rsidR="00D623A7" w:rsidRDefault="00D623A7">
      <w:pPr>
        <w:suppressAutoHyphens w:val="0"/>
        <w:spacing w:line="240" w:lineRule="auto"/>
      </w:pPr>
    </w:p>
    <w:p w:rsidR="00F159FF" w:rsidRDefault="00F159FF" w:rsidP="00F159FF">
      <w:pPr>
        <w:autoSpaceDE w:val="0"/>
        <w:autoSpaceDN w:val="0"/>
        <w:adjustRightInd w:val="0"/>
        <w:spacing w:after="120"/>
        <w:ind w:left="2268" w:right="1134" w:hanging="1134"/>
      </w:pPr>
      <w:r w:rsidRPr="00F159FF">
        <w:rPr>
          <w:i/>
          <w:iCs/>
        </w:rPr>
        <w:t xml:space="preserve">Paragraph </w:t>
      </w:r>
      <w:r w:rsidRPr="00F159FF">
        <w:rPr>
          <w:i/>
        </w:rPr>
        <w:t>2.7.16.4.</w:t>
      </w:r>
      <w:r w:rsidRPr="00F159FF">
        <w:t>, amend to read:</w:t>
      </w:r>
    </w:p>
    <w:p w:rsidR="00D67AC2" w:rsidRPr="00D67AC2" w:rsidRDefault="00D67AC2" w:rsidP="00D67AC2">
      <w:pPr>
        <w:autoSpaceDE w:val="0"/>
        <w:autoSpaceDN w:val="0"/>
        <w:adjustRightInd w:val="0"/>
        <w:spacing w:after="120"/>
        <w:ind w:left="2268" w:right="1134" w:hanging="1134"/>
        <w:jc w:val="both"/>
      </w:pPr>
      <w:r w:rsidRPr="00D67AC2">
        <w:t>"2.7.16.4.</w:t>
      </w:r>
      <w:r w:rsidRPr="00D67AC2">
        <w:tab/>
        <w:t>Retro-reflecting materials approved as Class D or E or F according to Regulation No. 104 and used for other purposes in compliance with national requirements."</w:t>
      </w:r>
    </w:p>
    <w:p w:rsidR="00D67AC2" w:rsidRPr="00D67AC2" w:rsidRDefault="00D67AC2" w:rsidP="00D67AC2">
      <w:pPr>
        <w:spacing w:after="120"/>
        <w:ind w:left="1134" w:right="1134"/>
        <w:jc w:val="both"/>
        <w:rPr>
          <w:lang w:val="en-US"/>
        </w:rPr>
      </w:pPr>
      <w:r w:rsidRPr="00D67AC2">
        <w:rPr>
          <w:i/>
          <w:iCs/>
          <w:lang w:val="en-US"/>
        </w:rPr>
        <w:t>Paragraph 2.7.30.1.</w:t>
      </w:r>
      <w:r w:rsidRPr="00D67AC2">
        <w:rPr>
          <w:lang w:val="en-US"/>
        </w:rPr>
        <w:t>, amend to read:</w:t>
      </w:r>
    </w:p>
    <w:p w:rsidR="00D67AC2" w:rsidRPr="00D67AC2" w:rsidRDefault="00D67AC2" w:rsidP="00D67AC2">
      <w:pPr>
        <w:spacing w:after="120"/>
        <w:ind w:left="2268" w:right="1134" w:hanging="1134"/>
        <w:jc w:val="both"/>
        <w:rPr>
          <w:i/>
          <w:iCs/>
        </w:rPr>
      </w:pPr>
      <w:proofErr w:type="gramStart"/>
      <w:r w:rsidRPr="00D67AC2">
        <w:t>"2.7.30.1.</w:t>
      </w:r>
      <w:r w:rsidRPr="00D67AC2">
        <w:tab/>
        <w:t>"</w:t>
      </w:r>
      <w:r w:rsidRPr="00D67AC2">
        <w:rPr>
          <w:i/>
        </w:rPr>
        <w:t>Interdependent lamp marked "Y"</w:t>
      </w:r>
      <w:r w:rsidRPr="00D67AC2">
        <w:t>" means a device operating as part of an interdependent lamp system.</w:t>
      </w:r>
      <w:proofErr w:type="gramEnd"/>
      <w:r w:rsidRPr="00D67AC2">
        <w:t xml:space="preserve"> Interdependent lamps operate together when activated, have separate apparent surfaces in the direction of the reference axis and separate lamp bodies, and may have separate light source(s)."</w:t>
      </w:r>
    </w:p>
    <w:p w:rsidR="00D67AC2" w:rsidRPr="00D67AC2" w:rsidRDefault="00D67AC2" w:rsidP="00D67AC2">
      <w:pPr>
        <w:spacing w:after="120"/>
        <w:ind w:left="1134" w:right="1134"/>
        <w:jc w:val="both"/>
        <w:rPr>
          <w:lang w:val="en-US"/>
        </w:rPr>
      </w:pPr>
      <w:r w:rsidRPr="00D67AC2">
        <w:rPr>
          <w:i/>
          <w:iCs/>
          <w:lang w:val="en-US"/>
        </w:rPr>
        <w:t>Insert a new paragraph 2.7.32.</w:t>
      </w:r>
      <w:r w:rsidRPr="00D67AC2">
        <w:rPr>
          <w:lang w:val="en-US"/>
        </w:rPr>
        <w:t>, to read:</w:t>
      </w:r>
    </w:p>
    <w:p w:rsidR="00D67AC2" w:rsidRPr="00D67AC2" w:rsidRDefault="00D67AC2" w:rsidP="00D67AC2">
      <w:pPr>
        <w:spacing w:after="120"/>
        <w:ind w:left="2268" w:right="1134" w:hanging="1134"/>
        <w:jc w:val="both"/>
      </w:pPr>
      <w:r w:rsidRPr="00D67AC2">
        <w:t>"2.7.32.</w:t>
      </w:r>
      <w:r w:rsidRPr="00D67AC2">
        <w:tab/>
        <w:t>"</w:t>
      </w:r>
      <w:r w:rsidRPr="00D67AC2">
        <w:rPr>
          <w:i/>
        </w:rPr>
        <w:t>Lamps marked "D"</w:t>
      </w:r>
      <w:r w:rsidRPr="00D67AC2">
        <w:t>" means independent lamps, approved as separate devices in such a way that they are allowed to be used either independently or in an assembly of two lamps to be considered as a "single lamp"."</w:t>
      </w:r>
    </w:p>
    <w:p w:rsidR="00D67AC2" w:rsidRPr="00D67AC2" w:rsidRDefault="00D67AC2" w:rsidP="00D67AC2">
      <w:pPr>
        <w:spacing w:after="120"/>
        <w:ind w:left="1134" w:right="1134"/>
        <w:jc w:val="both"/>
        <w:rPr>
          <w:lang w:val="en-US"/>
        </w:rPr>
      </w:pPr>
      <w:r w:rsidRPr="00D67AC2">
        <w:rPr>
          <w:i/>
          <w:iCs/>
          <w:lang w:val="en-US"/>
        </w:rPr>
        <w:t>Paragraph 2.16.1.</w:t>
      </w:r>
      <w:r w:rsidRPr="00D67AC2">
        <w:rPr>
          <w:lang w:val="en-US"/>
        </w:rPr>
        <w:t>, amend to read:</w:t>
      </w:r>
    </w:p>
    <w:p w:rsidR="00D67AC2" w:rsidRPr="00D67AC2" w:rsidRDefault="00D67AC2" w:rsidP="00D67AC2">
      <w:pPr>
        <w:spacing w:after="120"/>
        <w:ind w:left="2268" w:right="1134" w:hanging="1134"/>
        <w:jc w:val="both"/>
      </w:pPr>
      <w:r w:rsidRPr="00D67AC2">
        <w:t>"2.16.1.</w:t>
      </w:r>
      <w:r w:rsidRPr="00D67AC2">
        <w:tab/>
        <w:t>"</w:t>
      </w:r>
      <w:r w:rsidRPr="00D67AC2">
        <w:rPr>
          <w:i/>
        </w:rPr>
        <w:t>A single lamp</w:t>
      </w:r>
      <w:r w:rsidRPr="00D67AC2">
        <w:t>" means:</w:t>
      </w:r>
    </w:p>
    <w:p w:rsidR="00D67AC2" w:rsidRPr="00D67AC2" w:rsidRDefault="00D67AC2" w:rsidP="00D67AC2">
      <w:pPr>
        <w:spacing w:after="120"/>
        <w:ind w:left="2835" w:right="1134" w:hanging="567"/>
        <w:jc w:val="both"/>
      </w:pPr>
      <w:r w:rsidRPr="00D67AC2">
        <w:t>(a)</w:t>
      </w:r>
      <w:r w:rsidRPr="00D67AC2">
        <w:tab/>
        <w:t>A device or part of a device having one lighting or light-signalling function, one or more light source(s) and one apparent surface in the direction of the reference axis, which may be a continuous surface or composed of two or more distinct parts; or</w:t>
      </w:r>
    </w:p>
    <w:p w:rsidR="00D67AC2" w:rsidRPr="00D67AC2" w:rsidRDefault="00D67AC2" w:rsidP="00D67AC2">
      <w:pPr>
        <w:spacing w:after="120"/>
        <w:ind w:left="2835" w:right="1134" w:hanging="567"/>
        <w:jc w:val="both"/>
        <w:rPr>
          <w:strike/>
        </w:rPr>
      </w:pPr>
      <w:r w:rsidRPr="00D67AC2">
        <w:t>(b)</w:t>
      </w:r>
      <w:r w:rsidRPr="00D67AC2">
        <w:tab/>
      </w:r>
      <w:r w:rsidRPr="00D67AC2">
        <w:rPr>
          <w:bCs/>
        </w:rPr>
        <w:t>Any</w:t>
      </w:r>
      <w:r w:rsidRPr="00D67AC2">
        <w:t xml:space="preserve"> assembly of two lamps </w:t>
      </w:r>
      <w:r w:rsidRPr="00D67AC2">
        <w:rPr>
          <w:bCs/>
        </w:rPr>
        <w:t>marked "D"</w:t>
      </w:r>
      <w:r w:rsidRPr="00D67AC2">
        <w:t>, whether identical or not, having the same function</w:t>
      </w:r>
      <w:r w:rsidRPr="00D67AC2">
        <w:rPr>
          <w:bCs/>
        </w:rPr>
        <w:t>; or</w:t>
      </w:r>
    </w:p>
    <w:p w:rsidR="00D67AC2" w:rsidRPr="00D67AC2" w:rsidRDefault="00D67AC2" w:rsidP="00D67AC2">
      <w:pPr>
        <w:spacing w:after="120"/>
        <w:ind w:left="2835" w:right="1134" w:hanging="567"/>
        <w:jc w:val="both"/>
        <w:rPr>
          <w:strike/>
        </w:rPr>
      </w:pPr>
      <w:r w:rsidRPr="00D67AC2">
        <w:t>(c)</w:t>
      </w:r>
      <w:r w:rsidRPr="00D67AC2">
        <w:tab/>
      </w:r>
      <w:r w:rsidRPr="00D67AC2">
        <w:rPr>
          <w:bCs/>
        </w:rPr>
        <w:t>Any</w:t>
      </w:r>
      <w:r w:rsidRPr="00D67AC2">
        <w:t xml:space="preserve"> assembly of two independent retro-reflectors, whether identical or not, that have been approved separately</w:t>
      </w:r>
      <w:r w:rsidRPr="00D67AC2">
        <w:rPr>
          <w:bCs/>
        </w:rPr>
        <w:t>; or</w:t>
      </w:r>
    </w:p>
    <w:p w:rsidR="00D67AC2" w:rsidRPr="00D67AC2" w:rsidRDefault="00D67AC2" w:rsidP="00D67AC2">
      <w:pPr>
        <w:spacing w:after="120"/>
        <w:ind w:left="2835" w:right="1134" w:hanging="567"/>
        <w:jc w:val="both"/>
      </w:pPr>
      <w:r w:rsidRPr="00D67AC2">
        <w:t>(d)</w:t>
      </w:r>
      <w:r w:rsidRPr="00D67AC2">
        <w:tab/>
        <w:t>Any interdependent lamp system composed of two or three interdependent lamps marked "Y" approved together and providing the same function."</w:t>
      </w:r>
    </w:p>
    <w:p w:rsidR="00D67AC2" w:rsidRPr="00D67AC2" w:rsidRDefault="00D67AC2" w:rsidP="00D67AC2">
      <w:pPr>
        <w:spacing w:after="120"/>
        <w:ind w:left="1134" w:right="1134"/>
        <w:jc w:val="both"/>
        <w:rPr>
          <w:lang w:val="en-US"/>
        </w:rPr>
      </w:pPr>
      <w:r w:rsidRPr="00D67AC2">
        <w:rPr>
          <w:i/>
          <w:iCs/>
          <w:lang w:val="en-US"/>
        </w:rPr>
        <w:t>Paragraph 2.16.2.</w:t>
      </w:r>
      <w:r w:rsidRPr="00D67AC2">
        <w:rPr>
          <w:lang w:val="en-US"/>
        </w:rPr>
        <w:t>, amend to read:</w:t>
      </w:r>
    </w:p>
    <w:p w:rsidR="00D67AC2" w:rsidRPr="00D67AC2" w:rsidRDefault="00D67AC2" w:rsidP="00D67AC2">
      <w:pPr>
        <w:spacing w:after="120"/>
        <w:ind w:left="2268" w:right="1134" w:hanging="1134"/>
        <w:jc w:val="both"/>
      </w:pPr>
      <w:r w:rsidRPr="00D67AC2">
        <w:t>"2.16.2.</w:t>
      </w:r>
      <w:r w:rsidRPr="00D67AC2">
        <w:tab/>
        <w:t>"</w:t>
      </w:r>
      <w:r w:rsidRPr="00D67AC2">
        <w:rPr>
          <w:i/>
        </w:rPr>
        <w:t>Two lamps</w:t>
      </w:r>
      <w:r w:rsidRPr="00D67AC2">
        <w:t>" or "</w:t>
      </w:r>
      <w:r w:rsidRPr="00D67AC2">
        <w:rPr>
          <w:i/>
        </w:rPr>
        <w:t>an even number of lamps</w:t>
      </w:r>
      <w:r w:rsidRPr="00D67AC2">
        <w:t>"</w:t>
      </w:r>
      <w:r w:rsidRPr="00D67AC2">
        <w:rPr>
          <w:bCs/>
        </w:rPr>
        <w:t xml:space="preserve"> in the shape of a band or strip</w:t>
      </w:r>
      <w:r w:rsidRPr="00D67AC2">
        <w:t xml:space="preserve">, means </w:t>
      </w:r>
      <w:r w:rsidRPr="00D67AC2">
        <w:rPr>
          <w:bCs/>
        </w:rPr>
        <w:t xml:space="preserve">two lamps with </w:t>
      </w:r>
      <w:r w:rsidRPr="00D67AC2">
        <w:t>a single light emitting surface, providing such a band or strip is placed symmetrically in relation to the median longitudinal plane of the vehicle."</w:t>
      </w:r>
    </w:p>
    <w:p w:rsidR="00D67AC2" w:rsidRPr="00D67AC2" w:rsidRDefault="00D67AC2" w:rsidP="00D67AC2">
      <w:pPr>
        <w:suppressAutoHyphens w:val="0"/>
        <w:spacing w:after="120" w:line="240" w:lineRule="auto"/>
        <w:ind w:left="1134" w:right="1134"/>
        <w:jc w:val="both"/>
        <w:rPr>
          <w:rFonts w:eastAsia="Calibri"/>
        </w:rPr>
      </w:pPr>
      <w:r w:rsidRPr="00D67AC2">
        <w:rPr>
          <w:rFonts w:eastAsia="Calibri"/>
          <w:i/>
        </w:rPr>
        <w:t>Insert a new paragraph 2.36.</w:t>
      </w:r>
      <w:r w:rsidRPr="00D67AC2">
        <w:rPr>
          <w:rFonts w:eastAsia="Calibri"/>
        </w:rPr>
        <w:t>, to read:</w:t>
      </w:r>
    </w:p>
    <w:p w:rsidR="00D67AC2" w:rsidRPr="00D67AC2" w:rsidRDefault="00D67AC2" w:rsidP="00D67AC2">
      <w:pPr>
        <w:suppressAutoHyphens w:val="0"/>
        <w:spacing w:after="120" w:line="240" w:lineRule="auto"/>
        <w:ind w:left="2268" w:right="1134" w:hanging="1134"/>
        <w:jc w:val="both"/>
        <w:rPr>
          <w:rFonts w:eastAsia="Calibri"/>
        </w:rPr>
      </w:pPr>
      <w:r w:rsidRPr="00D67AC2">
        <w:rPr>
          <w:rFonts w:eastAsia="Calibri"/>
        </w:rPr>
        <w:t>"2.36.</w:t>
      </w:r>
      <w:r w:rsidRPr="00D67AC2">
        <w:rPr>
          <w:rFonts w:eastAsia="Calibri"/>
        </w:rPr>
        <w:tab/>
        <w:t>"</w:t>
      </w:r>
      <w:r w:rsidRPr="00D67AC2">
        <w:rPr>
          <w:rFonts w:eastAsia="Calibri"/>
          <w:i/>
        </w:rPr>
        <w:t>Sequential activation</w:t>
      </w:r>
      <w:r w:rsidRPr="00D67AC2">
        <w:rPr>
          <w:rFonts w:eastAsia="Calibri"/>
        </w:rPr>
        <w:t>" means an electrical connection where the individual light sources of a lamp are wired such that they are activated in a predetermined sequence."</w:t>
      </w:r>
    </w:p>
    <w:p w:rsidR="00D67AC2" w:rsidRPr="00D67AC2" w:rsidRDefault="00D67AC2" w:rsidP="00D67AC2">
      <w:pPr>
        <w:spacing w:after="120"/>
        <w:ind w:left="1134" w:right="1134"/>
        <w:jc w:val="both"/>
        <w:rPr>
          <w:color w:val="000000"/>
          <w:lang w:val="en-US"/>
        </w:rPr>
      </w:pPr>
      <w:r w:rsidRPr="00D67AC2">
        <w:rPr>
          <w:i/>
          <w:iCs/>
          <w:color w:val="000000"/>
          <w:lang w:val="en-US"/>
        </w:rPr>
        <w:t>Paragraph 5.7.</w:t>
      </w:r>
      <w:r w:rsidRPr="00D67AC2">
        <w:rPr>
          <w:color w:val="000000"/>
          <w:lang w:val="en-US"/>
        </w:rPr>
        <w:t>, amend to read:</w:t>
      </w:r>
    </w:p>
    <w:p w:rsidR="00D67AC2" w:rsidRPr="00D67AC2" w:rsidRDefault="00D67AC2" w:rsidP="00D67AC2">
      <w:pPr>
        <w:spacing w:after="120"/>
        <w:ind w:left="2268" w:right="1134" w:hanging="1134"/>
        <w:jc w:val="both"/>
        <w:rPr>
          <w:color w:val="000000"/>
        </w:rPr>
      </w:pPr>
      <w:r w:rsidRPr="00D67AC2">
        <w:rPr>
          <w:color w:val="000000"/>
        </w:rPr>
        <w:t>"5.7.</w:t>
      </w:r>
      <w:r w:rsidRPr="00D67AC2">
        <w:rPr>
          <w:color w:val="000000"/>
        </w:rPr>
        <w:tab/>
        <w:t>Grouped, combined or reciprocally incorporated or single lamps"</w:t>
      </w:r>
    </w:p>
    <w:p w:rsidR="00D67AC2" w:rsidRPr="00D67AC2" w:rsidRDefault="00D67AC2" w:rsidP="00D67AC2">
      <w:pPr>
        <w:spacing w:after="120"/>
        <w:ind w:left="1134" w:right="1134"/>
        <w:jc w:val="both"/>
        <w:rPr>
          <w:lang w:val="en-US"/>
        </w:rPr>
      </w:pPr>
      <w:r w:rsidRPr="00D67AC2">
        <w:rPr>
          <w:i/>
          <w:iCs/>
          <w:lang w:val="en-US"/>
        </w:rPr>
        <w:t>Paragraph 5.7.2.</w:t>
      </w:r>
      <w:r w:rsidRPr="00D67AC2">
        <w:rPr>
          <w:lang w:val="en-US"/>
        </w:rPr>
        <w:t>, amend to read:</w:t>
      </w:r>
    </w:p>
    <w:p w:rsidR="00D67AC2" w:rsidRPr="00D67AC2" w:rsidRDefault="00D67AC2" w:rsidP="00D67AC2">
      <w:pPr>
        <w:spacing w:after="120"/>
        <w:ind w:left="2268" w:right="1134" w:hanging="1134"/>
        <w:jc w:val="both"/>
      </w:pPr>
      <w:r w:rsidRPr="00D67AC2">
        <w:t>"5.7.2.</w:t>
      </w:r>
      <w:r w:rsidRPr="00D67AC2">
        <w:tab/>
        <w:t>Single lamps"</w:t>
      </w:r>
    </w:p>
    <w:p w:rsidR="00D67AC2" w:rsidRPr="00D67AC2" w:rsidRDefault="00D67AC2" w:rsidP="00D67AC2">
      <w:pPr>
        <w:keepNext/>
        <w:keepLines/>
        <w:spacing w:after="120"/>
        <w:ind w:left="1134" w:right="1134"/>
        <w:jc w:val="both"/>
        <w:rPr>
          <w:lang w:val="en-US"/>
        </w:rPr>
      </w:pPr>
      <w:r w:rsidRPr="00D67AC2">
        <w:rPr>
          <w:i/>
          <w:iCs/>
          <w:lang w:val="en-US"/>
        </w:rPr>
        <w:lastRenderedPageBreak/>
        <w:t>Paragraph 5.7.2.1.</w:t>
      </w:r>
      <w:r w:rsidRPr="00D67AC2">
        <w:rPr>
          <w:lang w:val="en-US"/>
        </w:rPr>
        <w:t>, amend to read:</w:t>
      </w:r>
    </w:p>
    <w:p w:rsidR="00D67AC2" w:rsidRPr="00D67AC2" w:rsidRDefault="00D67AC2" w:rsidP="00D67AC2">
      <w:pPr>
        <w:keepNext/>
        <w:keepLines/>
        <w:spacing w:after="120"/>
        <w:ind w:left="2268" w:right="1134" w:hanging="1134"/>
        <w:jc w:val="both"/>
        <w:rPr>
          <w:iCs/>
          <w:lang w:val="en-US"/>
        </w:rPr>
      </w:pPr>
      <w:r w:rsidRPr="00D67AC2">
        <w:t>"5.7.2.1.</w:t>
      </w:r>
      <w:r w:rsidRPr="00D67AC2">
        <w:tab/>
      </w:r>
      <w:r w:rsidRPr="00D67AC2">
        <w:rPr>
          <w:b/>
          <w:iCs/>
          <w:lang w:val="en-US"/>
        </w:rPr>
        <w:tab/>
      </w:r>
      <w:r w:rsidRPr="00D67AC2">
        <w:rPr>
          <w:iCs/>
          <w:lang w:val="en-US"/>
        </w:rPr>
        <w:t>Single lamps as defined in paragraph 2.16.1.</w:t>
      </w:r>
      <w:r>
        <w:rPr>
          <w:iCs/>
          <w:lang w:val="en-US"/>
        </w:rPr>
        <w:t>, subparagraph</w:t>
      </w:r>
      <w:r w:rsidRPr="00D67AC2">
        <w:rPr>
          <w:iCs/>
          <w:lang w:val="en-US"/>
        </w:rPr>
        <w:t xml:space="preserve"> (a), composed of two or more distinct parts, shall be installed in such a way that:</w:t>
      </w:r>
    </w:p>
    <w:p w:rsidR="00D67AC2" w:rsidRPr="00D67AC2" w:rsidRDefault="00D67AC2" w:rsidP="00D67AC2">
      <w:pPr>
        <w:spacing w:after="120"/>
        <w:ind w:left="2835" w:right="1134" w:hanging="567"/>
        <w:jc w:val="both"/>
        <w:rPr>
          <w:iCs/>
          <w:lang w:val="en-US"/>
        </w:rPr>
      </w:pPr>
      <w:r w:rsidRPr="00D67AC2">
        <w:rPr>
          <w:iCs/>
          <w:lang w:val="en-US"/>
        </w:rPr>
        <w:t>(a)</w:t>
      </w:r>
      <w:r w:rsidRPr="00D67AC2">
        <w:rPr>
          <w:iCs/>
          <w:lang w:val="en-US"/>
        </w:rPr>
        <w:tab/>
        <w:t>Either the total area of the projection of the distinct parts on a plane tangent to the exterior surface of the outer lens and perpendicular to the reference axis shall occupy not less than 60 per cent of the smallest quadrilateral circumscribing the said projection; or</w:t>
      </w:r>
    </w:p>
    <w:p w:rsidR="00D67AC2" w:rsidRPr="00D67AC2" w:rsidRDefault="00D67AC2" w:rsidP="00D67AC2">
      <w:pPr>
        <w:spacing w:after="120"/>
        <w:ind w:left="2835" w:right="1134" w:hanging="567"/>
        <w:jc w:val="both"/>
        <w:rPr>
          <w:iCs/>
          <w:lang w:val="en-US"/>
        </w:rPr>
      </w:pPr>
      <w:r w:rsidRPr="00D67AC2">
        <w:rPr>
          <w:iCs/>
          <w:lang w:val="en-US"/>
        </w:rPr>
        <w:t>(b)</w:t>
      </w:r>
      <w:r w:rsidRPr="00D67AC2">
        <w:rPr>
          <w:iCs/>
          <w:lang w:val="en-US"/>
        </w:rPr>
        <w:tab/>
        <w:t>The minimum distance between the facing edges</w:t>
      </w:r>
      <w:r w:rsidRPr="00D67AC2">
        <w:rPr>
          <w:iCs/>
          <w:color w:val="000000"/>
          <w:lang w:val="en-US"/>
        </w:rPr>
        <w:t xml:space="preserve"> </w:t>
      </w:r>
      <w:r w:rsidRPr="00D67AC2">
        <w:rPr>
          <w:iCs/>
          <w:lang w:val="en-US"/>
        </w:rPr>
        <w:t>of two adjacent/tangential distinct parts shall not exceed 75 mm when measured perpendicularly to the reference axis.</w:t>
      </w:r>
    </w:p>
    <w:p w:rsidR="00D67AC2" w:rsidRPr="00D67AC2" w:rsidRDefault="00D67AC2" w:rsidP="00D67AC2">
      <w:pPr>
        <w:spacing w:after="120"/>
        <w:ind w:left="2835" w:right="1134" w:hanging="567"/>
        <w:jc w:val="both"/>
        <w:rPr>
          <w:iCs/>
          <w:lang w:val="en-US"/>
        </w:rPr>
      </w:pPr>
      <w:r w:rsidRPr="00D67AC2">
        <w:rPr>
          <w:iCs/>
          <w:lang w:val="en-US"/>
        </w:rPr>
        <w:t>Th</w:t>
      </w:r>
      <w:r w:rsidRPr="00D67AC2">
        <w:rPr>
          <w:bCs/>
          <w:iCs/>
          <w:lang w:val="en-US"/>
        </w:rPr>
        <w:t xml:space="preserve">ese </w:t>
      </w:r>
      <w:r w:rsidRPr="00D67AC2">
        <w:rPr>
          <w:iCs/>
          <w:lang w:val="en-US"/>
        </w:rPr>
        <w:t>requirement</w:t>
      </w:r>
      <w:r w:rsidRPr="00D67AC2">
        <w:rPr>
          <w:bCs/>
          <w:iCs/>
          <w:lang w:val="en-US"/>
        </w:rPr>
        <w:t xml:space="preserve">s </w:t>
      </w:r>
      <w:r w:rsidRPr="00D67AC2">
        <w:rPr>
          <w:iCs/>
          <w:lang w:val="en-US"/>
        </w:rPr>
        <w:t>shall not apply to a single retro-reflector."</w:t>
      </w:r>
    </w:p>
    <w:p w:rsidR="00D67AC2" w:rsidRPr="00D67AC2" w:rsidRDefault="00D67AC2" w:rsidP="00D67AC2">
      <w:pPr>
        <w:spacing w:after="120"/>
        <w:ind w:left="1134" w:right="1134"/>
        <w:jc w:val="both"/>
        <w:rPr>
          <w:lang w:val="en-US"/>
        </w:rPr>
      </w:pPr>
      <w:r w:rsidRPr="00D67AC2">
        <w:rPr>
          <w:i/>
          <w:iCs/>
          <w:lang w:val="en-US"/>
        </w:rPr>
        <w:t>Paragraph 5.7.2.2.</w:t>
      </w:r>
      <w:r w:rsidRPr="00D67AC2">
        <w:rPr>
          <w:lang w:val="en-US"/>
        </w:rPr>
        <w:t>, amend to read:</w:t>
      </w:r>
    </w:p>
    <w:p w:rsidR="00D67AC2" w:rsidRPr="00D67AC2" w:rsidRDefault="00D67AC2" w:rsidP="00D67AC2">
      <w:pPr>
        <w:spacing w:after="120"/>
        <w:ind w:left="2268" w:right="1134" w:hanging="1134"/>
        <w:jc w:val="both"/>
      </w:pPr>
      <w:r w:rsidRPr="00D67AC2">
        <w:t>"5.7.2.2.</w:t>
      </w:r>
      <w:r w:rsidRPr="00D67AC2">
        <w:tab/>
        <w:t>Single lamps as defined in paragraph 2.16.1.</w:t>
      </w:r>
      <w:r>
        <w:rPr>
          <w:iCs/>
          <w:lang w:val="en-US"/>
        </w:rPr>
        <w:t>, subparagraph</w:t>
      </w:r>
      <w:r w:rsidRPr="00D67AC2">
        <w:t xml:space="preserve"> (b) or (c), composed of two  lamps marked "D" or two independent retro reflectors, shall be installed in such a way that:</w:t>
      </w:r>
    </w:p>
    <w:p w:rsidR="00D67AC2" w:rsidRPr="00D67AC2" w:rsidRDefault="00D67AC2" w:rsidP="00D67AC2">
      <w:pPr>
        <w:spacing w:after="120"/>
        <w:ind w:left="2835" w:right="1134" w:hanging="567"/>
        <w:jc w:val="both"/>
      </w:pPr>
      <w:r w:rsidRPr="00D67AC2">
        <w:t>(a)</w:t>
      </w:r>
      <w:r w:rsidRPr="00D67AC2">
        <w:tab/>
        <w:t>Either the projection of the apparent surfaces in the direction of the reference axis of the two lamps or retro reflectors occupies not less than 60 per cent of the smallest quadrilateral circumscribing the projections of the said apparent surfaces in the direction of the reference axis; or</w:t>
      </w:r>
    </w:p>
    <w:p w:rsidR="00D67AC2" w:rsidRPr="00D67AC2" w:rsidRDefault="00D67AC2" w:rsidP="00D67AC2">
      <w:pPr>
        <w:spacing w:after="120"/>
        <w:ind w:left="2835" w:right="1134" w:hanging="567"/>
        <w:jc w:val="both"/>
      </w:pPr>
      <w:r w:rsidRPr="00D67AC2">
        <w:t>(b)</w:t>
      </w:r>
      <w:r w:rsidRPr="00D67AC2">
        <w:tab/>
        <w:t>The minimum distance between the facing edges of the apparent surfaces in the direction of the reference axis of two lamps or two independent retro reflectors does not exceed 75 mm when measured perpendicularly to the reference axis."</w:t>
      </w:r>
    </w:p>
    <w:p w:rsidR="00D67AC2" w:rsidRPr="00D67AC2" w:rsidRDefault="00D67AC2" w:rsidP="00D67AC2">
      <w:pPr>
        <w:spacing w:after="120"/>
        <w:ind w:left="1134" w:right="1134"/>
        <w:jc w:val="both"/>
        <w:rPr>
          <w:lang w:val="en-US"/>
        </w:rPr>
      </w:pPr>
      <w:r w:rsidRPr="00D67AC2">
        <w:rPr>
          <w:i/>
          <w:iCs/>
          <w:lang w:val="en-US"/>
        </w:rPr>
        <w:t>Insert new paragraph</w:t>
      </w:r>
      <w:r w:rsidR="00C9388A">
        <w:rPr>
          <w:i/>
          <w:iCs/>
          <w:lang w:val="en-US"/>
        </w:rPr>
        <w:t>s</w:t>
      </w:r>
      <w:r w:rsidRPr="00D67AC2">
        <w:rPr>
          <w:i/>
          <w:iCs/>
          <w:lang w:val="en-US"/>
        </w:rPr>
        <w:t xml:space="preserve"> 5.7.2.3.</w:t>
      </w:r>
      <w:r w:rsidR="00C9388A">
        <w:rPr>
          <w:i/>
          <w:iCs/>
          <w:lang w:val="en-US"/>
        </w:rPr>
        <w:t xml:space="preserve"> </w:t>
      </w:r>
      <w:proofErr w:type="gramStart"/>
      <w:r w:rsidR="00C9388A">
        <w:rPr>
          <w:i/>
          <w:iCs/>
          <w:lang w:val="en-US"/>
        </w:rPr>
        <w:t>and</w:t>
      </w:r>
      <w:proofErr w:type="gramEnd"/>
      <w:r w:rsidR="00C9388A">
        <w:rPr>
          <w:i/>
          <w:iCs/>
          <w:lang w:val="en-US"/>
        </w:rPr>
        <w:t xml:space="preserve"> 5.7.2.4.</w:t>
      </w:r>
      <w:r w:rsidRPr="00D67AC2">
        <w:rPr>
          <w:lang w:val="en-US"/>
        </w:rPr>
        <w:t>, to read:</w:t>
      </w:r>
    </w:p>
    <w:p w:rsidR="00D67AC2" w:rsidRPr="00D67AC2" w:rsidRDefault="00D67AC2" w:rsidP="00D67AC2">
      <w:pPr>
        <w:spacing w:after="120"/>
        <w:ind w:left="2268" w:right="1134" w:hanging="1134"/>
        <w:jc w:val="both"/>
      </w:pPr>
      <w:r w:rsidRPr="00D67AC2">
        <w:t>"5.7.2.3.</w:t>
      </w:r>
      <w:r w:rsidRPr="00D67AC2">
        <w:tab/>
        <w:t xml:space="preserve">Single lamps as defined </w:t>
      </w:r>
      <w:r w:rsidRPr="00D67AC2">
        <w:rPr>
          <w:color w:val="000000"/>
          <w:lang w:eastAsia="en-GB"/>
        </w:rPr>
        <w:t>in paragraph 2.16.1.</w:t>
      </w:r>
      <w:r>
        <w:rPr>
          <w:iCs/>
          <w:lang w:val="en-US"/>
        </w:rPr>
        <w:t>, subparagraph</w:t>
      </w:r>
      <w:r w:rsidRPr="00D67AC2">
        <w:rPr>
          <w:color w:val="000000"/>
          <w:lang w:eastAsia="en-GB"/>
        </w:rPr>
        <w:t xml:space="preserve"> (d) </w:t>
      </w:r>
      <w:r w:rsidRPr="00D67AC2">
        <w:t>shall fulfil the requirements of paragraph 5.7.2.1.</w:t>
      </w:r>
    </w:p>
    <w:p w:rsidR="00D67AC2" w:rsidRPr="00D67AC2" w:rsidRDefault="00D67AC2" w:rsidP="00D67AC2">
      <w:pPr>
        <w:spacing w:after="120"/>
        <w:ind w:left="2268" w:right="1134"/>
        <w:jc w:val="both"/>
      </w:pPr>
      <w:r w:rsidRPr="00D67AC2">
        <w:t>Where two or more lamps and/or two or more separate apparent surfaces are included into the same lamp body and/or have a common outer lens these shall not be considered as an interdependent lamp system.</w:t>
      </w:r>
    </w:p>
    <w:p w:rsidR="00D67AC2" w:rsidRPr="00D67AC2" w:rsidRDefault="00D67AC2" w:rsidP="00C9388A">
      <w:pPr>
        <w:spacing w:after="120"/>
        <w:ind w:left="2268" w:right="1134"/>
        <w:jc w:val="both"/>
      </w:pPr>
      <w:r w:rsidRPr="00D67AC2">
        <w:t>However, a lamp in the shape of a band or strip may be part of an interdependent lamp system.</w:t>
      </w:r>
      <w:r w:rsidR="00C9388A" w:rsidRPr="00D67AC2" w:rsidDel="00C9388A">
        <w:t xml:space="preserve"> </w:t>
      </w:r>
      <w:r w:rsidRPr="00D67AC2">
        <w:t>5.7.2.4.</w:t>
      </w:r>
      <w:r w:rsidRPr="00D67AC2">
        <w:tab/>
        <w:t>Two lamps or an even number of lamps in the shape of a band or strip shall be placed symmetrically in relation to the median longitudinal plane of the vehicle, extending on both sides to within at least 0.4 m of the extreme outer edge of the vehicle, and are not less than 0.8 m long; the illumination of such a surface shall be provided by not less than two light sources placed as close as possible to the ends; the light-emitting surface may be constituted by a number of juxtaposed elements on condition that these individual light-emitting surfaces, when projected on a transverse plane fulfil the requirements of paragraph 5.7.2.1."</w:t>
      </w:r>
    </w:p>
    <w:p w:rsidR="00D67AC2" w:rsidRPr="00D67AC2" w:rsidRDefault="00D67AC2" w:rsidP="00D67AC2">
      <w:pPr>
        <w:keepNext/>
        <w:keepLines/>
        <w:suppressAutoHyphens w:val="0"/>
        <w:spacing w:after="120" w:line="240" w:lineRule="auto"/>
        <w:ind w:left="1134" w:right="1134"/>
        <w:jc w:val="both"/>
        <w:rPr>
          <w:rFonts w:eastAsia="Calibri"/>
        </w:rPr>
      </w:pPr>
      <w:r w:rsidRPr="00D67AC2">
        <w:rPr>
          <w:rFonts w:eastAsia="Calibri"/>
          <w:i/>
        </w:rPr>
        <w:t>Insert a new paragraph 5.9.3.</w:t>
      </w:r>
      <w:r w:rsidRPr="00D67AC2">
        <w:rPr>
          <w:rFonts w:eastAsia="Calibri"/>
        </w:rPr>
        <w:t>, to read:</w:t>
      </w:r>
    </w:p>
    <w:p w:rsidR="00D67AC2" w:rsidRPr="00D67AC2" w:rsidRDefault="00D67AC2" w:rsidP="00D67AC2">
      <w:pPr>
        <w:suppressAutoHyphens w:val="0"/>
        <w:spacing w:after="120" w:line="240" w:lineRule="auto"/>
        <w:ind w:left="2268" w:right="1134" w:hanging="1134"/>
        <w:jc w:val="both"/>
        <w:rPr>
          <w:rFonts w:eastAsia="Calibri"/>
        </w:rPr>
      </w:pPr>
      <w:r w:rsidRPr="00D67AC2">
        <w:rPr>
          <w:rFonts w:eastAsia="Calibri"/>
        </w:rPr>
        <w:t>"5.9.3.</w:t>
      </w:r>
      <w:r w:rsidRPr="00D67AC2">
        <w:rPr>
          <w:rFonts w:eastAsia="Calibri"/>
        </w:rPr>
        <w:tab/>
      </w:r>
      <w:proofErr w:type="gramStart"/>
      <w:r w:rsidRPr="00D67AC2">
        <w:rPr>
          <w:rFonts w:eastAsia="Calibri"/>
        </w:rPr>
        <w:t>The</w:t>
      </w:r>
      <w:proofErr w:type="gramEnd"/>
      <w:r w:rsidRPr="00D67AC2">
        <w:rPr>
          <w:rFonts w:eastAsia="Calibri"/>
        </w:rPr>
        <w:t xml:space="preserve"> photometric characteristics of a direction indicator lamp of categories 1, 1a, 1b, 2a or 2b may be varied during a flash by sequential activation of light sources as specified in paragraph 5.6. </w:t>
      </w:r>
      <w:proofErr w:type="gramStart"/>
      <w:r w:rsidRPr="00D67AC2">
        <w:rPr>
          <w:rFonts w:eastAsia="Calibri"/>
        </w:rPr>
        <w:t>of</w:t>
      </w:r>
      <w:proofErr w:type="gramEnd"/>
      <w:r w:rsidRPr="00D67AC2">
        <w:rPr>
          <w:rFonts w:eastAsia="Calibri"/>
        </w:rPr>
        <w:t xml:space="preserve"> Regulation No. 6.</w:t>
      </w:r>
    </w:p>
    <w:p w:rsidR="00D67AC2" w:rsidRPr="00D67AC2" w:rsidRDefault="00D67AC2" w:rsidP="00D67AC2">
      <w:pPr>
        <w:suppressAutoHyphens w:val="0"/>
        <w:spacing w:after="120" w:line="240" w:lineRule="auto"/>
        <w:ind w:left="2268" w:right="1134"/>
        <w:jc w:val="both"/>
        <w:rPr>
          <w:rFonts w:eastAsia="Calibri"/>
        </w:rPr>
      </w:pPr>
      <w:r w:rsidRPr="00D67AC2">
        <w:rPr>
          <w:rFonts w:eastAsia="Calibri"/>
        </w:rPr>
        <w:t>This provision shall not apply when direction indicator lamps of categories 2a and 2b are operated as emergency stop signal according to paragraph</w:t>
      </w:r>
      <w:r>
        <w:rPr>
          <w:rFonts w:eastAsia="Calibri"/>
        </w:rPr>
        <w:t> </w:t>
      </w:r>
      <w:r w:rsidRPr="00D67AC2">
        <w:rPr>
          <w:rFonts w:eastAsia="Calibri"/>
        </w:rPr>
        <w:t xml:space="preserve">6.23.1. </w:t>
      </w:r>
      <w:proofErr w:type="gramStart"/>
      <w:r w:rsidRPr="00D67AC2">
        <w:rPr>
          <w:rFonts w:eastAsia="Calibri"/>
        </w:rPr>
        <w:t>of</w:t>
      </w:r>
      <w:proofErr w:type="gramEnd"/>
      <w:r w:rsidRPr="00D67AC2">
        <w:rPr>
          <w:rFonts w:eastAsia="Calibri"/>
        </w:rPr>
        <w:t xml:space="preserve"> this Regulation."</w:t>
      </w:r>
    </w:p>
    <w:p w:rsidR="00D67AC2" w:rsidRPr="00D67AC2" w:rsidRDefault="00D67AC2" w:rsidP="00D67AC2">
      <w:pPr>
        <w:suppressAutoHyphens w:val="0"/>
        <w:spacing w:after="120" w:line="240" w:lineRule="auto"/>
        <w:ind w:left="1134" w:right="1134"/>
        <w:jc w:val="both"/>
        <w:rPr>
          <w:rFonts w:eastAsia="Calibri"/>
        </w:rPr>
      </w:pPr>
      <w:r w:rsidRPr="00D67AC2">
        <w:rPr>
          <w:rFonts w:eastAsia="Calibri"/>
          <w:i/>
        </w:rPr>
        <w:t>Paragraph 6.5.8.</w:t>
      </w:r>
      <w:r w:rsidRPr="00D67AC2">
        <w:rPr>
          <w:rFonts w:eastAsia="Calibri"/>
        </w:rPr>
        <w:t xml:space="preserve">, replace "paragraph 6.4.2. </w:t>
      </w:r>
      <w:proofErr w:type="gramStart"/>
      <w:r w:rsidRPr="00D67AC2">
        <w:rPr>
          <w:rFonts w:eastAsia="Calibri"/>
        </w:rPr>
        <w:t>of</w:t>
      </w:r>
      <w:proofErr w:type="gramEnd"/>
      <w:r w:rsidRPr="00D67AC2">
        <w:rPr>
          <w:rFonts w:eastAsia="Calibri"/>
        </w:rPr>
        <w:t xml:space="preserve"> Regulation No. 6" by "paragraph 6.2.2. </w:t>
      </w:r>
      <w:proofErr w:type="gramStart"/>
      <w:r w:rsidRPr="00D67AC2">
        <w:rPr>
          <w:rFonts w:eastAsia="Calibri"/>
        </w:rPr>
        <w:t>of</w:t>
      </w:r>
      <w:proofErr w:type="gramEnd"/>
      <w:r w:rsidRPr="00D67AC2">
        <w:rPr>
          <w:rFonts w:eastAsia="Calibri"/>
        </w:rPr>
        <w:t xml:space="preserve"> Regulation No. 6". </w:t>
      </w:r>
    </w:p>
    <w:p w:rsidR="00D67AC2" w:rsidRPr="00D67AC2" w:rsidRDefault="00D67AC2" w:rsidP="00D67AC2">
      <w:pPr>
        <w:tabs>
          <w:tab w:val="right" w:pos="851"/>
        </w:tabs>
        <w:spacing w:before="240"/>
        <w:ind w:left="1134" w:right="1134"/>
        <w:jc w:val="center"/>
        <w:rPr>
          <w:sz w:val="28"/>
          <w:u w:val="single"/>
        </w:rPr>
      </w:pPr>
      <w:r w:rsidRPr="00D67AC2">
        <w:rPr>
          <w:sz w:val="28"/>
          <w:u w:val="single"/>
        </w:rPr>
        <w:tab/>
      </w:r>
      <w:r w:rsidRPr="00D67AC2">
        <w:rPr>
          <w:sz w:val="28"/>
          <w:u w:val="single"/>
        </w:rPr>
        <w:tab/>
      </w:r>
      <w:r w:rsidRPr="00D67AC2">
        <w:rPr>
          <w:sz w:val="28"/>
          <w:u w:val="single"/>
        </w:rPr>
        <w:tab/>
      </w:r>
    </w:p>
    <w:p w:rsidR="00D67AC2" w:rsidRPr="00F159FF" w:rsidRDefault="00D67AC2" w:rsidP="00F159FF">
      <w:pPr>
        <w:autoSpaceDE w:val="0"/>
        <w:autoSpaceDN w:val="0"/>
        <w:adjustRightInd w:val="0"/>
        <w:spacing w:after="120"/>
        <w:ind w:left="2268" w:right="1134" w:hanging="1134"/>
      </w:pP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64636E" w:rsidTr="00165E82">
        <w:trPr>
          <w:cantSplit/>
          <w:trHeight w:hRule="exact" w:val="851"/>
        </w:trPr>
        <w:tc>
          <w:tcPr>
            <w:tcW w:w="1276" w:type="dxa"/>
            <w:tcBorders>
              <w:bottom w:val="single" w:sz="4" w:space="0" w:color="auto"/>
            </w:tcBorders>
            <w:vAlign w:val="bottom"/>
          </w:tcPr>
          <w:p w:rsidR="0064636E" w:rsidRDefault="0064636E" w:rsidP="003C3936"/>
        </w:tc>
        <w:tc>
          <w:tcPr>
            <w:tcW w:w="8363" w:type="dxa"/>
            <w:gridSpan w:val="2"/>
            <w:tcBorders>
              <w:bottom w:val="single" w:sz="4" w:space="0" w:color="auto"/>
            </w:tcBorders>
            <w:vAlign w:val="bottom"/>
          </w:tcPr>
          <w:p w:rsidR="0064636E" w:rsidRPr="00D47EEA" w:rsidRDefault="0064636E" w:rsidP="001C7722">
            <w:pPr>
              <w:jc w:val="right"/>
            </w:pPr>
            <w:r w:rsidRPr="00014D07">
              <w:rPr>
                <w:sz w:val="40"/>
              </w:rPr>
              <w:t>E</w:t>
            </w:r>
            <w:r>
              <w:t>/ECE/324/</w:t>
            </w:r>
            <w:r w:rsidR="00841EB5">
              <w:t>Rev.</w:t>
            </w:r>
            <w:r w:rsidR="00A22CA2">
              <w:t>1</w:t>
            </w:r>
            <w:r w:rsidR="00841EB5">
              <w:t>/</w:t>
            </w:r>
            <w:r>
              <w:t>Add.</w:t>
            </w:r>
            <w:r w:rsidR="00A22CA2">
              <w:t>47</w:t>
            </w:r>
            <w:r>
              <w:t>/Rev.</w:t>
            </w:r>
            <w:r w:rsidR="00634402">
              <w:t>1</w:t>
            </w:r>
            <w:r w:rsidR="001C7722">
              <w:t>2</w:t>
            </w:r>
            <w:r>
              <w:t>/</w:t>
            </w:r>
            <w:r w:rsidR="00D623A7">
              <w:t>Amend.</w:t>
            </w:r>
            <w:r w:rsidR="00A22CA2">
              <w:t>2</w:t>
            </w:r>
            <w:r>
              <w:t>−</w:t>
            </w:r>
            <w:r w:rsidRPr="00014D07">
              <w:rPr>
                <w:sz w:val="40"/>
              </w:rPr>
              <w:t>E</w:t>
            </w:r>
            <w:r>
              <w:t>/ECE/TRANS/505</w:t>
            </w:r>
            <w:r w:rsidR="00A22CA2">
              <w:t>/Rev.1/Add.47/Rev.</w:t>
            </w:r>
            <w:r w:rsidR="00634402">
              <w:t>1</w:t>
            </w:r>
            <w:r w:rsidR="001C7722">
              <w:t>2</w:t>
            </w:r>
            <w:r w:rsidR="00A22CA2">
              <w:t>/Amend.2</w:t>
            </w:r>
          </w:p>
        </w:tc>
      </w:tr>
      <w:tr w:rsidR="003C3936" w:rsidTr="004E0316">
        <w:trPr>
          <w:cantSplit/>
          <w:trHeight w:hRule="exact" w:val="2696"/>
        </w:trPr>
        <w:tc>
          <w:tcPr>
            <w:tcW w:w="1276" w:type="dxa"/>
            <w:tcBorders>
              <w:top w:val="single" w:sz="4" w:space="0" w:color="auto"/>
              <w:bottom w:val="single" w:sz="12" w:space="0" w:color="auto"/>
            </w:tcBorders>
          </w:tcPr>
          <w:p w:rsidR="003C3936" w:rsidRDefault="003C3936" w:rsidP="003C3936">
            <w:pPr>
              <w:spacing w:before="120"/>
            </w:pPr>
          </w:p>
        </w:tc>
        <w:tc>
          <w:tcPr>
            <w:tcW w:w="5528" w:type="dxa"/>
            <w:tcBorders>
              <w:top w:val="single" w:sz="4" w:space="0" w:color="auto"/>
              <w:bottom w:val="single" w:sz="12" w:space="0" w:color="auto"/>
            </w:tcBorders>
          </w:tcPr>
          <w:p w:rsidR="003C3936" w:rsidRPr="00D773DF" w:rsidRDefault="003C3936" w:rsidP="003C3936">
            <w:pPr>
              <w:spacing w:before="120"/>
            </w:pPr>
          </w:p>
        </w:tc>
        <w:tc>
          <w:tcPr>
            <w:tcW w:w="2835" w:type="dxa"/>
            <w:tcBorders>
              <w:top w:val="single" w:sz="4" w:space="0" w:color="auto"/>
              <w:bottom w:val="single" w:sz="12" w:space="0" w:color="auto"/>
            </w:tcBorders>
          </w:tcPr>
          <w:p w:rsidR="003C3936" w:rsidRDefault="003C3936" w:rsidP="003C3936">
            <w:pPr>
              <w:spacing w:before="120"/>
            </w:pPr>
          </w:p>
          <w:p w:rsidR="00D623A7" w:rsidRDefault="00D623A7" w:rsidP="003C3936">
            <w:pPr>
              <w:spacing w:before="120"/>
            </w:pPr>
          </w:p>
          <w:p w:rsidR="00C84414" w:rsidRDefault="00C84414" w:rsidP="003C3936">
            <w:pPr>
              <w:spacing w:before="120"/>
            </w:pPr>
          </w:p>
          <w:p w:rsidR="00C84414" w:rsidRDefault="00FC5D99" w:rsidP="003C3936">
            <w:pPr>
              <w:spacing w:before="120"/>
            </w:pPr>
            <w:r>
              <w:t>9 November 2015</w:t>
            </w:r>
            <w:bookmarkStart w:id="78" w:name="_GoBack"/>
            <w:bookmarkEnd w:id="78"/>
          </w:p>
        </w:tc>
      </w:tr>
    </w:tbl>
    <w:p w:rsidR="00C711C7" w:rsidRPr="00392A12" w:rsidRDefault="00C711C7" w:rsidP="00C711C7">
      <w:pPr>
        <w:pStyle w:val="HChG"/>
      </w:pPr>
      <w:r w:rsidRPr="00392A12">
        <w:tab/>
      </w:r>
      <w:r w:rsidRPr="00392A12">
        <w:tab/>
      </w:r>
      <w:bookmarkStart w:id="79" w:name="_Toc340666199"/>
      <w:bookmarkStart w:id="80" w:name="_Toc340745062"/>
      <w:r w:rsidRPr="00392A12">
        <w:t>Agreement</w:t>
      </w:r>
      <w:bookmarkEnd w:id="79"/>
      <w:bookmarkEnd w:id="80"/>
    </w:p>
    <w:p w:rsidR="00C711C7" w:rsidRPr="00392A12" w:rsidRDefault="00C711C7" w:rsidP="00C711C7">
      <w:pPr>
        <w:pStyle w:val="H1G"/>
      </w:pPr>
      <w:r w:rsidRPr="00F173C4">
        <w:rPr>
          <w:rStyle w:val="H1GChar"/>
        </w:rPr>
        <w:tab/>
      </w:r>
      <w:r w:rsidRPr="00F173C4">
        <w:rPr>
          <w:rStyle w:val="H1GChar"/>
        </w:rPr>
        <w:tab/>
      </w:r>
      <w:r w:rsidRPr="006A6FBE">
        <w:t xml:space="preserve">Concerning the Adoption of Uniform Technical Prescriptions for Wheeled Vehicles, Equipment and Parts which can be </w:t>
      </w:r>
      <w:proofErr w:type="gramStart"/>
      <w:r w:rsidR="00EA0ED6">
        <w:t>F</w:t>
      </w:r>
      <w:r w:rsidRPr="006A6FBE">
        <w:t>itted</w:t>
      </w:r>
      <w:proofErr w:type="gramEnd"/>
      <w:r w:rsidRPr="006A6FBE">
        <w:t xml:space="preserve"> and/or be </w:t>
      </w:r>
      <w:r w:rsidR="00EA0ED6">
        <w:t>U</w:t>
      </w:r>
      <w:r w:rsidRPr="006A6FBE">
        <w:t>sed on Wheeled Vehicles and the Conditions for Reciprocal Recognition of Approvals Granted on the Basis of these Prescriptions</w:t>
      </w:r>
      <w:r w:rsidRPr="009E5D87">
        <w:rPr>
          <w:rStyle w:val="a3"/>
          <w:b w:val="0"/>
          <w:sz w:val="20"/>
          <w:vertAlign w:val="baseline"/>
        </w:rPr>
        <w:footnoteReference w:customMarkFollows="1" w:id="32"/>
        <w:t>*</w:t>
      </w:r>
    </w:p>
    <w:p w:rsidR="00C711C7" w:rsidRPr="00392A12" w:rsidRDefault="00C711C7" w:rsidP="00C711C7">
      <w:pPr>
        <w:pStyle w:val="SingleTxtG"/>
        <w:spacing w:before="120"/>
      </w:pPr>
      <w:r w:rsidRPr="00392A12">
        <w:t>(Revision 2, including the amendments which entered into force on 16 October 1995)</w:t>
      </w:r>
    </w:p>
    <w:p w:rsidR="0064636E" w:rsidRDefault="00C711C7" w:rsidP="004E0316">
      <w:pPr>
        <w:pStyle w:val="H1G"/>
        <w:spacing w:before="120"/>
        <w:ind w:left="0" w:right="0" w:firstLine="0"/>
        <w:jc w:val="center"/>
      </w:pPr>
      <w:r>
        <w:t>_________</w:t>
      </w:r>
    </w:p>
    <w:p w:rsidR="0064636E" w:rsidRDefault="0064636E" w:rsidP="0064636E">
      <w:pPr>
        <w:pStyle w:val="H1G"/>
      </w:pPr>
      <w:r>
        <w:tab/>
      </w:r>
      <w:r>
        <w:tab/>
        <w:t xml:space="preserve">Addendum </w:t>
      </w:r>
      <w:r w:rsidR="00A22CA2">
        <w:t>47</w:t>
      </w:r>
      <w:r>
        <w:t xml:space="preserve"> – Regulation No.</w:t>
      </w:r>
      <w:r w:rsidR="00271A7F">
        <w:t xml:space="preserve"> </w:t>
      </w:r>
      <w:r w:rsidR="00A22CA2">
        <w:t>48</w:t>
      </w:r>
    </w:p>
    <w:p w:rsidR="0064636E" w:rsidRPr="00014D07" w:rsidRDefault="0064636E" w:rsidP="0064636E">
      <w:pPr>
        <w:pStyle w:val="H1G"/>
      </w:pPr>
      <w:r>
        <w:tab/>
      </w:r>
      <w:r>
        <w:tab/>
      </w:r>
      <w:r w:rsidRPr="00014D07">
        <w:t xml:space="preserve">Revision </w:t>
      </w:r>
      <w:r w:rsidR="00634402">
        <w:t>1</w:t>
      </w:r>
      <w:r w:rsidR="001C7722">
        <w:t>2</w:t>
      </w:r>
      <w:r w:rsidR="00634402" w:rsidRPr="00014D07">
        <w:t xml:space="preserve"> </w:t>
      </w:r>
      <w:r w:rsidRPr="00014D07">
        <w:t xml:space="preserve">- </w:t>
      </w:r>
      <w:r w:rsidR="00D623A7">
        <w:t>Amendment</w:t>
      </w:r>
      <w:r w:rsidRPr="00014D07">
        <w:t xml:space="preserve"> </w:t>
      </w:r>
      <w:r w:rsidR="00A22CA2">
        <w:t>2</w:t>
      </w:r>
    </w:p>
    <w:p w:rsidR="0064636E" w:rsidRPr="00272880" w:rsidRDefault="00D623A7" w:rsidP="0064636E">
      <w:pPr>
        <w:pStyle w:val="SingleTxtG"/>
        <w:spacing w:after="360"/>
        <w:rPr>
          <w:spacing w:val="-2"/>
        </w:rPr>
      </w:pPr>
      <w:r>
        <w:rPr>
          <w:spacing w:val="-2"/>
        </w:rPr>
        <w:t xml:space="preserve">Supplement </w:t>
      </w:r>
      <w:r w:rsidR="001C7722">
        <w:rPr>
          <w:spacing w:val="-2"/>
        </w:rPr>
        <w:t>6</w:t>
      </w:r>
      <w:r w:rsidR="00634402">
        <w:rPr>
          <w:spacing w:val="-2"/>
        </w:rPr>
        <w:t xml:space="preserve"> </w:t>
      </w:r>
      <w:r>
        <w:rPr>
          <w:spacing w:val="-2"/>
        </w:rPr>
        <w:t xml:space="preserve">to </w:t>
      </w:r>
      <w:r w:rsidR="00271A7F">
        <w:rPr>
          <w:spacing w:val="-2"/>
        </w:rPr>
        <w:t xml:space="preserve">the </w:t>
      </w:r>
      <w:r w:rsidR="00634402">
        <w:rPr>
          <w:spacing w:val="-2"/>
        </w:rPr>
        <w:t>0</w:t>
      </w:r>
      <w:r w:rsidR="001C7722">
        <w:rPr>
          <w:spacing w:val="-2"/>
        </w:rPr>
        <w:t>6</w:t>
      </w:r>
      <w:r w:rsidR="00634402">
        <w:rPr>
          <w:spacing w:val="-2"/>
        </w:rPr>
        <w:t xml:space="preserve"> </w:t>
      </w:r>
      <w:r>
        <w:rPr>
          <w:spacing w:val="-2"/>
        </w:rPr>
        <w:t>series of amendments</w:t>
      </w:r>
      <w:r w:rsidR="0064636E" w:rsidRPr="00272880">
        <w:rPr>
          <w:spacing w:val="-2"/>
        </w:rPr>
        <w:t xml:space="preserve"> – Date of entry into force: </w:t>
      </w:r>
      <w:r w:rsidR="0096319D">
        <w:t>8 October 2015</w:t>
      </w:r>
    </w:p>
    <w:p w:rsidR="0064636E" w:rsidRDefault="0064636E" w:rsidP="0064636E">
      <w:pPr>
        <w:pStyle w:val="H1G"/>
        <w:rPr>
          <w:lang w:val="en-US"/>
        </w:rPr>
      </w:pPr>
      <w:r>
        <w:rPr>
          <w:lang w:val="en-US"/>
        </w:rPr>
        <w:tab/>
      </w:r>
      <w:r>
        <w:rPr>
          <w:lang w:val="en-US"/>
        </w:rPr>
        <w:tab/>
      </w:r>
      <w:r w:rsidR="00A22CA2" w:rsidRPr="00A22CA2">
        <w:rPr>
          <w:lang w:val="en-US"/>
        </w:rPr>
        <w:t>Uniform provisions concerning the approval of vehicles with regard to the installation of lighting and light-</w:t>
      </w:r>
      <w:proofErr w:type="spellStart"/>
      <w:r w:rsidR="00A22CA2" w:rsidRPr="00A22CA2">
        <w:rPr>
          <w:lang w:val="en-US"/>
        </w:rPr>
        <w:t>signalling</w:t>
      </w:r>
      <w:proofErr w:type="spellEnd"/>
      <w:r w:rsidR="00A22CA2" w:rsidRPr="00A22CA2">
        <w:rPr>
          <w:lang w:val="en-US"/>
        </w:rPr>
        <w:t xml:space="preserve"> devices</w:t>
      </w:r>
    </w:p>
    <w:p w:rsidR="004E0316" w:rsidRPr="004A6F08" w:rsidRDefault="004E0316" w:rsidP="004E0316">
      <w:pPr>
        <w:ind w:left="567" w:firstLine="567"/>
        <w:rPr>
          <w:lang w:val="en-US"/>
        </w:rPr>
      </w:pPr>
      <w:r w:rsidRPr="004A6F08">
        <w:rPr>
          <w:lang w:val="en-US"/>
        </w:rPr>
        <w:t>This document is meant purely as documentation tool. The authentic and legal binding text</w:t>
      </w:r>
      <w:r>
        <w:rPr>
          <w:lang w:val="en-US"/>
        </w:rPr>
        <w:t>s are</w:t>
      </w:r>
      <w:r w:rsidRPr="004A6F08">
        <w:rPr>
          <w:lang w:val="en-US"/>
        </w:rPr>
        <w:t xml:space="preserve">: </w:t>
      </w:r>
    </w:p>
    <w:p w:rsidR="004E0316" w:rsidRPr="004A6F08" w:rsidRDefault="004E0316" w:rsidP="004E0316">
      <w:pPr>
        <w:ind w:left="567" w:firstLine="567"/>
        <w:rPr>
          <w:lang w:val="en-US"/>
        </w:rPr>
      </w:pPr>
      <w:r>
        <w:rPr>
          <w:lang w:val="en-US"/>
        </w:rPr>
        <w:t>-</w:t>
      </w:r>
      <w:r>
        <w:rPr>
          <w:lang w:val="en-US"/>
        </w:rPr>
        <w:tab/>
      </w:r>
      <w:proofErr w:type="spellStart"/>
      <w:r w:rsidRPr="004A6F08">
        <w:rPr>
          <w:lang w:val="en-US"/>
        </w:rPr>
        <w:t>ECE</w:t>
      </w:r>
      <w:proofErr w:type="spellEnd"/>
      <w:r w:rsidRPr="004A6F08">
        <w:rPr>
          <w:lang w:val="en-US"/>
        </w:rPr>
        <w:t>/TRANS/WP.29/2015/</w:t>
      </w:r>
      <w:r>
        <w:rPr>
          <w:lang w:val="en-US"/>
        </w:rPr>
        <w:t>21</w:t>
      </w:r>
    </w:p>
    <w:p w:rsidR="004E0316" w:rsidRPr="004A6F08" w:rsidRDefault="004E0316" w:rsidP="004E0316">
      <w:pPr>
        <w:ind w:left="567" w:firstLine="567"/>
        <w:rPr>
          <w:lang w:val="en-US"/>
        </w:rPr>
      </w:pPr>
      <w:proofErr w:type="gramStart"/>
      <w:r>
        <w:rPr>
          <w:lang w:val="en-US"/>
        </w:rPr>
        <w:t>-</w:t>
      </w:r>
      <w:r>
        <w:rPr>
          <w:lang w:val="en-US"/>
        </w:rPr>
        <w:tab/>
      </w:r>
      <w:proofErr w:type="spellStart"/>
      <w:r w:rsidRPr="004A6F08">
        <w:rPr>
          <w:lang w:val="en-US"/>
        </w:rPr>
        <w:t>ECE</w:t>
      </w:r>
      <w:proofErr w:type="spellEnd"/>
      <w:r w:rsidRPr="004A6F08">
        <w:rPr>
          <w:lang w:val="en-US"/>
        </w:rPr>
        <w:t>/TRANS/WP.29/2015/</w:t>
      </w:r>
      <w:r>
        <w:rPr>
          <w:lang w:val="en-US"/>
        </w:rPr>
        <w:t>21/Corr.1</w:t>
      </w:r>
      <w:r w:rsidR="003F5921">
        <w:rPr>
          <w:lang w:val="en-US"/>
        </w:rPr>
        <w:t xml:space="preserve"> </w:t>
      </w:r>
      <w:r w:rsidR="003F5921" w:rsidRPr="003F5921">
        <w:rPr>
          <w:lang w:val="en-US"/>
        </w:rPr>
        <w:t>(English only)</w:t>
      </w:r>
      <w:r w:rsidR="003F5921">
        <w:rPr>
          <w:lang w:val="en-US"/>
        </w:rPr>
        <w:t>.</w:t>
      </w:r>
      <w:proofErr w:type="gramEnd"/>
    </w:p>
    <w:p w:rsidR="000D3A4F" w:rsidRPr="000D3A4F" w:rsidRDefault="000D3A4F" w:rsidP="000D3A4F">
      <w:pPr>
        <w:suppressAutoHyphens w:val="0"/>
        <w:spacing w:line="240" w:lineRule="auto"/>
        <w:jc w:val="center"/>
        <w:rPr>
          <w:b/>
          <w:sz w:val="24"/>
        </w:rPr>
      </w:pPr>
      <w:r w:rsidRPr="000D3A4F">
        <w:rPr>
          <w:b/>
          <w:sz w:val="24"/>
        </w:rPr>
        <w:t>_________</w:t>
      </w:r>
    </w:p>
    <w:p w:rsidR="000D3A4F" w:rsidRPr="000D3A4F" w:rsidRDefault="00FC5D99" w:rsidP="000D3A4F">
      <w:pPr>
        <w:suppressAutoHyphens w:val="0"/>
        <w:spacing w:line="240" w:lineRule="auto"/>
        <w:rPr>
          <w:b/>
          <w:sz w:val="24"/>
        </w:rPr>
      </w:pPr>
      <w:r>
        <w:rPr>
          <w:b/>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margin-left:200pt;margin-top:13.4pt;width:81pt;height:65.1pt;z-index:251657728;visibility:visible;mso-wrap-distance-bottom:10.8pt">
            <v:imagedata r:id="rId149" o:title="" cropleft="-4983f" cropright="-4983f"/>
            <w10:wrap type="topAndBottom"/>
          </v:shape>
        </w:pict>
      </w:r>
    </w:p>
    <w:p w:rsidR="000D3A4F" w:rsidRPr="000D3A4F" w:rsidRDefault="000D3A4F" w:rsidP="000D3A4F">
      <w:pPr>
        <w:suppressAutoHyphens w:val="0"/>
        <w:spacing w:line="240" w:lineRule="auto"/>
        <w:jc w:val="center"/>
        <w:rPr>
          <w:b/>
          <w:sz w:val="24"/>
        </w:rPr>
      </w:pPr>
      <w:r w:rsidRPr="000D3A4F">
        <w:rPr>
          <w:b/>
          <w:sz w:val="24"/>
        </w:rPr>
        <w:t>UNITED NATIONS</w:t>
      </w:r>
    </w:p>
    <w:p w:rsidR="00D623A7" w:rsidRDefault="00D623A7">
      <w:pPr>
        <w:suppressAutoHyphens w:val="0"/>
        <w:spacing w:line="240" w:lineRule="auto"/>
      </w:pPr>
    </w:p>
    <w:p w:rsidR="002D4479" w:rsidRPr="005C241D" w:rsidRDefault="002D4479" w:rsidP="002D4479">
      <w:pPr>
        <w:autoSpaceDE w:val="0"/>
        <w:autoSpaceDN w:val="0"/>
        <w:adjustRightInd w:val="0"/>
        <w:spacing w:after="120"/>
        <w:ind w:left="2268" w:right="1134" w:hanging="1134"/>
        <w:jc w:val="both"/>
      </w:pPr>
      <w:r w:rsidRPr="005C241D">
        <w:rPr>
          <w:i/>
        </w:rPr>
        <w:t>Paragraph 2.7.3.1.,</w:t>
      </w:r>
      <w:r>
        <w:t xml:space="preserve"> shall</w:t>
      </w:r>
      <w:r w:rsidRPr="005C241D">
        <w:t xml:space="preserve"> be deleted.</w:t>
      </w:r>
    </w:p>
    <w:p w:rsidR="002D4479" w:rsidRPr="008B63A9" w:rsidRDefault="002D4479" w:rsidP="002D4479">
      <w:pPr>
        <w:autoSpaceDE w:val="0"/>
        <w:autoSpaceDN w:val="0"/>
        <w:adjustRightInd w:val="0"/>
        <w:spacing w:after="120"/>
        <w:ind w:left="1134" w:right="1134"/>
        <w:jc w:val="both"/>
        <w:rPr>
          <w:u w:val="single"/>
        </w:rPr>
      </w:pPr>
      <w:proofErr w:type="gramStart"/>
      <w:r w:rsidRPr="005C241D">
        <w:rPr>
          <w:i/>
        </w:rPr>
        <w:t>Paragraph 2.7.11.</w:t>
      </w:r>
      <w:r>
        <w:rPr>
          <w:i/>
        </w:rPr>
        <w:t>, last sentence</w:t>
      </w:r>
      <w:r w:rsidRPr="005C241D">
        <w:t xml:space="preserve">, </w:t>
      </w:r>
      <w:r>
        <w:t>replace</w:t>
      </w:r>
      <w:proofErr w:type="gramEnd"/>
      <w:r>
        <w:t xml:space="preserve"> "Regulation No. 97" by "</w:t>
      </w:r>
      <w:r w:rsidRPr="002377E7">
        <w:rPr>
          <w:iCs/>
        </w:rPr>
        <w:t xml:space="preserve">Regulation No. 97 </w:t>
      </w:r>
      <w:r w:rsidRPr="008B63A9">
        <w:rPr>
          <w:bCs/>
          <w:iCs/>
        </w:rPr>
        <w:t>or No. 116"</w:t>
      </w:r>
      <w:r w:rsidRPr="008B63A9">
        <w:rPr>
          <w:iCs/>
        </w:rPr>
        <w:t>.</w:t>
      </w:r>
    </w:p>
    <w:p w:rsidR="002D4479" w:rsidRPr="008B63A9" w:rsidRDefault="002D4479" w:rsidP="002D4479">
      <w:pPr>
        <w:autoSpaceDE w:val="0"/>
        <w:autoSpaceDN w:val="0"/>
        <w:adjustRightInd w:val="0"/>
        <w:spacing w:after="120"/>
        <w:ind w:left="2268" w:right="1134" w:hanging="1134"/>
        <w:jc w:val="both"/>
      </w:pPr>
      <w:r w:rsidRPr="008B63A9">
        <w:rPr>
          <w:i/>
        </w:rPr>
        <w:t>Paragraph 6.1.9.2.,</w:t>
      </w:r>
      <w:r w:rsidRPr="008B63A9">
        <w:t xml:space="preserve"> amend to read:</w:t>
      </w:r>
    </w:p>
    <w:p w:rsidR="002D4479" w:rsidRDefault="002D4479" w:rsidP="002D4479">
      <w:pPr>
        <w:autoSpaceDE w:val="0"/>
        <w:autoSpaceDN w:val="0"/>
        <w:adjustRightInd w:val="0"/>
        <w:spacing w:after="120"/>
        <w:ind w:left="2268" w:right="1134" w:hanging="1134"/>
        <w:jc w:val="both"/>
      </w:pPr>
      <w:r>
        <w:t>"</w:t>
      </w:r>
      <w:r w:rsidRPr="008B63A9">
        <w:t>6.1.9.2.</w:t>
      </w:r>
      <w:r w:rsidRPr="008B63A9">
        <w:tab/>
        <w:t>This maximum intensity shall be obtained by adding together the individual reference marks which are indicated on the several headlamps. The reference mark "10" shall be given to each of the headlamps marked "R" or "CR".</w:t>
      </w:r>
      <w:r>
        <w:t>"</w:t>
      </w:r>
    </w:p>
    <w:p w:rsidR="002D4479" w:rsidRPr="003865C6" w:rsidRDefault="002D4479" w:rsidP="002D4479">
      <w:pPr>
        <w:spacing w:after="120"/>
        <w:ind w:left="2268" w:right="-40" w:hanging="1134"/>
        <w:jc w:val="both"/>
      </w:pPr>
      <w:r w:rsidRPr="003865C6">
        <w:rPr>
          <w:i/>
          <w:iCs/>
        </w:rPr>
        <w:t>Paragraph 6.3.7.</w:t>
      </w:r>
      <w:r w:rsidRPr="003865C6">
        <w:t>, amend to read:</w:t>
      </w:r>
    </w:p>
    <w:p w:rsidR="002D4479" w:rsidRPr="008B63A9" w:rsidRDefault="002D4479" w:rsidP="002D4479">
      <w:pPr>
        <w:keepNext/>
        <w:keepLines/>
        <w:spacing w:after="120"/>
        <w:ind w:left="2268" w:right="1134" w:hanging="1134"/>
        <w:jc w:val="both"/>
      </w:pPr>
      <w:r>
        <w:t>"</w:t>
      </w:r>
      <w:r w:rsidRPr="008B63A9">
        <w:t>6.3.7.</w:t>
      </w:r>
      <w:r w:rsidRPr="008B63A9">
        <w:tab/>
        <w:t>Electrical connections</w:t>
      </w:r>
    </w:p>
    <w:p w:rsidR="002D4479" w:rsidRPr="008B63A9" w:rsidRDefault="002D4479" w:rsidP="002D4479">
      <w:pPr>
        <w:keepNext/>
        <w:keepLines/>
        <w:spacing w:after="120"/>
        <w:ind w:left="2268" w:right="1134"/>
        <w:jc w:val="both"/>
      </w:pPr>
      <w:r w:rsidRPr="008B63A9">
        <w:t>It shall be possible to switch the front fog lamps ON and OFF independently of the main-beam headlamps, the dipped-beam headlamps or any combination of main- and dipped-beam headlamps, unless</w:t>
      </w:r>
      <w:r>
        <w:t>:</w:t>
      </w:r>
    </w:p>
    <w:p w:rsidR="002D4479" w:rsidRPr="008B63A9" w:rsidRDefault="002D4479" w:rsidP="002D4479">
      <w:pPr>
        <w:keepNext/>
        <w:keepLines/>
        <w:spacing w:after="120"/>
        <w:ind w:left="2835" w:right="1134" w:hanging="567"/>
        <w:jc w:val="both"/>
      </w:pPr>
      <w:r w:rsidRPr="008B63A9">
        <w:t>(a)</w:t>
      </w:r>
      <w:r w:rsidRPr="008B63A9">
        <w:tab/>
      </w:r>
      <w:r>
        <w:t>T</w:t>
      </w:r>
      <w:r w:rsidRPr="008B63A9">
        <w:t xml:space="preserve">he front fog lamps are used as part of another lighting function in an </w:t>
      </w:r>
      <w:proofErr w:type="spellStart"/>
      <w:r w:rsidRPr="008B63A9">
        <w:t>AFS</w:t>
      </w:r>
      <w:proofErr w:type="spellEnd"/>
      <w:r w:rsidRPr="008B63A9">
        <w:t>; however, the switching ON of the front fog lamps function shall have the priority over the function for which the front fog lamps are used as a part, or</w:t>
      </w:r>
    </w:p>
    <w:p w:rsidR="002D4479" w:rsidRPr="008B63A9" w:rsidRDefault="002D4479" w:rsidP="002D4479">
      <w:pPr>
        <w:keepNext/>
        <w:keepLines/>
        <w:spacing w:after="120"/>
        <w:ind w:left="2835" w:right="1134" w:hanging="567"/>
        <w:jc w:val="both"/>
      </w:pPr>
      <w:r w:rsidRPr="008B63A9">
        <w:t>(b)</w:t>
      </w:r>
      <w:r w:rsidRPr="008B63A9">
        <w:tab/>
      </w:r>
      <w:r>
        <w:t>T</w:t>
      </w:r>
      <w:r w:rsidRPr="008B63A9">
        <w:t xml:space="preserve">he front fog lamps cannot be simultaneously lit with any other lamps with which they are reciprocally incorporated as indicated by the relevant symbol ("/") according to paragraph 10.1. </w:t>
      </w:r>
      <w:proofErr w:type="gramStart"/>
      <w:r w:rsidRPr="008B63A9">
        <w:t>of</w:t>
      </w:r>
      <w:proofErr w:type="gramEnd"/>
      <w:r w:rsidRPr="008B63A9">
        <w:t xml:space="preserve"> Annex 1 of Regulation No. 19."</w:t>
      </w:r>
    </w:p>
    <w:p w:rsidR="002D4479" w:rsidRPr="003865C6" w:rsidRDefault="002D4479" w:rsidP="002D4479">
      <w:pPr>
        <w:spacing w:after="120"/>
        <w:ind w:left="2268" w:right="1134" w:hanging="1134"/>
      </w:pPr>
      <w:r w:rsidRPr="003865C6">
        <w:rPr>
          <w:i/>
        </w:rPr>
        <w:t>Paragraph 6.5.3.,</w:t>
      </w:r>
      <w:r w:rsidRPr="003865C6">
        <w:t xml:space="preserve"> amend to read:</w:t>
      </w:r>
    </w:p>
    <w:p w:rsidR="002D4479" w:rsidRDefault="002D4479" w:rsidP="002D4479">
      <w:pPr>
        <w:spacing w:after="120"/>
        <w:ind w:left="2268" w:right="1134" w:hanging="1134"/>
        <w:jc w:val="both"/>
      </w:pPr>
      <w:r>
        <w:t>"</w:t>
      </w:r>
      <w:r w:rsidRPr="003865C6">
        <w:t>6.5.3.</w:t>
      </w:r>
      <w:r w:rsidRPr="003865C6">
        <w:tab/>
        <w:t>Arrangements (see figure below)</w:t>
      </w:r>
    </w:p>
    <w:p w:rsidR="002D4479" w:rsidRDefault="002D4479" w:rsidP="002D4479">
      <w:pPr>
        <w:spacing w:after="120"/>
        <w:ind w:left="2268" w:right="1134" w:hanging="1134"/>
        <w:jc w:val="both"/>
      </w:pPr>
      <w:r w:rsidRPr="003865C6">
        <w:tab/>
      </w:r>
      <w:r>
        <w:t>…</w:t>
      </w:r>
    </w:p>
    <w:p w:rsidR="002D4479" w:rsidRPr="003865C6" w:rsidRDefault="002D4479" w:rsidP="002D4479">
      <w:pPr>
        <w:spacing w:after="120"/>
        <w:ind w:left="2268" w:right="1134"/>
        <w:jc w:val="both"/>
      </w:pPr>
      <w:r w:rsidRPr="003865C6">
        <w:t>6</w:t>
      </w:r>
    </w:p>
    <w:p w:rsidR="002D4479" w:rsidRPr="003865C6" w:rsidRDefault="002D4479" w:rsidP="002D4479">
      <w:pPr>
        <w:spacing w:after="120"/>
        <w:ind w:left="2268" w:right="1134"/>
        <w:jc w:val="both"/>
      </w:pPr>
      <w:r w:rsidRPr="003865C6">
        <w:t>For all N</w:t>
      </w:r>
      <w:r w:rsidRPr="003865C6">
        <w:rPr>
          <w:vertAlign w:val="subscript"/>
        </w:rPr>
        <w:t>2</w:t>
      </w:r>
      <w:r w:rsidRPr="003865C6">
        <w:t xml:space="preserve"> and N</w:t>
      </w:r>
      <w:r w:rsidRPr="003865C6">
        <w:rPr>
          <w:vertAlign w:val="subscript"/>
        </w:rPr>
        <w:t xml:space="preserve">3 </w:t>
      </w:r>
      <w:r w:rsidRPr="003865C6">
        <w:t>vehicles;</w:t>
      </w:r>
    </w:p>
    <w:p w:rsidR="002D4479" w:rsidRDefault="002D4479" w:rsidP="002D4479">
      <w:pPr>
        <w:spacing w:after="120"/>
        <w:ind w:left="2268" w:right="1134"/>
        <w:jc w:val="both"/>
      </w:pPr>
      <w:proofErr w:type="gramStart"/>
      <w:r w:rsidRPr="003865C6">
        <w:t>For N</w:t>
      </w:r>
      <w:r w:rsidRPr="003865C6">
        <w:rPr>
          <w:vertAlign w:val="subscript"/>
        </w:rPr>
        <w:t>1</w:t>
      </w:r>
      <w:r w:rsidRPr="003865C6">
        <w:t>, M</w:t>
      </w:r>
      <w:r w:rsidRPr="003865C6">
        <w:rPr>
          <w:vertAlign w:val="subscript"/>
        </w:rPr>
        <w:t>2</w:t>
      </w:r>
      <w:r w:rsidRPr="003865C6">
        <w:rPr>
          <w:vertAlign w:val="superscript"/>
        </w:rPr>
        <w:t xml:space="preserve"> </w:t>
      </w:r>
      <w:r w:rsidRPr="003865C6">
        <w:t>and M</w:t>
      </w:r>
      <w:r w:rsidRPr="003865C6">
        <w:rPr>
          <w:vertAlign w:val="subscript"/>
        </w:rPr>
        <w:t>3</w:t>
      </w:r>
      <w:r w:rsidRPr="003865C6">
        <w:t xml:space="preserve"> vehicles exceeding 6 metres in length.</w:t>
      </w:r>
      <w:proofErr w:type="gramEnd"/>
    </w:p>
    <w:p w:rsidR="002D4479" w:rsidRPr="003865C6" w:rsidRDefault="002D4479" w:rsidP="002D4479">
      <w:pPr>
        <w:spacing w:after="120"/>
        <w:ind w:left="2268" w:right="1134"/>
        <w:jc w:val="both"/>
      </w:pPr>
      <w:r w:rsidRPr="003865C6">
        <w:t>It is permitted to replace category 5 side direction-indicator lamps by category 6 side direction-indicator lamps in all instances</w:t>
      </w:r>
    </w:p>
    <w:p w:rsidR="002D4479" w:rsidRPr="003865C6" w:rsidRDefault="002D4479" w:rsidP="002D4479">
      <w:pPr>
        <w:spacing w:after="120"/>
        <w:ind w:left="2268" w:right="1134"/>
        <w:jc w:val="both"/>
      </w:pPr>
      <w:r w:rsidRPr="003865C6">
        <w:rPr>
          <w:strike/>
        </w:rPr>
        <w:tab/>
      </w:r>
      <w:r w:rsidRPr="003865C6">
        <w:t xml:space="preserve">Where lamps combining the functions of front direction-indicator lamps (categories 1, 1a, </w:t>
      </w:r>
      <w:proofErr w:type="gramStart"/>
      <w:r w:rsidRPr="003865C6">
        <w:t>1b</w:t>
      </w:r>
      <w:proofErr w:type="gramEnd"/>
      <w:r w:rsidRPr="003865C6">
        <w:t>) and side direction-indicator lamps (categories 5 or 6) are fitted, two additional side direction- indicator lamps (categories 5 or 6) may be fitted to meet the visibility requirements of paragraph 6.5.5.</w:t>
      </w:r>
    </w:p>
    <w:p w:rsidR="002D4479" w:rsidRPr="003865C6" w:rsidRDefault="002D4479" w:rsidP="002D4479">
      <w:pPr>
        <w:spacing w:after="120"/>
        <w:ind w:left="2268" w:right="1134"/>
        <w:jc w:val="both"/>
      </w:pPr>
      <w:r w:rsidRPr="003865C6">
        <w:t>B: two rear direction-indicator lamps (Categories 2a or 2b)</w:t>
      </w:r>
    </w:p>
    <w:p w:rsidR="002D4479" w:rsidRPr="003865C6" w:rsidRDefault="002D4479" w:rsidP="002D4479">
      <w:pPr>
        <w:spacing w:after="120"/>
        <w:ind w:left="2268" w:right="1134"/>
        <w:jc w:val="both"/>
      </w:pPr>
      <w:r w:rsidRPr="003865C6">
        <w:tab/>
      </w:r>
      <w:proofErr w:type="gramStart"/>
      <w:r w:rsidRPr="003865C6">
        <w:t>Two optional lamps (category 2a or 2b) on all vehicles in categories O</w:t>
      </w:r>
      <w:r w:rsidRPr="003865C6">
        <w:rPr>
          <w:vertAlign w:val="subscript"/>
        </w:rPr>
        <w:t>2</w:t>
      </w:r>
      <w:r w:rsidRPr="003865C6">
        <w:t>, O</w:t>
      </w:r>
      <w:r w:rsidRPr="003865C6">
        <w:rPr>
          <w:vertAlign w:val="subscript"/>
        </w:rPr>
        <w:t>3</w:t>
      </w:r>
      <w:r w:rsidRPr="003865C6">
        <w:t xml:space="preserve"> and O</w:t>
      </w:r>
      <w:r w:rsidRPr="003865C6">
        <w:rPr>
          <w:vertAlign w:val="subscript"/>
        </w:rPr>
        <w:t>4</w:t>
      </w:r>
      <w:r w:rsidRPr="003865C6">
        <w:t>.</w:t>
      </w:r>
      <w:proofErr w:type="gramEnd"/>
    </w:p>
    <w:p w:rsidR="002D4479" w:rsidRPr="003865C6" w:rsidRDefault="002D4479" w:rsidP="002D4479">
      <w:pPr>
        <w:spacing w:after="120"/>
        <w:ind w:left="2268" w:right="1134"/>
        <w:jc w:val="both"/>
      </w:pPr>
      <w:r w:rsidRPr="003865C6">
        <w:tab/>
        <w:t>A maximum of three optional category 5 or one optional category 6 device per side on vehicles of type O</w:t>
      </w:r>
      <w:r w:rsidRPr="003865C6">
        <w:rPr>
          <w:vertAlign w:val="subscript"/>
        </w:rPr>
        <w:t>2</w:t>
      </w:r>
      <w:r w:rsidRPr="003865C6">
        <w:t xml:space="preserve"> exceeding 9 m in length.</w:t>
      </w:r>
    </w:p>
    <w:p w:rsidR="002D4479" w:rsidRPr="003865C6" w:rsidRDefault="002D4479" w:rsidP="002D4479">
      <w:pPr>
        <w:spacing w:after="120"/>
        <w:ind w:left="2268" w:right="1134"/>
        <w:jc w:val="both"/>
      </w:pPr>
      <w:r w:rsidRPr="003865C6">
        <w:t xml:space="preserve">Where an </w:t>
      </w:r>
      <w:proofErr w:type="spellStart"/>
      <w:r w:rsidRPr="003865C6">
        <w:t>AFS</w:t>
      </w:r>
      <w:proofErr w:type="spellEnd"/>
      <w:r w:rsidRPr="003865C6">
        <w:t xml:space="preserve"> is fitted, the distance to be considered for the choice of the category is the distance between the front direction-indicator lamp and the closest lighting unit in its closest position contributing to or performing a passing-beam mode.</w:t>
      </w:r>
      <w:r>
        <w:t>"</w:t>
      </w:r>
    </w:p>
    <w:p w:rsidR="002D4479" w:rsidRPr="003865C6" w:rsidRDefault="002D4479" w:rsidP="002D4479">
      <w:pPr>
        <w:keepNext/>
        <w:keepLines/>
        <w:spacing w:after="120" w:line="240" w:lineRule="auto"/>
        <w:ind w:left="2268" w:right="1134" w:hanging="1134"/>
        <w:jc w:val="both"/>
        <w:rPr>
          <w:i/>
        </w:rPr>
      </w:pPr>
      <w:r>
        <w:rPr>
          <w:rFonts w:eastAsia="Calibri"/>
          <w:i/>
        </w:rPr>
        <w:lastRenderedPageBreak/>
        <w:t>Insert</w:t>
      </w:r>
      <w:r w:rsidRPr="003865C6">
        <w:rPr>
          <w:rFonts w:eastAsia="Calibri"/>
          <w:i/>
        </w:rPr>
        <w:t xml:space="preserve"> a new p</w:t>
      </w:r>
      <w:r w:rsidRPr="003865C6">
        <w:rPr>
          <w:i/>
        </w:rPr>
        <w:t xml:space="preserve">aragraph 6.5.3.1., </w:t>
      </w:r>
      <w:r w:rsidRPr="003865C6">
        <w:rPr>
          <w:iCs/>
        </w:rPr>
        <w:t>to read:</w:t>
      </w:r>
    </w:p>
    <w:p w:rsidR="002D4479" w:rsidRPr="008B63A9" w:rsidRDefault="002D4479" w:rsidP="002D4479">
      <w:pPr>
        <w:keepNext/>
        <w:keepLines/>
        <w:spacing w:after="120"/>
        <w:ind w:left="2268" w:right="1134" w:hanging="1134"/>
        <w:jc w:val="both"/>
      </w:pPr>
      <w:r w:rsidRPr="008B63A9">
        <w:t>"6.5.3.1.</w:t>
      </w:r>
      <w:r w:rsidRPr="008B63A9">
        <w:tab/>
      </w:r>
      <w:proofErr w:type="gramStart"/>
      <w:r w:rsidRPr="008B63A9">
        <w:t>In</w:t>
      </w:r>
      <w:proofErr w:type="gramEnd"/>
      <w:r w:rsidRPr="008B63A9">
        <w:t xml:space="preserve"> addition, for vehicles of categories:</w:t>
      </w:r>
    </w:p>
    <w:p w:rsidR="002D4479" w:rsidRPr="008B63A9" w:rsidRDefault="002D4479" w:rsidP="002D4479">
      <w:pPr>
        <w:tabs>
          <w:tab w:val="left" w:pos="2835"/>
        </w:tabs>
        <w:suppressAutoHyphens w:val="0"/>
        <w:spacing w:after="120" w:line="276" w:lineRule="auto"/>
        <w:ind w:left="2835" w:right="1134" w:hanging="567"/>
        <w:jc w:val="both"/>
      </w:pPr>
      <w:r>
        <w:t>(a)</w:t>
      </w:r>
      <w:r>
        <w:tab/>
      </w:r>
      <w:r w:rsidRPr="008B63A9">
        <w:t>M</w:t>
      </w:r>
      <w:r w:rsidRPr="008B63A9">
        <w:rPr>
          <w:vertAlign w:val="subscript"/>
        </w:rPr>
        <w:t>2</w:t>
      </w:r>
      <w:r w:rsidRPr="008B63A9">
        <w:t>, M</w:t>
      </w:r>
      <w:r w:rsidRPr="008B63A9">
        <w:rPr>
          <w:vertAlign w:val="subscript"/>
        </w:rPr>
        <w:t>3</w:t>
      </w:r>
      <w:r w:rsidRPr="008B63A9">
        <w:t>, N</w:t>
      </w:r>
      <w:r w:rsidRPr="008B63A9">
        <w:rPr>
          <w:vertAlign w:val="subscript"/>
        </w:rPr>
        <w:t>2,</w:t>
      </w:r>
      <w:r w:rsidRPr="008B63A9">
        <w:t xml:space="preserve"> and N</w:t>
      </w:r>
      <w:r w:rsidRPr="008B63A9">
        <w:rPr>
          <w:vertAlign w:val="subscript"/>
        </w:rPr>
        <w:t xml:space="preserve">3 </w:t>
      </w:r>
      <w:r w:rsidRPr="008B63A9">
        <w:t>of above 6 m and up to including 9 m in length one additional category 5 device is optional;</w:t>
      </w:r>
    </w:p>
    <w:p w:rsidR="002D4479" w:rsidRPr="008B63A9" w:rsidRDefault="002D4479" w:rsidP="002D4479">
      <w:pPr>
        <w:tabs>
          <w:tab w:val="left" w:pos="2835"/>
        </w:tabs>
        <w:suppressAutoHyphens w:val="0"/>
        <w:spacing w:after="120" w:line="276" w:lineRule="auto"/>
        <w:ind w:left="2835" w:right="1134" w:hanging="567"/>
        <w:jc w:val="both"/>
      </w:pPr>
      <w:r>
        <w:t>(b)</w:t>
      </w:r>
      <w:r>
        <w:tab/>
      </w:r>
      <w:r w:rsidRPr="008B63A9">
        <w:t>M</w:t>
      </w:r>
      <w:r w:rsidRPr="008B63A9">
        <w:rPr>
          <w:vertAlign w:val="subscript"/>
        </w:rPr>
        <w:t>2</w:t>
      </w:r>
      <w:r w:rsidRPr="008B63A9">
        <w:t>, M</w:t>
      </w:r>
      <w:r w:rsidRPr="008B63A9">
        <w:rPr>
          <w:vertAlign w:val="subscript"/>
        </w:rPr>
        <w:t>3</w:t>
      </w:r>
      <w:r w:rsidRPr="008B63A9">
        <w:t>, N</w:t>
      </w:r>
      <w:r w:rsidRPr="008B63A9">
        <w:rPr>
          <w:vertAlign w:val="subscript"/>
        </w:rPr>
        <w:t>2,</w:t>
      </w:r>
      <w:r w:rsidRPr="008B63A9">
        <w:t xml:space="preserve"> and N</w:t>
      </w:r>
      <w:r w:rsidRPr="008B63A9">
        <w:rPr>
          <w:vertAlign w:val="subscript"/>
        </w:rPr>
        <w:t>3</w:t>
      </w:r>
      <w:r w:rsidRPr="008B63A9">
        <w:t xml:space="preserve"> exceeding 9 m in length three additional category 5 devices distributed as evenly as practicable along each side are mandatory;</w:t>
      </w:r>
    </w:p>
    <w:p w:rsidR="002D4479" w:rsidRPr="008B63A9" w:rsidRDefault="002D4479" w:rsidP="002D4479">
      <w:pPr>
        <w:tabs>
          <w:tab w:val="left" w:pos="2835"/>
        </w:tabs>
        <w:suppressAutoHyphens w:val="0"/>
        <w:spacing w:after="120" w:line="276" w:lineRule="auto"/>
        <w:ind w:left="2835" w:right="1134" w:hanging="567"/>
        <w:jc w:val="both"/>
      </w:pPr>
      <w:r>
        <w:t>(c)</w:t>
      </w:r>
      <w:r>
        <w:tab/>
      </w:r>
      <w:r w:rsidRPr="008B63A9">
        <w:t>O</w:t>
      </w:r>
      <w:r w:rsidRPr="008B63A9">
        <w:rPr>
          <w:vertAlign w:val="subscript"/>
        </w:rPr>
        <w:t>3</w:t>
      </w:r>
      <w:r w:rsidRPr="008B63A9">
        <w:t xml:space="preserve"> and O</w:t>
      </w:r>
      <w:r w:rsidRPr="008B63A9">
        <w:rPr>
          <w:vertAlign w:val="subscript"/>
        </w:rPr>
        <w:t xml:space="preserve">4 </w:t>
      </w:r>
      <w:r w:rsidRPr="008B63A9">
        <w:t>three category 5 devices distributed as evenly as practicable along each side are mandatory.</w:t>
      </w:r>
    </w:p>
    <w:p w:rsidR="002D4479" w:rsidRDefault="002D4479" w:rsidP="002D4479">
      <w:pPr>
        <w:spacing w:after="120"/>
        <w:ind w:left="2268" w:right="1134"/>
        <w:jc w:val="both"/>
      </w:pPr>
      <w:r w:rsidRPr="008B63A9">
        <w:t>These requirements do not apply if there are at least three amber side marker lamps that flash in phase and simultaneously with the direction indicator lamps</w:t>
      </w:r>
      <w:r w:rsidRPr="008B63A9">
        <w:rPr>
          <w:color w:val="FF0000"/>
        </w:rPr>
        <w:t xml:space="preserve"> </w:t>
      </w:r>
      <w:r w:rsidRPr="008B63A9">
        <w:t>on the same side of the vehicle."</w:t>
      </w:r>
    </w:p>
    <w:p w:rsidR="002D4479" w:rsidRPr="008B63A9" w:rsidRDefault="002D4479" w:rsidP="002D4479">
      <w:pPr>
        <w:autoSpaceDE w:val="0"/>
        <w:autoSpaceDN w:val="0"/>
        <w:adjustRightInd w:val="0"/>
        <w:spacing w:after="120"/>
        <w:ind w:left="2268" w:right="1134" w:hanging="1134"/>
        <w:jc w:val="both"/>
      </w:pPr>
      <w:r w:rsidRPr="008B63A9">
        <w:rPr>
          <w:i/>
        </w:rPr>
        <w:t xml:space="preserve">Paragraph 6.5.4.2.2., </w:t>
      </w:r>
      <w:r w:rsidRPr="008B63A9">
        <w:t>amend to read:</w:t>
      </w:r>
    </w:p>
    <w:p w:rsidR="002D4479" w:rsidRPr="008B63A9" w:rsidRDefault="002D4479" w:rsidP="002D4479">
      <w:pPr>
        <w:spacing w:after="120"/>
        <w:ind w:left="2268" w:right="1134" w:hanging="1134"/>
        <w:jc w:val="both"/>
      </w:pPr>
      <w:r w:rsidRPr="008B63A9">
        <w:t>"6.5.4.2.2.</w:t>
      </w:r>
      <w:r w:rsidRPr="008B63A9">
        <w:tab/>
        <w:t>The height of the direction-indicator lamps of categories 1, 1a, 1b, 2a and 2b, measured in accordance with paragraph 5.8., shall not be less than 350 mm and not more than 1,500 mm."</w:t>
      </w:r>
    </w:p>
    <w:p w:rsidR="002D4479" w:rsidRPr="005C241D" w:rsidRDefault="002D4479" w:rsidP="002D4479">
      <w:pPr>
        <w:spacing w:after="120"/>
        <w:ind w:left="2268" w:right="1134" w:hanging="1134"/>
        <w:jc w:val="both"/>
      </w:pPr>
      <w:r w:rsidRPr="002377E7">
        <w:rPr>
          <w:i/>
        </w:rPr>
        <w:t>Paragraph 6.5.8.</w:t>
      </w:r>
      <w:proofErr w:type="gramStart"/>
      <w:r w:rsidRPr="002377E7">
        <w:rPr>
          <w:i/>
        </w:rPr>
        <w:t>,</w:t>
      </w:r>
      <w:proofErr w:type="gramEnd"/>
      <w:r w:rsidRPr="002377E7">
        <w:rPr>
          <w:i/>
        </w:rPr>
        <w:t xml:space="preserve"> </w:t>
      </w:r>
      <w:r>
        <w:t>replace "6.4.2." by "6.2.2."</w:t>
      </w:r>
    </w:p>
    <w:p w:rsidR="002D4479" w:rsidRPr="003865C6" w:rsidRDefault="002D4479" w:rsidP="002D4479">
      <w:pPr>
        <w:spacing w:after="120"/>
        <w:ind w:left="2268" w:right="1134" w:hanging="1134"/>
        <w:rPr>
          <w:color w:val="000000"/>
        </w:rPr>
      </w:pPr>
      <w:r w:rsidRPr="003865C6">
        <w:rPr>
          <w:i/>
          <w:color w:val="000000"/>
        </w:rPr>
        <w:t xml:space="preserve">Paragraph 6.6.7.2., </w:t>
      </w:r>
      <w:r w:rsidRPr="003865C6">
        <w:rPr>
          <w:color w:val="000000"/>
        </w:rPr>
        <w:t>amend to read:</w:t>
      </w:r>
    </w:p>
    <w:p w:rsidR="002D4479" w:rsidRPr="008B63A9" w:rsidRDefault="002D4479" w:rsidP="002D4479">
      <w:pPr>
        <w:spacing w:after="120"/>
        <w:ind w:left="2268" w:right="1134" w:hanging="1134"/>
        <w:jc w:val="both"/>
        <w:rPr>
          <w:snapToGrid w:val="0"/>
          <w:color w:val="000000"/>
        </w:rPr>
      </w:pPr>
      <w:r>
        <w:rPr>
          <w:snapToGrid w:val="0"/>
          <w:color w:val="000000"/>
        </w:rPr>
        <w:t>"6.6.7.2.</w:t>
      </w:r>
      <w:r w:rsidRPr="008B63A9">
        <w:rPr>
          <w:snapToGrid w:val="0"/>
          <w:color w:val="000000"/>
        </w:rPr>
        <w:tab/>
      </w:r>
      <w:r w:rsidRPr="008B63A9">
        <w:rPr>
          <w:snapToGrid w:val="0"/>
          <w:color w:val="000000"/>
        </w:rPr>
        <w:tab/>
        <w:t>The hazard warning signal may be activated automatically in the event of a vehicle being involved in a collision or after the de-activation of the emergency stop signal, as specified in paragraph 6.23. In such cases, it may be turned "off" manually.</w:t>
      </w:r>
    </w:p>
    <w:p w:rsidR="002D4479" w:rsidRPr="008B63A9" w:rsidRDefault="002D4479" w:rsidP="002D4479">
      <w:pPr>
        <w:spacing w:after="120"/>
        <w:ind w:left="2268" w:right="1134"/>
        <w:jc w:val="both"/>
        <w:rPr>
          <w:i/>
        </w:rPr>
      </w:pPr>
      <w:r w:rsidRPr="008B63A9">
        <w:rPr>
          <w:snapToGrid w:val="0"/>
          <w:color w:val="000000"/>
        </w:rPr>
        <w:t>In addition, the hazard warning signal may be switched on automatically to indicate to other road-users the risk of imminent danger as defined by Regulations; in this case, the signal shall remain switched "on" until it is manually or automatically switched "off"."</w:t>
      </w:r>
    </w:p>
    <w:p w:rsidR="002D4479" w:rsidRPr="005C241D" w:rsidRDefault="002D4479" w:rsidP="002D4479">
      <w:pPr>
        <w:spacing w:after="120"/>
        <w:ind w:left="2268" w:right="1134" w:hanging="1134"/>
        <w:jc w:val="both"/>
      </w:pPr>
      <w:r w:rsidRPr="005C241D">
        <w:rPr>
          <w:i/>
        </w:rPr>
        <w:t>Paragraph 6.18.4.3.</w:t>
      </w:r>
      <w:r>
        <w:rPr>
          <w:i/>
        </w:rPr>
        <w:t>, third sentence</w:t>
      </w:r>
      <w:r w:rsidRPr="005C241D">
        <w:rPr>
          <w:i/>
        </w:rPr>
        <w:t>,</w:t>
      </w:r>
      <w:r w:rsidRPr="005C241D">
        <w:t xml:space="preserve"> </w:t>
      </w:r>
      <w:r>
        <w:t>replace "makes" by "make".</w:t>
      </w:r>
    </w:p>
    <w:p w:rsidR="002D4479" w:rsidRPr="003865C6" w:rsidRDefault="002D4479" w:rsidP="002D4479">
      <w:pPr>
        <w:spacing w:after="120" w:line="240" w:lineRule="auto"/>
        <w:ind w:left="2268" w:right="1134" w:hanging="1134"/>
        <w:jc w:val="both"/>
      </w:pPr>
      <w:r w:rsidRPr="003865C6">
        <w:rPr>
          <w:i/>
        </w:rPr>
        <w:t>Paragraph 6.18.7.,</w:t>
      </w:r>
      <w:r w:rsidRPr="003865C6">
        <w:t xml:space="preserve"> amend to read:</w:t>
      </w:r>
    </w:p>
    <w:p w:rsidR="002D4479" w:rsidRPr="008B63A9" w:rsidRDefault="002D4479" w:rsidP="002D4479">
      <w:pPr>
        <w:suppressAutoHyphens w:val="0"/>
        <w:spacing w:after="120"/>
        <w:ind w:left="2268" w:right="1134" w:hanging="1134"/>
        <w:jc w:val="both"/>
        <w:rPr>
          <w:snapToGrid w:val="0"/>
        </w:rPr>
      </w:pPr>
      <w:r w:rsidRPr="008B63A9">
        <w:rPr>
          <w:snapToGrid w:val="0"/>
        </w:rPr>
        <w:t>"6.18.7.</w:t>
      </w:r>
      <w:r w:rsidRPr="008B63A9">
        <w:rPr>
          <w:snapToGrid w:val="0"/>
        </w:rPr>
        <w:tab/>
        <w:t>Electrical connections</w:t>
      </w:r>
    </w:p>
    <w:p w:rsidR="002D4479" w:rsidRPr="00AC6DF2" w:rsidRDefault="002D4479" w:rsidP="002D4479">
      <w:pPr>
        <w:suppressAutoHyphens w:val="0"/>
        <w:spacing w:after="120"/>
        <w:ind w:left="2268" w:right="1134" w:hanging="1134"/>
        <w:jc w:val="both"/>
        <w:rPr>
          <w:snapToGrid w:val="0"/>
        </w:rPr>
      </w:pPr>
      <w:r w:rsidRPr="00AC6DF2">
        <w:rPr>
          <w:snapToGrid w:val="0"/>
        </w:rPr>
        <w:tab/>
        <w:t>On M</w:t>
      </w:r>
      <w:r w:rsidRPr="00AC6DF2">
        <w:rPr>
          <w:snapToGrid w:val="0"/>
          <w:vertAlign w:val="subscript"/>
        </w:rPr>
        <w:t>1</w:t>
      </w:r>
      <w:r w:rsidRPr="00AC6DF2">
        <w:rPr>
          <w:snapToGrid w:val="0"/>
        </w:rPr>
        <w:t xml:space="preserve"> and N</w:t>
      </w:r>
      <w:r w:rsidRPr="00AC6DF2">
        <w:rPr>
          <w:snapToGrid w:val="0"/>
          <w:vertAlign w:val="subscript"/>
        </w:rPr>
        <w:t>1</w:t>
      </w:r>
      <w:r w:rsidRPr="00AC6DF2">
        <w:rPr>
          <w:snapToGrid w:val="0"/>
        </w:rPr>
        <w:t xml:space="preserve"> category vehicles less than 6 m in length amber side-marker lamps may be wired to flash, provided that this flashing is in phase and at the same frequency with the direction-indicator lamps at the same side of the vehicle.</w:t>
      </w:r>
    </w:p>
    <w:p w:rsidR="002D4479" w:rsidRPr="008B63A9" w:rsidRDefault="002D4479" w:rsidP="002D4479">
      <w:pPr>
        <w:suppressAutoHyphens w:val="0"/>
        <w:spacing w:after="120"/>
        <w:ind w:left="2268" w:right="1134" w:hanging="1134"/>
        <w:jc w:val="both"/>
        <w:rPr>
          <w:snapToGrid w:val="0"/>
        </w:rPr>
      </w:pPr>
      <w:r w:rsidRPr="008B63A9">
        <w:rPr>
          <w:snapToGrid w:val="0"/>
        </w:rPr>
        <w:tab/>
        <w:t>On M</w:t>
      </w:r>
      <w:r w:rsidRPr="008B63A9">
        <w:rPr>
          <w:snapToGrid w:val="0"/>
          <w:vertAlign w:val="subscript"/>
        </w:rPr>
        <w:t>2</w:t>
      </w:r>
      <w:r w:rsidRPr="008B63A9">
        <w:rPr>
          <w:snapToGrid w:val="0"/>
        </w:rPr>
        <w:t>, M</w:t>
      </w:r>
      <w:r w:rsidRPr="008B63A9">
        <w:rPr>
          <w:snapToGrid w:val="0"/>
          <w:vertAlign w:val="subscript"/>
        </w:rPr>
        <w:t>3</w:t>
      </w:r>
      <w:r w:rsidRPr="008B63A9">
        <w:rPr>
          <w:snapToGrid w:val="0"/>
        </w:rPr>
        <w:t>, N</w:t>
      </w:r>
      <w:r w:rsidRPr="008B63A9">
        <w:rPr>
          <w:snapToGrid w:val="0"/>
          <w:vertAlign w:val="subscript"/>
        </w:rPr>
        <w:t>2</w:t>
      </w:r>
      <w:r w:rsidRPr="008B63A9">
        <w:rPr>
          <w:snapToGrid w:val="0"/>
        </w:rPr>
        <w:t>, N</w:t>
      </w:r>
      <w:r w:rsidRPr="008B63A9">
        <w:rPr>
          <w:snapToGrid w:val="0"/>
          <w:vertAlign w:val="subscript"/>
        </w:rPr>
        <w:t>3</w:t>
      </w:r>
      <w:r w:rsidRPr="008B63A9">
        <w:rPr>
          <w:snapToGrid w:val="0"/>
        </w:rPr>
        <w:t>, O</w:t>
      </w:r>
      <w:r w:rsidRPr="008B63A9">
        <w:rPr>
          <w:snapToGrid w:val="0"/>
          <w:vertAlign w:val="subscript"/>
        </w:rPr>
        <w:t>3</w:t>
      </w:r>
      <w:r w:rsidRPr="008B63A9">
        <w:rPr>
          <w:snapToGrid w:val="0"/>
        </w:rPr>
        <w:t xml:space="preserve"> and O</w:t>
      </w:r>
      <w:r w:rsidRPr="008B63A9">
        <w:rPr>
          <w:snapToGrid w:val="0"/>
          <w:vertAlign w:val="subscript"/>
        </w:rPr>
        <w:t>4</w:t>
      </w:r>
      <w:r w:rsidRPr="008B63A9">
        <w:rPr>
          <w:snapToGrid w:val="0"/>
        </w:rPr>
        <w:t xml:space="preserve"> vehicles mandatory amber side marker lamps may flash simultaneously with the direction-indicator lamps on the same side of the vehicle. However, where there </w:t>
      </w:r>
      <w:proofErr w:type="gramStart"/>
      <w:r w:rsidRPr="008B63A9">
        <w:rPr>
          <w:snapToGrid w:val="0"/>
        </w:rPr>
        <w:t>are</w:t>
      </w:r>
      <w:proofErr w:type="gramEnd"/>
      <w:r w:rsidRPr="008B63A9">
        <w:rPr>
          <w:snapToGrid w:val="0"/>
        </w:rPr>
        <w:t xml:space="preserve"> direction indicator lamps of category 5 installed according to paragraph 6.5.3.1.</w:t>
      </w:r>
      <w:r w:rsidRPr="008B63A9">
        <w:rPr>
          <w:snapToGrid w:val="0"/>
          <w:color w:val="FF0000"/>
        </w:rPr>
        <w:t xml:space="preserve"> </w:t>
      </w:r>
      <w:proofErr w:type="gramStart"/>
      <w:r w:rsidRPr="008B63A9">
        <w:rPr>
          <w:snapToGrid w:val="0"/>
        </w:rPr>
        <w:t>on</w:t>
      </w:r>
      <w:proofErr w:type="gramEnd"/>
      <w:r w:rsidRPr="008B63A9">
        <w:rPr>
          <w:snapToGrid w:val="0"/>
        </w:rPr>
        <w:t xml:space="preserve"> the side of the vehicle these amber side marker lamps shall not flash."</w:t>
      </w:r>
    </w:p>
    <w:p w:rsidR="002D4479" w:rsidRPr="002D4479" w:rsidRDefault="002D4479" w:rsidP="00AC6DF2">
      <w:pPr>
        <w:keepNext/>
        <w:keepLines/>
        <w:autoSpaceDE w:val="0"/>
        <w:autoSpaceDN w:val="0"/>
        <w:adjustRightInd w:val="0"/>
        <w:spacing w:after="120"/>
        <w:ind w:left="2268" w:right="1134" w:hanging="1134"/>
        <w:jc w:val="both"/>
      </w:pPr>
      <w:r w:rsidRPr="002D4479">
        <w:rPr>
          <w:i/>
        </w:rPr>
        <w:t xml:space="preserve">Paragraph 6.20.7.2., </w:t>
      </w:r>
      <w:r w:rsidRPr="002D4479">
        <w:t>amend to read:</w:t>
      </w:r>
    </w:p>
    <w:p w:rsidR="002D4479" w:rsidRPr="002D4479" w:rsidRDefault="002D4479" w:rsidP="00AC6DF2">
      <w:pPr>
        <w:keepNext/>
        <w:keepLines/>
        <w:spacing w:after="120"/>
        <w:ind w:left="2268" w:right="1134" w:hanging="1134"/>
        <w:jc w:val="both"/>
        <w:rPr>
          <w:rFonts w:eastAsia="MS Mincho"/>
          <w:color w:val="000000"/>
        </w:rPr>
      </w:pPr>
      <w:r w:rsidRPr="002D4479">
        <w:rPr>
          <w:rFonts w:eastAsia="MS Mincho"/>
        </w:rPr>
        <w:t>"6.20.7.2.</w:t>
      </w:r>
      <w:r w:rsidRPr="002D4479">
        <w:rPr>
          <w:rFonts w:eastAsia="MS Mincho"/>
        </w:rPr>
        <w:tab/>
        <w:t xml:space="preserve">When the reversing lamp is switched ON, </w:t>
      </w:r>
      <w:bookmarkStart w:id="81" w:name="OLE_LINK1"/>
      <w:bookmarkStart w:id="82" w:name="OLE_LINK2"/>
      <w:r w:rsidRPr="002D4479">
        <w:rPr>
          <w:rFonts w:eastAsia="MS Mincho"/>
        </w:rPr>
        <w:t>both cornering lamps may be switched on simultaneously, independently from the steering wheel or direction-indicator position</w:t>
      </w:r>
      <w:bookmarkEnd w:id="81"/>
      <w:bookmarkEnd w:id="82"/>
      <w:r w:rsidRPr="002D4479">
        <w:rPr>
          <w:rFonts w:eastAsia="MS Mincho"/>
        </w:rPr>
        <w:t>.</w:t>
      </w:r>
      <w:r w:rsidRPr="002D4479">
        <w:rPr>
          <w:rFonts w:eastAsia="MS Mincho"/>
          <w:b/>
          <w:color w:val="000000"/>
        </w:rPr>
        <w:t xml:space="preserve"> </w:t>
      </w:r>
      <w:r w:rsidRPr="002D4479">
        <w:rPr>
          <w:rFonts w:eastAsia="MS Mincho"/>
          <w:color w:val="000000"/>
        </w:rPr>
        <w:t>If so activated, both cornering lamps shall be switched OFF either:</w:t>
      </w:r>
    </w:p>
    <w:p w:rsidR="002D4479" w:rsidRPr="002D4479" w:rsidRDefault="002D4479" w:rsidP="002D4479">
      <w:pPr>
        <w:spacing w:after="120"/>
        <w:ind w:left="2268" w:right="1134" w:hanging="1134"/>
        <w:jc w:val="both"/>
        <w:rPr>
          <w:rFonts w:eastAsia="MS Mincho"/>
          <w:color w:val="000000"/>
        </w:rPr>
      </w:pPr>
      <w:r w:rsidRPr="002D4479">
        <w:rPr>
          <w:rFonts w:eastAsia="MS Mincho"/>
          <w:color w:val="000000"/>
        </w:rPr>
        <w:tab/>
        <w:t>(a)</w:t>
      </w:r>
      <w:r w:rsidRPr="002D4479">
        <w:rPr>
          <w:rFonts w:eastAsia="MS Mincho"/>
          <w:color w:val="000000"/>
        </w:rPr>
        <w:tab/>
        <w:t xml:space="preserve">When the reversing lamp is switched OFF; </w:t>
      </w:r>
    </w:p>
    <w:p w:rsidR="002D4479" w:rsidRPr="002D4479" w:rsidRDefault="002D4479" w:rsidP="002D4479">
      <w:pPr>
        <w:spacing w:after="120"/>
        <w:ind w:left="2268" w:right="1134" w:firstLine="567"/>
        <w:jc w:val="both"/>
        <w:rPr>
          <w:rFonts w:eastAsia="MS Mincho"/>
          <w:color w:val="000000"/>
        </w:rPr>
      </w:pPr>
      <w:r w:rsidRPr="002D4479">
        <w:rPr>
          <w:rFonts w:eastAsia="MS Mincho"/>
          <w:color w:val="000000"/>
        </w:rPr>
        <w:t>Or</w:t>
      </w:r>
    </w:p>
    <w:p w:rsidR="002D4479" w:rsidRDefault="002D4479" w:rsidP="002D4479">
      <w:pPr>
        <w:spacing w:after="120"/>
        <w:ind w:left="2268" w:right="-40"/>
        <w:jc w:val="both"/>
        <w:rPr>
          <w:color w:val="000000"/>
        </w:rPr>
      </w:pPr>
      <w:proofErr w:type="gramStart"/>
      <w:r w:rsidRPr="002D4479">
        <w:rPr>
          <w:color w:val="000000"/>
        </w:rPr>
        <w:t>(b)</w:t>
      </w:r>
      <w:r w:rsidRPr="002D4479">
        <w:rPr>
          <w:color w:val="000000"/>
        </w:rPr>
        <w:tab/>
        <w:t>When the forward speed of the vehicle exceeds 10 km/h."</w:t>
      </w:r>
      <w:proofErr w:type="gramEnd"/>
    </w:p>
    <w:p w:rsidR="002D4479" w:rsidRDefault="002D4479" w:rsidP="002D4479">
      <w:pPr>
        <w:spacing w:after="120"/>
        <w:ind w:left="2268" w:right="-40" w:hanging="1134"/>
        <w:jc w:val="both"/>
      </w:pPr>
      <w:r w:rsidRPr="002377E7">
        <w:rPr>
          <w:i/>
        </w:rPr>
        <w:t>Paragraph 12.1.4.,</w:t>
      </w:r>
      <w:r w:rsidRPr="002377E7">
        <w:t xml:space="preserve"> </w:t>
      </w:r>
      <w:r>
        <w:t>replace "12.1.5." by "12.1.6.</w:t>
      </w:r>
      <w:proofErr w:type="gramStart"/>
      <w:r>
        <w:t>".</w:t>
      </w:r>
      <w:proofErr w:type="gramEnd"/>
    </w:p>
    <w:p w:rsidR="002D4479" w:rsidRDefault="002D4479" w:rsidP="002D4479">
      <w:pPr>
        <w:spacing w:after="120"/>
        <w:ind w:left="2268" w:right="-40" w:hanging="1134"/>
        <w:jc w:val="both"/>
        <w:rPr>
          <w:i/>
          <w:iCs/>
        </w:rPr>
      </w:pPr>
      <w:r w:rsidRPr="003865C6">
        <w:rPr>
          <w:i/>
          <w:iCs/>
        </w:rPr>
        <w:t xml:space="preserve">Annex 1, </w:t>
      </w:r>
    </w:p>
    <w:p w:rsidR="002D4479" w:rsidRPr="003865C6" w:rsidRDefault="002D4479" w:rsidP="002D4479">
      <w:pPr>
        <w:spacing w:after="120"/>
        <w:ind w:left="2268" w:right="-40" w:hanging="1134"/>
        <w:jc w:val="both"/>
      </w:pPr>
      <w:r>
        <w:rPr>
          <w:i/>
          <w:iCs/>
        </w:rPr>
        <w:t>I</w:t>
      </w:r>
      <w:r w:rsidRPr="003865C6">
        <w:rPr>
          <w:i/>
          <w:iCs/>
        </w:rPr>
        <w:t>tem 9.3</w:t>
      </w:r>
      <w:r w:rsidRPr="003865C6">
        <w:t>, amend to read:</w:t>
      </w:r>
    </w:p>
    <w:p w:rsidR="002D4479" w:rsidRPr="008B63A9" w:rsidRDefault="002D4479" w:rsidP="002D4479">
      <w:pPr>
        <w:tabs>
          <w:tab w:val="left" w:pos="1985"/>
          <w:tab w:val="left" w:leader="dot" w:pos="8505"/>
        </w:tabs>
        <w:spacing w:after="120"/>
        <w:ind w:left="2268" w:right="1134" w:hanging="1134"/>
        <w:jc w:val="both"/>
      </w:pPr>
      <w:r w:rsidRPr="008B63A9">
        <w:t>"9.3.</w:t>
      </w:r>
      <w:r w:rsidRPr="008B63A9">
        <w:tab/>
        <w:t>Front-fog lamps:</w:t>
      </w:r>
      <w:r>
        <w:t xml:space="preserve"> </w:t>
      </w:r>
      <w:r w:rsidRPr="008B63A9">
        <w:t>yes/no</w:t>
      </w:r>
      <w:r w:rsidRPr="008B63A9">
        <w:rPr>
          <w:vertAlign w:val="superscript"/>
        </w:rPr>
        <w:t>2</w:t>
      </w:r>
    </w:p>
    <w:p w:rsidR="002D4479" w:rsidRPr="005C241D" w:rsidRDefault="002D4479" w:rsidP="002D4479">
      <w:pPr>
        <w:tabs>
          <w:tab w:val="left" w:pos="1985"/>
          <w:tab w:val="left" w:pos="4962"/>
          <w:tab w:val="left" w:leader="dot" w:pos="8505"/>
        </w:tabs>
        <w:spacing w:after="120"/>
        <w:ind w:left="2268" w:right="1134" w:hanging="1134"/>
        <w:jc w:val="both"/>
      </w:pPr>
      <w:r w:rsidRPr="008B63A9">
        <w:tab/>
        <w:t>Comments: Reciprocally</w:t>
      </w:r>
      <w:r>
        <w:t xml:space="preserve"> </w:t>
      </w:r>
      <w:r w:rsidRPr="008B63A9">
        <w:t>incorporated</w:t>
      </w:r>
      <w:r>
        <w:t xml:space="preserve"> </w:t>
      </w:r>
      <w:r w:rsidRPr="008B63A9">
        <w:t>in headlamp:  yes/no</w:t>
      </w:r>
      <w:r w:rsidRPr="008B63A9">
        <w:rPr>
          <w:vertAlign w:val="superscript"/>
        </w:rPr>
        <w:t>2</w:t>
      </w:r>
      <w:r w:rsidRPr="008B63A9">
        <w:t>"</w:t>
      </w:r>
    </w:p>
    <w:p w:rsidR="002D4479" w:rsidRPr="00D211C0" w:rsidRDefault="002D4479" w:rsidP="002D4479">
      <w:pPr>
        <w:suppressAutoHyphens w:val="0"/>
        <w:spacing w:line="240" w:lineRule="auto"/>
        <w:jc w:val="center"/>
        <w:rPr>
          <w:u w:val="single"/>
        </w:rPr>
      </w:pPr>
      <w:r w:rsidRPr="00D211C0">
        <w:rPr>
          <w:u w:val="single"/>
        </w:rPr>
        <w:tab/>
      </w:r>
      <w:r w:rsidRPr="00D211C0">
        <w:rPr>
          <w:u w:val="single"/>
        </w:rPr>
        <w:tab/>
      </w:r>
      <w:r w:rsidRPr="00D211C0">
        <w:rPr>
          <w:u w:val="single"/>
        </w:rPr>
        <w:tab/>
      </w: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64636E" w14:paraId="521F4BA1" w14:textId="77777777" w:rsidTr="00165E82">
        <w:trPr>
          <w:cantSplit/>
          <w:trHeight w:hRule="exact" w:val="851"/>
        </w:trPr>
        <w:tc>
          <w:tcPr>
            <w:tcW w:w="1276" w:type="dxa"/>
            <w:tcBorders>
              <w:bottom w:val="single" w:sz="4" w:space="0" w:color="auto"/>
            </w:tcBorders>
            <w:vAlign w:val="bottom"/>
          </w:tcPr>
          <w:p w14:paraId="282AE313" w14:textId="77777777" w:rsidR="0064636E" w:rsidRDefault="0064636E" w:rsidP="003C3936"/>
        </w:tc>
        <w:tc>
          <w:tcPr>
            <w:tcW w:w="8363" w:type="dxa"/>
            <w:gridSpan w:val="2"/>
            <w:tcBorders>
              <w:bottom w:val="single" w:sz="4" w:space="0" w:color="auto"/>
            </w:tcBorders>
            <w:vAlign w:val="bottom"/>
          </w:tcPr>
          <w:p w14:paraId="1056198F" w14:textId="112595C5" w:rsidR="0064636E" w:rsidRPr="00D47EEA" w:rsidRDefault="0064636E" w:rsidP="00D5540C">
            <w:pPr>
              <w:jc w:val="right"/>
            </w:pPr>
            <w:r w:rsidRPr="00014D07">
              <w:rPr>
                <w:sz w:val="40"/>
              </w:rPr>
              <w:t>E</w:t>
            </w:r>
            <w:r>
              <w:t>/ECE/324/</w:t>
            </w:r>
            <w:r w:rsidR="00BE1AD2" w:rsidRPr="00BE1AD2">
              <w:t>Rev.1/Add.47/Rev.12/Amend.3</w:t>
            </w:r>
            <w:r>
              <w:t>−</w:t>
            </w:r>
            <w:r w:rsidRPr="00014D07">
              <w:rPr>
                <w:sz w:val="40"/>
              </w:rPr>
              <w:t>E</w:t>
            </w:r>
            <w:r>
              <w:t>/ECE/TRANS/505</w:t>
            </w:r>
            <w:r w:rsidR="00841EB5">
              <w:t>/</w:t>
            </w:r>
            <w:r w:rsidR="00BE1AD2" w:rsidRPr="00BE1AD2">
              <w:t>Rev.1/Add.47/Rev.12/Amend.3</w:t>
            </w:r>
          </w:p>
        </w:tc>
      </w:tr>
      <w:tr w:rsidR="003C3936" w14:paraId="4FB22AAE" w14:textId="77777777" w:rsidTr="00A41529">
        <w:trPr>
          <w:cantSplit/>
          <w:trHeight w:hRule="exact" w:val="2413"/>
        </w:trPr>
        <w:tc>
          <w:tcPr>
            <w:tcW w:w="1276" w:type="dxa"/>
            <w:tcBorders>
              <w:top w:val="single" w:sz="4" w:space="0" w:color="auto"/>
              <w:bottom w:val="single" w:sz="12" w:space="0" w:color="auto"/>
            </w:tcBorders>
          </w:tcPr>
          <w:p w14:paraId="15A540AC" w14:textId="77777777" w:rsidR="003C3936" w:rsidRDefault="003C3936" w:rsidP="003C3936">
            <w:pPr>
              <w:spacing w:before="120"/>
            </w:pPr>
          </w:p>
        </w:tc>
        <w:tc>
          <w:tcPr>
            <w:tcW w:w="5528" w:type="dxa"/>
            <w:tcBorders>
              <w:top w:val="single" w:sz="4" w:space="0" w:color="auto"/>
              <w:bottom w:val="single" w:sz="12" w:space="0" w:color="auto"/>
            </w:tcBorders>
          </w:tcPr>
          <w:p w14:paraId="7FAED083" w14:textId="77777777" w:rsidR="003C3936" w:rsidRPr="00D773DF" w:rsidRDefault="003C3936" w:rsidP="003C3936">
            <w:pPr>
              <w:spacing w:before="120"/>
            </w:pPr>
          </w:p>
        </w:tc>
        <w:tc>
          <w:tcPr>
            <w:tcW w:w="2835" w:type="dxa"/>
            <w:tcBorders>
              <w:top w:val="single" w:sz="4" w:space="0" w:color="auto"/>
              <w:bottom w:val="single" w:sz="12" w:space="0" w:color="auto"/>
            </w:tcBorders>
          </w:tcPr>
          <w:p w14:paraId="70821D1C" w14:textId="77777777" w:rsidR="003C3936" w:rsidRDefault="003C3936" w:rsidP="003C3936">
            <w:pPr>
              <w:spacing w:before="120"/>
            </w:pPr>
          </w:p>
          <w:p w14:paraId="4AA3AE30" w14:textId="77777777" w:rsidR="00D623A7" w:rsidRDefault="00D623A7" w:rsidP="003C3936">
            <w:pPr>
              <w:spacing w:before="120"/>
            </w:pPr>
          </w:p>
          <w:p w14:paraId="2DF29E5D" w14:textId="502E1234" w:rsidR="00C84414" w:rsidRDefault="00CA08A9" w:rsidP="003C3936">
            <w:pPr>
              <w:spacing w:before="120"/>
            </w:pPr>
            <w:r>
              <w:t>28</w:t>
            </w:r>
            <w:bookmarkStart w:id="83" w:name="_GoBack"/>
            <w:bookmarkEnd w:id="83"/>
            <w:r w:rsidR="00FF10F0">
              <w:t xml:space="preserve"> </w:t>
            </w:r>
            <w:r w:rsidR="00AC033F" w:rsidRPr="00AC033F">
              <w:t>October</w:t>
            </w:r>
            <w:r w:rsidR="00AC033F">
              <w:t xml:space="preserve"> 2016</w:t>
            </w:r>
          </w:p>
        </w:tc>
      </w:tr>
    </w:tbl>
    <w:p w14:paraId="011C2756" w14:textId="77777777" w:rsidR="00C711C7" w:rsidRPr="00392A12" w:rsidRDefault="00C711C7" w:rsidP="00A41529">
      <w:pPr>
        <w:pStyle w:val="HChG"/>
        <w:spacing w:before="240" w:after="120"/>
      </w:pPr>
      <w:r w:rsidRPr="00392A12">
        <w:tab/>
      </w:r>
      <w:r w:rsidRPr="00392A12">
        <w:tab/>
      </w:r>
      <w:bookmarkStart w:id="84" w:name="_Toc340666199"/>
      <w:bookmarkStart w:id="85" w:name="_Toc340745062"/>
      <w:r w:rsidRPr="00392A12">
        <w:t>Agreement</w:t>
      </w:r>
      <w:bookmarkEnd w:id="84"/>
      <w:bookmarkEnd w:id="85"/>
    </w:p>
    <w:p w14:paraId="301DC4B7" w14:textId="77777777" w:rsidR="00C711C7" w:rsidRPr="00392A12" w:rsidRDefault="00C711C7" w:rsidP="00A41529">
      <w:pPr>
        <w:pStyle w:val="H1G"/>
        <w:spacing w:before="240"/>
      </w:pPr>
      <w:r w:rsidRPr="00F173C4">
        <w:rPr>
          <w:rStyle w:val="H1GChar"/>
        </w:rPr>
        <w:tab/>
      </w:r>
      <w:r w:rsidRPr="00F173C4">
        <w:rPr>
          <w:rStyle w:val="H1GChar"/>
        </w:rPr>
        <w:tab/>
      </w:r>
      <w:r w:rsidRPr="006A6FBE">
        <w:t xml:space="preserve">Concerning the Adoption of Uniform Technical Prescriptions for Wheeled Vehicles, Equipment and Parts which can be </w:t>
      </w:r>
      <w:r w:rsidR="00EA0ED6">
        <w:t>F</w:t>
      </w:r>
      <w:r w:rsidRPr="006A6FBE">
        <w:t xml:space="preserve">itted and/or be </w:t>
      </w:r>
      <w:r w:rsidR="00EA0ED6">
        <w:t>U</w:t>
      </w:r>
      <w:r w:rsidRPr="006A6FBE">
        <w:t>sed on Wheeled Vehicles and the Conditions for Reciprocal Recognition of Approvals Granted on the Basis of these Prescriptions</w:t>
      </w:r>
      <w:r w:rsidRPr="009E5D87">
        <w:rPr>
          <w:rStyle w:val="a3"/>
          <w:b w:val="0"/>
          <w:sz w:val="20"/>
          <w:vertAlign w:val="baseline"/>
        </w:rPr>
        <w:footnoteReference w:customMarkFollows="1" w:id="33"/>
        <w:t>*</w:t>
      </w:r>
    </w:p>
    <w:p w14:paraId="01107C59" w14:textId="77777777" w:rsidR="00C711C7" w:rsidRPr="00392A12" w:rsidRDefault="00C711C7" w:rsidP="00C711C7">
      <w:pPr>
        <w:pStyle w:val="SingleTxtG"/>
        <w:spacing w:before="120"/>
      </w:pPr>
      <w:r w:rsidRPr="00392A12">
        <w:t>(Revision 2, including the amendments which entered into force on 16 October 1995)</w:t>
      </w:r>
    </w:p>
    <w:p w14:paraId="707F1578" w14:textId="77777777" w:rsidR="0064636E" w:rsidRDefault="00C711C7" w:rsidP="00B32121">
      <w:pPr>
        <w:pStyle w:val="H1G"/>
        <w:spacing w:before="120"/>
        <w:ind w:left="0" w:right="0" w:firstLine="0"/>
        <w:jc w:val="center"/>
      </w:pPr>
      <w:r>
        <w:t>_________</w:t>
      </w:r>
    </w:p>
    <w:p w14:paraId="56678874" w14:textId="5E69EDE8" w:rsidR="0064636E" w:rsidRDefault="0064636E" w:rsidP="00A41529">
      <w:pPr>
        <w:pStyle w:val="H1G"/>
        <w:spacing w:before="240" w:after="120"/>
      </w:pPr>
      <w:r>
        <w:tab/>
      </w:r>
      <w:r>
        <w:tab/>
        <w:t xml:space="preserve">Addendum </w:t>
      </w:r>
      <w:r w:rsidR="004A0EF7">
        <w:t>4</w:t>
      </w:r>
      <w:r w:rsidR="00586D41">
        <w:t>7</w:t>
      </w:r>
      <w:r>
        <w:t xml:space="preserve"> – Regulation No.</w:t>
      </w:r>
      <w:r w:rsidR="00271A7F">
        <w:t xml:space="preserve"> </w:t>
      </w:r>
      <w:r w:rsidR="004A0EF7">
        <w:t>4</w:t>
      </w:r>
      <w:r w:rsidR="00586D41">
        <w:t>8</w:t>
      </w:r>
    </w:p>
    <w:p w14:paraId="5CEAAE78" w14:textId="04C1E59C" w:rsidR="0064636E" w:rsidRPr="00014D07" w:rsidRDefault="0064636E" w:rsidP="00A41529">
      <w:pPr>
        <w:pStyle w:val="H1G"/>
        <w:spacing w:before="240"/>
      </w:pPr>
      <w:r>
        <w:tab/>
      </w:r>
      <w:r>
        <w:tab/>
      </w:r>
      <w:r w:rsidRPr="00014D07">
        <w:t xml:space="preserve">Revision </w:t>
      </w:r>
      <w:r w:rsidR="00586D41">
        <w:t>12</w:t>
      </w:r>
      <w:r w:rsidR="00A857BA">
        <w:t xml:space="preserve"> </w:t>
      </w:r>
      <w:r w:rsidRPr="00014D07">
        <w:t xml:space="preserve">- </w:t>
      </w:r>
      <w:r w:rsidR="00D623A7">
        <w:t>Amendment</w:t>
      </w:r>
      <w:r w:rsidRPr="00014D07">
        <w:t xml:space="preserve"> </w:t>
      </w:r>
      <w:r w:rsidR="00586D41">
        <w:t>3</w:t>
      </w:r>
    </w:p>
    <w:p w14:paraId="323413C0" w14:textId="0CA941F0" w:rsidR="0064636E" w:rsidRPr="00272880" w:rsidRDefault="00D623A7" w:rsidP="0064636E">
      <w:pPr>
        <w:pStyle w:val="SingleTxtG"/>
        <w:spacing w:after="360"/>
        <w:rPr>
          <w:spacing w:val="-2"/>
        </w:rPr>
      </w:pPr>
      <w:r>
        <w:rPr>
          <w:spacing w:val="-2"/>
        </w:rPr>
        <w:t xml:space="preserve">Supplement </w:t>
      </w:r>
      <w:r w:rsidR="00586D41">
        <w:rPr>
          <w:spacing w:val="-2"/>
        </w:rPr>
        <w:t>7</w:t>
      </w:r>
      <w:r>
        <w:rPr>
          <w:spacing w:val="-2"/>
        </w:rPr>
        <w:t xml:space="preserve"> to </w:t>
      </w:r>
      <w:r w:rsidR="00271A7F">
        <w:rPr>
          <w:spacing w:val="-2"/>
        </w:rPr>
        <w:t xml:space="preserve">the </w:t>
      </w:r>
      <w:r w:rsidR="00A857BA">
        <w:rPr>
          <w:spacing w:val="-2"/>
        </w:rPr>
        <w:t>0</w:t>
      </w:r>
      <w:r w:rsidR="00586D41">
        <w:rPr>
          <w:spacing w:val="-2"/>
        </w:rPr>
        <w:t>6</w:t>
      </w:r>
      <w:r>
        <w:rPr>
          <w:spacing w:val="-2"/>
        </w:rPr>
        <w:t xml:space="preserve"> series of amendments</w:t>
      </w:r>
      <w:r w:rsidR="0064636E" w:rsidRPr="00272880">
        <w:rPr>
          <w:spacing w:val="-2"/>
        </w:rPr>
        <w:t xml:space="preserve"> – Date of entry into force: </w:t>
      </w:r>
      <w:r w:rsidR="00AC033F">
        <w:t>8</w:t>
      </w:r>
      <w:r w:rsidR="00AC033F" w:rsidRPr="00AC033F">
        <w:t xml:space="preserve"> October</w:t>
      </w:r>
      <w:r w:rsidR="00AC033F">
        <w:t xml:space="preserve"> 2016</w:t>
      </w:r>
    </w:p>
    <w:p w14:paraId="12E684A5" w14:textId="11B1CF6A" w:rsidR="0064636E" w:rsidRDefault="0064636E" w:rsidP="00A41529">
      <w:pPr>
        <w:pStyle w:val="H1G"/>
        <w:spacing w:before="120" w:after="120" w:line="240" w:lineRule="exact"/>
        <w:rPr>
          <w:lang w:val="en-US"/>
        </w:rPr>
      </w:pPr>
      <w:r>
        <w:rPr>
          <w:lang w:val="en-US"/>
        </w:rPr>
        <w:tab/>
      </w:r>
      <w:r>
        <w:rPr>
          <w:lang w:val="en-US"/>
        </w:rPr>
        <w:tab/>
      </w:r>
      <w:r w:rsidR="002B0ECC" w:rsidRPr="002B0ECC">
        <w:rPr>
          <w:lang w:val="en-US"/>
        </w:rPr>
        <w:t>Uniform provisions concerning the approval of vehicles with regard to the installation of lighting and light-</w:t>
      </w:r>
      <w:proofErr w:type="spellStart"/>
      <w:r w:rsidR="002B0ECC" w:rsidRPr="002B0ECC">
        <w:rPr>
          <w:lang w:val="en-US"/>
        </w:rPr>
        <w:t>signalling</w:t>
      </w:r>
      <w:proofErr w:type="spellEnd"/>
      <w:r w:rsidR="002B0ECC" w:rsidRPr="002B0ECC">
        <w:rPr>
          <w:lang w:val="en-US"/>
        </w:rPr>
        <w:t xml:space="preserve"> devices</w:t>
      </w:r>
    </w:p>
    <w:p w14:paraId="68B91161" w14:textId="2B2E0C52" w:rsidR="00A41529" w:rsidRDefault="00B32121" w:rsidP="005E505F">
      <w:pPr>
        <w:pStyle w:val="SingleTxtG"/>
        <w:spacing w:after="40"/>
        <w:rPr>
          <w:spacing w:val="-6"/>
          <w:lang w:eastAsia="en-GB"/>
        </w:rPr>
      </w:pPr>
      <w:r w:rsidRPr="00B32121">
        <w:rPr>
          <w:spacing w:val="-4"/>
          <w:lang w:eastAsia="en-GB"/>
        </w:rPr>
        <w:t>This document is meant purely as documentation tool. The authentic and legal binding text is:</w:t>
      </w:r>
      <w:r>
        <w:rPr>
          <w:lang w:eastAsia="en-GB"/>
        </w:rPr>
        <w:t xml:space="preserve"> </w:t>
      </w:r>
      <w:r w:rsidR="005E505F">
        <w:rPr>
          <w:spacing w:val="-6"/>
          <w:lang w:eastAsia="en-GB"/>
        </w:rPr>
        <w:t>ECE/TRANS/WP.29/2016</w:t>
      </w:r>
      <w:r>
        <w:rPr>
          <w:spacing w:val="-6"/>
          <w:lang w:eastAsia="en-GB"/>
        </w:rPr>
        <w:t>/</w:t>
      </w:r>
      <w:r w:rsidR="00BE1AD2">
        <w:rPr>
          <w:spacing w:val="-6"/>
          <w:lang w:eastAsia="en-GB"/>
        </w:rPr>
        <w:t>18</w:t>
      </w:r>
      <w:r w:rsidR="006B6177">
        <w:rPr>
          <w:spacing w:val="-6"/>
          <w:lang w:eastAsia="en-GB"/>
        </w:rPr>
        <w:t>.</w:t>
      </w:r>
    </w:p>
    <w:p w14:paraId="1EDCA74F" w14:textId="33B6B1E9" w:rsidR="000D3A4F" w:rsidRPr="000D3A4F" w:rsidRDefault="00A857BA" w:rsidP="00A41529">
      <w:pPr>
        <w:suppressAutoHyphens w:val="0"/>
        <w:spacing w:line="240" w:lineRule="auto"/>
        <w:jc w:val="center"/>
        <w:rPr>
          <w:b/>
          <w:sz w:val="24"/>
        </w:rPr>
      </w:pPr>
      <w:r>
        <w:rPr>
          <w:b/>
          <w:noProof/>
          <w:sz w:val="24"/>
          <w:lang w:eastAsia="en-GB"/>
        </w:rPr>
        <w:drawing>
          <wp:anchor distT="0" distB="137160" distL="114300" distR="114300" simplePos="0" relativeHeight="251657728" behindDoc="0" locked="0" layoutInCell="1" allowOverlap="1" wp14:anchorId="03BFFB1A" wp14:editId="07A08263">
            <wp:simplePos x="0" y="0"/>
            <wp:positionH relativeFrom="column">
              <wp:posOffset>2540000</wp:posOffset>
            </wp:positionH>
            <wp:positionV relativeFrom="paragraph">
              <wp:posOffset>223520</wp:posOffset>
            </wp:positionV>
            <wp:extent cx="1028700" cy="826770"/>
            <wp:effectExtent l="0" t="0" r="0" b="0"/>
            <wp:wrapTopAndBottom/>
            <wp:docPr id="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000D3A4F" w:rsidRPr="000D3A4F">
        <w:rPr>
          <w:b/>
          <w:sz w:val="24"/>
        </w:rPr>
        <w:t>_________</w:t>
      </w:r>
    </w:p>
    <w:p w14:paraId="120B38D9" w14:textId="77777777" w:rsidR="000D3A4F" w:rsidRPr="000D3A4F" w:rsidRDefault="000D3A4F" w:rsidP="00A41529">
      <w:pPr>
        <w:suppressAutoHyphens w:val="0"/>
        <w:spacing w:line="100" w:lineRule="atLeast"/>
        <w:rPr>
          <w:b/>
          <w:sz w:val="24"/>
        </w:rPr>
      </w:pPr>
    </w:p>
    <w:p w14:paraId="5390AAAF" w14:textId="77777777" w:rsidR="000D3A4F" w:rsidRPr="000D3A4F" w:rsidRDefault="000D3A4F" w:rsidP="00A41529">
      <w:pPr>
        <w:suppressAutoHyphens w:val="0"/>
        <w:spacing w:line="240" w:lineRule="auto"/>
        <w:jc w:val="center"/>
        <w:rPr>
          <w:b/>
          <w:sz w:val="24"/>
        </w:rPr>
      </w:pPr>
      <w:r w:rsidRPr="000D3A4F">
        <w:rPr>
          <w:b/>
          <w:sz w:val="24"/>
        </w:rPr>
        <w:t>UNITED NATIONS</w:t>
      </w:r>
    </w:p>
    <w:p w14:paraId="03A2C76B" w14:textId="77777777" w:rsidR="00713BD8" w:rsidRDefault="00713BD8">
      <w:pPr>
        <w:suppressAutoHyphens w:val="0"/>
        <w:spacing w:line="240" w:lineRule="auto"/>
      </w:pPr>
    </w:p>
    <w:p w14:paraId="69B1EC2F" w14:textId="77777777" w:rsidR="002B0ECC" w:rsidRPr="00FA6002" w:rsidRDefault="00D5540C" w:rsidP="002B0ECC">
      <w:pPr>
        <w:spacing w:after="120"/>
        <w:ind w:left="1134" w:right="1134"/>
        <w:jc w:val="both"/>
        <w:rPr>
          <w:rFonts w:eastAsia="SimSun"/>
        </w:rPr>
      </w:pPr>
      <w:r>
        <w:br w:type="page"/>
      </w:r>
      <w:r w:rsidR="002B0ECC" w:rsidRPr="00FA6002">
        <w:rPr>
          <w:rFonts w:eastAsia="SimSun"/>
          <w:i/>
        </w:rPr>
        <w:lastRenderedPageBreak/>
        <w:t>Paragraph 6.2.9.</w:t>
      </w:r>
      <w:r w:rsidR="002B0ECC" w:rsidRPr="00FA6002">
        <w:rPr>
          <w:rFonts w:eastAsia="SimSun"/>
        </w:rPr>
        <w:t>, amend to read:</w:t>
      </w:r>
    </w:p>
    <w:p w14:paraId="69BEB272" w14:textId="77777777" w:rsidR="002B0ECC" w:rsidRPr="00FA6002" w:rsidRDefault="002B0ECC" w:rsidP="002B0ECC">
      <w:pPr>
        <w:tabs>
          <w:tab w:val="left" w:pos="1985"/>
        </w:tabs>
        <w:autoSpaceDE w:val="0"/>
        <w:autoSpaceDN w:val="0"/>
        <w:adjustRightInd w:val="0"/>
        <w:spacing w:after="120"/>
        <w:ind w:left="1134"/>
        <w:jc w:val="both"/>
        <w:rPr>
          <w:rFonts w:eastAsia="SimSun"/>
          <w:color w:val="000000"/>
          <w:lang w:eastAsia="fr-FR"/>
        </w:rPr>
      </w:pPr>
      <w:r w:rsidRPr="00FA6002">
        <w:rPr>
          <w:rFonts w:eastAsia="SimSun"/>
        </w:rPr>
        <w:t>"</w:t>
      </w:r>
      <w:r w:rsidRPr="00FA6002">
        <w:rPr>
          <w:rFonts w:eastAsia="SimSun"/>
          <w:color w:val="000000"/>
          <w:lang w:eastAsia="fr-FR"/>
        </w:rPr>
        <w:t>6.2.9.</w:t>
      </w:r>
      <w:r w:rsidRPr="00FA6002">
        <w:rPr>
          <w:rFonts w:eastAsia="SimSun"/>
          <w:color w:val="000000"/>
          <w:lang w:eastAsia="fr-FR"/>
        </w:rPr>
        <w:tab/>
        <w:t>Other requirements</w:t>
      </w:r>
    </w:p>
    <w:p w14:paraId="53D0A46B" w14:textId="77777777" w:rsidR="002B0ECC" w:rsidRPr="00FA6002" w:rsidRDefault="002B0ECC" w:rsidP="002B0ECC">
      <w:pPr>
        <w:autoSpaceDE w:val="0"/>
        <w:autoSpaceDN w:val="0"/>
        <w:adjustRightInd w:val="0"/>
        <w:spacing w:after="120"/>
        <w:ind w:left="1985" w:right="1134"/>
        <w:jc w:val="both"/>
        <w:rPr>
          <w:rFonts w:eastAsia="SimSun"/>
          <w:color w:val="000000"/>
          <w:lang w:eastAsia="fr-FR"/>
        </w:rPr>
      </w:pPr>
      <w:r w:rsidRPr="00FA6002">
        <w:rPr>
          <w:rFonts w:eastAsia="SimSun"/>
          <w:color w:val="000000"/>
          <w:lang w:eastAsia="fr-FR"/>
        </w:rPr>
        <w:t>The requirements of paragraph 5.5.2. shall not apply to dipped-beam headlamps.</w:t>
      </w:r>
    </w:p>
    <w:p w14:paraId="06407105" w14:textId="7C7D299C" w:rsidR="002B0ECC" w:rsidRPr="00FA6002" w:rsidRDefault="002B0ECC" w:rsidP="002B0ECC">
      <w:pPr>
        <w:autoSpaceDE w:val="0"/>
        <w:autoSpaceDN w:val="0"/>
        <w:adjustRightInd w:val="0"/>
        <w:spacing w:after="120"/>
        <w:ind w:left="1985" w:right="1134"/>
        <w:jc w:val="both"/>
        <w:rPr>
          <w:rFonts w:eastAsia="SimSun"/>
          <w:color w:val="000000"/>
          <w:lang w:eastAsia="fr-FR"/>
        </w:rPr>
      </w:pPr>
      <w:r w:rsidRPr="00FA6002">
        <w:rPr>
          <w:rFonts w:eastAsia="SimSun"/>
          <w:color w:val="000000"/>
          <w:lang w:eastAsia="fr-FR"/>
        </w:rPr>
        <w:t>Dipped-beam headlamps wit</w:t>
      </w:r>
      <w:r>
        <w:rPr>
          <w:rFonts w:eastAsia="SimSun"/>
          <w:color w:val="000000"/>
          <w:lang w:eastAsia="fr-FR"/>
        </w:rPr>
        <w:t>h a light source or LED module(</w:t>
      </w:r>
      <w:r w:rsidRPr="00FA6002">
        <w:rPr>
          <w:rFonts w:eastAsia="SimSun"/>
          <w:color w:val="000000"/>
          <w:lang w:eastAsia="fr-FR"/>
        </w:rPr>
        <w:t>s) producing the principal dipped beam and having a total objective luminous flux which exceeds 2,000 lumens shall only be installed in conjunction with the installati</w:t>
      </w:r>
      <w:r>
        <w:rPr>
          <w:rFonts w:eastAsia="SimSun"/>
          <w:color w:val="000000"/>
          <w:lang w:eastAsia="fr-FR"/>
        </w:rPr>
        <w:t>on of headlamp cleaning device(</w:t>
      </w:r>
      <w:r w:rsidRPr="00FA6002">
        <w:rPr>
          <w:rFonts w:eastAsia="SimSun"/>
          <w:color w:val="000000"/>
          <w:lang w:eastAsia="fr-FR"/>
        </w:rPr>
        <w:t>s) according to Regulation No. 45.</w:t>
      </w:r>
      <w:r w:rsidRPr="00FA6002">
        <w:rPr>
          <w:rFonts w:eastAsia="SimSun"/>
          <w:color w:val="000000"/>
          <w:vertAlign w:val="superscript"/>
          <w:lang w:eastAsia="fr-FR"/>
        </w:rPr>
        <w:t>11</w:t>
      </w:r>
    </w:p>
    <w:p w14:paraId="713C7F9D" w14:textId="77777777" w:rsidR="002B0ECC" w:rsidRPr="00FA6002" w:rsidRDefault="002B0ECC" w:rsidP="002B0ECC">
      <w:pPr>
        <w:autoSpaceDE w:val="0"/>
        <w:autoSpaceDN w:val="0"/>
        <w:adjustRightInd w:val="0"/>
        <w:spacing w:after="120"/>
        <w:ind w:left="1985" w:right="1134"/>
        <w:jc w:val="both"/>
        <w:rPr>
          <w:rFonts w:eastAsia="SimSun"/>
          <w:color w:val="000000"/>
          <w:lang w:eastAsia="fr-FR"/>
        </w:rPr>
      </w:pPr>
      <w:r w:rsidRPr="00FA6002">
        <w:rPr>
          <w:rFonts w:eastAsia="SimSun"/>
          <w:color w:val="000000"/>
          <w:lang w:eastAsia="fr-FR"/>
        </w:rPr>
        <w:t>With respect to vertical inclination the provisions of paragraph 6.2.6.2.2. above shall not be applied for dipped-beam headlamps</w:t>
      </w:r>
      <w:r>
        <w:rPr>
          <w:rFonts w:eastAsia="SimSun"/>
          <w:color w:val="000000"/>
          <w:lang w:eastAsia="fr-FR"/>
        </w:rPr>
        <w:t xml:space="preserve"> </w:t>
      </w:r>
      <w:r w:rsidRPr="00FA6002">
        <w:rPr>
          <w:rFonts w:eastAsia="SimSun"/>
          <w:color w:val="000000"/>
          <w:lang w:eastAsia="fr-FR"/>
        </w:rPr>
        <w:t xml:space="preserve">with a light source </w:t>
      </w:r>
      <w:r w:rsidRPr="00FA6002">
        <w:rPr>
          <w:rFonts w:eastAsia="SimSun"/>
          <w:lang w:eastAsia="fr-FR"/>
        </w:rPr>
        <w:t xml:space="preserve">or LED module(s) </w:t>
      </w:r>
      <w:r w:rsidRPr="00FA6002">
        <w:rPr>
          <w:rFonts w:eastAsia="SimSun"/>
          <w:color w:val="000000"/>
          <w:lang w:eastAsia="fr-FR"/>
        </w:rPr>
        <w:t>producing the principal dipped beam and having an objective luminous flux which exceeds 2,000 lumens.</w:t>
      </w:r>
    </w:p>
    <w:p w14:paraId="38F8B015" w14:textId="77777777" w:rsidR="002B0ECC" w:rsidRDefault="002B0ECC" w:rsidP="002B0ECC">
      <w:pPr>
        <w:autoSpaceDE w:val="0"/>
        <w:autoSpaceDN w:val="0"/>
        <w:adjustRightInd w:val="0"/>
        <w:spacing w:after="120"/>
        <w:ind w:left="1985" w:right="1134"/>
        <w:jc w:val="both"/>
        <w:rPr>
          <w:rFonts w:eastAsia="SimSun"/>
          <w:color w:val="000000"/>
          <w:lang w:eastAsia="fr-FR"/>
        </w:rPr>
      </w:pPr>
      <w:r w:rsidRPr="00FA6002">
        <w:rPr>
          <w:rFonts w:eastAsia="SimSun"/>
          <w:color w:val="000000"/>
          <w:lang w:eastAsia="fr-FR"/>
        </w:rPr>
        <w:t>In the case of filament lamps for which more than one test voltage is specified, the objective luminous flux which produces the principal dipped beam, as indicated in the communication form for the type approval of the device, is applied.</w:t>
      </w:r>
    </w:p>
    <w:p w14:paraId="3787EDD2" w14:textId="77777777" w:rsidR="002B0ECC" w:rsidRPr="00FA6002" w:rsidRDefault="002B0ECC" w:rsidP="002B0ECC">
      <w:pPr>
        <w:autoSpaceDE w:val="0"/>
        <w:autoSpaceDN w:val="0"/>
        <w:adjustRightInd w:val="0"/>
        <w:spacing w:after="120"/>
        <w:ind w:left="1985" w:right="1134"/>
        <w:jc w:val="both"/>
        <w:rPr>
          <w:rFonts w:eastAsia="SimSun"/>
          <w:color w:val="000000"/>
          <w:lang w:eastAsia="fr-FR"/>
        </w:rPr>
      </w:pPr>
      <w:r>
        <w:rPr>
          <w:rFonts w:eastAsia="SimSun"/>
          <w:color w:val="000000"/>
          <w:lang w:eastAsia="fr-FR"/>
        </w:rPr>
        <w:t>…</w:t>
      </w:r>
      <w:r w:rsidRPr="00FA6002">
        <w:rPr>
          <w:rFonts w:eastAsia="SimSun"/>
          <w:color w:val="000000"/>
          <w:lang w:eastAsia="fr-FR"/>
        </w:rPr>
        <w:t>"</w:t>
      </w:r>
    </w:p>
    <w:p w14:paraId="74BB631C" w14:textId="77777777" w:rsidR="002B0ECC" w:rsidRPr="007D5853" w:rsidRDefault="002B0ECC" w:rsidP="002B0ECC">
      <w:pPr>
        <w:pStyle w:val="para"/>
        <w:keepNext/>
      </w:pPr>
      <w:r w:rsidRPr="007D5853">
        <w:rPr>
          <w:i/>
        </w:rPr>
        <w:t>Paragraph 6.13.2.</w:t>
      </w:r>
      <w:r w:rsidRPr="007D5853">
        <w:t>,</w:t>
      </w:r>
      <w:r w:rsidRPr="007D5853">
        <w:rPr>
          <w:i/>
        </w:rPr>
        <w:t xml:space="preserve"> </w:t>
      </w:r>
      <w:r w:rsidRPr="007D5853">
        <w:t>amend to read:</w:t>
      </w:r>
    </w:p>
    <w:p w14:paraId="53D6107F" w14:textId="77777777" w:rsidR="002B0ECC" w:rsidRPr="007D5853" w:rsidRDefault="002B0ECC" w:rsidP="002B0ECC">
      <w:pPr>
        <w:pStyle w:val="para"/>
        <w:rPr>
          <w:u w:val="single"/>
        </w:rPr>
      </w:pPr>
      <w:r w:rsidRPr="007D5853">
        <w:t>"6.13.2.</w:t>
      </w:r>
      <w:r w:rsidRPr="007D5853">
        <w:tab/>
        <w:t>Number</w:t>
      </w:r>
    </w:p>
    <w:p w14:paraId="5643C48F" w14:textId="77777777" w:rsidR="002B0ECC" w:rsidRPr="007D5853" w:rsidRDefault="002B0ECC" w:rsidP="002B0ECC">
      <w:pPr>
        <w:pStyle w:val="para"/>
        <w:rPr>
          <w:u w:val="single"/>
        </w:rPr>
      </w:pPr>
      <w:r w:rsidRPr="007D5853">
        <w:tab/>
        <w:t>Two visible from the front and two visible from the rear.</w:t>
      </w:r>
    </w:p>
    <w:p w14:paraId="00D8756C" w14:textId="77777777" w:rsidR="002B0ECC" w:rsidRPr="007D5853" w:rsidRDefault="002B0ECC" w:rsidP="002B0ECC">
      <w:pPr>
        <w:pStyle w:val="para"/>
        <w:rPr>
          <w:u w:val="single"/>
        </w:rPr>
      </w:pPr>
      <w:r w:rsidRPr="007D5853">
        <w:tab/>
        <w:t>Additional lamps may be fitted as follows:</w:t>
      </w:r>
    </w:p>
    <w:p w14:paraId="0B1D710D" w14:textId="77777777" w:rsidR="002B0ECC" w:rsidRPr="007D5853" w:rsidRDefault="002B0ECC" w:rsidP="00871F63">
      <w:pPr>
        <w:pStyle w:val="para"/>
        <w:tabs>
          <w:tab w:val="left" w:pos="2268"/>
        </w:tabs>
        <w:ind w:left="2835" w:hanging="1701"/>
      </w:pPr>
      <w:r w:rsidRPr="007D5853">
        <w:tab/>
        <w:t>(a)</w:t>
      </w:r>
      <w:r w:rsidRPr="007D5853">
        <w:tab/>
        <w:t>Two visible from the front;</w:t>
      </w:r>
    </w:p>
    <w:p w14:paraId="0386B7C6" w14:textId="77777777" w:rsidR="002B0ECC" w:rsidRPr="007D5853" w:rsidRDefault="002B0ECC" w:rsidP="00871F63">
      <w:pPr>
        <w:pStyle w:val="para"/>
        <w:tabs>
          <w:tab w:val="left" w:pos="2268"/>
        </w:tabs>
        <w:ind w:left="2835" w:hanging="1701"/>
      </w:pPr>
      <w:r w:rsidRPr="007D5853">
        <w:tab/>
        <w:t>(b)</w:t>
      </w:r>
      <w:r w:rsidRPr="007D5853">
        <w:tab/>
        <w:t>Two visible from the rear."</w:t>
      </w:r>
    </w:p>
    <w:p w14:paraId="6244E0CF" w14:textId="77777777" w:rsidR="002B0ECC" w:rsidRPr="007D5853" w:rsidRDefault="002B0ECC" w:rsidP="002B0ECC">
      <w:pPr>
        <w:pStyle w:val="para"/>
        <w:keepNext/>
      </w:pPr>
      <w:r w:rsidRPr="007D5853">
        <w:rPr>
          <w:i/>
        </w:rPr>
        <w:t>Paragraph 6.13.4.2., last indent</w:t>
      </w:r>
      <w:r w:rsidRPr="007D5853">
        <w:t>, amend to read:</w:t>
      </w:r>
    </w:p>
    <w:p w14:paraId="07715E66" w14:textId="77777777" w:rsidR="002B0ECC" w:rsidRDefault="002B0ECC" w:rsidP="002B0ECC">
      <w:pPr>
        <w:pStyle w:val="para"/>
      </w:pPr>
      <w:r w:rsidRPr="007D5853">
        <w:t>"6.13.4.2.</w:t>
      </w:r>
      <w:r w:rsidRPr="007D5853">
        <w:tab/>
      </w:r>
      <w:r w:rsidRPr="007D5853">
        <w:tab/>
        <w:t>…</w:t>
      </w:r>
    </w:p>
    <w:p w14:paraId="233F2E25" w14:textId="77777777" w:rsidR="002B0ECC" w:rsidRPr="007D5853" w:rsidRDefault="002B0ECC" w:rsidP="002B0ECC">
      <w:pPr>
        <w:pStyle w:val="para"/>
        <w:tabs>
          <w:tab w:val="left" w:pos="2268"/>
        </w:tabs>
      </w:pPr>
      <w:r w:rsidRPr="007D5853">
        <w:tab/>
      </w:r>
      <w:r w:rsidRPr="007D5853">
        <w:tab/>
        <w:t>The additional lamps, as specified in paragraph 6.13.2. (b), shall be fitted as far separated in height as practicable in respect to the mandatory ones, provided that their position is compatible with design/operational requirements of the vehicle and symmetry of the lamps."</w:t>
      </w:r>
    </w:p>
    <w:p w14:paraId="49DA1908" w14:textId="77777777" w:rsidR="002B0ECC" w:rsidRPr="007D5853" w:rsidRDefault="002B0ECC" w:rsidP="002B0ECC">
      <w:pPr>
        <w:pStyle w:val="para"/>
        <w:keepNext/>
      </w:pPr>
      <w:r w:rsidRPr="007D5853">
        <w:rPr>
          <w:i/>
        </w:rPr>
        <w:t>Paragraph 6.13.4.3.</w:t>
      </w:r>
      <w:r w:rsidRPr="007D5853">
        <w:t>,</w:t>
      </w:r>
      <w:r w:rsidRPr="007D5853">
        <w:rPr>
          <w:i/>
        </w:rPr>
        <w:t xml:space="preserve"> </w:t>
      </w:r>
      <w:r w:rsidRPr="007D5853">
        <w:t>amend to read:</w:t>
      </w:r>
    </w:p>
    <w:p w14:paraId="4EFF2EB5" w14:textId="77777777" w:rsidR="002B0ECC" w:rsidRPr="007D5853" w:rsidRDefault="002B0ECC" w:rsidP="002B0ECC">
      <w:pPr>
        <w:pStyle w:val="para"/>
      </w:pPr>
      <w:r w:rsidRPr="007D5853">
        <w:t>"6.13.4.3.</w:t>
      </w:r>
      <w:r w:rsidRPr="007D5853">
        <w:tab/>
        <w:t>In length, no special requirement.</w:t>
      </w:r>
    </w:p>
    <w:p w14:paraId="2EAFB7B0" w14:textId="77777777" w:rsidR="002B0ECC" w:rsidRPr="007D5853" w:rsidRDefault="002B0ECC" w:rsidP="002B0ECC">
      <w:pPr>
        <w:pStyle w:val="para"/>
      </w:pPr>
      <w:r w:rsidRPr="007D5853">
        <w:tab/>
        <w:t>The additional lamps, as specified in paragraph 6.13.2. (a), shall be fitted as close as practicable to the rear; this requirement shall be deemed to be satisfied if the distance between the additional lamps and the rear of the vehicle does not exceed 400 mm."</w:t>
      </w:r>
    </w:p>
    <w:p w14:paraId="26269DED" w14:textId="77777777" w:rsidR="002B0ECC" w:rsidRPr="007D5853" w:rsidRDefault="002B0ECC" w:rsidP="002B0ECC">
      <w:pPr>
        <w:pStyle w:val="para"/>
        <w:keepNext/>
      </w:pPr>
      <w:r w:rsidRPr="007D5853">
        <w:rPr>
          <w:i/>
        </w:rPr>
        <w:t>Paragraph 6.13.9.</w:t>
      </w:r>
      <w:r w:rsidRPr="007D5853">
        <w:t>,</w:t>
      </w:r>
      <w:r w:rsidRPr="007D5853">
        <w:rPr>
          <w:i/>
        </w:rPr>
        <w:t xml:space="preserve"> </w:t>
      </w:r>
      <w:r>
        <w:rPr>
          <w:i/>
        </w:rPr>
        <w:t xml:space="preserve">after the last indent, </w:t>
      </w:r>
      <w:r w:rsidRPr="002B0ECC">
        <w:t>add a new indent</w:t>
      </w:r>
      <w:r>
        <w:rPr>
          <w:i/>
        </w:rPr>
        <w:t xml:space="preserve"> </w:t>
      </w:r>
      <w:r w:rsidRPr="007D5853">
        <w:t>to read:</w:t>
      </w:r>
    </w:p>
    <w:p w14:paraId="32854F69" w14:textId="77777777" w:rsidR="002B0ECC" w:rsidRPr="00D71DB7" w:rsidRDefault="002B0ECC" w:rsidP="002B0ECC">
      <w:pPr>
        <w:pStyle w:val="para"/>
        <w:rPr>
          <w:u w:val="single"/>
        </w:rPr>
      </w:pPr>
      <w:r w:rsidRPr="00D71DB7">
        <w:t>"6.13.9.</w:t>
      </w:r>
      <w:r w:rsidRPr="00D71DB7">
        <w:tab/>
        <w:t>…</w:t>
      </w:r>
    </w:p>
    <w:p w14:paraId="3F443F78" w14:textId="77777777" w:rsidR="002B0ECC" w:rsidRPr="00FA6002" w:rsidRDefault="002B0ECC" w:rsidP="002B0ECC">
      <w:pPr>
        <w:spacing w:after="240" w:line="240" w:lineRule="auto"/>
        <w:ind w:left="2268" w:right="1134" w:hanging="1134"/>
        <w:jc w:val="both"/>
        <w:rPr>
          <w:lang w:val="en-US" w:eastAsia="nl-NL"/>
        </w:rPr>
      </w:pPr>
      <w:r w:rsidRPr="00D71DB7">
        <w:tab/>
      </w:r>
      <w:r w:rsidRPr="00D71DB7">
        <w:rPr>
          <w:lang w:val="en-US"/>
        </w:rPr>
        <w:t xml:space="preserve">The additional lamps, as specified in paragraph 6.13.2. (a), used to mark the rear end outline of the vehicle, the trailer or the semi-trailer shall be fitted in such a way to make </w:t>
      </w:r>
      <w:r>
        <w:rPr>
          <w:lang w:val="en-US"/>
        </w:rPr>
        <w:t xml:space="preserve">it </w:t>
      </w:r>
      <w:r w:rsidRPr="00D71DB7">
        <w:rPr>
          <w:lang w:val="en-US"/>
        </w:rPr>
        <w:t>visible within the fields of vision of the approved main rear-view devices for indirect vision."</w:t>
      </w:r>
    </w:p>
    <w:p w14:paraId="211A6BB3" w14:textId="6E9685C0" w:rsidR="00392829" w:rsidRPr="00392829" w:rsidRDefault="002B0ECC" w:rsidP="002B0ECC">
      <w:pPr>
        <w:spacing w:before="240"/>
        <w:ind w:left="1134" w:right="1134"/>
        <w:jc w:val="center"/>
        <w:rPr>
          <w:u w:val="single"/>
        </w:rPr>
      </w:pPr>
      <w:r w:rsidRPr="00EB72C9">
        <w:rPr>
          <w:u w:val="single"/>
        </w:rPr>
        <w:tab/>
      </w:r>
      <w:r w:rsidRPr="00EB72C9">
        <w:rPr>
          <w:u w:val="single"/>
        </w:rPr>
        <w:tab/>
      </w:r>
      <w:r w:rsidRPr="00EB72C9">
        <w:rPr>
          <w:u w:val="single"/>
        </w:rPr>
        <w:tab/>
      </w: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64636E" w14:paraId="57FD71C5" w14:textId="77777777" w:rsidTr="0001071D">
        <w:trPr>
          <w:cantSplit/>
          <w:trHeight w:hRule="exact" w:val="851"/>
        </w:trPr>
        <w:tc>
          <w:tcPr>
            <w:tcW w:w="1276" w:type="dxa"/>
            <w:tcBorders>
              <w:bottom w:val="single" w:sz="4" w:space="0" w:color="auto"/>
            </w:tcBorders>
            <w:vAlign w:val="bottom"/>
          </w:tcPr>
          <w:p w14:paraId="5A6CFB92" w14:textId="77777777" w:rsidR="0064636E" w:rsidRDefault="0064636E" w:rsidP="003C3936"/>
        </w:tc>
        <w:tc>
          <w:tcPr>
            <w:tcW w:w="8363" w:type="dxa"/>
            <w:gridSpan w:val="2"/>
            <w:tcBorders>
              <w:bottom w:val="single" w:sz="4" w:space="0" w:color="auto"/>
            </w:tcBorders>
            <w:vAlign w:val="bottom"/>
          </w:tcPr>
          <w:p w14:paraId="21FBE7EF" w14:textId="4835D827" w:rsidR="0064636E" w:rsidRPr="00D47EEA" w:rsidRDefault="0064636E" w:rsidP="00CF4C18">
            <w:pPr>
              <w:jc w:val="right"/>
            </w:pPr>
            <w:r w:rsidRPr="00014D07">
              <w:rPr>
                <w:sz w:val="40"/>
              </w:rPr>
              <w:t>E</w:t>
            </w:r>
            <w:r>
              <w:t>/ECE/324/</w:t>
            </w:r>
            <w:r w:rsidR="00841EB5">
              <w:t>Rev.</w:t>
            </w:r>
            <w:r w:rsidR="0001071D">
              <w:t>1</w:t>
            </w:r>
            <w:r w:rsidR="00841EB5">
              <w:t>/</w:t>
            </w:r>
            <w:r>
              <w:t>Add.</w:t>
            </w:r>
            <w:r w:rsidR="009F015A">
              <w:t>4</w:t>
            </w:r>
            <w:r w:rsidR="004D2C93">
              <w:t>7</w:t>
            </w:r>
            <w:r>
              <w:t>/Rev.</w:t>
            </w:r>
            <w:r w:rsidR="004D2C93">
              <w:t>1</w:t>
            </w:r>
            <w:r w:rsidR="00CF4C18">
              <w:t>2</w:t>
            </w:r>
            <w:r>
              <w:t>/</w:t>
            </w:r>
            <w:r w:rsidR="00D623A7">
              <w:t>Amend.</w:t>
            </w:r>
            <w:r w:rsidR="004D2C93">
              <w:t>4</w:t>
            </w:r>
            <w:r>
              <w:t>−</w:t>
            </w:r>
            <w:r w:rsidRPr="00014D07">
              <w:rPr>
                <w:sz w:val="40"/>
              </w:rPr>
              <w:t>E</w:t>
            </w:r>
            <w:r>
              <w:t>/ECE/TRANS/505</w:t>
            </w:r>
            <w:r w:rsidR="00841EB5">
              <w:t>/Rev.</w:t>
            </w:r>
            <w:r w:rsidR="0001071D">
              <w:t>1</w:t>
            </w:r>
            <w:r w:rsidR="00841EB5">
              <w:t>/Add.</w:t>
            </w:r>
            <w:r w:rsidR="009F015A">
              <w:t>4</w:t>
            </w:r>
            <w:r w:rsidR="004D2C93">
              <w:t>7</w:t>
            </w:r>
            <w:r w:rsidR="00841EB5">
              <w:t>/Rev.</w:t>
            </w:r>
            <w:r w:rsidR="004D2C93">
              <w:t>1</w:t>
            </w:r>
            <w:r w:rsidR="00CF4C18">
              <w:t>2</w:t>
            </w:r>
            <w:r w:rsidR="00841EB5">
              <w:t>/Amend.</w:t>
            </w:r>
            <w:r w:rsidR="004D2C93">
              <w:t>4</w:t>
            </w:r>
          </w:p>
        </w:tc>
      </w:tr>
      <w:tr w:rsidR="003C3936" w14:paraId="6F985C55" w14:textId="77777777" w:rsidTr="0001071D">
        <w:trPr>
          <w:cantSplit/>
          <w:trHeight w:hRule="exact" w:val="2413"/>
        </w:trPr>
        <w:tc>
          <w:tcPr>
            <w:tcW w:w="1276" w:type="dxa"/>
            <w:tcBorders>
              <w:top w:val="single" w:sz="4" w:space="0" w:color="auto"/>
              <w:bottom w:val="single" w:sz="12" w:space="0" w:color="auto"/>
            </w:tcBorders>
          </w:tcPr>
          <w:p w14:paraId="31028A61" w14:textId="77777777" w:rsidR="003C3936" w:rsidRDefault="003C3936" w:rsidP="003C3936">
            <w:pPr>
              <w:spacing w:before="120"/>
            </w:pPr>
          </w:p>
        </w:tc>
        <w:tc>
          <w:tcPr>
            <w:tcW w:w="5528" w:type="dxa"/>
            <w:tcBorders>
              <w:top w:val="single" w:sz="4" w:space="0" w:color="auto"/>
              <w:bottom w:val="single" w:sz="12" w:space="0" w:color="auto"/>
            </w:tcBorders>
          </w:tcPr>
          <w:p w14:paraId="49836FB9" w14:textId="77777777" w:rsidR="003C3936" w:rsidRPr="00D773DF" w:rsidRDefault="003C3936" w:rsidP="003C3936">
            <w:pPr>
              <w:spacing w:before="120"/>
            </w:pPr>
          </w:p>
        </w:tc>
        <w:tc>
          <w:tcPr>
            <w:tcW w:w="2835" w:type="dxa"/>
            <w:tcBorders>
              <w:top w:val="single" w:sz="4" w:space="0" w:color="auto"/>
              <w:bottom w:val="single" w:sz="12" w:space="0" w:color="auto"/>
            </w:tcBorders>
          </w:tcPr>
          <w:p w14:paraId="5261E6CB" w14:textId="77777777" w:rsidR="003C3936" w:rsidRDefault="003C3936" w:rsidP="003C3936">
            <w:pPr>
              <w:spacing w:before="120"/>
            </w:pPr>
          </w:p>
          <w:p w14:paraId="10DFEABE" w14:textId="77777777" w:rsidR="00D623A7" w:rsidRDefault="00D623A7" w:rsidP="003C3936">
            <w:pPr>
              <w:spacing w:before="120"/>
            </w:pPr>
          </w:p>
          <w:p w14:paraId="3AAF3BDD" w14:textId="079C021C" w:rsidR="00C84414" w:rsidRDefault="006717B6" w:rsidP="003C3936">
            <w:pPr>
              <w:spacing w:before="120"/>
            </w:pPr>
            <w:r>
              <w:t>26</w:t>
            </w:r>
            <w:r w:rsidR="007046E6">
              <w:t xml:space="preserve"> July</w:t>
            </w:r>
            <w:r w:rsidR="0001071D">
              <w:t xml:space="preserve"> 2017</w:t>
            </w:r>
          </w:p>
        </w:tc>
      </w:tr>
    </w:tbl>
    <w:p w14:paraId="431B1AEB" w14:textId="77777777" w:rsidR="00C711C7" w:rsidRPr="00392A12" w:rsidRDefault="00C711C7" w:rsidP="00A41529">
      <w:pPr>
        <w:pStyle w:val="HChG"/>
        <w:spacing w:before="240" w:after="120"/>
      </w:pPr>
      <w:r w:rsidRPr="00392A12">
        <w:tab/>
      </w:r>
      <w:r w:rsidRPr="00392A12">
        <w:tab/>
      </w:r>
      <w:bookmarkStart w:id="86" w:name="_Toc340666199"/>
      <w:bookmarkStart w:id="87" w:name="_Toc340745062"/>
      <w:r w:rsidRPr="00392A12">
        <w:t>Agreement</w:t>
      </w:r>
      <w:bookmarkEnd w:id="86"/>
      <w:bookmarkEnd w:id="87"/>
    </w:p>
    <w:p w14:paraId="01E494E6" w14:textId="77777777" w:rsidR="00C711C7" w:rsidRPr="00392A12" w:rsidRDefault="00C711C7" w:rsidP="00A41529">
      <w:pPr>
        <w:pStyle w:val="H1G"/>
        <w:spacing w:before="240"/>
      </w:pPr>
      <w:r w:rsidRPr="00F173C4">
        <w:rPr>
          <w:rStyle w:val="H1GChar"/>
        </w:rPr>
        <w:tab/>
      </w:r>
      <w:r w:rsidRPr="00F173C4">
        <w:rPr>
          <w:rStyle w:val="H1GChar"/>
        </w:rPr>
        <w:tab/>
      </w:r>
      <w:r w:rsidRPr="006A6FBE">
        <w:t xml:space="preserve">Concerning the Adoption of Uniform Technical Prescriptions for Wheeled Vehicles, Equipment and </w:t>
      </w:r>
      <w:proofErr w:type="gramStart"/>
      <w:r w:rsidRPr="006A6FBE">
        <w:t>Parts which</w:t>
      </w:r>
      <w:proofErr w:type="gramEnd"/>
      <w:r w:rsidRPr="006A6FBE">
        <w:t xml:space="preserve"> can be </w:t>
      </w:r>
      <w:r w:rsidR="00EA0ED6">
        <w:t>F</w:t>
      </w:r>
      <w:r w:rsidRPr="006A6FBE">
        <w:t xml:space="preserve">itted and/or be </w:t>
      </w:r>
      <w:r w:rsidR="00EA0ED6">
        <w:t>U</w:t>
      </w:r>
      <w:r w:rsidRPr="006A6FBE">
        <w:t>sed on Wheeled Vehicles and the Conditions for Reciprocal Recognition of Approvals Granted on the Basis of these Prescriptions</w:t>
      </w:r>
      <w:r w:rsidRPr="009E5D87">
        <w:rPr>
          <w:rStyle w:val="a3"/>
          <w:b w:val="0"/>
          <w:sz w:val="20"/>
          <w:vertAlign w:val="baseline"/>
        </w:rPr>
        <w:footnoteReference w:customMarkFollows="1" w:id="34"/>
        <w:t>*</w:t>
      </w:r>
    </w:p>
    <w:p w14:paraId="3930E1C5" w14:textId="77777777" w:rsidR="00C711C7" w:rsidRPr="00392A12" w:rsidRDefault="00C711C7" w:rsidP="00C711C7">
      <w:pPr>
        <w:pStyle w:val="SingleTxtG"/>
        <w:spacing w:before="120"/>
      </w:pPr>
      <w:r w:rsidRPr="00392A12">
        <w:t>(Revision 2, including the amendments which entered into force on 16 October 1995)</w:t>
      </w:r>
    </w:p>
    <w:p w14:paraId="23520E79" w14:textId="77777777" w:rsidR="0064636E" w:rsidRDefault="00C711C7" w:rsidP="00B32121">
      <w:pPr>
        <w:pStyle w:val="H1G"/>
        <w:spacing w:before="120"/>
        <w:ind w:left="0" w:right="0" w:firstLine="0"/>
        <w:jc w:val="center"/>
      </w:pPr>
      <w:r>
        <w:t>_________</w:t>
      </w:r>
    </w:p>
    <w:p w14:paraId="1E020283" w14:textId="1669C582" w:rsidR="0064636E" w:rsidRDefault="0064636E" w:rsidP="00A41529">
      <w:pPr>
        <w:pStyle w:val="H1G"/>
        <w:spacing w:before="240" w:after="120"/>
      </w:pPr>
      <w:r>
        <w:tab/>
      </w:r>
      <w:r>
        <w:tab/>
        <w:t xml:space="preserve">Addendum </w:t>
      </w:r>
      <w:r w:rsidR="0001071D">
        <w:t>4</w:t>
      </w:r>
      <w:r w:rsidR="004D2C93">
        <w:t>7</w:t>
      </w:r>
      <w:r>
        <w:t xml:space="preserve"> – Regulation No.</w:t>
      </w:r>
      <w:r w:rsidR="00271A7F">
        <w:t xml:space="preserve"> </w:t>
      </w:r>
      <w:r w:rsidR="0001071D">
        <w:t>4</w:t>
      </w:r>
      <w:r w:rsidR="004D2C93">
        <w:t>8</w:t>
      </w:r>
    </w:p>
    <w:p w14:paraId="4E272B2A" w14:textId="5435C70D" w:rsidR="0064636E" w:rsidRPr="00014D07" w:rsidRDefault="0064636E" w:rsidP="00A41529">
      <w:pPr>
        <w:pStyle w:val="H1G"/>
        <w:spacing w:before="240"/>
      </w:pPr>
      <w:r>
        <w:tab/>
      </w:r>
      <w:r>
        <w:tab/>
      </w:r>
      <w:r w:rsidRPr="00014D07">
        <w:t xml:space="preserve">Revision </w:t>
      </w:r>
      <w:r w:rsidR="004D2C93">
        <w:t>1</w:t>
      </w:r>
      <w:r w:rsidR="00CF4C18">
        <w:t>2</w:t>
      </w:r>
      <w:r w:rsidRPr="00014D07">
        <w:t xml:space="preserve"> - </w:t>
      </w:r>
      <w:r w:rsidR="00D623A7">
        <w:t>Amendment</w:t>
      </w:r>
      <w:r w:rsidRPr="00014D07">
        <w:t xml:space="preserve"> </w:t>
      </w:r>
      <w:r w:rsidR="004D2C93">
        <w:t>4</w:t>
      </w:r>
    </w:p>
    <w:p w14:paraId="4FAFC05A" w14:textId="3E8BECCE" w:rsidR="0064636E" w:rsidRPr="00272880" w:rsidRDefault="00D623A7" w:rsidP="0064636E">
      <w:pPr>
        <w:pStyle w:val="SingleTxtG"/>
        <w:spacing w:after="360"/>
        <w:rPr>
          <w:spacing w:val="-2"/>
        </w:rPr>
      </w:pPr>
      <w:r>
        <w:rPr>
          <w:spacing w:val="-2"/>
        </w:rPr>
        <w:t xml:space="preserve">Supplement </w:t>
      </w:r>
      <w:proofErr w:type="gramStart"/>
      <w:r w:rsidR="00CF4C18">
        <w:rPr>
          <w:spacing w:val="-2"/>
        </w:rPr>
        <w:t>8</w:t>
      </w:r>
      <w:proofErr w:type="gramEnd"/>
      <w:r>
        <w:rPr>
          <w:spacing w:val="-2"/>
        </w:rPr>
        <w:t xml:space="preserve"> to </w:t>
      </w:r>
      <w:r w:rsidR="00271A7F">
        <w:rPr>
          <w:spacing w:val="-2"/>
        </w:rPr>
        <w:t xml:space="preserve">the </w:t>
      </w:r>
      <w:r w:rsidR="0001071D">
        <w:rPr>
          <w:spacing w:val="-2"/>
        </w:rPr>
        <w:t>0</w:t>
      </w:r>
      <w:r w:rsidR="00CF4C18">
        <w:rPr>
          <w:spacing w:val="-2"/>
        </w:rPr>
        <w:t>6</w:t>
      </w:r>
      <w:r>
        <w:rPr>
          <w:spacing w:val="-2"/>
        </w:rPr>
        <w:t xml:space="preserve"> series of amendments</w:t>
      </w:r>
      <w:r w:rsidR="0064636E" w:rsidRPr="00272880">
        <w:rPr>
          <w:spacing w:val="-2"/>
        </w:rPr>
        <w:t xml:space="preserve"> – Date of entry into force: </w:t>
      </w:r>
      <w:r w:rsidR="0001071D">
        <w:t>22</w:t>
      </w:r>
      <w:r w:rsidR="006717B6">
        <w:t xml:space="preserve"> June </w:t>
      </w:r>
      <w:bookmarkStart w:id="88" w:name="_GoBack"/>
      <w:bookmarkEnd w:id="88"/>
      <w:r w:rsidR="0001071D">
        <w:t>2017</w:t>
      </w:r>
    </w:p>
    <w:p w14:paraId="24730B39" w14:textId="2548B1E2" w:rsidR="0064636E" w:rsidRDefault="0064636E" w:rsidP="00A41529">
      <w:pPr>
        <w:pStyle w:val="H1G"/>
        <w:spacing w:before="120" w:after="120" w:line="240" w:lineRule="exact"/>
        <w:rPr>
          <w:lang w:val="en-US"/>
        </w:rPr>
      </w:pPr>
      <w:r>
        <w:rPr>
          <w:lang w:val="en-US"/>
        </w:rPr>
        <w:tab/>
      </w:r>
      <w:r>
        <w:rPr>
          <w:lang w:val="en-US"/>
        </w:rPr>
        <w:tab/>
      </w:r>
      <w:r w:rsidR="004D2C93" w:rsidRPr="004D2C93">
        <w:rPr>
          <w:lang w:val="en-US"/>
        </w:rPr>
        <w:t>Uniform provisions concerning the approval of vehicles with regard to the installation of lighting and light-</w:t>
      </w:r>
      <w:proofErr w:type="spellStart"/>
      <w:r w:rsidR="004D2C93" w:rsidRPr="004D2C93">
        <w:rPr>
          <w:lang w:val="en-US"/>
        </w:rPr>
        <w:t>signalling</w:t>
      </w:r>
      <w:proofErr w:type="spellEnd"/>
      <w:r w:rsidR="004D2C93" w:rsidRPr="004D2C93">
        <w:rPr>
          <w:lang w:val="en-US"/>
        </w:rPr>
        <w:t xml:space="preserve"> devices</w:t>
      </w:r>
    </w:p>
    <w:p w14:paraId="02EF65D0" w14:textId="4FD09808" w:rsidR="00A41529" w:rsidRDefault="0001071D" w:rsidP="00A41529">
      <w:pPr>
        <w:pStyle w:val="SingleTxtG"/>
        <w:spacing w:after="0"/>
        <w:rPr>
          <w:spacing w:val="-6"/>
          <w:lang w:eastAsia="en-GB"/>
        </w:rPr>
      </w:pPr>
      <w:r w:rsidRPr="00B32121">
        <w:rPr>
          <w:spacing w:val="-4"/>
          <w:lang w:eastAsia="en-GB"/>
        </w:rPr>
        <w:t xml:space="preserve">This document </w:t>
      </w:r>
      <w:proofErr w:type="gramStart"/>
      <w:r w:rsidRPr="00B32121">
        <w:rPr>
          <w:spacing w:val="-4"/>
          <w:lang w:eastAsia="en-GB"/>
        </w:rPr>
        <w:t>is meant</w:t>
      </w:r>
      <w:proofErr w:type="gramEnd"/>
      <w:r w:rsidRPr="00B32121">
        <w:rPr>
          <w:spacing w:val="-4"/>
          <w:lang w:eastAsia="en-GB"/>
        </w:rPr>
        <w:t xml:space="preserve"> purely as documentation tool.</w:t>
      </w:r>
      <w:r w:rsidR="00A41529" w:rsidRPr="00B32121">
        <w:rPr>
          <w:spacing w:val="-4"/>
          <w:lang w:eastAsia="en-GB"/>
        </w:rPr>
        <w:t xml:space="preserve"> The authentic and legal binding text</w:t>
      </w:r>
      <w:r w:rsidR="00A41529">
        <w:rPr>
          <w:spacing w:val="-4"/>
          <w:lang w:eastAsia="en-GB"/>
        </w:rPr>
        <w:t>s</w:t>
      </w:r>
      <w:r w:rsidR="00A41529" w:rsidRPr="00B32121">
        <w:rPr>
          <w:spacing w:val="-4"/>
          <w:lang w:eastAsia="en-GB"/>
        </w:rPr>
        <w:t xml:space="preserve"> </w:t>
      </w:r>
      <w:proofErr w:type="gramStart"/>
      <w:r w:rsidR="00E313A7">
        <w:rPr>
          <w:spacing w:val="-4"/>
          <w:lang w:eastAsia="en-GB"/>
        </w:rPr>
        <w:t>is</w:t>
      </w:r>
      <w:r w:rsidR="00A41529" w:rsidRPr="00B32121">
        <w:rPr>
          <w:spacing w:val="-4"/>
          <w:lang w:eastAsia="en-GB"/>
        </w:rPr>
        <w:t>:</w:t>
      </w:r>
      <w:proofErr w:type="gramEnd"/>
      <w:r w:rsidR="007046E6">
        <w:rPr>
          <w:lang w:eastAsia="en-GB"/>
        </w:rPr>
        <w:t xml:space="preserve"> </w:t>
      </w:r>
      <w:r w:rsidR="00A41529">
        <w:rPr>
          <w:lang w:eastAsia="en-GB"/>
        </w:rPr>
        <w:tab/>
      </w:r>
      <w:r w:rsidR="00A41529">
        <w:rPr>
          <w:spacing w:val="-6"/>
          <w:lang w:eastAsia="en-GB"/>
        </w:rPr>
        <w:t>ECE/TRANS/WP.29/201</w:t>
      </w:r>
      <w:r>
        <w:rPr>
          <w:spacing w:val="-6"/>
          <w:lang w:eastAsia="en-GB"/>
        </w:rPr>
        <w:t>6</w:t>
      </w:r>
      <w:r w:rsidR="00A41529">
        <w:rPr>
          <w:spacing w:val="-6"/>
          <w:lang w:eastAsia="en-GB"/>
        </w:rPr>
        <w:t>/</w:t>
      </w:r>
      <w:r w:rsidR="00CF4C18">
        <w:rPr>
          <w:spacing w:val="-6"/>
          <w:lang w:eastAsia="en-GB"/>
        </w:rPr>
        <w:t>80</w:t>
      </w:r>
      <w:r w:rsidR="007046E6">
        <w:rPr>
          <w:spacing w:val="-6"/>
          <w:lang w:eastAsia="en-GB"/>
        </w:rPr>
        <w:t>.</w:t>
      </w:r>
    </w:p>
    <w:p w14:paraId="62CDCABF" w14:textId="3243C074" w:rsidR="000D3A4F" w:rsidRPr="000D3A4F" w:rsidRDefault="00F55704" w:rsidP="00A41529">
      <w:pPr>
        <w:suppressAutoHyphens w:val="0"/>
        <w:spacing w:line="240" w:lineRule="auto"/>
        <w:jc w:val="center"/>
        <w:rPr>
          <w:b/>
          <w:sz w:val="24"/>
        </w:rPr>
      </w:pPr>
      <w:r>
        <w:rPr>
          <w:b/>
          <w:noProof/>
          <w:sz w:val="24"/>
          <w:lang w:eastAsia="en-GB"/>
        </w:rPr>
        <w:drawing>
          <wp:anchor distT="0" distB="137160" distL="114300" distR="114300" simplePos="0" relativeHeight="251657728" behindDoc="0" locked="0" layoutInCell="1" allowOverlap="1" wp14:anchorId="1A9092C3" wp14:editId="0C339765">
            <wp:simplePos x="0" y="0"/>
            <wp:positionH relativeFrom="column">
              <wp:posOffset>2540000</wp:posOffset>
            </wp:positionH>
            <wp:positionV relativeFrom="paragraph">
              <wp:posOffset>223520</wp:posOffset>
            </wp:positionV>
            <wp:extent cx="1028700" cy="826770"/>
            <wp:effectExtent l="0" t="0" r="0" b="0"/>
            <wp:wrapTopAndBottom/>
            <wp:docPr id="1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000D3A4F" w:rsidRPr="000D3A4F">
        <w:rPr>
          <w:b/>
          <w:sz w:val="24"/>
        </w:rPr>
        <w:t>_________</w:t>
      </w:r>
    </w:p>
    <w:p w14:paraId="0BE7EBB7" w14:textId="77777777" w:rsidR="000D3A4F" w:rsidRPr="000D3A4F" w:rsidRDefault="000D3A4F" w:rsidP="00A41529">
      <w:pPr>
        <w:suppressAutoHyphens w:val="0"/>
        <w:spacing w:line="100" w:lineRule="atLeast"/>
        <w:rPr>
          <w:b/>
          <w:sz w:val="24"/>
        </w:rPr>
      </w:pPr>
    </w:p>
    <w:p w14:paraId="5B4A754A" w14:textId="77777777" w:rsidR="000D3A4F" w:rsidRPr="000D3A4F" w:rsidRDefault="000D3A4F" w:rsidP="00A41529">
      <w:pPr>
        <w:suppressAutoHyphens w:val="0"/>
        <w:spacing w:line="240" w:lineRule="auto"/>
        <w:jc w:val="center"/>
        <w:rPr>
          <w:b/>
          <w:sz w:val="24"/>
        </w:rPr>
      </w:pPr>
      <w:r w:rsidRPr="000D3A4F">
        <w:rPr>
          <w:b/>
          <w:sz w:val="24"/>
        </w:rPr>
        <w:t>UNITED NATIONS</w:t>
      </w:r>
    </w:p>
    <w:p w14:paraId="484BB43A" w14:textId="77777777" w:rsidR="00C711C7" w:rsidRDefault="00C711C7" w:rsidP="00C711C7">
      <w:pPr>
        <w:jc w:val="center"/>
      </w:pPr>
    </w:p>
    <w:p w14:paraId="6C35A59C" w14:textId="77777777" w:rsidR="00295CB5" w:rsidRPr="00AC18AD" w:rsidRDefault="00D5540C" w:rsidP="00295CB5">
      <w:pPr>
        <w:autoSpaceDE w:val="0"/>
        <w:autoSpaceDN w:val="0"/>
        <w:adjustRightInd w:val="0"/>
        <w:spacing w:after="120"/>
        <w:ind w:left="1134" w:right="1134"/>
        <w:jc w:val="both"/>
        <w:rPr>
          <w:iCs/>
          <w:lang w:val="en-US"/>
        </w:rPr>
      </w:pPr>
      <w:r>
        <w:br w:type="page"/>
      </w:r>
      <w:proofErr w:type="gramStart"/>
      <w:r w:rsidR="00295CB5" w:rsidRPr="00AC18AD">
        <w:rPr>
          <w:i/>
          <w:iCs/>
          <w:lang w:val="en-US"/>
        </w:rPr>
        <w:lastRenderedPageBreak/>
        <w:t>Paragraph 6.7.8.</w:t>
      </w:r>
      <w:proofErr w:type="gramEnd"/>
      <w:r w:rsidR="00295CB5" w:rsidRPr="00AC18AD">
        <w:rPr>
          <w:lang w:val="en-US"/>
        </w:rPr>
        <w:t xml:space="preserve">, </w:t>
      </w:r>
      <w:proofErr w:type="gramStart"/>
      <w:r w:rsidR="00295CB5" w:rsidRPr="00AC18AD">
        <w:rPr>
          <w:lang w:val="en-US"/>
        </w:rPr>
        <w:t>amend to read</w:t>
      </w:r>
      <w:proofErr w:type="gramEnd"/>
      <w:r w:rsidR="00295CB5" w:rsidRPr="00AC18AD">
        <w:rPr>
          <w:lang w:val="en-US"/>
        </w:rPr>
        <w:t>:</w:t>
      </w:r>
    </w:p>
    <w:p w14:paraId="611F4A01" w14:textId="77777777" w:rsidR="00295CB5" w:rsidRPr="00AC18AD" w:rsidRDefault="00295CB5" w:rsidP="00295CB5">
      <w:pPr>
        <w:autoSpaceDE w:val="0"/>
        <w:autoSpaceDN w:val="0"/>
        <w:adjustRightInd w:val="0"/>
        <w:spacing w:after="120"/>
        <w:ind w:left="1134" w:right="1134"/>
        <w:jc w:val="both"/>
        <w:rPr>
          <w:iCs/>
          <w:lang w:val="en-US"/>
        </w:rPr>
      </w:pPr>
      <w:r>
        <w:rPr>
          <w:iCs/>
          <w:lang w:val="en-US"/>
        </w:rPr>
        <w:t>"</w:t>
      </w:r>
      <w:r w:rsidRPr="00AC18AD">
        <w:rPr>
          <w:iCs/>
          <w:lang w:val="en-US"/>
        </w:rPr>
        <w:t xml:space="preserve">6.7.8. </w:t>
      </w:r>
      <w:r>
        <w:rPr>
          <w:iCs/>
          <w:lang w:val="en-US"/>
        </w:rPr>
        <w:tab/>
      </w:r>
      <w:r w:rsidRPr="00AC18AD">
        <w:rPr>
          <w:iCs/>
          <w:lang w:val="en-US"/>
        </w:rPr>
        <w:t>Tell-tale</w:t>
      </w:r>
    </w:p>
    <w:p w14:paraId="0866FDC8" w14:textId="77777777" w:rsidR="00295CB5" w:rsidRPr="006C0BE7" w:rsidRDefault="00295CB5" w:rsidP="00295CB5">
      <w:pPr>
        <w:spacing w:after="120"/>
        <w:ind w:left="2268" w:right="1134"/>
        <w:jc w:val="both"/>
        <w:rPr>
          <w:iCs/>
          <w:lang w:val="en-US"/>
        </w:rPr>
      </w:pPr>
      <w:proofErr w:type="gramStart"/>
      <w:r w:rsidRPr="006C0BE7">
        <w:rPr>
          <w:iCs/>
          <w:lang w:val="en-US"/>
        </w:rPr>
        <w:t>Tell-tale</w:t>
      </w:r>
      <w:proofErr w:type="gramEnd"/>
      <w:r w:rsidRPr="006C0BE7">
        <w:rPr>
          <w:iCs/>
          <w:lang w:val="en-US"/>
        </w:rPr>
        <w:t xml:space="preserve"> optional, </w:t>
      </w:r>
      <w:r w:rsidRPr="006C0BE7">
        <w:rPr>
          <w:lang w:val="en-US"/>
        </w:rPr>
        <w:t>however, a tell-tale indicating failure is mandatory if required by the component regulation</w:t>
      </w:r>
      <w:r w:rsidRPr="006C0BE7">
        <w:rPr>
          <w:iCs/>
          <w:lang w:val="en-US"/>
        </w:rPr>
        <w:t>.</w:t>
      </w:r>
    </w:p>
    <w:p w14:paraId="722286F8" w14:textId="77777777" w:rsidR="00295CB5" w:rsidRPr="00AC18AD" w:rsidRDefault="00295CB5" w:rsidP="00295CB5">
      <w:pPr>
        <w:spacing w:after="120"/>
        <w:ind w:left="2268" w:right="1134"/>
        <w:jc w:val="both"/>
        <w:rPr>
          <w:iCs/>
          <w:lang w:val="en-US"/>
        </w:rPr>
      </w:pPr>
      <w:r w:rsidRPr="006C0BE7">
        <w:rPr>
          <w:iCs/>
          <w:lang w:val="en-US"/>
        </w:rPr>
        <w:t>Where the above tell-tale is</w:t>
      </w:r>
      <w:r w:rsidRPr="00AC18AD">
        <w:rPr>
          <w:iCs/>
          <w:lang w:val="en-US"/>
        </w:rPr>
        <w:t xml:space="preserve"> fitted, this tell-tale shall be an operating tell-tale consisting of a non-flashing warning light which comes on in the event of the malfunctioning of the stop lamps.</w:t>
      </w:r>
      <w:r>
        <w:rPr>
          <w:iCs/>
          <w:lang w:val="en-US"/>
        </w:rPr>
        <w:t>"</w:t>
      </w:r>
    </w:p>
    <w:p w14:paraId="31A0C378" w14:textId="77777777" w:rsidR="00295CB5" w:rsidRPr="00AC18AD" w:rsidRDefault="00295CB5" w:rsidP="00295CB5">
      <w:pPr>
        <w:autoSpaceDE w:val="0"/>
        <w:autoSpaceDN w:val="0"/>
        <w:adjustRightInd w:val="0"/>
        <w:spacing w:after="120"/>
        <w:ind w:left="1134" w:right="1134"/>
        <w:jc w:val="both"/>
        <w:rPr>
          <w:lang w:val="en-US"/>
        </w:rPr>
      </w:pPr>
      <w:proofErr w:type="gramStart"/>
      <w:r w:rsidRPr="00AC18AD">
        <w:rPr>
          <w:i/>
          <w:iCs/>
          <w:lang w:val="en-US"/>
        </w:rPr>
        <w:t>Paragraph 6.9.8.</w:t>
      </w:r>
      <w:proofErr w:type="gramEnd"/>
      <w:r w:rsidRPr="00AC18AD">
        <w:rPr>
          <w:lang w:val="en-US"/>
        </w:rPr>
        <w:t xml:space="preserve">, </w:t>
      </w:r>
      <w:proofErr w:type="gramStart"/>
      <w:r w:rsidRPr="00AC18AD">
        <w:rPr>
          <w:lang w:val="en-US"/>
        </w:rPr>
        <w:t>amend to read</w:t>
      </w:r>
      <w:proofErr w:type="gramEnd"/>
      <w:r w:rsidRPr="00AC18AD">
        <w:rPr>
          <w:lang w:val="en-US"/>
        </w:rPr>
        <w:t>:</w:t>
      </w:r>
    </w:p>
    <w:p w14:paraId="7F77914E" w14:textId="77777777" w:rsidR="00295CB5" w:rsidRPr="00AC18AD" w:rsidRDefault="00295CB5" w:rsidP="00295CB5">
      <w:pPr>
        <w:autoSpaceDE w:val="0"/>
        <w:autoSpaceDN w:val="0"/>
        <w:adjustRightInd w:val="0"/>
        <w:spacing w:after="120"/>
        <w:ind w:left="1134" w:right="1134"/>
        <w:jc w:val="both"/>
        <w:rPr>
          <w:iCs/>
          <w:lang w:val="en-US"/>
        </w:rPr>
      </w:pPr>
      <w:r>
        <w:rPr>
          <w:iCs/>
          <w:lang w:val="en-US"/>
        </w:rPr>
        <w:t>"</w:t>
      </w:r>
      <w:r w:rsidRPr="00AC18AD">
        <w:rPr>
          <w:iCs/>
          <w:lang w:val="en-US"/>
        </w:rPr>
        <w:t xml:space="preserve">6.9.8. </w:t>
      </w:r>
      <w:r>
        <w:rPr>
          <w:iCs/>
          <w:lang w:val="en-US"/>
        </w:rPr>
        <w:tab/>
      </w:r>
      <w:r w:rsidRPr="00AC18AD">
        <w:rPr>
          <w:iCs/>
          <w:lang w:val="en-US"/>
        </w:rPr>
        <w:t>Tell-tale</w:t>
      </w:r>
    </w:p>
    <w:p w14:paraId="290E5ED0" w14:textId="77777777" w:rsidR="00295CB5" w:rsidRPr="00AC18AD" w:rsidRDefault="00295CB5" w:rsidP="00295CB5">
      <w:pPr>
        <w:autoSpaceDE w:val="0"/>
        <w:autoSpaceDN w:val="0"/>
        <w:adjustRightInd w:val="0"/>
        <w:spacing w:after="120"/>
        <w:ind w:left="1701" w:right="1134" w:firstLine="567"/>
        <w:jc w:val="both"/>
        <w:rPr>
          <w:lang w:val="en-US"/>
        </w:rPr>
      </w:pPr>
      <w:r w:rsidRPr="00AC18AD">
        <w:rPr>
          <w:lang w:val="en-US"/>
        </w:rPr>
        <w:t xml:space="preserve">Circuit-closed </w:t>
      </w:r>
      <w:proofErr w:type="gramStart"/>
      <w:r w:rsidRPr="00AC18AD">
        <w:rPr>
          <w:lang w:val="en-US"/>
        </w:rPr>
        <w:t>tell-tale</w:t>
      </w:r>
      <w:proofErr w:type="gramEnd"/>
      <w:r w:rsidRPr="00AC18AD">
        <w:rPr>
          <w:lang w:val="en-US"/>
        </w:rPr>
        <w:t xml:space="preserve"> mandatory. </w:t>
      </w:r>
    </w:p>
    <w:p w14:paraId="2758269C" w14:textId="77777777" w:rsidR="00295CB5" w:rsidRPr="00AC18AD" w:rsidRDefault="00295CB5" w:rsidP="00295CB5">
      <w:pPr>
        <w:autoSpaceDE w:val="0"/>
        <w:autoSpaceDN w:val="0"/>
        <w:adjustRightInd w:val="0"/>
        <w:spacing w:after="120"/>
        <w:ind w:left="2268" w:right="1134"/>
        <w:jc w:val="both"/>
        <w:rPr>
          <w:lang w:val="en-US"/>
        </w:rPr>
      </w:pPr>
      <w:r w:rsidRPr="00AC18AD">
        <w:rPr>
          <w:lang w:val="en-US"/>
        </w:rPr>
        <w:t xml:space="preserve">This </w:t>
      </w:r>
      <w:proofErr w:type="gramStart"/>
      <w:r w:rsidRPr="00AC18AD">
        <w:rPr>
          <w:lang w:val="en-US"/>
        </w:rPr>
        <w:t>tell-tale</w:t>
      </w:r>
      <w:proofErr w:type="gramEnd"/>
      <w:r w:rsidRPr="00AC18AD">
        <w:rPr>
          <w:lang w:val="en-US"/>
        </w:rPr>
        <w:t xml:space="preserve"> shall be non-flashing and shall not be required if the instrument panel lighting can only be turned on simultaneously with the front position lamps. </w:t>
      </w:r>
    </w:p>
    <w:p w14:paraId="7BCDE85D" w14:textId="77777777" w:rsidR="00295CB5" w:rsidRPr="00AC18AD" w:rsidRDefault="00295CB5" w:rsidP="00295CB5">
      <w:pPr>
        <w:autoSpaceDE w:val="0"/>
        <w:autoSpaceDN w:val="0"/>
        <w:adjustRightInd w:val="0"/>
        <w:spacing w:after="120"/>
        <w:ind w:left="2268" w:right="1134"/>
        <w:jc w:val="both"/>
        <w:rPr>
          <w:lang w:val="en-US"/>
        </w:rPr>
      </w:pPr>
      <w:r w:rsidRPr="00AC18AD">
        <w:rPr>
          <w:lang w:val="en-US"/>
        </w:rPr>
        <w:t xml:space="preserve">This requirement does not apply when light </w:t>
      </w:r>
      <w:proofErr w:type="spellStart"/>
      <w:r w:rsidRPr="00AC18AD">
        <w:rPr>
          <w:lang w:val="en-US"/>
        </w:rPr>
        <w:t>signalling</w:t>
      </w:r>
      <w:proofErr w:type="spellEnd"/>
      <w:r w:rsidRPr="00AC18AD">
        <w:rPr>
          <w:lang w:val="en-US"/>
        </w:rPr>
        <w:t xml:space="preserve"> system operates according to </w:t>
      </w:r>
      <w:r>
        <w:rPr>
          <w:lang w:val="en-US"/>
        </w:rPr>
        <w:t>p</w:t>
      </w:r>
      <w:r w:rsidRPr="00AC18AD">
        <w:rPr>
          <w:lang w:val="en-US"/>
        </w:rPr>
        <w:t>aragraph 6.2.7.6.2.</w:t>
      </w:r>
    </w:p>
    <w:p w14:paraId="255832BF" w14:textId="77777777" w:rsidR="00295CB5" w:rsidRPr="006C0BE7" w:rsidRDefault="00295CB5" w:rsidP="00295CB5">
      <w:pPr>
        <w:spacing w:after="120"/>
        <w:ind w:left="2268" w:right="1134"/>
        <w:jc w:val="both"/>
        <w:rPr>
          <w:lang w:val="en-US"/>
        </w:rPr>
      </w:pPr>
      <w:r w:rsidRPr="006C0BE7">
        <w:rPr>
          <w:lang w:val="en-US"/>
        </w:rPr>
        <w:t>However, a tell-tale indicating failure is mandatory if required by the component regulation."</w:t>
      </w:r>
    </w:p>
    <w:p w14:paraId="439F7FB6" w14:textId="77777777" w:rsidR="00295CB5" w:rsidRPr="00AC18AD" w:rsidRDefault="00295CB5" w:rsidP="00295CB5">
      <w:pPr>
        <w:autoSpaceDE w:val="0"/>
        <w:autoSpaceDN w:val="0"/>
        <w:adjustRightInd w:val="0"/>
        <w:spacing w:after="120"/>
        <w:ind w:left="1134" w:right="1134"/>
        <w:jc w:val="both"/>
        <w:rPr>
          <w:lang w:val="en-US"/>
        </w:rPr>
      </w:pPr>
      <w:proofErr w:type="gramStart"/>
      <w:r w:rsidRPr="00AC18AD">
        <w:rPr>
          <w:i/>
          <w:iCs/>
          <w:lang w:val="en-US"/>
        </w:rPr>
        <w:t>Paragraph 6.10.8.</w:t>
      </w:r>
      <w:proofErr w:type="gramEnd"/>
      <w:r w:rsidRPr="00AC18AD">
        <w:rPr>
          <w:lang w:val="en-US"/>
        </w:rPr>
        <w:t xml:space="preserve">, </w:t>
      </w:r>
      <w:proofErr w:type="gramStart"/>
      <w:r w:rsidRPr="00AC18AD">
        <w:rPr>
          <w:lang w:val="en-US"/>
        </w:rPr>
        <w:t>amend to read</w:t>
      </w:r>
      <w:proofErr w:type="gramEnd"/>
      <w:r w:rsidRPr="00AC18AD">
        <w:rPr>
          <w:lang w:val="en-US"/>
        </w:rPr>
        <w:t>:</w:t>
      </w:r>
    </w:p>
    <w:p w14:paraId="58F3370B" w14:textId="77777777" w:rsidR="00295CB5" w:rsidRPr="00AC18AD" w:rsidRDefault="00295CB5" w:rsidP="00295CB5">
      <w:pPr>
        <w:autoSpaceDE w:val="0"/>
        <w:autoSpaceDN w:val="0"/>
        <w:adjustRightInd w:val="0"/>
        <w:spacing w:after="120"/>
        <w:ind w:left="1134" w:right="1134"/>
        <w:jc w:val="both"/>
        <w:rPr>
          <w:iCs/>
          <w:lang w:val="en-US"/>
        </w:rPr>
      </w:pPr>
      <w:r>
        <w:rPr>
          <w:iCs/>
          <w:lang w:val="en-US"/>
        </w:rPr>
        <w:t>"</w:t>
      </w:r>
      <w:r w:rsidRPr="00AC18AD">
        <w:rPr>
          <w:iCs/>
          <w:lang w:val="en-US"/>
        </w:rPr>
        <w:t xml:space="preserve">6.10.8. </w:t>
      </w:r>
      <w:r>
        <w:rPr>
          <w:iCs/>
          <w:lang w:val="en-US"/>
        </w:rPr>
        <w:tab/>
      </w:r>
      <w:r w:rsidRPr="00AC18AD">
        <w:rPr>
          <w:iCs/>
          <w:lang w:val="en-US"/>
        </w:rPr>
        <w:t>Tell-tale</w:t>
      </w:r>
    </w:p>
    <w:p w14:paraId="0593773E" w14:textId="77777777" w:rsidR="00295CB5" w:rsidRPr="00AC18AD" w:rsidRDefault="00295CB5" w:rsidP="00295CB5">
      <w:pPr>
        <w:autoSpaceDE w:val="0"/>
        <w:autoSpaceDN w:val="0"/>
        <w:adjustRightInd w:val="0"/>
        <w:spacing w:after="120"/>
        <w:ind w:left="2268" w:right="1134"/>
        <w:jc w:val="both"/>
        <w:rPr>
          <w:lang w:val="en-US"/>
        </w:rPr>
      </w:pPr>
      <w:r w:rsidRPr="00AC18AD">
        <w:rPr>
          <w:lang w:val="en-US"/>
        </w:rPr>
        <w:t xml:space="preserve">Circuit-closed </w:t>
      </w:r>
      <w:proofErr w:type="gramStart"/>
      <w:r w:rsidRPr="00AC18AD">
        <w:rPr>
          <w:lang w:val="en-US"/>
        </w:rPr>
        <w:t>tell-tale</w:t>
      </w:r>
      <w:proofErr w:type="gramEnd"/>
      <w:r w:rsidRPr="00AC18AD">
        <w:rPr>
          <w:lang w:val="en-US"/>
        </w:rPr>
        <w:t xml:space="preserve"> mandatory. It </w:t>
      </w:r>
      <w:proofErr w:type="gramStart"/>
      <w:r w:rsidRPr="00AC18AD">
        <w:rPr>
          <w:lang w:val="en-US"/>
        </w:rPr>
        <w:t>shall be combined</w:t>
      </w:r>
      <w:proofErr w:type="gramEnd"/>
      <w:r w:rsidRPr="00AC18AD">
        <w:rPr>
          <w:lang w:val="en-US"/>
        </w:rPr>
        <w:t xml:space="preserve"> with that of the front position lamps.</w:t>
      </w:r>
    </w:p>
    <w:p w14:paraId="05523BA0" w14:textId="77777777" w:rsidR="00295CB5" w:rsidRPr="00AC18AD" w:rsidRDefault="00295CB5" w:rsidP="00295CB5">
      <w:pPr>
        <w:autoSpaceDE w:val="0"/>
        <w:autoSpaceDN w:val="0"/>
        <w:adjustRightInd w:val="0"/>
        <w:spacing w:after="120"/>
        <w:ind w:left="2268" w:right="1134"/>
        <w:jc w:val="both"/>
        <w:rPr>
          <w:i/>
          <w:iCs/>
          <w:lang w:val="en-US"/>
        </w:rPr>
      </w:pPr>
      <w:r w:rsidRPr="00AC18AD">
        <w:rPr>
          <w:lang w:val="en-US"/>
        </w:rPr>
        <w:t xml:space="preserve">This requirement does not apply when light </w:t>
      </w:r>
      <w:proofErr w:type="spellStart"/>
      <w:r w:rsidRPr="00AC18AD">
        <w:rPr>
          <w:lang w:val="en-US"/>
        </w:rPr>
        <w:t>signalling</w:t>
      </w:r>
      <w:proofErr w:type="spellEnd"/>
      <w:r w:rsidRPr="00AC18AD">
        <w:rPr>
          <w:lang w:val="en-US"/>
        </w:rPr>
        <w:t xml:space="preserve"> system operates according to </w:t>
      </w:r>
      <w:r>
        <w:rPr>
          <w:lang w:val="en-US"/>
        </w:rPr>
        <w:t>p</w:t>
      </w:r>
      <w:r w:rsidRPr="00AC18AD">
        <w:rPr>
          <w:lang w:val="en-US"/>
        </w:rPr>
        <w:t>aragraph 6.2.7.6.2.</w:t>
      </w:r>
    </w:p>
    <w:p w14:paraId="3EC62225" w14:textId="77777777" w:rsidR="00295CB5" w:rsidRPr="006C0BE7" w:rsidRDefault="00295CB5" w:rsidP="00295CB5">
      <w:pPr>
        <w:spacing w:after="120"/>
        <w:ind w:left="2268" w:right="1134"/>
        <w:jc w:val="both"/>
        <w:rPr>
          <w:lang w:val="en-US"/>
        </w:rPr>
      </w:pPr>
      <w:r w:rsidRPr="006C0BE7">
        <w:rPr>
          <w:lang w:val="en-US"/>
        </w:rPr>
        <w:t xml:space="preserve">However, a tell-tale indicating failure is mandatory if required by the component regulation." </w:t>
      </w:r>
    </w:p>
    <w:p w14:paraId="5218C80C" w14:textId="77777777" w:rsidR="00295CB5" w:rsidRPr="00AC18AD" w:rsidRDefault="00295CB5" w:rsidP="00295CB5">
      <w:pPr>
        <w:autoSpaceDE w:val="0"/>
        <w:autoSpaceDN w:val="0"/>
        <w:adjustRightInd w:val="0"/>
        <w:spacing w:after="120"/>
        <w:ind w:left="1134" w:right="1134"/>
        <w:jc w:val="both"/>
        <w:rPr>
          <w:lang w:val="en-US"/>
        </w:rPr>
      </w:pPr>
      <w:proofErr w:type="gramStart"/>
      <w:r w:rsidRPr="00AC18AD">
        <w:rPr>
          <w:i/>
          <w:iCs/>
          <w:lang w:val="en-US"/>
        </w:rPr>
        <w:t>Paragraph 6.13.8.</w:t>
      </w:r>
      <w:proofErr w:type="gramEnd"/>
      <w:r w:rsidRPr="00AC18AD">
        <w:rPr>
          <w:lang w:val="en-US"/>
        </w:rPr>
        <w:t xml:space="preserve">, </w:t>
      </w:r>
      <w:proofErr w:type="gramStart"/>
      <w:r w:rsidRPr="00AC18AD">
        <w:rPr>
          <w:lang w:val="en-US"/>
        </w:rPr>
        <w:t>amend to read</w:t>
      </w:r>
      <w:proofErr w:type="gramEnd"/>
      <w:r w:rsidRPr="00AC18AD">
        <w:rPr>
          <w:lang w:val="en-US"/>
        </w:rPr>
        <w:t>:</w:t>
      </w:r>
    </w:p>
    <w:p w14:paraId="1BBF4FB3" w14:textId="77777777" w:rsidR="00295CB5" w:rsidRPr="00AC18AD" w:rsidRDefault="00295CB5" w:rsidP="00295CB5">
      <w:pPr>
        <w:autoSpaceDE w:val="0"/>
        <w:autoSpaceDN w:val="0"/>
        <w:adjustRightInd w:val="0"/>
        <w:spacing w:after="120"/>
        <w:ind w:left="1134" w:right="1134"/>
        <w:jc w:val="both"/>
        <w:rPr>
          <w:i/>
          <w:iCs/>
          <w:lang w:val="en-US"/>
        </w:rPr>
      </w:pPr>
      <w:r w:rsidRPr="00F63824">
        <w:rPr>
          <w:iCs/>
          <w:lang w:val="en-US"/>
        </w:rPr>
        <w:t>"6.13.8.</w:t>
      </w:r>
      <w:r w:rsidRPr="00AC18AD">
        <w:rPr>
          <w:i/>
          <w:iCs/>
          <w:lang w:val="en-US"/>
        </w:rPr>
        <w:t xml:space="preserve"> </w:t>
      </w:r>
      <w:r>
        <w:rPr>
          <w:iCs/>
          <w:lang w:val="en-US"/>
        </w:rPr>
        <w:tab/>
      </w:r>
      <w:r w:rsidRPr="00F63824">
        <w:rPr>
          <w:iCs/>
          <w:lang w:val="en-US"/>
        </w:rPr>
        <w:t>Tell-tale</w:t>
      </w:r>
    </w:p>
    <w:p w14:paraId="1561499E" w14:textId="77777777" w:rsidR="00295CB5" w:rsidRPr="00AC18AD" w:rsidRDefault="00295CB5" w:rsidP="00295CB5">
      <w:pPr>
        <w:autoSpaceDE w:val="0"/>
        <w:autoSpaceDN w:val="0"/>
        <w:adjustRightInd w:val="0"/>
        <w:spacing w:after="120"/>
        <w:ind w:left="2268" w:right="1134"/>
        <w:jc w:val="both"/>
        <w:rPr>
          <w:lang w:val="en-US"/>
        </w:rPr>
      </w:pPr>
      <w:proofErr w:type="gramStart"/>
      <w:r w:rsidRPr="00AC18AD">
        <w:rPr>
          <w:lang w:val="en-US"/>
        </w:rPr>
        <w:t>Tell-tale</w:t>
      </w:r>
      <w:proofErr w:type="gramEnd"/>
      <w:r w:rsidRPr="00AC18AD">
        <w:rPr>
          <w:lang w:val="en-US"/>
        </w:rPr>
        <w:t xml:space="preserve"> optional. If it exists, its function shall be carried out by the </w:t>
      </w:r>
      <w:proofErr w:type="gramStart"/>
      <w:r w:rsidRPr="00AC18AD">
        <w:rPr>
          <w:lang w:val="en-US"/>
        </w:rPr>
        <w:t>tell-tale</w:t>
      </w:r>
      <w:proofErr w:type="gramEnd"/>
      <w:r w:rsidRPr="00AC18AD">
        <w:rPr>
          <w:lang w:val="en-US"/>
        </w:rPr>
        <w:t xml:space="preserve"> required for the front and rear position lamps.</w:t>
      </w:r>
    </w:p>
    <w:p w14:paraId="5051DFBB" w14:textId="77777777" w:rsidR="00295CB5" w:rsidRPr="006C0BE7" w:rsidRDefault="00295CB5" w:rsidP="00295CB5">
      <w:pPr>
        <w:spacing w:after="120"/>
        <w:ind w:left="2268" w:right="1134"/>
        <w:jc w:val="both"/>
        <w:rPr>
          <w:lang w:val="en-US"/>
        </w:rPr>
      </w:pPr>
      <w:r w:rsidRPr="006C0BE7">
        <w:rPr>
          <w:lang w:val="en-US"/>
        </w:rPr>
        <w:t xml:space="preserve">However, a tell-tale indicating failure is mandatory if required by the component regulation." </w:t>
      </w:r>
    </w:p>
    <w:p w14:paraId="7000DEA6" w14:textId="77777777" w:rsidR="00295CB5" w:rsidRPr="00AC18AD" w:rsidRDefault="00295CB5" w:rsidP="00295CB5">
      <w:pPr>
        <w:autoSpaceDE w:val="0"/>
        <w:autoSpaceDN w:val="0"/>
        <w:adjustRightInd w:val="0"/>
        <w:spacing w:after="120"/>
        <w:ind w:left="1134" w:right="1134"/>
        <w:jc w:val="both"/>
        <w:rPr>
          <w:iCs/>
          <w:lang w:val="en-US"/>
        </w:rPr>
      </w:pPr>
      <w:proofErr w:type="gramStart"/>
      <w:r w:rsidRPr="00AC18AD">
        <w:rPr>
          <w:i/>
          <w:iCs/>
          <w:lang w:val="en-US"/>
        </w:rPr>
        <w:t>Paragraph 6.19.8.</w:t>
      </w:r>
      <w:proofErr w:type="gramEnd"/>
      <w:r w:rsidRPr="00AC18AD">
        <w:rPr>
          <w:lang w:val="en-US"/>
        </w:rPr>
        <w:t xml:space="preserve">, </w:t>
      </w:r>
      <w:proofErr w:type="gramStart"/>
      <w:r w:rsidRPr="00AC18AD">
        <w:rPr>
          <w:lang w:val="en-US"/>
        </w:rPr>
        <w:t>amend to read</w:t>
      </w:r>
      <w:proofErr w:type="gramEnd"/>
      <w:r w:rsidRPr="00AC18AD">
        <w:rPr>
          <w:lang w:val="en-US"/>
        </w:rPr>
        <w:t>:</w:t>
      </w:r>
    </w:p>
    <w:p w14:paraId="6C6A7EB6" w14:textId="77777777" w:rsidR="00295CB5" w:rsidRPr="00AC18AD" w:rsidRDefault="00295CB5" w:rsidP="00295CB5">
      <w:pPr>
        <w:autoSpaceDE w:val="0"/>
        <w:autoSpaceDN w:val="0"/>
        <w:adjustRightInd w:val="0"/>
        <w:spacing w:after="120"/>
        <w:ind w:left="1134" w:right="1134"/>
        <w:jc w:val="both"/>
        <w:rPr>
          <w:iCs/>
          <w:lang w:val="en-US"/>
        </w:rPr>
      </w:pPr>
      <w:r>
        <w:rPr>
          <w:iCs/>
          <w:lang w:val="en-US"/>
        </w:rPr>
        <w:t>"</w:t>
      </w:r>
      <w:r w:rsidRPr="00AC18AD">
        <w:rPr>
          <w:iCs/>
          <w:lang w:val="en-US"/>
        </w:rPr>
        <w:t xml:space="preserve">6.19.8. </w:t>
      </w:r>
      <w:r>
        <w:rPr>
          <w:iCs/>
          <w:lang w:val="en-US"/>
        </w:rPr>
        <w:tab/>
      </w:r>
      <w:r w:rsidRPr="00AC18AD">
        <w:rPr>
          <w:iCs/>
          <w:lang w:val="en-US"/>
        </w:rPr>
        <w:t>Tell-tale</w:t>
      </w:r>
    </w:p>
    <w:p w14:paraId="4C8C086C" w14:textId="77777777" w:rsidR="00295CB5" w:rsidRPr="006C0BE7" w:rsidRDefault="00295CB5" w:rsidP="00295CB5">
      <w:pPr>
        <w:spacing w:after="120"/>
        <w:ind w:left="2268" w:right="1134"/>
        <w:jc w:val="both"/>
        <w:rPr>
          <w:iCs/>
          <w:lang w:val="en-US"/>
        </w:rPr>
      </w:pPr>
      <w:r w:rsidRPr="006C0BE7">
        <w:rPr>
          <w:lang w:val="en-US"/>
        </w:rPr>
        <w:t>Closed-circuit tell-tale optional, however a tell-tale indicating failure is mandatory if required by the component regulation</w:t>
      </w:r>
      <w:r w:rsidRPr="006C0BE7">
        <w:rPr>
          <w:iCs/>
          <w:lang w:val="en-US"/>
        </w:rPr>
        <w:t>."</w:t>
      </w:r>
    </w:p>
    <w:p w14:paraId="332BFE43" w14:textId="77777777" w:rsidR="00295CB5" w:rsidRPr="008214F7" w:rsidRDefault="00295CB5" w:rsidP="00295CB5">
      <w:pPr>
        <w:keepNext/>
        <w:keepLines/>
        <w:spacing w:after="200"/>
        <w:ind w:left="2268" w:right="1536" w:hanging="1134"/>
        <w:rPr>
          <w:rFonts w:eastAsia="Calibri"/>
        </w:rPr>
      </w:pPr>
      <w:proofErr w:type="gramStart"/>
      <w:r w:rsidRPr="008214F7">
        <w:rPr>
          <w:rFonts w:eastAsia="Calibri"/>
          <w:i/>
        </w:rPr>
        <w:lastRenderedPageBreak/>
        <w:t>Paragraph 6.21.1.2.4.</w:t>
      </w:r>
      <w:proofErr w:type="gramEnd"/>
      <w:r w:rsidRPr="008214F7">
        <w:rPr>
          <w:rFonts w:eastAsia="Calibri"/>
        </w:rPr>
        <w:t xml:space="preserve">, </w:t>
      </w:r>
      <w:proofErr w:type="gramStart"/>
      <w:r w:rsidRPr="008214F7">
        <w:rPr>
          <w:rFonts w:eastAsia="Calibri"/>
        </w:rPr>
        <w:t>amend to read</w:t>
      </w:r>
      <w:proofErr w:type="gramEnd"/>
      <w:r w:rsidRPr="008214F7">
        <w:rPr>
          <w:rFonts w:eastAsia="Calibri"/>
        </w:rPr>
        <w:t>:</w:t>
      </w:r>
    </w:p>
    <w:p w14:paraId="39C620D0" w14:textId="77777777" w:rsidR="00295CB5" w:rsidRPr="006C0BE7" w:rsidRDefault="00295CB5" w:rsidP="00295CB5">
      <w:pPr>
        <w:keepNext/>
        <w:keepLines/>
        <w:ind w:left="2268" w:right="1134" w:hanging="1134"/>
        <w:jc w:val="both"/>
        <w:rPr>
          <w:i/>
          <w:iCs/>
          <w:lang w:val="en-US"/>
        </w:rPr>
      </w:pPr>
      <w:r>
        <w:rPr>
          <w:rFonts w:eastAsia="Calibri"/>
          <w:iCs/>
          <w:lang w:val="en-US"/>
        </w:rPr>
        <w:t>"</w:t>
      </w:r>
      <w:r w:rsidRPr="006C0BE7">
        <w:rPr>
          <w:rFonts w:eastAsia="Calibri"/>
          <w:iCs/>
          <w:lang w:val="en-US"/>
        </w:rPr>
        <w:t>6.21.1.2.4.</w:t>
      </w:r>
      <w:r w:rsidRPr="006C0BE7">
        <w:rPr>
          <w:rFonts w:eastAsia="Calibri"/>
          <w:iCs/>
          <w:lang w:val="en-US"/>
        </w:rPr>
        <w:tab/>
      </w:r>
      <w:proofErr w:type="gramStart"/>
      <w:r w:rsidRPr="006C0BE7">
        <w:rPr>
          <w:rFonts w:eastAsia="Calibri"/>
          <w:iCs/>
          <w:lang w:val="en-US"/>
        </w:rPr>
        <w:t>If</w:t>
      </w:r>
      <w:proofErr w:type="gramEnd"/>
      <w:r w:rsidRPr="006C0BE7">
        <w:rPr>
          <w:rFonts w:eastAsia="Calibri"/>
          <w:iCs/>
          <w:lang w:val="en-US"/>
        </w:rPr>
        <w:t xml:space="preserve"> the exterior surfaces of the bodywork are partially constituted of flexible material, this line marking shall be installed on (a) rigid part(s) of the vehicle. The remaining portion of conspicuity markings </w:t>
      </w:r>
      <w:proofErr w:type="gramStart"/>
      <w:r w:rsidRPr="006C0BE7">
        <w:rPr>
          <w:rFonts w:eastAsia="Calibri"/>
          <w:iCs/>
          <w:lang w:val="en-US"/>
        </w:rPr>
        <w:t>may be fitted</w:t>
      </w:r>
      <w:proofErr w:type="gramEnd"/>
      <w:r w:rsidRPr="006C0BE7">
        <w:rPr>
          <w:rFonts w:eastAsia="Calibri"/>
          <w:iCs/>
          <w:lang w:val="en-US"/>
        </w:rPr>
        <w:t xml:space="preserve"> on the flexible material. </w:t>
      </w:r>
      <w:r w:rsidRPr="006C0BE7">
        <w:rPr>
          <w:rFonts w:eastAsia="Calibri"/>
          <w:bCs/>
          <w:iCs/>
          <w:lang w:val="en-US"/>
        </w:rPr>
        <w:t>I</w:t>
      </w:r>
      <w:r w:rsidRPr="006C0BE7">
        <w:rPr>
          <w:rFonts w:eastAsia="Calibri"/>
          <w:iCs/>
          <w:lang w:val="en-US"/>
        </w:rPr>
        <w:t xml:space="preserve">f the exterior surfaces of the bodywork are constituted fully of flexible material, </w:t>
      </w:r>
      <w:r w:rsidRPr="006C0BE7">
        <w:rPr>
          <w:rFonts w:eastAsia="Calibri"/>
          <w:bCs/>
          <w:iCs/>
          <w:lang w:val="en-US"/>
        </w:rPr>
        <w:t>the line marking may be fitted on the flexible material</w:t>
      </w:r>
      <w:r w:rsidRPr="006C0BE7">
        <w:rPr>
          <w:rFonts w:eastAsia="Calibri"/>
          <w:iCs/>
          <w:lang w:val="en-US"/>
        </w:rPr>
        <w:t>.</w:t>
      </w:r>
      <w:r>
        <w:rPr>
          <w:rFonts w:eastAsia="Calibri"/>
          <w:iCs/>
          <w:lang w:val="en-US"/>
        </w:rPr>
        <w:t>"</w:t>
      </w:r>
    </w:p>
    <w:p w14:paraId="00E5A88D" w14:textId="77777777" w:rsidR="00295CB5" w:rsidRDefault="00295CB5" w:rsidP="00295CB5">
      <w:pPr>
        <w:autoSpaceDE w:val="0"/>
        <w:autoSpaceDN w:val="0"/>
        <w:adjustRightInd w:val="0"/>
        <w:spacing w:after="120"/>
        <w:ind w:left="1134" w:right="1134"/>
        <w:jc w:val="both"/>
        <w:rPr>
          <w:i/>
          <w:lang w:val="en-US"/>
        </w:rPr>
      </w:pPr>
      <w:r w:rsidRPr="00AC18AD">
        <w:rPr>
          <w:i/>
          <w:iCs/>
          <w:lang w:val="en-US"/>
        </w:rPr>
        <w:t xml:space="preserve">Annex </w:t>
      </w:r>
      <w:proofErr w:type="gramStart"/>
      <w:r w:rsidRPr="00AC18AD">
        <w:rPr>
          <w:i/>
          <w:iCs/>
          <w:lang w:val="en-US"/>
        </w:rPr>
        <w:t>1</w:t>
      </w:r>
      <w:proofErr w:type="gramEnd"/>
      <w:r w:rsidRPr="00AC18AD">
        <w:rPr>
          <w:i/>
          <w:lang w:val="en-US"/>
        </w:rPr>
        <w:t xml:space="preserve">, </w:t>
      </w:r>
    </w:p>
    <w:p w14:paraId="057FECA9" w14:textId="77777777" w:rsidR="00295CB5" w:rsidRPr="00AC18AD" w:rsidRDefault="00295CB5" w:rsidP="00295CB5">
      <w:pPr>
        <w:autoSpaceDE w:val="0"/>
        <w:autoSpaceDN w:val="0"/>
        <w:adjustRightInd w:val="0"/>
        <w:spacing w:after="120"/>
        <w:ind w:left="1134" w:right="1134"/>
        <w:jc w:val="both"/>
        <w:rPr>
          <w:lang w:val="en-US"/>
        </w:rPr>
      </w:pPr>
      <w:r>
        <w:rPr>
          <w:i/>
          <w:lang w:val="en-US"/>
        </w:rPr>
        <w:t>I</w:t>
      </w:r>
      <w:r w:rsidRPr="00AC18AD">
        <w:rPr>
          <w:i/>
          <w:lang w:val="en-US"/>
        </w:rPr>
        <w:t xml:space="preserve">tem </w:t>
      </w:r>
      <w:proofErr w:type="gramStart"/>
      <w:r w:rsidRPr="00AC18AD">
        <w:rPr>
          <w:i/>
          <w:lang w:val="en-US"/>
        </w:rPr>
        <w:t>9</w:t>
      </w:r>
      <w:r>
        <w:rPr>
          <w:i/>
          <w:lang w:val="en-US"/>
        </w:rPr>
        <w:t>.</w:t>
      </w:r>
      <w:r w:rsidRPr="00AC18AD">
        <w:rPr>
          <w:i/>
          <w:lang w:val="en-US"/>
        </w:rPr>
        <w:t>,</w:t>
      </w:r>
      <w:proofErr w:type="gramEnd"/>
      <w:r w:rsidRPr="00AC18AD">
        <w:rPr>
          <w:i/>
          <w:lang w:val="en-US"/>
        </w:rPr>
        <w:t xml:space="preserve"> </w:t>
      </w:r>
      <w:r>
        <w:rPr>
          <w:i/>
          <w:lang w:val="en-US"/>
        </w:rPr>
        <w:t xml:space="preserve">insert new sub-items 9.9.1., 9.11.1.,9.12.1., 9.15.1. </w:t>
      </w:r>
      <w:proofErr w:type="gramStart"/>
      <w:r>
        <w:rPr>
          <w:i/>
          <w:lang w:val="en-US"/>
        </w:rPr>
        <w:t>and</w:t>
      </w:r>
      <w:proofErr w:type="gramEnd"/>
      <w:r>
        <w:rPr>
          <w:i/>
          <w:lang w:val="en-US"/>
        </w:rPr>
        <w:t xml:space="preserve"> 9.21.1., </w:t>
      </w:r>
      <w:r w:rsidRPr="00AC18AD">
        <w:rPr>
          <w:lang w:val="en-US"/>
        </w:rPr>
        <w:t>to read:</w:t>
      </w:r>
    </w:p>
    <w:p w14:paraId="17A6D528" w14:textId="77777777" w:rsidR="00295CB5" w:rsidRPr="00AC18AD" w:rsidRDefault="00295CB5" w:rsidP="00295CB5">
      <w:pPr>
        <w:spacing w:after="120"/>
        <w:ind w:left="567" w:right="1134" w:firstLine="567"/>
        <w:jc w:val="both"/>
        <w:rPr>
          <w:lang w:val="en-US"/>
        </w:rPr>
      </w:pPr>
      <w:r>
        <w:rPr>
          <w:lang w:val="en-US"/>
        </w:rPr>
        <w:t>"</w:t>
      </w:r>
      <w:r w:rsidRPr="00AC18AD">
        <w:rPr>
          <w:lang w:val="en-US"/>
        </w:rPr>
        <w:t>…</w:t>
      </w:r>
    </w:p>
    <w:p w14:paraId="764C229F" w14:textId="77777777" w:rsidR="00295CB5" w:rsidRPr="006C0BE7" w:rsidRDefault="00295CB5" w:rsidP="00295CB5">
      <w:pPr>
        <w:spacing w:after="120"/>
        <w:ind w:left="2259" w:right="1134" w:hanging="1125"/>
        <w:jc w:val="both"/>
        <w:rPr>
          <w:lang w:val="en-US"/>
        </w:rPr>
      </w:pPr>
      <w:r w:rsidRPr="006C0BE7">
        <w:rPr>
          <w:lang w:val="en-US"/>
        </w:rPr>
        <w:t>9.9.1.</w:t>
      </w:r>
      <w:r w:rsidRPr="006C0BE7">
        <w:rPr>
          <w:lang w:val="en-US"/>
        </w:rPr>
        <w:tab/>
        <w:t>Tell-tale indicating failure, as required by component regulation, fitted: yes/</w:t>
      </w:r>
      <w:proofErr w:type="gramStart"/>
      <w:r w:rsidRPr="006C0BE7">
        <w:rPr>
          <w:lang w:val="en-US"/>
        </w:rPr>
        <w:t>no</w:t>
      </w:r>
      <w:r w:rsidRPr="006C0BE7">
        <w:rPr>
          <w:vertAlign w:val="superscript"/>
          <w:lang w:val="en-US"/>
        </w:rPr>
        <w:t>2</w:t>
      </w:r>
      <w:r w:rsidRPr="006C0BE7">
        <w:rPr>
          <w:lang w:val="en-US"/>
        </w:rPr>
        <w:t xml:space="preserve"> ..........</w:t>
      </w:r>
      <w:proofErr w:type="gramEnd"/>
    </w:p>
    <w:p w14:paraId="61D92C72" w14:textId="77777777" w:rsidR="00295CB5" w:rsidRPr="006C0BE7" w:rsidRDefault="00295CB5" w:rsidP="00295CB5">
      <w:pPr>
        <w:spacing w:after="120"/>
        <w:ind w:left="1134" w:right="1134"/>
        <w:jc w:val="both"/>
        <w:rPr>
          <w:lang w:val="en-US"/>
        </w:rPr>
      </w:pPr>
      <w:r w:rsidRPr="006C0BE7">
        <w:rPr>
          <w:lang w:val="en-US"/>
        </w:rPr>
        <w:t>…</w:t>
      </w:r>
    </w:p>
    <w:p w14:paraId="638AF90A" w14:textId="77777777" w:rsidR="00295CB5" w:rsidRPr="006C0BE7" w:rsidRDefault="00295CB5" w:rsidP="00295CB5">
      <w:pPr>
        <w:spacing w:after="120"/>
        <w:ind w:left="2259" w:right="1134" w:hanging="1125"/>
        <w:jc w:val="both"/>
        <w:rPr>
          <w:lang w:val="en-US"/>
        </w:rPr>
      </w:pPr>
      <w:r w:rsidRPr="006C0BE7">
        <w:rPr>
          <w:lang w:val="en-US"/>
        </w:rPr>
        <w:t xml:space="preserve">9.11.1. </w:t>
      </w:r>
      <w:r w:rsidRPr="006C0BE7">
        <w:rPr>
          <w:lang w:val="en-US"/>
        </w:rPr>
        <w:tab/>
        <w:t>Tell-tale indicating failure, as required by component regulation, fitted: yes/</w:t>
      </w:r>
      <w:proofErr w:type="gramStart"/>
      <w:r w:rsidRPr="006C0BE7">
        <w:rPr>
          <w:lang w:val="en-US"/>
        </w:rPr>
        <w:t>no</w:t>
      </w:r>
      <w:r w:rsidRPr="006C0BE7">
        <w:rPr>
          <w:vertAlign w:val="superscript"/>
          <w:lang w:val="en-US"/>
        </w:rPr>
        <w:t>2</w:t>
      </w:r>
      <w:r w:rsidRPr="006C0BE7">
        <w:rPr>
          <w:lang w:val="en-US"/>
        </w:rPr>
        <w:t xml:space="preserve"> ...........</w:t>
      </w:r>
      <w:proofErr w:type="gramEnd"/>
    </w:p>
    <w:p w14:paraId="6580D67D" w14:textId="77777777" w:rsidR="00295CB5" w:rsidRPr="006C0BE7" w:rsidRDefault="00295CB5" w:rsidP="00295CB5">
      <w:pPr>
        <w:spacing w:after="120"/>
        <w:ind w:left="1134" w:right="1134"/>
        <w:jc w:val="both"/>
        <w:rPr>
          <w:lang w:val="en-US"/>
        </w:rPr>
      </w:pPr>
      <w:r>
        <w:rPr>
          <w:lang w:val="en-US"/>
        </w:rPr>
        <w:t>…</w:t>
      </w:r>
    </w:p>
    <w:p w14:paraId="1AB15BCB" w14:textId="77777777" w:rsidR="00295CB5" w:rsidRPr="006C0BE7" w:rsidRDefault="00295CB5" w:rsidP="00295CB5">
      <w:pPr>
        <w:spacing w:after="120"/>
        <w:ind w:left="2259" w:right="1134" w:hanging="1125"/>
        <w:jc w:val="both"/>
        <w:rPr>
          <w:lang w:val="en-US"/>
        </w:rPr>
      </w:pPr>
      <w:r w:rsidRPr="006C0BE7">
        <w:rPr>
          <w:lang w:val="en-US"/>
        </w:rPr>
        <w:t>9.12.1.</w:t>
      </w:r>
      <w:r w:rsidRPr="006C0BE7">
        <w:rPr>
          <w:lang w:val="en-US"/>
        </w:rPr>
        <w:tab/>
        <w:t>Tell-tale indicating failure, as required by component regulation, fitted: yes/</w:t>
      </w:r>
      <w:proofErr w:type="gramStart"/>
      <w:r w:rsidRPr="006C0BE7">
        <w:rPr>
          <w:lang w:val="en-US"/>
        </w:rPr>
        <w:t>no</w:t>
      </w:r>
      <w:r w:rsidRPr="006C0BE7">
        <w:rPr>
          <w:vertAlign w:val="superscript"/>
          <w:lang w:val="en-US"/>
        </w:rPr>
        <w:t>2</w:t>
      </w:r>
      <w:r w:rsidRPr="006C0BE7">
        <w:rPr>
          <w:lang w:val="en-US"/>
        </w:rPr>
        <w:t xml:space="preserve"> ...........</w:t>
      </w:r>
      <w:proofErr w:type="gramEnd"/>
    </w:p>
    <w:p w14:paraId="211B412E" w14:textId="77777777" w:rsidR="00295CB5" w:rsidRPr="006C0BE7" w:rsidRDefault="00295CB5" w:rsidP="00295CB5">
      <w:pPr>
        <w:spacing w:after="120"/>
        <w:ind w:left="1134" w:right="1134"/>
        <w:jc w:val="both"/>
        <w:rPr>
          <w:lang w:val="en-US"/>
        </w:rPr>
      </w:pPr>
      <w:r w:rsidRPr="006C0BE7">
        <w:rPr>
          <w:lang w:val="en-US"/>
        </w:rPr>
        <w:t>…</w:t>
      </w:r>
    </w:p>
    <w:p w14:paraId="2DA051A9" w14:textId="77777777" w:rsidR="00295CB5" w:rsidRPr="006C0BE7" w:rsidRDefault="00295CB5" w:rsidP="00295CB5">
      <w:pPr>
        <w:spacing w:after="120"/>
        <w:ind w:left="2259" w:right="1134" w:hanging="1125"/>
        <w:jc w:val="both"/>
        <w:rPr>
          <w:lang w:val="en-US"/>
        </w:rPr>
      </w:pPr>
      <w:r w:rsidRPr="006C0BE7">
        <w:rPr>
          <w:lang w:val="en-US"/>
        </w:rPr>
        <w:t>9.15.1.</w:t>
      </w:r>
      <w:r w:rsidRPr="006C0BE7">
        <w:rPr>
          <w:lang w:val="en-US"/>
        </w:rPr>
        <w:tab/>
        <w:t>Tell-tale indicating failure, as required by component regulation, fitted: yes/</w:t>
      </w:r>
      <w:proofErr w:type="gramStart"/>
      <w:r w:rsidRPr="006C0BE7">
        <w:rPr>
          <w:lang w:val="en-US"/>
        </w:rPr>
        <w:t>no</w:t>
      </w:r>
      <w:r w:rsidRPr="006C0BE7">
        <w:rPr>
          <w:vertAlign w:val="superscript"/>
          <w:lang w:val="en-US"/>
        </w:rPr>
        <w:t>2</w:t>
      </w:r>
      <w:r w:rsidRPr="006C0BE7">
        <w:rPr>
          <w:lang w:val="en-US"/>
        </w:rPr>
        <w:t xml:space="preserve"> ..........</w:t>
      </w:r>
      <w:proofErr w:type="gramEnd"/>
    </w:p>
    <w:p w14:paraId="7A6992F6" w14:textId="77777777" w:rsidR="00295CB5" w:rsidRPr="006C0BE7" w:rsidRDefault="00295CB5" w:rsidP="00295CB5">
      <w:pPr>
        <w:spacing w:after="120"/>
        <w:ind w:left="1134" w:right="1134"/>
        <w:jc w:val="both"/>
        <w:rPr>
          <w:lang w:val="en-US"/>
        </w:rPr>
      </w:pPr>
      <w:r w:rsidRPr="006C0BE7">
        <w:rPr>
          <w:lang w:val="en-US"/>
        </w:rPr>
        <w:t>…</w:t>
      </w:r>
    </w:p>
    <w:p w14:paraId="3F37EE04" w14:textId="77777777" w:rsidR="00295CB5" w:rsidRPr="006C0BE7" w:rsidRDefault="00295CB5" w:rsidP="00295CB5">
      <w:pPr>
        <w:spacing w:after="120"/>
        <w:ind w:left="2259" w:right="1134" w:hanging="1125"/>
        <w:jc w:val="both"/>
        <w:rPr>
          <w:lang w:val="en-US"/>
        </w:rPr>
      </w:pPr>
      <w:r w:rsidRPr="006C0BE7">
        <w:rPr>
          <w:lang w:val="en-US"/>
        </w:rPr>
        <w:t>9.21.1.</w:t>
      </w:r>
      <w:r w:rsidRPr="006C0BE7">
        <w:rPr>
          <w:lang w:val="en-US"/>
        </w:rPr>
        <w:tab/>
        <w:t>Tell-tale indicating failure, as required by component regulation, fitted: yes/</w:t>
      </w:r>
      <w:proofErr w:type="gramStart"/>
      <w:r w:rsidRPr="006C0BE7">
        <w:rPr>
          <w:lang w:val="en-US"/>
        </w:rPr>
        <w:t>no</w:t>
      </w:r>
      <w:r w:rsidRPr="006C0BE7">
        <w:rPr>
          <w:vertAlign w:val="superscript"/>
          <w:lang w:val="en-US"/>
        </w:rPr>
        <w:t>2</w:t>
      </w:r>
      <w:r w:rsidRPr="006C0BE7">
        <w:rPr>
          <w:lang w:val="en-US"/>
        </w:rPr>
        <w:t xml:space="preserve"> ...........</w:t>
      </w:r>
      <w:proofErr w:type="gramEnd"/>
    </w:p>
    <w:p w14:paraId="5FB2D2AA" w14:textId="77777777" w:rsidR="00295CB5" w:rsidRPr="006C0BE7" w:rsidRDefault="00295CB5" w:rsidP="00295CB5">
      <w:pPr>
        <w:spacing w:after="120"/>
        <w:ind w:left="1134" w:right="1134"/>
        <w:jc w:val="both"/>
        <w:rPr>
          <w:lang w:val="en-US"/>
        </w:rPr>
      </w:pPr>
      <w:r w:rsidRPr="006C0BE7">
        <w:rPr>
          <w:lang w:val="en-US"/>
        </w:rPr>
        <w:t>…</w:t>
      </w:r>
    </w:p>
    <w:p w14:paraId="6A489AF9" w14:textId="77777777" w:rsidR="00295CB5" w:rsidRPr="00AC18AD" w:rsidRDefault="00295CB5" w:rsidP="00295CB5">
      <w:pPr>
        <w:autoSpaceDE w:val="0"/>
        <w:autoSpaceDN w:val="0"/>
        <w:adjustRightInd w:val="0"/>
        <w:spacing w:after="120"/>
        <w:ind w:left="567" w:right="1134"/>
        <w:jc w:val="both"/>
        <w:rPr>
          <w:vertAlign w:val="superscript"/>
          <w:lang w:val="en-US"/>
        </w:rPr>
      </w:pPr>
      <w:r w:rsidRPr="00AC18AD">
        <w:rPr>
          <w:vertAlign w:val="superscript"/>
          <w:lang w:val="en-US"/>
        </w:rPr>
        <w:t>____________</w:t>
      </w:r>
      <w:r>
        <w:rPr>
          <w:vertAlign w:val="superscript"/>
          <w:lang w:val="en-US"/>
        </w:rPr>
        <w:t>______________</w:t>
      </w:r>
    </w:p>
    <w:p w14:paraId="7E6E2CC7" w14:textId="77777777" w:rsidR="00295CB5" w:rsidRPr="00FD2B1B" w:rsidRDefault="00295CB5" w:rsidP="00295CB5">
      <w:pPr>
        <w:pStyle w:val="a9"/>
        <w:rPr>
          <w:lang w:val="en-US"/>
        </w:rPr>
      </w:pPr>
      <w:r>
        <w:rPr>
          <w:vertAlign w:val="superscript"/>
          <w:lang w:val="en-US"/>
        </w:rPr>
        <w:tab/>
        <w:t>2</w:t>
      </w:r>
      <w:r w:rsidRPr="00FD2B1B">
        <w:rPr>
          <w:lang w:val="en-US"/>
        </w:rPr>
        <w:t xml:space="preserve"> </w:t>
      </w:r>
      <w:r>
        <w:rPr>
          <w:lang w:val="en-US"/>
        </w:rPr>
        <w:tab/>
      </w:r>
      <w:r w:rsidRPr="00FD2B1B">
        <w:rPr>
          <w:lang w:val="en-US"/>
        </w:rPr>
        <w:t>Strike out which does not apply."</w:t>
      </w:r>
    </w:p>
    <w:p w14:paraId="3E7F50EC" w14:textId="1DD27C19" w:rsidR="009952F1" w:rsidRPr="007046E6" w:rsidRDefault="007046E6" w:rsidP="007046E6">
      <w:pPr>
        <w:spacing w:before="240"/>
        <w:ind w:left="1134" w:right="1134"/>
        <w:jc w:val="center"/>
        <w:rPr>
          <w:u w:val="single"/>
        </w:rPr>
      </w:pPr>
      <w:r>
        <w:rPr>
          <w:u w:val="single"/>
        </w:rPr>
        <w:tab/>
      </w:r>
      <w:r>
        <w:rPr>
          <w:u w:val="single"/>
        </w:rPr>
        <w:tab/>
      </w:r>
      <w:r>
        <w:rPr>
          <w:u w:val="single"/>
        </w:rPr>
        <w:tab/>
      </w:r>
      <w:r>
        <w:rPr>
          <w:u w:val="single"/>
        </w:rPr>
        <w:tab/>
      </w: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64636E" w14:paraId="57FD71C5" w14:textId="77777777" w:rsidTr="00165E82">
        <w:trPr>
          <w:cantSplit/>
          <w:trHeight w:hRule="exact" w:val="851"/>
        </w:trPr>
        <w:tc>
          <w:tcPr>
            <w:tcW w:w="1276" w:type="dxa"/>
            <w:tcBorders>
              <w:bottom w:val="single" w:sz="4" w:space="0" w:color="auto"/>
            </w:tcBorders>
            <w:vAlign w:val="bottom"/>
          </w:tcPr>
          <w:p w14:paraId="5A6CFB92" w14:textId="77777777" w:rsidR="0064636E" w:rsidRDefault="0064636E" w:rsidP="003C3936"/>
        </w:tc>
        <w:tc>
          <w:tcPr>
            <w:tcW w:w="8363" w:type="dxa"/>
            <w:gridSpan w:val="2"/>
            <w:tcBorders>
              <w:bottom w:val="single" w:sz="4" w:space="0" w:color="auto"/>
            </w:tcBorders>
            <w:vAlign w:val="bottom"/>
          </w:tcPr>
          <w:p w14:paraId="21FBE7EF" w14:textId="4E9B6DF3" w:rsidR="0064636E" w:rsidRPr="00D47EEA" w:rsidRDefault="0064636E" w:rsidP="0053612C">
            <w:pPr>
              <w:jc w:val="right"/>
            </w:pPr>
            <w:r w:rsidRPr="00014D07">
              <w:rPr>
                <w:sz w:val="40"/>
              </w:rPr>
              <w:t>E</w:t>
            </w:r>
            <w:r>
              <w:t>/ECE/324/</w:t>
            </w:r>
            <w:r w:rsidR="00CD683D">
              <w:t>Rev.1/</w:t>
            </w:r>
            <w:r>
              <w:t>Add.</w:t>
            </w:r>
            <w:r w:rsidR="009871E9">
              <w:t>4</w:t>
            </w:r>
            <w:r w:rsidR="00002CD6">
              <w:t>7</w:t>
            </w:r>
            <w:r>
              <w:t>/Rev.</w:t>
            </w:r>
            <w:r w:rsidR="0053612C">
              <w:t>12</w:t>
            </w:r>
            <w:r>
              <w:t>/</w:t>
            </w:r>
            <w:r w:rsidR="00D623A7">
              <w:t>Amend.</w:t>
            </w:r>
            <w:r w:rsidR="009871E9">
              <w:t>5</w:t>
            </w:r>
            <w:r>
              <w:t>−</w:t>
            </w:r>
            <w:r w:rsidRPr="00014D07">
              <w:rPr>
                <w:sz w:val="40"/>
              </w:rPr>
              <w:t>E</w:t>
            </w:r>
            <w:r>
              <w:t>/ECE/TRANS/505</w:t>
            </w:r>
            <w:r w:rsidR="00841EB5">
              <w:t>/</w:t>
            </w:r>
            <w:r w:rsidR="00CD683D">
              <w:t>Rev.1/</w:t>
            </w:r>
            <w:r w:rsidR="00841EB5">
              <w:t>Add.</w:t>
            </w:r>
            <w:r w:rsidR="009871E9">
              <w:t>4</w:t>
            </w:r>
            <w:r w:rsidR="00002CD6">
              <w:t>7</w:t>
            </w:r>
            <w:r w:rsidR="00841EB5">
              <w:t>/Rev.</w:t>
            </w:r>
            <w:r w:rsidR="009871E9">
              <w:t>1</w:t>
            </w:r>
            <w:r w:rsidR="0053612C">
              <w:t>2</w:t>
            </w:r>
            <w:r w:rsidR="00841EB5">
              <w:t>/Amend.</w:t>
            </w:r>
            <w:r w:rsidR="009871E9">
              <w:t>5</w:t>
            </w:r>
          </w:p>
        </w:tc>
      </w:tr>
      <w:tr w:rsidR="003C3936" w14:paraId="6F985C55" w14:textId="77777777" w:rsidTr="00A41529">
        <w:trPr>
          <w:cantSplit/>
          <w:trHeight w:hRule="exact" w:val="2413"/>
        </w:trPr>
        <w:tc>
          <w:tcPr>
            <w:tcW w:w="1276" w:type="dxa"/>
            <w:tcBorders>
              <w:top w:val="single" w:sz="4" w:space="0" w:color="auto"/>
              <w:bottom w:val="single" w:sz="12" w:space="0" w:color="auto"/>
            </w:tcBorders>
          </w:tcPr>
          <w:p w14:paraId="31028A61" w14:textId="77777777" w:rsidR="003C3936" w:rsidRDefault="003C3936" w:rsidP="003C3936">
            <w:pPr>
              <w:spacing w:before="120"/>
            </w:pPr>
          </w:p>
        </w:tc>
        <w:tc>
          <w:tcPr>
            <w:tcW w:w="5528" w:type="dxa"/>
            <w:tcBorders>
              <w:top w:val="single" w:sz="4" w:space="0" w:color="auto"/>
              <w:bottom w:val="single" w:sz="12" w:space="0" w:color="auto"/>
            </w:tcBorders>
          </w:tcPr>
          <w:p w14:paraId="49836FB9" w14:textId="77777777" w:rsidR="003C3936" w:rsidRPr="00D773DF" w:rsidRDefault="003C3936" w:rsidP="003C3936">
            <w:pPr>
              <w:spacing w:before="120"/>
            </w:pPr>
          </w:p>
        </w:tc>
        <w:tc>
          <w:tcPr>
            <w:tcW w:w="2835" w:type="dxa"/>
            <w:tcBorders>
              <w:top w:val="single" w:sz="4" w:space="0" w:color="auto"/>
              <w:bottom w:val="single" w:sz="12" w:space="0" w:color="auto"/>
            </w:tcBorders>
          </w:tcPr>
          <w:p w14:paraId="5261E6CB" w14:textId="77777777" w:rsidR="003C3936" w:rsidRDefault="003C3936" w:rsidP="003C3936">
            <w:pPr>
              <w:spacing w:before="120"/>
            </w:pPr>
          </w:p>
          <w:p w14:paraId="10DFEABE" w14:textId="77777777" w:rsidR="00D623A7" w:rsidRDefault="00D623A7" w:rsidP="003C3936">
            <w:pPr>
              <w:spacing w:before="120"/>
            </w:pPr>
          </w:p>
          <w:p w14:paraId="3AAF3BDD" w14:textId="0A390FFE" w:rsidR="00C84414" w:rsidRDefault="00A136D9" w:rsidP="008F4BE2">
            <w:pPr>
              <w:spacing w:before="120"/>
            </w:pPr>
            <w:r>
              <w:t>26 April</w:t>
            </w:r>
            <w:r w:rsidR="005E2617">
              <w:t xml:space="preserve"> 201</w:t>
            </w:r>
            <w:r w:rsidR="008F4BE2">
              <w:t>8</w:t>
            </w:r>
          </w:p>
        </w:tc>
      </w:tr>
    </w:tbl>
    <w:p w14:paraId="431B1AEB" w14:textId="77777777" w:rsidR="00C711C7" w:rsidRPr="00392A12" w:rsidRDefault="00C711C7" w:rsidP="00A41529">
      <w:pPr>
        <w:pStyle w:val="HChG"/>
        <w:spacing w:before="240" w:after="120"/>
      </w:pPr>
      <w:r w:rsidRPr="00392A12">
        <w:tab/>
      </w:r>
      <w:r w:rsidRPr="00392A12">
        <w:tab/>
      </w:r>
      <w:bookmarkStart w:id="89" w:name="_Toc340666199"/>
      <w:bookmarkStart w:id="90" w:name="_Toc340745062"/>
      <w:r w:rsidRPr="00392A12">
        <w:t>Agreement</w:t>
      </w:r>
      <w:bookmarkEnd w:id="89"/>
      <w:bookmarkEnd w:id="90"/>
    </w:p>
    <w:p w14:paraId="41F51FD2" w14:textId="4AE894CC" w:rsidR="00A61C62" w:rsidRPr="00A61C62" w:rsidRDefault="00C711C7" w:rsidP="008F4BE2">
      <w:pPr>
        <w:pStyle w:val="H1G"/>
        <w:spacing w:before="240"/>
      </w:pPr>
      <w:r w:rsidRPr="00F173C4">
        <w:rPr>
          <w:rStyle w:val="H1GChar"/>
        </w:rPr>
        <w:tab/>
      </w:r>
      <w:r w:rsidRPr="00F173C4">
        <w:rPr>
          <w:rStyle w:val="H1GChar"/>
        </w:rPr>
        <w:tab/>
      </w:r>
      <w:r w:rsidR="008F4BE2">
        <w:tab/>
      </w:r>
      <w:r w:rsidR="00A61C62" w:rsidRPr="00213492">
        <w:t>Concerning the</w:t>
      </w:r>
      <w:r w:rsidR="00A61C62" w:rsidRPr="00213492">
        <w:rPr>
          <w:smallCaps/>
        </w:rPr>
        <w:t xml:space="preserve"> </w:t>
      </w:r>
      <w:r w:rsidR="00A61C62" w:rsidRPr="00213492">
        <w:t>Adoption of Harmonized Technical United Nations Regulations for Wheeled Vehicles, Equipment and Parts which can be Fitted and/or be Used on Wheeled Vehicles and the Conditions for Reciprocal Recognition of Approvals Granted on the Basis of these United Nations Regulations</w:t>
      </w:r>
      <w:r w:rsidR="00A61C62" w:rsidRPr="00213492">
        <w:footnoteReference w:customMarkFollows="1" w:id="35"/>
        <w:t>*</w:t>
      </w:r>
    </w:p>
    <w:p w14:paraId="42DCC474" w14:textId="32CB2133" w:rsidR="00A61C62" w:rsidRPr="00392A12" w:rsidRDefault="00A61C62" w:rsidP="00C711C7">
      <w:pPr>
        <w:pStyle w:val="SingleTxtG"/>
        <w:spacing w:before="120"/>
      </w:pPr>
      <w:r>
        <w:t>(Revision 3, including the amendments which entered into force on 14 September 2017)</w:t>
      </w:r>
    </w:p>
    <w:p w14:paraId="23520E79" w14:textId="77777777" w:rsidR="0064636E" w:rsidRDefault="00C711C7" w:rsidP="00B32121">
      <w:pPr>
        <w:pStyle w:val="H1G"/>
        <w:spacing w:before="120"/>
        <w:ind w:left="0" w:right="0" w:firstLine="0"/>
        <w:jc w:val="center"/>
      </w:pPr>
      <w:r>
        <w:t>_________</w:t>
      </w:r>
    </w:p>
    <w:p w14:paraId="1E020283" w14:textId="454FD55B" w:rsidR="0064636E" w:rsidRDefault="0064636E" w:rsidP="00A41529">
      <w:pPr>
        <w:pStyle w:val="H1G"/>
        <w:spacing w:before="240" w:after="120"/>
      </w:pPr>
      <w:r>
        <w:tab/>
      </w:r>
      <w:r>
        <w:tab/>
        <w:t xml:space="preserve">Addendum </w:t>
      </w:r>
      <w:r w:rsidR="009871E9">
        <w:t>4</w:t>
      </w:r>
      <w:r w:rsidR="00002CD6">
        <w:t>7</w:t>
      </w:r>
      <w:r>
        <w:t xml:space="preserve"> – </w:t>
      </w:r>
      <w:r w:rsidR="00C33A49">
        <w:t xml:space="preserve">UN </w:t>
      </w:r>
      <w:r>
        <w:t>Regulation No.</w:t>
      </w:r>
      <w:r w:rsidR="00271A7F">
        <w:t xml:space="preserve"> </w:t>
      </w:r>
      <w:r w:rsidR="009871E9">
        <w:t>4</w:t>
      </w:r>
      <w:r w:rsidR="00002CD6">
        <w:t>8</w:t>
      </w:r>
    </w:p>
    <w:p w14:paraId="4E272B2A" w14:textId="63380F26" w:rsidR="0064636E" w:rsidRPr="00014D07" w:rsidRDefault="0064636E" w:rsidP="00A41529">
      <w:pPr>
        <w:pStyle w:val="H1G"/>
        <w:spacing w:before="240"/>
      </w:pPr>
      <w:r>
        <w:tab/>
      </w:r>
      <w:r>
        <w:tab/>
      </w:r>
      <w:r w:rsidRPr="00014D07">
        <w:t xml:space="preserve">Revision </w:t>
      </w:r>
      <w:r w:rsidR="009871E9">
        <w:t>1</w:t>
      </w:r>
      <w:r w:rsidR="0053612C">
        <w:t>2</w:t>
      </w:r>
      <w:r w:rsidRPr="00014D07">
        <w:t xml:space="preserve"> - </w:t>
      </w:r>
      <w:r w:rsidR="00D623A7">
        <w:t>Amendment</w:t>
      </w:r>
      <w:r w:rsidRPr="00014D07">
        <w:t xml:space="preserve"> </w:t>
      </w:r>
      <w:r w:rsidR="009871E9">
        <w:t>5</w:t>
      </w:r>
    </w:p>
    <w:p w14:paraId="4FAFC05A" w14:textId="611D3EC3" w:rsidR="0064636E" w:rsidRPr="00272880" w:rsidRDefault="00D623A7" w:rsidP="0064636E">
      <w:pPr>
        <w:pStyle w:val="SingleTxtG"/>
        <w:spacing w:after="360"/>
        <w:rPr>
          <w:spacing w:val="-2"/>
        </w:rPr>
      </w:pPr>
      <w:r>
        <w:rPr>
          <w:spacing w:val="-2"/>
        </w:rPr>
        <w:t xml:space="preserve">Supplement </w:t>
      </w:r>
      <w:r w:rsidR="0053612C">
        <w:rPr>
          <w:spacing w:val="-2"/>
        </w:rPr>
        <w:t>9</w:t>
      </w:r>
      <w:r>
        <w:rPr>
          <w:spacing w:val="-2"/>
        </w:rPr>
        <w:t xml:space="preserve"> to </w:t>
      </w:r>
      <w:r w:rsidR="00271A7F">
        <w:rPr>
          <w:spacing w:val="-2"/>
        </w:rPr>
        <w:t xml:space="preserve">the </w:t>
      </w:r>
      <w:r w:rsidR="0053612C">
        <w:rPr>
          <w:spacing w:val="-2"/>
        </w:rPr>
        <w:t>06 series of amendments</w:t>
      </w:r>
      <w:r w:rsidR="0064636E" w:rsidRPr="00272880">
        <w:rPr>
          <w:spacing w:val="-2"/>
        </w:rPr>
        <w:t xml:space="preserve"> – Date of entry into force: </w:t>
      </w:r>
      <w:r w:rsidR="005E2617">
        <w:t xml:space="preserve">10 </w:t>
      </w:r>
      <w:r w:rsidR="008F4BE2">
        <w:t>February 2018</w:t>
      </w:r>
    </w:p>
    <w:p w14:paraId="24730B39" w14:textId="498E00E1" w:rsidR="0064636E" w:rsidRDefault="0064636E" w:rsidP="00A41529">
      <w:pPr>
        <w:pStyle w:val="H1G"/>
        <w:spacing w:before="120" w:after="120" w:line="240" w:lineRule="exact"/>
        <w:rPr>
          <w:lang w:val="en-US"/>
        </w:rPr>
      </w:pPr>
      <w:r>
        <w:rPr>
          <w:lang w:val="en-US"/>
        </w:rPr>
        <w:tab/>
      </w:r>
      <w:r>
        <w:rPr>
          <w:lang w:val="en-US"/>
        </w:rPr>
        <w:tab/>
      </w:r>
      <w:r w:rsidR="0053612C" w:rsidRPr="0053612C">
        <w:rPr>
          <w:lang w:val="en-US"/>
        </w:rPr>
        <w:t>Uniform provisions concerning the approval of vehicles with regard to the installation of lighting and light-signalling devices</w:t>
      </w:r>
    </w:p>
    <w:p w14:paraId="6C824AF8" w14:textId="492C0835" w:rsidR="00B32121" w:rsidRDefault="00B32121" w:rsidP="00A41529">
      <w:pPr>
        <w:pStyle w:val="SingleTxtG"/>
        <w:spacing w:after="40"/>
        <w:rPr>
          <w:lang w:eastAsia="en-GB"/>
        </w:rPr>
      </w:pPr>
      <w:r w:rsidRPr="00B32121">
        <w:rPr>
          <w:spacing w:val="-4"/>
          <w:lang w:eastAsia="en-GB"/>
        </w:rPr>
        <w:t>This document is meant purely as documentation tool. The authentic and legal binding text is:</w:t>
      </w:r>
      <w:r>
        <w:rPr>
          <w:lang w:eastAsia="en-GB"/>
        </w:rPr>
        <w:t xml:space="preserve"> </w:t>
      </w:r>
      <w:r>
        <w:rPr>
          <w:spacing w:val="-6"/>
          <w:lang w:eastAsia="en-GB"/>
        </w:rPr>
        <w:t>ECE/TRANS/WP.29/201</w:t>
      </w:r>
      <w:r w:rsidR="005E2617">
        <w:rPr>
          <w:spacing w:val="-6"/>
          <w:lang w:eastAsia="en-GB"/>
        </w:rPr>
        <w:t>7</w:t>
      </w:r>
      <w:r>
        <w:rPr>
          <w:spacing w:val="-6"/>
          <w:lang w:eastAsia="en-GB"/>
        </w:rPr>
        <w:t>/</w:t>
      </w:r>
      <w:r w:rsidR="0053612C">
        <w:rPr>
          <w:spacing w:val="-6"/>
          <w:lang w:eastAsia="en-GB"/>
        </w:rPr>
        <w:t>79</w:t>
      </w:r>
      <w:r w:rsidR="000048DE">
        <w:rPr>
          <w:spacing w:val="-6"/>
          <w:lang w:eastAsia="en-GB"/>
        </w:rPr>
        <w:t>.</w:t>
      </w:r>
      <w:bookmarkStart w:id="91" w:name="_GoBack"/>
      <w:bookmarkEnd w:id="91"/>
    </w:p>
    <w:p w14:paraId="62CDCABF" w14:textId="3243C074" w:rsidR="000D3A4F" w:rsidRPr="000D3A4F" w:rsidRDefault="00F55704" w:rsidP="00A41529">
      <w:pPr>
        <w:suppressAutoHyphens w:val="0"/>
        <w:spacing w:line="240" w:lineRule="auto"/>
        <w:jc w:val="center"/>
        <w:rPr>
          <w:b/>
          <w:sz w:val="24"/>
        </w:rPr>
      </w:pPr>
      <w:r>
        <w:rPr>
          <w:b/>
          <w:noProof/>
          <w:sz w:val="24"/>
          <w:lang w:val="en-US"/>
        </w:rPr>
        <w:drawing>
          <wp:anchor distT="0" distB="137160" distL="114300" distR="114300" simplePos="0" relativeHeight="251657728" behindDoc="0" locked="0" layoutInCell="1" allowOverlap="1" wp14:anchorId="1A9092C3" wp14:editId="0C339765">
            <wp:simplePos x="0" y="0"/>
            <wp:positionH relativeFrom="column">
              <wp:posOffset>2540000</wp:posOffset>
            </wp:positionH>
            <wp:positionV relativeFrom="paragraph">
              <wp:posOffset>223520</wp:posOffset>
            </wp:positionV>
            <wp:extent cx="1028700" cy="826770"/>
            <wp:effectExtent l="0" t="0" r="0" b="0"/>
            <wp:wrapTopAndBottom/>
            <wp:docPr id="1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000D3A4F" w:rsidRPr="000D3A4F">
        <w:rPr>
          <w:b/>
          <w:sz w:val="24"/>
        </w:rPr>
        <w:t>_________</w:t>
      </w:r>
    </w:p>
    <w:p w14:paraId="0BE7EBB7" w14:textId="77777777" w:rsidR="000D3A4F" w:rsidRPr="000D3A4F" w:rsidRDefault="000D3A4F" w:rsidP="00A41529">
      <w:pPr>
        <w:suppressAutoHyphens w:val="0"/>
        <w:spacing w:line="100" w:lineRule="atLeast"/>
        <w:rPr>
          <w:b/>
          <w:sz w:val="24"/>
        </w:rPr>
      </w:pPr>
    </w:p>
    <w:p w14:paraId="485AE9A9" w14:textId="53F5D341" w:rsidR="00A61C62" w:rsidRDefault="000D3A4F" w:rsidP="009871E9">
      <w:pPr>
        <w:suppressAutoHyphens w:val="0"/>
        <w:spacing w:line="240" w:lineRule="auto"/>
        <w:jc w:val="center"/>
        <w:rPr>
          <w:bCs/>
          <w:lang w:val="en-US"/>
        </w:rPr>
      </w:pPr>
      <w:r w:rsidRPr="000D3A4F">
        <w:rPr>
          <w:b/>
          <w:sz w:val="24"/>
        </w:rPr>
        <w:t>UNITED NATIONS</w:t>
      </w:r>
      <w:r w:rsidR="00D5540C">
        <w:br w:type="page"/>
      </w:r>
    </w:p>
    <w:p w14:paraId="5DBFEF64" w14:textId="77777777" w:rsidR="0053612C" w:rsidRPr="00F30E8D" w:rsidRDefault="0053612C" w:rsidP="0053612C">
      <w:pPr>
        <w:pStyle w:val="SingleTxtG"/>
        <w:ind w:left="2259" w:hanging="1125"/>
        <w:rPr>
          <w:lang w:val="en-US"/>
        </w:rPr>
      </w:pPr>
      <w:r w:rsidRPr="00F30E8D">
        <w:rPr>
          <w:i/>
          <w:lang w:val="en-US"/>
        </w:rPr>
        <w:lastRenderedPageBreak/>
        <w:t>Insert a new paragraph 5.30</w:t>
      </w:r>
      <w:r>
        <w:rPr>
          <w:i/>
          <w:lang w:val="en-US"/>
        </w:rPr>
        <w:t xml:space="preserve">., </w:t>
      </w:r>
      <w:r w:rsidRPr="00237B1E">
        <w:rPr>
          <w:lang w:val="en-US"/>
        </w:rPr>
        <w:t>to read:</w:t>
      </w:r>
    </w:p>
    <w:p w14:paraId="274FC98A" w14:textId="5425774D" w:rsidR="0053612C" w:rsidRPr="004300AB" w:rsidRDefault="0053612C" w:rsidP="0053612C">
      <w:pPr>
        <w:spacing w:after="120"/>
        <w:ind w:left="2268" w:right="1134" w:hanging="1134"/>
        <w:jc w:val="both"/>
        <w:rPr>
          <w:strike/>
          <w:color w:val="000000"/>
          <w:lang w:val="en-US"/>
        </w:rPr>
      </w:pPr>
      <w:r>
        <w:rPr>
          <w:lang w:val="en-US"/>
        </w:rPr>
        <w:t>"</w:t>
      </w:r>
      <w:r w:rsidRPr="00237B1E">
        <w:rPr>
          <w:lang w:val="en-US"/>
        </w:rPr>
        <w:t>5.30.</w:t>
      </w:r>
      <w:r w:rsidRPr="00237B1E">
        <w:rPr>
          <w:lang w:val="en-US"/>
        </w:rPr>
        <w:tab/>
      </w:r>
      <w:r w:rsidRPr="004300AB">
        <w:rPr>
          <w:bCs/>
          <w:color w:val="000000"/>
          <w:lang w:val="en-US"/>
        </w:rPr>
        <w:t xml:space="preserve">All lamps (devices) shall, where applicable, be type approved according </w:t>
      </w:r>
      <w:r w:rsidRPr="00237B1E">
        <w:rPr>
          <w:lang w:val="en-US"/>
        </w:rPr>
        <w:t xml:space="preserve">to the corresponding device </w:t>
      </w:r>
      <w:r w:rsidR="00BF35F1">
        <w:rPr>
          <w:lang w:val="en-US"/>
        </w:rPr>
        <w:t xml:space="preserve">UN </w:t>
      </w:r>
      <w:r w:rsidRPr="00237B1E">
        <w:rPr>
          <w:lang w:val="en-US"/>
        </w:rPr>
        <w:t>Regulations as specified in the relevant subparagraphs</w:t>
      </w:r>
      <w:r w:rsidRPr="004300AB">
        <w:rPr>
          <w:bCs/>
          <w:color w:val="000000"/>
          <w:lang w:val="en-US"/>
        </w:rPr>
        <w:t xml:space="preserve"> </w:t>
      </w:r>
      <w:r w:rsidRPr="00237B1E">
        <w:rPr>
          <w:lang w:val="en-US"/>
        </w:rPr>
        <w:t>of paragraph 6</w:t>
      </w:r>
      <w:r w:rsidR="00432B3B">
        <w:rPr>
          <w:lang w:val="en-US"/>
        </w:rPr>
        <w:t>.</w:t>
      </w:r>
      <w:r w:rsidRPr="00237B1E">
        <w:rPr>
          <w:lang w:val="en-US"/>
        </w:rPr>
        <w:t xml:space="preserve"> of this Regulation </w:t>
      </w:r>
      <w:r w:rsidRPr="004300AB">
        <w:rPr>
          <w:bCs/>
          <w:color w:val="000000"/>
          <w:lang w:val="en-US"/>
        </w:rPr>
        <w:t>when installed on a vehicle.</w:t>
      </w:r>
      <w:r>
        <w:rPr>
          <w:bCs/>
          <w:color w:val="000000"/>
          <w:lang w:val="en-US"/>
        </w:rPr>
        <w:t>"</w:t>
      </w:r>
    </w:p>
    <w:p w14:paraId="3AF3706D" w14:textId="77777777" w:rsidR="0053612C" w:rsidRPr="00237B1E" w:rsidRDefault="0053612C" w:rsidP="0053612C">
      <w:pPr>
        <w:spacing w:after="120"/>
        <w:ind w:left="2268" w:right="1134" w:hanging="1134"/>
        <w:jc w:val="both"/>
        <w:rPr>
          <w:lang w:val="en-US"/>
        </w:rPr>
      </w:pPr>
      <w:r w:rsidRPr="004300AB">
        <w:rPr>
          <w:i/>
          <w:lang w:val="en-US"/>
        </w:rPr>
        <w:t>Insert a new paragraph 5.31</w:t>
      </w:r>
      <w:r>
        <w:rPr>
          <w:i/>
          <w:lang w:val="en-US"/>
        </w:rPr>
        <w:t>.,</w:t>
      </w:r>
      <w:r w:rsidRPr="004300AB">
        <w:rPr>
          <w:i/>
          <w:lang w:val="en-US"/>
        </w:rPr>
        <w:t xml:space="preserve"> </w:t>
      </w:r>
      <w:r w:rsidRPr="00237B1E">
        <w:rPr>
          <w:lang w:val="en-US"/>
        </w:rPr>
        <w:t>to read:</w:t>
      </w:r>
    </w:p>
    <w:p w14:paraId="282CCF67" w14:textId="72EE5E84" w:rsidR="0053612C" w:rsidRPr="004300AB" w:rsidRDefault="0053612C" w:rsidP="0053612C">
      <w:pPr>
        <w:spacing w:after="120"/>
        <w:ind w:left="2268" w:right="1134" w:hanging="1134"/>
        <w:jc w:val="both"/>
        <w:rPr>
          <w:lang w:val="en-US"/>
        </w:rPr>
      </w:pPr>
      <w:r>
        <w:rPr>
          <w:lang w:val="en-US"/>
        </w:rPr>
        <w:t>"</w:t>
      </w:r>
      <w:r w:rsidRPr="004300AB">
        <w:rPr>
          <w:lang w:val="en-US"/>
        </w:rPr>
        <w:t>5.31.</w:t>
      </w:r>
      <w:r w:rsidRPr="004300AB">
        <w:rPr>
          <w:lang w:val="en-US"/>
        </w:rPr>
        <w:tab/>
        <w:t xml:space="preserve">Lamps installed on a vehicle which is approved according to this Regulation and approved for one or more replaceable light source categories according to </w:t>
      </w:r>
      <w:r w:rsidR="00432B3B">
        <w:rPr>
          <w:lang w:val="en-US"/>
        </w:rPr>
        <w:t xml:space="preserve">UN </w:t>
      </w:r>
      <w:r w:rsidRPr="004300AB">
        <w:rPr>
          <w:lang w:val="en-US"/>
        </w:rPr>
        <w:t>Regulations Nos. 37, 99 or 128</w:t>
      </w:r>
      <w:r w:rsidRPr="004300AB">
        <w:rPr>
          <w:bCs/>
          <w:lang w:val="en-US"/>
        </w:rPr>
        <w:t>,</w:t>
      </w:r>
      <w:r w:rsidRPr="004300AB">
        <w:rPr>
          <w:lang w:val="en-US"/>
        </w:rPr>
        <w:t xml:space="preserve"> shall be fitted with light sources approved according to these light source categories only. </w:t>
      </w:r>
    </w:p>
    <w:p w14:paraId="5A1D7909" w14:textId="09095ACE" w:rsidR="0053612C" w:rsidRDefault="0053612C" w:rsidP="0053612C">
      <w:pPr>
        <w:spacing w:after="120"/>
        <w:ind w:left="2268" w:right="1134"/>
        <w:jc w:val="both"/>
        <w:rPr>
          <w:i/>
          <w:lang w:val="en-US"/>
        </w:rPr>
      </w:pPr>
      <w:r w:rsidRPr="004300AB">
        <w:rPr>
          <w:lang w:val="en-US"/>
        </w:rPr>
        <w:t xml:space="preserve">This requirement does not concern light source modules, LED modules and non-replaceable light sources, except for when they are required to be approved by the applicable </w:t>
      </w:r>
      <w:r w:rsidR="00BF35F1">
        <w:rPr>
          <w:lang w:val="en-US"/>
        </w:rPr>
        <w:t xml:space="preserve">UN </w:t>
      </w:r>
      <w:r w:rsidRPr="004300AB">
        <w:rPr>
          <w:lang w:val="en-US"/>
        </w:rPr>
        <w:t>Regulation."</w:t>
      </w:r>
    </w:p>
    <w:p w14:paraId="37B92736" w14:textId="77777777" w:rsidR="0053612C" w:rsidRPr="00091BC3" w:rsidRDefault="0053612C" w:rsidP="0053612C">
      <w:pPr>
        <w:spacing w:after="120"/>
        <w:ind w:left="1134" w:right="1134"/>
        <w:rPr>
          <w:lang w:val="en-US"/>
        </w:rPr>
      </w:pPr>
      <w:r w:rsidRPr="00237B1E">
        <w:rPr>
          <w:i/>
          <w:lang w:val="en-US"/>
        </w:rPr>
        <w:t>Paragraph 6.5.7.</w:t>
      </w:r>
      <w:r w:rsidRPr="00091BC3">
        <w:rPr>
          <w:lang w:val="en-US"/>
        </w:rPr>
        <w:t>, amend to read:</w:t>
      </w:r>
    </w:p>
    <w:p w14:paraId="55220D65" w14:textId="77777777" w:rsidR="0053612C" w:rsidRPr="00091BC3" w:rsidRDefault="0053612C" w:rsidP="0053612C">
      <w:pPr>
        <w:spacing w:after="120"/>
        <w:ind w:left="1134" w:right="1134"/>
        <w:jc w:val="both"/>
        <w:rPr>
          <w:lang w:val="en-US"/>
        </w:rPr>
      </w:pPr>
      <w:r>
        <w:rPr>
          <w:lang w:val="en-US"/>
        </w:rPr>
        <w:t>"</w:t>
      </w:r>
      <w:r w:rsidRPr="00091BC3">
        <w:rPr>
          <w:lang w:val="en-US"/>
        </w:rPr>
        <w:t xml:space="preserve">6.5.7. </w:t>
      </w:r>
      <w:r w:rsidRPr="00091BC3">
        <w:rPr>
          <w:lang w:val="en-US"/>
        </w:rPr>
        <w:tab/>
        <w:t xml:space="preserve">Electrical </w:t>
      </w:r>
      <w:r>
        <w:rPr>
          <w:lang w:val="en-US"/>
        </w:rPr>
        <w:t>c</w:t>
      </w:r>
      <w:r w:rsidRPr="00091BC3">
        <w:rPr>
          <w:lang w:val="en-US"/>
        </w:rPr>
        <w:t>onnections</w:t>
      </w:r>
    </w:p>
    <w:p w14:paraId="1668C02C" w14:textId="77777777" w:rsidR="0053612C" w:rsidRPr="00091BC3" w:rsidRDefault="0053612C" w:rsidP="0053612C">
      <w:pPr>
        <w:spacing w:after="120"/>
        <w:ind w:left="2268" w:right="1134"/>
        <w:jc w:val="both"/>
        <w:rPr>
          <w:lang w:val="en-US"/>
        </w:rPr>
      </w:pPr>
      <w:r w:rsidRPr="00091BC3">
        <w:rPr>
          <w:lang w:val="en-US"/>
        </w:rPr>
        <w:t>Direction-indicator lamps shall switch on independently of the other lamps. All direction-indicator lamps on one side of a vehicle shall be switched on and off by means of one control and shall flash in phase.</w:t>
      </w:r>
    </w:p>
    <w:p w14:paraId="4BA121B7" w14:textId="161E90B3" w:rsidR="0053612C" w:rsidRPr="00091BC3" w:rsidRDefault="0053612C" w:rsidP="0053612C">
      <w:pPr>
        <w:spacing w:after="120"/>
        <w:ind w:left="2268" w:right="1134"/>
        <w:jc w:val="both"/>
        <w:rPr>
          <w:lang w:val="en-US"/>
        </w:rPr>
      </w:pPr>
      <w:r w:rsidRPr="00091BC3">
        <w:rPr>
          <w:lang w:val="en-US"/>
        </w:rPr>
        <w:t>On M</w:t>
      </w:r>
      <w:r w:rsidRPr="00237B1E">
        <w:rPr>
          <w:vertAlign w:val="subscript"/>
          <w:lang w:val="en-US"/>
        </w:rPr>
        <w:t>1</w:t>
      </w:r>
      <w:r w:rsidRPr="00091BC3">
        <w:rPr>
          <w:lang w:val="en-US"/>
        </w:rPr>
        <w:t xml:space="preserve"> and N</w:t>
      </w:r>
      <w:r w:rsidRPr="00237B1E">
        <w:rPr>
          <w:vertAlign w:val="subscript"/>
          <w:lang w:val="en-US"/>
        </w:rPr>
        <w:t>1</w:t>
      </w:r>
      <w:r w:rsidRPr="00091BC3">
        <w:rPr>
          <w:lang w:val="en-US"/>
        </w:rPr>
        <w:t xml:space="preserve"> vehicles less than 6</w:t>
      </w:r>
      <w:r>
        <w:rPr>
          <w:lang w:val="en-US"/>
        </w:rPr>
        <w:t xml:space="preserve"> </w:t>
      </w:r>
      <w:r w:rsidRPr="00091BC3">
        <w:rPr>
          <w:lang w:val="en-US"/>
        </w:rPr>
        <w:t xml:space="preserve">m in length, with an arrangement complying with </w:t>
      </w:r>
      <w:r w:rsidR="00432B3B">
        <w:rPr>
          <w:lang w:val="en-US"/>
        </w:rPr>
        <w:t>p</w:t>
      </w:r>
      <w:r w:rsidR="00432B3B" w:rsidRPr="00091BC3">
        <w:rPr>
          <w:lang w:val="en-US"/>
        </w:rPr>
        <w:t xml:space="preserve">aragraph </w:t>
      </w:r>
      <w:r w:rsidRPr="00091BC3">
        <w:rPr>
          <w:lang w:val="en-US"/>
        </w:rPr>
        <w:t>6.5.5.2. above, the amber side-marker lamps, when mounted, shall also flash at the same frequency (in phase) with the direction indicator lamps.</w:t>
      </w:r>
    </w:p>
    <w:p w14:paraId="7F973920" w14:textId="77777777" w:rsidR="0053612C" w:rsidRPr="00237B1E" w:rsidRDefault="0053612C" w:rsidP="0053612C">
      <w:pPr>
        <w:spacing w:after="120"/>
        <w:ind w:left="2268" w:right="1134"/>
        <w:jc w:val="both"/>
        <w:rPr>
          <w:rFonts w:eastAsia="SimSun"/>
          <w:bCs/>
          <w:lang w:val="en-US"/>
        </w:rPr>
      </w:pPr>
      <w:r w:rsidRPr="00237B1E">
        <w:rPr>
          <w:lang w:val="en-US"/>
        </w:rPr>
        <w:t xml:space="preserve">A </w:t>
      </w:r>
      <w:r w:rsidRPr="00237B1E">
        <w:rPr>
          <w:rFonts w:eastAsia="SimSun"/>
          <w:bCs/>
          <w:lang w:val="en-US"/>
        </w:rPr>
        <w:t>direction indicator capable of being activated in different modes (static or sequential), shall not switch between both modes once activated.</w:t>
      </w:r>
      <w:r w:rsidRPr="00237B1E">
        <w:rPr>
          <w:rFonts w:eastAsia="SimSun"/>
          <w:bCs/>
          <w:strike/>
          <w:lang w:val="en-US"/>
        </w:rPr>
        <w:t xml:space="preserve"> </w:t>
      </w:r>
    </w:p>
    <w:p w14:paraId="6777840C" w14:textId="77777777" w:rsidR="0053612C" w:rsidRPr="00237B1E" w:rsidRDefault="0053612C" w:rsidP="0053612C">
      <w:pPr>
        <w:spacing w:after="120"/>
        <w:ind w:left="2268" w:right="1134"/>
        <w:jc w:val="both"/>
        <w:rPr>
          <w:rFonts w:eastAsia="SimSun"/>
          <w:bCs/>
          <w:lang w:val="en-US"/>
        </w:rPr>
      </w:pPr>
      <w:r w:rsidRPr="00237B1E">
        <w:rPr>
          <w:rFonts w:eastAsia="SimSun"/>
          <w:bCs/>
          <w:lang w:val="en-US"/>
        </w:rPr>
        <w:t>If two optional lamps (category 2a or 2b) are installed on vehicles in categories M</w:t>
      </w:r>
      <w:r w:rsidRPr="00237B1E">
        <w:rPr>
          <w:rFonts w:eastAsia="SimSun"/>
          <w:bCs/>
          <w:vertAlign w:val="subscript"/>
          <w:lang w:val="en-US"/>
        </w:rPr>
        <w:t>2</w:t>
      </w:r>
      <w:r w:rsidRPr="00237B1E">
        <w:rPr>
          <w:rFonts w:eastAsia="SimSun"/>
          <w:bCs/>
          <w:lang w:val="en-US"/>
        </w:rPr>
        <w:t>, M</w:t>
      </w:r>
      <w:r w:rsidRPr="00237B1E">
        <w:rPr>
          <w:rFonts w:eastAsia="SimSun"/>
          <w:bCs/>
          <w:vertAlign w:val="subscript"/>
          <w:lang w:val="en-US"/>
        </w:rPr>
        <w:t>3</w:t>
      </w:r>
      <w:r w:rsidRPr="00237B1E">
        <w:rPr>
          <w:rFonts w:eastAsia="SimSun"/>
          <w:bCs/>
          <w:lang w:val="en-US"/>
        </w:rPr>
        <w:t>, N</w:t>
      </w:r>
      <w:r w:rsidRPr="00237B1E">
        <w:rPr>
          <w:rFonts w:eastAsia="SimSun"/>
          <w:bCs/>
          <w:vertAlign w:val="subscript"/>
          <w:lang w:val="en-US"/>
        </w:rPr>
        <w:t>2</w:t>
      </w:r>
      <w:r w:rsidRPr="00237B1E">
        <w:rPr>
          <w:rFonts w:eastAsia="SimSun"/>
          <w:bCs/>
          <w:lang w:val="en-US"/>
        </w:rPr>
        <w:t>, N</w:t>
      </w:r>
      <w:r w:rsidRPr="00237B1E">
        <w:rPr>
          <w:rFonts w:eastAsia="SimSun"/>
          <w:bCs/>
          <w:vertAlign w:val="subscript"/>
          <w:lang w:val="en-US"/>
        </w:rPr>
        <w:t>3</w:t>
      </w:r>
      <w:r w:rsidRPr="00237B1E">
        <w:rPr>
          <w:rFonts w:eastAsia="SimSun"/>
          <w:bCs/>
          <w:lang w:val="en-US"/>
        </w:rPr>
        <w:t>, they shall be operated in the same mode as the other mandatory rear direction indicator lamps (category 2a or 2b); i.e. static or sequential.</w:t>
      </w:r>
      <w:r>
        <w:rPr>
          <w:rFonts w:eastAsia="SimSun"/>
          <w:bCs/>
          <w:lang w:val="en-US"/>
        </w:rPr>
        <w:t>"</w:t>
      </w:r>
      <w:r w:rsidRPr="00237B1E">
        <w:rPr>
          <w:rFonts w:eastAsia="SimSun"/>
          <w:bCs/>
          <w:lang w:val="en-US"/>
        </w:rPr>
        <w:t xml:space="preserve">  </w:t>
      </w:r>
    </w:p>
    <w:p w14:paraId="6F11B146" w14:textId="77777777" w:rsidR="0053612C" w:rsidRPr="00237B1E" w:rsidRDefault="0053612C" w:rsidP="0053612C">
      <w:pPr>
        <w:spacing w:after="120"/>
        <w:ind w:left="1134" w:right="1134"/>
        <w:jc w:val="both"/>
        <w:rPr>
          <w:rFonts w:eastAsia="SimSun"/>
          <w:bCs/>
          <w:lang w:val="en-US"/>
        </w:rPr>
      </w:pPr>
      <w:r w:rsidRPr="00237B1E">
        <w:rPr>
          <w:rFonts w:eastAsia="SimSun"/>
          <w:bCs/>
          <w:i/>
          <w:lang w:val="en-US"/>
        </w:rPr>
        <w:t>Paragraph 6.6.1.</w:t>
      </w:r>
      <w:r w:rsidRPr="00237B1E">
        <w:rPr>
          <w:rFonts w:eastAsia="SimSun"/>
          <w:bCs/>
          <w:lang w:val="en-US"/>
        </w:rPr>
        <w:t xml:space="preserve">, </w:t>
      </w:r>
      <w:r w:rsidRPr="00237B1E">
        <w:rPr>
          <w:lang w:val="en-US"/>
        </w:rPr>
        <w:t>amend to read:</w:t>
      </w:r>
    </w:p>
    <w:p w14:paraId="14CAC05F" w14:textId="77777777" w:rsidR="0053612C" w:rsidRPr="00237B1E" w:rsidRDefault="0053612C" w:rsidP="0053612C">
      <w:pPr>
        <w:spacing w:after="120"/>
        <w:ind w:left="1134" w:right="1134"/>
        <w:jc w:val="both"/>
        <w:rPr>
          <w:rFonts w:eastAsia="SimSun"/>
          <w:bCs/>
          <w:lang w:val="en-US"/>
        </w:rPr>
      </w:pPr>
      <w:r w:rsidRPr="00237B1E">
        <w:rPr>
          <w:rFonts w:eastAsia="SimSun"/>
          <w:bCs/>
          <w:lang w:val="en-US"/>
        </w:rPr>
        <w:t xml:space="preserve">"6.6.1. </w:t>
      </w:r>
      <w:r w:rsidRPr="00237B1E">
        <w:rPr>
          <w:rFonts w:eastAsia="SimSun"/>
          <w:bCs/>
          <w:lang w:val="en-US"/>
        </w:rPr>
        <w:tab/>
        <w:t>Presence</w:t>
      </w:r>
    </w:p>
    <w:p w14:paraId="4142AC64" w14:textId="77777777" w:rsidR="0053612C" w:rsidRPr="00237B1E" w:rsidRDefault="0053612C" w:rsidP="0053612C">
      <w:pPr>
        <w:spacing w:after="120"/>
        <w:ind w:left="2268" w:right="1134"/>
        <w:jc w:val="both"/>
        <w:rPr>
          <w:rFonts w:eastAsia="SimSun"/>
          <w:bCs/>
          <w:lang w:val="en-US"/>
        </w:rPr>
      </w:pPr>
      <w:r w:rsidRPr="00237B1E">
        <w:rPr>
          <w:rFonts w:eastAsia="SimSun"/>
          <w:bCs/>
          <w:lang w:val="en-US"/>
        </w:rPr>
        <w:t>Mandatory.</w:t>
      </w:r>
    </w:p>
    <w:p w14:paraId="35DC54CA" w14:textId="77777777" w:rsidR="0053612C" w:rsidRPr="00237B1E" w:rsidRDefault="0053612C" w:rsidP="0053612C">
      <w:pPr>
        <w:spacing w:after="120"/>
        <w:ind w:left="2268" w:right="1134"/>
        <w:jc w:val="both"/>
        <w:rPr>
          <w:rFonts w:eastAsia="SimSun"/>
          <w:bCs/>
          <w:lang w:val="en-US"/>
        </w:rPr>
      </w:pPr>
      <w:r w:rsidRPr="00237B1E">
        <w:rPr>
          <w:rFonts w:eastAsia="SimSun"/>
          <w:bCs/>
          <w:lang w:val="en-US"/>
        </w:rPr>
        <w:t xml:space="preserve">The signal shall be given by simultaneous operation of the direction-indicator lamps in accordance with the requirements of </w:t>
      </w:r>
      <w:r>
        <w:rPr>
          <w:rFonts w:eastAsia="SimSun"/>
          <w:bCs/>
          <w:lang w:val="en-US"/>
        </w:rPr>
        <w:t>p</w:t>
      </w:r>
      <w:r w:rsidRPr="00237B1E">
        <w:rPr>
          <w:rFonts w:eastAsia="SimSun"/>
          <w:bCs/>
          <w:lang w:val="en-US"/>
        </w:rPr>
        <w:t>aragraph 6.5. above.</w:t>
      </w:r>
    </w:p>
    <w:p w14:paraId="60ADA8C4" w14:textId="77777777" w:rsidR="0053612C" w:rsidRPr="00237B1E" w:rsidRDefault="0053612C" w:rsidP="0053612C">
      <w:pPr>
        <w:spacing w:after="120"/>
        <w:ind w:left="2268" w:right="1134"/>
        <w:jc w:val="both"/>
        <w:rPr>
          <w:bCs/>
          <w:lang w:val="en-US"/>
        </w:rPr>
      </w:pPr>
      <w:r w:rsidRPr="00237B1E">
        <w:rPr>
          <w:bCs/>
          <w:lang w:val="en-US"/>
        </w:rPr>
        <w:t xml:space="preserve">All direction indicators of the category 1 (1, 1a, 1b) activated simultaneously shall operate in the same mode; i.e. static or sequential. </w:t>
      </w:r>
    </w:p>
    <w:p w14:paraId="45D70152" w14:textId="3455AE6F" w:rsidR="0053612C" w:rsidRDefault="0053612C" w:rsidP="0053612C">
      <w:pPr>
        <w:spacing w:after="120"/>
        <w:ind w:left="2268" w:right="1134"/>
        <w:jc w:val="both"/>
        <w:rPr>
          <w:bCs/>
          <w:lang w:val="en-US"/>
        </w:rPr>
      </w:pPr>
      <w:r w:rsidRPr="00237B1E">
        <w:rPr>
          <w:bCs/>
          <w:lang w:val="en-US"/>
        </w:rPr>
        <w:t>All direction indicators of the category 2 (2a, 2b) activated simultaneously shall operate in the same mode; i.e. static or sequential."</w:t>
      </w:r>
    </w:p>
    <w:p w14:paraId="26D13658" w14:textId="2E27A471" w:rsidR="00CD683D" w:rsidRPr="00002CD6" w:rsidRDefault="00002CD6" w:rsidP="00002CD6">
      <w:pPr>
        <w:spacing w:before="240"/>
        <w:ind w:left="1134" w:right="1134"/>
        <w:jc w:val="center"/>
        <w:rPr>
          <w:u w:val="single"/>
        </w:rPr>
      </w:pPr>
      <w:r w:rsidRPr="00EB72C9">
        <w:rPr>
          <w:u w:val="single"/>
        </w:rPr>
        <w:tab/>
      </w:r>
      <w:r w:rsidRPr="00EB72C9">
        <w:rPr>
          <w:u w:val="single"/>
        </w:rPr>
        <w:tab/>
      </w:r>
      <w:r w:rsidRPr="00EB72C9">
        <w:rPr>
          <w:u w:val="single"/>
        </w:rPr>
        <w:tab/>
      </w:r>
      <w:r w:rsidR="0053612C">
        <w:rPr>
          <w:u w:val="single"/>
        </w:rPr>
        <w:tab/>
      </w: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64636E" w:rsidRPr="00C54D45" w14:paraId="57FD71C5" w14:textId="77777777" w:rsidTr="00165E82">
        <w:trPr>
          <w:cantSplit/>
          <w:trHeight w:hRule="exact" w:val="851"/>
        </w:trPr>
        <w:tc>
          <w:tcPr>
            <w:tcW w:w="1276" w:type="dxa"/>
            <w:tcBorders>
              <w:bottom w:val="single" w:sz="4" w:space="0" w:color="auto"/>
            </w:tcBorders>
            <w:vAlign w:val="bottom"/>
          </w:tcPr>
          <w:p w14:paraId="5A6CFB92" w14:textId="77777777" w:rsidR="0064636E" w:rsidRPr="00C54D45" w:rsidRDefault="0064636E" w:rsidP="003C3936"/>
        </w:tc>
        <w:tc>
          <w:tcPr>
            <w:tcW w:w="8363" w:type="dxa"/>
            <w:gridSpan w:val="2"/>
            <w:tcBorders>
              <w:bottom w:val="single" w:sz="4" w:space="0" w:color="auto"/>
            </w:tcBorders>
            <w:vAlign w:val="bottom"/>
          </w:tcPr>
          <w:p w14:paraId="21FBE7EF" w14:textId="49C29A9D" w:rsidR="0064636E" w:rsidRPr="00C54D45" w:rsidRDefault="0064636E" w:rsidP="00C54D45">
            <w:pPr>
              <w:jc w:val="right"/>
            </w:pPr>
            <w:r w:rsidRPr="00C54D45">
              <w:rPr>
                <w:sz w:val="40"/>
              </w:rPr>
              <w:t>E</w:t>
            </w:r>
            <w:r w:rsidRPr="00C54D45">
              <w:t>/ECE/324/</w:t>
            </w:r>
            <w:r w:rsidR="00CD683D" w:rsidRPr="00C54D45">
              <w:t>Rev.1/</w:t>
            </w:r>
            <w:r w:rsidRPr="00C54D45">
              <w:t>Add.</w:t>
            </w:r>
            <w:r w:rsidR="009871E9" w:rsidRPr="00C54D45">
              <w:t>4</w:t>
            </w:r>
            <w:r w:rsidR="00002CD6" w:rsidRPr="00C54D45">
              <w:t>7</w:t>
            </w:r>
            <w:r w:rsidRPr="00C54D45">
              <w:t>/Rev.</w:t>
            </w:r>
            <w:r w:rsidR="0053612C" w:rsidRPr="00C54D45">
              <w:t>12</w:t>
            </w:r>
            <w:r w:rsidRPr="00C54D45">
              <w:t>/</w:t>
            </w:r>
            <w:r w:rsidR="00D623A7" w:rsidRPr="00C54D45">
              <w:t>Amend.</w:t>
            </w:r>
            <w:r w:rsidR="00C54D45" w:rsidRPr="00C54D45">
              <w:t>6</w:t>
            </w:r>
            <w:r w:rsidRPr="00C54D45">
              <w:t>−</w:t>
            </w:r>
            <w:r w:rsidRPr="00C54D45">
              <w:rPr>
                <w:sz w:val="40"/>
              </w:rPr>
              <w:t>E</w:t>
            </w:r>
            <w:r w:rsidRPr="00C54D45">
              <w:t>/ECE/TRANS/505</w:t>
            </w:r>
            <w:r w:rsidR="00841EB5" w:rsidRPr="00C54D45">
              <w:t>/</w:t>
            </w:r>
            <w:r w:rsidR="00CD683D" w:rsidRPr="00C54D45">
              <w:t>Rev.1/</w:t>
            </w:r>
            <w:r w:rsidR="00841EB5" w:rsidRPr="00C54D45">
              <w:t>Add.</w:t>
            </w:r>
            <w:r w:rsidR="009871E9" w:rsidRPr="00C54D45">
              <w:t>4</w:t>
            </w:r>
            <w:r w:rsidR="00002CD6" w:rsidRPr="00C54D45">
              <w:t>7</w:t>
            </w:r>
            <w:r w:rsidR="00841EB5" w:rsidRPr="00C54D45">
              <w:t>/Rev.</w:t>
            </w:r>
            <w:r w:rsidR="009871E9" w:rsidRPr="00C54D45">
              <w:t>1</w:t>
            </w:r>
            <w:r w:rsidR="0053612C" w:rsidRPr="00C54D45">
              <w:t>2</w:t>
            </w:r>
            <w:r w:rsidR="00841EB5" w:rsidRPr="00C54D45">
              <w:t>/Amend.</w:t>
            </w:r>
            <w:r w:rsidR="00C54D45" w:rsidRPr="00C54D45">
              <w:t>6</w:t>
            </w:r>
          </w:p>
        </w:tc>
      </w:tr>
      <w:tr w:rsidR="003C3936" w:rsidRPr="00C54D45" w14:paraId="6F985C55" w14:textId="77777777" w:rsidTr="00A41529">
        <w:trPr>
          <w:cantSplit/>
          <w:trHeight w:hRule="exact" w:val="2413"/>
        </w:trPr>
        <w:tc>
          <w:tcPr>
            <w:tcW w:w="1276" w:type="dxa"/>
            <w:tcBorders>
              <w:top w:val="single" w:sz="4" w:space="0" w:color="auto"/>
              <w:bottom w:val="single" w:sz="12" w:space="0" w:color="auto"/>
            </w:tcBorders>
          </w:tcPr>
          <w:p w14:paraId="31028A61" w14:textId="77777777" w:rsidR="003C3936" w:rsidRPr="00C54D45" w:rsidRDefault="003C3936" w:rsidP="003C3936">
            <w:pPr>
              <w:spacing w:before="120"/>
            </w:pPr>
          </w:p>
        </w:tc>
        <w:tc>
          <w:tcPr>
            <w:tcW w:w="5528" w:type="dxa"/>
            <w:tcBorders>
              <w:top w:val="single" w:sz="4" w:space="0" w:color="auto"/>
              <w:bottom w:val="single" w:sz="12" w:space="0" w:color="auto"/>
            </w:tcBorders>
          </w:tcPr>
          <w:p w14:paraId="49836FB9" w14:textId="77777777" w:rsidR="003C3936" w:rsidRPr="00C54D45" w:rsidRDefault="003C3936" w:rsidP="003C3936">
            <w:pPr>
              <w:spacing w:before="120"/>
            </w:pPr>
          </w:p>
        </w:tc>
        <w:tc>
          <w:tcPr>
            <w:tcW w:w="2835" w:type="dxa"/>
            <w:tcBorders>
              <w:top w:val="single" w:sz="4" w:space="0" w:color="auto"/>
              <w:bottom w:val="single" w:sz="12" w:space="0" w:color="auto"/>
            </w:tcBorders>
          </w:tcPr>
          <w:p w14:paraId="5261E6CB" w14:textId="77777777" w:rsidR="003C3936" w:rsidRPr="00C54D45" w:rsidRDefault="003C3936" w:rsidP="003C3936">
            <w:pPr>
              <w:spacing w:before="120"/>
            </w:pPr>
          </w:p>
          <w:p w14:paraId="10DFEABE" w14:textId="77777777" w:rsidR="00D623A7" w:rsidRPr="00C54D45" w:rsidRDefault="00D623A7" w:rsidP="003C3936">
            <w:pPr>
              <w:spacing w:before="120"/>
            </w:pPr>
          </w:p>
          <w:p w14:paraId="3AAF3BDD" w14:textId="528EEFB5" w:rsidR="00C84414" w:rsidRPr="00C54D45" w:rsidRDefault="001D2733" w:rsidP="008F4BE2">
            <w:pPr>
              <w:spacing w:before="120"/>
            </w:pPr>
            <w:r>
              <w:t>10</w:t>
            </w:r>
            <w:r w:rsidR="00515F12">
              <w:t xml:space="preserve"> August</w:t>
            </w:r>
            <w:r w:rsidR="005E2617" w:rsidRPr="00C54D45">
              <w:t xml:space="preserve"> 201</w:t>
            </w:r>
            <w:r w:rsidR="008F4BE2" w:rsidRPr="00C54D45">
              <w:t>8</w:t>
            </w:r>
          </w:p>
        </w:tc>
      </w:tr>
    </w:tbl>
    <w:p w14:paraId="431B1AEB" w14:textId="77777777" w:rsidR="00C711C7" w:rsidRPr="00C54D45" w:rsidRDefault="00C711C7" w:rsidP="00A41529">
      <w:pPr>
        <w:pStyle w:val="HChG"/>
        <w:spacing w:before="240" w:after="120"/>
      </w:pPr>
      <w:r w:rsidRPr="00C54D45">
        <w:tab/>
      </w:r>
      <w:r w:rsidRPr="00C54D45">
        <w:tab/>
      </w:r>
      <w:bookmarkStart w:id="92" w:name="_Toc340666199"/>
      <w:bookmarkStart w:id="93" w:name="_Toc340745062"/>
      <w:r w:rsidRPr="00C54D45">
        <w:t>Agreement</w:t>
      </w:r>
      <w:bookmarkEnd w:id="92"/>
      <w:bookmarkEnd w:id="93"/>
    </w:p>
    <w:p w14:paraId="41F51FD2" w14:textId="4AE894CC" w:rsidR="00A61C62" w:rsidRPr="00C54D45" w:rsidRDefault="00C711C7" w:rsidP="008F4BE2">
      <w:pPr>
        <w:pStyle w:val="H1G"/>
        <w:spacing w:before="240"/>
      </w:pPr>
      <w:r w:rsidRPr="00C54D45">
        <w:rPr>
          <w:rStyle w:val="H1GChar"/>
        </w:rPr>
        <w:tab/>
      </w:r>
      <w:r w:rsidRPr="00C54D45">
        <w:rPr>
          <w:rStyle w:val="H1GChar"/>
        </w:rPr>
        <w:tab/>
      </w:r>
      <w:r w:rsidR="008F4BE2" w:rsidRPr="00C54D45">
        <w:tab/>
      </w:r>
      <w:r w:rsidR="00A61C62" w:rsidRPr="00C54D45">
        <w:t>Concerning the</w:t>
      </w:r>
      <w:r w:rsidR="00A61C62" w:rsidRPr="00C54D45">
        <w:rPr>
          <w:smallCaps/>
        </w:rPr>
        <w:t xml:space="preserve"> </w:t>
      </w:r>
      <w:r w:rsidR="00A61C62" w:rsidRPr="00C54D45">
        <w:t xml:space="preserve">Adoption of Harmonized Technical United Nations Regulations for Wheeled Vehicles, Equipment and Parts which can be Fitted and/or be Used on Wheeled Vehicles and the Conditions for Reciprocal Recognition of Approvals Granted </w:t>
      </w:r>
      <w:proofErr w:type="gramStart"/>
      <w:r w:rsidR="00A61C62" w:rsidRPr="00C54D45">
        <w:t>on the Basis of</w:t>
      </w:r>
      <w:proofErr w:type="gramEnd"/>
      <w:r w:rsidR="00A61C62" w:rsidRPr="00C54D45">
        <w:t xml:space="preserve"> these United Nations Regulations</w:t>
      </w:r>
      <w:r w:rsidR="00A61C62" w:rsidRPr="00C54D45">
        <w:footnoteReference w:customMarkFollows="1" w:id="36"/>
        <w:t>*</w:t>
      </w:r>
    </w:p>
    <w:p w14:paraId="42DCC474" w14:textId="32CB2133" w:rsidR="00A61C62" w:rsidRPr="00C54D45" w:rsidRDefault="00A61C62" w:rsidP="00C711C7">
      <w:pPr>
        <w:pStyle w:val="SingleTxtG"/>
        <w:spacing w:before="120"/>
      </w:pPr>
      <w:r w:rsidRPr="00C54D45">
        <w:t>(Revision 3, including the amendments which entered into force on 14 September 2017)</w:t>
      </w:r>
    </w:p>
    <w:p w14:paraId="23520E79" w14:textId="77777777" w:rsidR="0064636E" w:rsidRPr="00C54D45" w:rsidRDefault="00C711C7" w:rsidP="00B32121">
      <w:pPr>
        <w:pStyle w:val="H1G"/>
        <w:spacing w:before="120"/>
        <w:ind w:left="0" w:right="0" w:firstLine="0"/>
        <w:jc w:val="center"/>
      </w:pPr>
      <w:r w:rsidRPr="00C54D45">
        <w:t>_________</w:t>
      </w:r>
    </w:p>
    <w:p w14:paraId="1E020283" w14:textId="3FC13002" w:rsidR="0064636E" w:rsidRPr="00C54D45" w:rsidRDefault="0064636E" w:rsidP="00A41529">
      <w:pPr>
        <w:pStyle w:val="H1G"/>
        <w:spacing w:before="240" w:after="120"/>
      </w:pPr>
      <w:r w:rsidRPr="00C54D45">
        <w:tab/>
      </w:r>
      <w:r w:rsidRPr="00C54D45">
        <w:tab/>
        <w:t xml:space="preserve">Addendum </w:t>
      </w:r>
      <w:r w:rsidR="009871E9" w:rsidRPr="00C54D45">
        <w:t>4</w:t>
      </w:r>
      <w:r w:rsidR="00002CD6" w:rsidRPr="00C54D45">
        <w:t>7</w:t>
      </w:r>
      <w:r w:rsidRPr="00C54D45">
        <w:t xml:space="preserve"> – </w:t>
      </w:r>
      <w:r w:rsidR="005271A5">
        <w:t xml:space="preserve">UN </w:t>
      </w:r>
      <w:r w:rsidRPr="00C54D45">
        <w:t>Regulation No.</w:t>
      </w:r>
      <w:r w:rsidR="00271A7F" w:rsidRPr="00C54D45">
        <w:t xml:space="preserve"> </w:t>
      </w:r>
      <w:r w:rsidR="009871E9" w:rsidRPr="00C54D45">
        <w:t>4</w:t>
      </w:r>
      <w:r w:rsidR="00002CD6" w:rsidRPr="00C54D45">
        <w:t>8</w:t>
      </w:r>
    </w:p>
    <w:p w14:paraId="4E272B2A" w14:textId="4A0F452A" w:rsidR="0064636E" w:rsidRPr="00C54D45" w:rsidRDefault="0064636E" w:rsidP="00A41529">
      <w:pPr>
        <w:pStyle w:val="H1G"/>
        <w:spacing w:before="240"/>
      </w:pPr>
      <w:r w:rsidRPr="00C54D45">
        <w:tab/>
      </w:r>
      <w:r w:rsidRPr="00C54D45">
        <w:tab/>
        <w:t xml:space="preserve">Revision </w:t>
      </w:r>
      <w:r w:rsidR="009871E9" w:rsidRPr="00C54D45">
        <w:t>1</w:t>
      </w:r>
      <w:r w:rsidR="0053612C" w:rsidRPr="00C54D45">
        <w:t>2</w:t>
      </w:r>
      <w:r w:rsidRPr="00C54D45">
        <w:t xml:space="preserve"> - </w:t>
      </w:r>
      <w:r w:rsidR="00D623A7" w:rsidRPr="00C54D45">
        <w:t>Amendment</w:t>
      </w:r>
      <w:r w:rsidRPr="00C54D45">
        <w:t xml:space="preserve"> </w:t>
      </w:r>
      <w:r w:rsidR="00C54D45" w:rsidRPr="00C54D45">
        <w:t>6</w:t>
      </w:r>
    </w:p>
    <w:p w14:paraId="4FAFC05A" w14:textId="6176A60F" w:rsidR="0064636E" w:rsidRPr="00C54D45" w:rsidRDefault="00D623A7" w:rsidP="0064636E">
      <w:pPr>
        <w:pStyle w:val="SingleTxtG"/>
        <w:spacing w:after="360"/>
        <w:rPr>
          <w:spacing w:val="-2"/>
        </w:rPr>
      </w:pPr>
      <w:r w:rsidRPr="00C54D45">
        <w:rPr>
          <w:spacing w:val="-2"/>
        </w:rPr>
        <w:t xml:space="preserve">Supplement </w:t>
      </w:r>
      <w:r w:rsidR="00C54D45" w:rsidRPr="00C54D45">
        <w:rPr>
          <w:spacing w:val="-2"/>
        </w:rPr>
        <w:t>1</w:t>
      </w:r>
      <w:r w:rsidR="004F533F">
        <w:rPr>
          <w:spacing w:val="-2"/>
        </w:rPr>
        <w:t>0</w:t>
      </w:r>
      <w:r w:rsidRPr="00C54D45">
        <w:rPr>
          <w:spacing w:val="-2"/>
        </w:rPr>
        <w:t xml:space="preserve"> to </w:t>
      </w:r>
      <w:r w:rsidR="00271A7F" w:rsidRPr="00C54D45">
        <w:rPr>
          <w:spacing w:val="-2"/>
        </w:rPr>
        <w:t xml:space="preserve">the </w:t>
      </w:r>
      <w:r w:rsidR="0053612C" w:rsidRPr="00C54D45">
        <w:rPr>
          <w:spacing w:val="-2"/>
        </w:rPr>
        <w:t>06 series of amendments</w:t>
      </w:r>
      <w:r w:rsidR="0064636E" w:rsidRPr="00C54D45">
        <w:rPr>
          <w:spacing w:val="-2"/>
        </w:rPr>
        <w:t xml:space="preserve"> – Date of entry into force: </w:t>
      </w:r>
      <w:r w:rsidR="00C54D45">
        <w:t>19 July</w:t>
      </w:r>
      <w:r w:rsidR="008F4BE2" w:rsidRPr="00C54D45">
        <w:t xml:space="preserve"> 2018</w:t>
      </w:r>
    </w:p>
    <w:p w14:paraId="24730B39" w14:textId="498E00E1" w:rsidR="0064636E" w:rsidRPr="00C54D45" w:rsidRDefault="0064636E" w:rsidP="00A41529">
      <w:pPr>
        <w:pStyle w:val="H1G"/>
        <w:spacing w:before="120" w:after="120" w:line="240" w:lineRule="exact"/>
      </w:pPr>
      <w:r w:rsidRPr="00C54D45">
        <w:tab/>
      </w:r>
      <w:r w:rsidRPr="00C54D45">
        <w:tab/>
      </w:r>
      <w:r w:rsidR="0053612C" w:rsidRPr="00C54D45">
        <w:t xml:space="preserve">Uniform provisions concerning the approval of vehicles </w:t>
      </w:r>
      <w:proofErr w:type="gramStart"/>
      <w:r w:rsidR="0053612C" w:rsidRPr="00C54D45">
        <w:t>with regard to</w:t>
      </w:r>
      <w:proofErr w:type="gramEnd"/>
      <w:r w:rsidR="0053612C" w:rsidRPr="00C54D45">
        <w:t xml:space="preserve"> the installation of lighting and light-signalling devices</w:t>
      </w:r>
    </w:p>
    <w:p w14:paraId="6C824AF8" w14:textId="17D32FD6" w:rsidR="00B32121" w:rsidRPr="00C54D45" w:rsidRDefault="00B32121" w:rsidP="00A41529">
      <w:pPr>
        <w:pStyle w:val="SingleTxtG"/>
        <w:spacing w:after="40"/>
        <w:rPr>
          <w:lang w:eastAsia="en-GB"/>
        </w:rPr>
      </w:pPr>
      <w:r w:rsidRPr="00C54D45">
        <w:rPr>
          <w:spacing w:val="-4"/>
          <w:lang w:eastAsia="en-GB"/>
        </w:rPr>
        <w:t>This document is meant purely as documentation tool. The authentic and legal binding text is:</w:t>
      </w:r>
      <w:r w:rsidRPr="00C54D45">
        <w:rPr>
          <w:lang w:eastAsia="en-GB"/>
        </w:rPr>
        <w:t xml:space="preserve"> </w:t>
      </w:r>
      <w:r w:rsidRPr="00C54D45">
        <w:rPr>
          <w:spacing w:val="-6"/>
          <w:lang w:eastAsia="en-GB"/>
        </w:rPr>
        <w:t>ECE/TRANS/WP.29/201</w:t>
      </w:r>
      <w:r w:rsidR="005E2617" w:rsidRPr="00C54D45">
        <w:rPr>
          <w:spacing w:val="-6"/>
          <w:lang w:eastAsia="en-GB"/>
        </w:rPr>
        <w:t>7</w:t>
      </w:r>
      <w:r w:rsidRPr="00C54D45">
        <w:rPr>
          <w:spacing w:val="-6"/>
          <w:lang w:eastAsia="en-GB"/>
        </w:rPr>
        <w:t>/</w:t>
      </w:r>
      <w:r w:rsidR="00C54D45">
        <w:rPr>
          <w:spacing w:val="-6"/>
          <w:lang w:eastAsia="en-GB"/>
        </w:rPr>
        <w:t xml:space="preserve">110 (as amended by paragraph 67 of the report </w:t>
      </w:r>
      <w:r w:rsidR="00C54D45" w:rsidRPr="00B32121">
        <w:rPr>
          <w:lang w:eastAsia="en-GB"/>
        </w:rPr>
        <w:t>ECE/TRANS/WP.29/</w:t>
      </w:r>
      <w:r w:rsidR="00C54D45">
        <w:rPr>
          <w:lang w:eastAsia="en-GB"/>
        </w:rPr>
        <w:t>1135)</w:t>
      </w:r>
      <w:r w:rsidR="00790FF0">
        <w:rPr>
          <w:lang w:eastAsia="en-GB"/>
        </w:rPr>
        <w:t>.</w:t>
      </w:r>
      <w:bookmarkStart w:id="94" w:name="_GoBack"/>
      <w:bookmarkEnd w:id="94"/>
    </w:p>
    <w:p w14:paraId="0BE7EBB7" w14:textId="30A3D51F" w:rsidR="000D3A4F" w:rsidRPr="00C54D45" w:rsidRDefault="00F55704" w:rsidP="00326BE4">
      <w:pPr>
        <w:suppressAutoHyphens w:val="0"/>
        <w:spacing w:line="240" w:lineRule="auto"/>
        <w:jc w:val="center"/>
        <w:rPr>
          <w:b/>
          <w:sz w:val="24"/>
        </w:rPr>
      </w:pPr>
      <w:r w:rsidRPr="00C54D45">
        <w:rPr>
          <w:b/>
          <w:noProof/>
          <w:sz w:val="24"/>
          <w:lang w:val="en-US"/>
        </w:rPr>
        <w:drawing>
          <wp:anchor distT="0" distB="137160" distL="114300" distR="114300" simplePos="0" relativeHeight="251657728" behindDoc="0" locked="0" layoutInCell="1" allowOverlap="1" wp14:anchorId="1A9092C3" wp14:editId="0C339765">
            <wp:simplePos x="0" y="0"/>
            <wp:positionH relativeFrom="column">
              <wp:posOffset>2540000</wp:posOffset>
            </wp:positionH>
            <wp:positionV relativeFrom="paragraph">
              <wp:posOffset>223520</wp:posOffset>
            </wp:positionV>
            <wp:extent cx="1028700" cy="826770"/>
            <wp:effectExtent l="0" t="0" r="0" b="0"/>
            <wp:wrapTopAndBottom/>
            <wp:docPr id="1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000D3A4F" w:rsidRPr="00C54D45">
        <w:rPr>
          <w:b/>
          <w:sz w:val="24"/>
        </w:rPr>
        <w:t>_________</w:t>
      </w:r>
    </w:p>
    <w:p w14:paraId="485AE9A9" w14:textId="53F5D341" w:rsidR="00A61C62" w:rsidRPr="00C54D45" w:rsidRDefault="000D3A4F" w:rsidP="009871E9">
      <w:pPr>
        <w:suppressAutoHyphens w:val="0"/>
        <w:spacing w:line="240" w:lineRule="auto"/>
        <w:jc w:val="center"/>
        <w:rPr>
          <w:bCs/>
        </w:rPr>
      </w:pPr>
      <w:r w:rsidRPr="00C54D45">
        <w:rPr>
          <w:b/>
          <w:sz w:val="24"/>
        </w:rPr>
        <w:t>UNITED NATIONS</w:t>
      </w:r>
      <w:r w:rsidR="00D5540C" w:rsidRPr="00C54D45">
        <w:br w:type="page"/>
      </w:r>
    </w:p>
    <w:p w14:paraId="6AFA7798" w14:textId="1833C0A2" w:rsidR="00C54D45" w:rsidRDefault="00C54D45" w:rsidP="00C54D45">
      <w:pPr>
        <w:pStyle w:val="SingleTxtG"/>
        <w:ind w:left="2268" w:hanging="1134"/>
        <w:rPr>
          <w:lang w:val="en-US"/>
        </w:rPr>
      </w:pPr>
      <w:r w:rsidRPr="00E1634A">
        <w:rPr>
          <w:i/>
          <w:lang w:val="en-US"/>
        </w:rPr>
        <w:lastRenderedPageBreak/>
        <w:t xml:space="preserve">Paragraph </w:t>
      </w:r>
      <w:r w:rsidRPr="00670F30">
        <w:rPr>
          <w:i/>
          <w:lang w:val="en-US"/>
        </w:rPr>
        <w:t>5.11.1.3.</w:t>
      </w:r>
      <w:r w:rsidR="00515F12">
        <w:rPr>
          <w:i/>
          <w:lang w:val="en-US"/>
        </w:rPr>
        <w:t xml:space="preserve"> </w:t>
      </w:r>
      <w:r w:rsidR="00515F12" w:rsidRPr="00515F12">
        <w:rPr>
          <w:iCs/>
          <w:lang w:val="en-US"/>
        </w:rPr>
        <w:t>shall be</w:t>
      </w:r>
      <w:r w:rsidRPr="00E1634A">
        <w:rPr>
          <w:i/>
          <w:lang w:val="en-US"/>
        </w:rPr>
        <w:t xml:space="preserve"> </w:t>
      </w:r>
      <w:r>
        <w:rPr>
          <w:lang w:val="en-US"/>
        </w:rPr>
        <w:t>delete</w:t>
      </w:r>
      <w:r w:rsidR="00515F12">
        <w:rPr>
          <w:lang w:val="en-US"/>
        </w:rPr>
        <w:t>d</w:t>
      </w:r>
      <w:r>
        <w:rPr>
          <w:lang w:val="en-US"/>
        </w:rPr>
        <w:t>.</w:t>
      </w:r>
    </w:p>
    <w:p w14:paraId="25CAF0E4" w14:textId="1471CD70" w:rsidR="00C54D45" w:rsidRPr="006558E9" w:rsidRDefault="00C54D45" w:rsidP="00515F12">
      <w:pPr>
        <w:pStyle w:val="NormalWeb"/>
        <w:spacing w:before="0" w:beforeAutospacing="0" w:after="120" w:afterAutospacing="0" w:line="240" w:lineRule="atLeast"/>
        <w:ind w:left="2268" w:right="1134" w:hanging="1134"/>
        <w:jc w:val="both"/>
        <w:rPr>
          <w:sz w:val="20"/>
          <w:szCs w:val="20"/>
        </w:rPr>
      </w:pPr>
      <w:r w:rsidRPr="00670F30">
        <w:rPr>
          <w:i/>
          <w:sz w:val="20"/>
          <w:szCs w:val="20"/>
        </w:rPr>
        <w:t>Paragraph 6.2.7.6.</w:t>
      </w:r>
      <w:r>
        <w:rPr>
          <w:sz w:val="20"/>
          <w:szCs w:val="20"/>
        </w:rPr>
        <w:t xml:space="preserve"> </w:t>
      </w:r>
      <w:r w:rsidR="00515F12" w:rsidRPr="00515F12">
        <w:rPr>
          <w:iCs/>
          <w:sz w:val="20"/>
          <w:szCs w:val="20"/>
          <w:lang w:val="en-US"/>
        </w:rPr>
        <w:t>shall be</w:t>
      </w:r>
      <w:r w:rsidR="00515F12" w:rsidRPr="00515F12">
        <w:rPr>
          <w:sz w:val="20"/>
          <w:szCs w:val="20"/>
        </w:rPr>
        <w:t xml:space="preserve"> </w:t>
      </w:r>
      <w:r>
        <w:rPr>
          <w:sz w:val="20"/>
          <w:szCs w:val="20"/>
        </w:rPr>
        <w:t>delete</w:t>
      </w:r>
      <w:r w:rsidR="00515F12">
        <w:rPr>
          <w:sz w:val="20"/>
          <w:szCs w:val="20"/>
        </w:rPr>
        <w:t>d</w:t>
      </w:r>
      <w:r>
        <w:rPr>
          <w:sz w:val="20"/>
          <w:szCs w:val="20"/>
        </w:rPr>
        <w:t>.</w:t>
      </w:r>
    </w:p>
    <w:p w14:paraId="758824C8" w14:textId="77777777" w:rsidR="00C54D45" w:rsidRPr="00670F30" w:rsidRDefault="00C54D45" w:rsidP="00C54D45">
      <w:pPr>
        <w:pStyle w:val="NormalWeb"/>
        <w:spacing w:before="0" w:beforeAutospacing="0" w:after="120" w:afterAutospacing="0" w:line="240" w:lineRule="atLeast"/>
        <w:ind w:left="2268" w:right="1134" w:hanging="1134"/>
        <w:jc w:val="both"/>
        <w:rPr>
          <w:sz w:val="20"/>
          <w:szCs w:val="20"/>
        </w:rPr>
      </w:pPr>
      <w:r w:rsidRPr="00670F30">
        <w:rPr>
          <w:i/>
          <w:sz w:val="20"/>
          <w:szCs w:val="20"/>
        </w:rPr>
        <w:t>Paragraph 6.2.7.6.</w:t>
      </w:r>
      <w:r>
        <w:rPr>
          <w:i/>
          <w:sz w:val="20"/>
          <w:szCs w:val="20"/>
        </w:rPr>
        <w:t>1.</w:t>
      </w:r>
      <w:r w:rsidRPr="00670F30">
        <w:rPr>
          <w:i/>
          <w:sz w:val="20"/>
          <w:szCs w:val="20"/>
        </w:rPr>
        <w:t>,</w:t>
      </w:r>
      <w:r>
        <w:rPr>
          <w:i/>
          <w:sz w:val="20"/>
          <w:szCs w:val="20"/>
        </w:rPr>
        <w:t xml:space="preserve"> </w:t>
      </w:r>
      <w:r>
        <w:rPr>
          <w:sz w:val="20"/>
          <w:szCs w:val="20"/>
        </w:rPr>
        <w:t>renumber as 6.2.7.6. and amend to read:</w:t>
      </w:r>
    </w:p>
    <w:p w14:paraId="02F7F137" w14:textId="77777777" w:rsidR="00C54D45" w:rsidRPr="0004235F" w:rsidRDefault="00C54D45" w:rsidP="00C54D45">
      <w:pPr>
        <w:pStyle w:val="NormalWeb"/>
        <w:spacing w:before="0" w:beforeAutospacing="0" w:after="120" w:afterAutospacing="0" w:line="240" w:lineRule="atLeast"/>
        <w:ind w:left="2268" w:right="1134" w:hanging="1134"/>
        <w:jc w:val="both"/>
        <w:rPr>
          <w:sz w:val="20"/>
          <w:szCs w:val="20"/>
        </w:rPr>
      </w:pPr>
      <w:r>
        <w:rPr>
          <w:sz w:val="20"/>
          <w:szCs w:val="20"/>
        </w:rPr>
        <w:t>"</w:t>
      </w:r>
      <w:r w:rsidRPr="0004235F">
        <w:rPr>
          <w:sz w:val="20"/>
          <w:szCs w:val="20"/>
        </w:rPr>
        <w:t>6.2.7.6.</w:t>
      </w:r>
      <w:r w:rsidRPr="0004235F">
        <w:rPr>
          <w:sz w:val="20"/>
          <w:szCs w:val="20"/>
        </w:rPr>
        <w:tab/>
      </w:r>
      <w:r w:rsidRPr="0004235F">
        <w:rPr>
          <w:bCs/>
          <w:sz w:val="20"/>
          <w:szCs w:val="20"/>
        </w:rPr>
        <w:t>The dipped-beam headlamps shall be switched ON and OFF automatically relative to the ambient light conditions (e.g. switch ON during night-time driving conditions, tunnels, etc.) according to the requirements of Annex 13</w:t>
      </w:r>
      <w:r w:rsidRPr="00670F30">
        <w:rPr>
          <w:bCs/>
          <w:sz w:val="20"/>
          <w:szCs w:val="20"/>
        </w:rPr>
        <w:t>."</w:t>
      </w:r>
    </w:p>
    <w:p w14:paraId="7CED7576" w14:textId="6CE2F935" w:rsidR="00C54D45" w:rsidRPr="00670F30" w:rsidRDefault="00C54D45" w:rsidP="00C54D45">
      <w:pPr>
        <w:pStyle w:val="NormalWeb"/>
        <w:spacing w:before="0" w:beforeAutospacing="0" w:after="120" w:afterAutospacing="0" w:line="240" w:lineRule="atLeast"/>
        <w:ind w:left="2268" w:right="1134" w:hanging="1134"/>
        <w:jc w:val="both"/>
        <w:rPr>
          <w:bCs/>
          <w:sz w:val="20"/>
          <w:szCs w:val="20"/>
        </w:rPr>
      </w:pPr>
      <w:r w:rsidRPr="00670F30">
        <w:rPr>
          <w:bCs/>
          <w:i/>
          <w:sz w:val="20"/>
          <w:szCs w:val="20"/>
        </w:rPr>
        <w:t>Paragraphs 6.2.7.6.2., 6.2.7.6.3. and its subparagraphs</w:t>
      </w:r>
      <w:r w:rsidR="00515F12">
        <w:rPr>
          <w:bCs/>
          <w:i/>
          <w:sz w:val="20"/>
          <w:szCs w:val="20"/>
        </w:rPr>
        <w:t xml:space="preserve"> </w:t>
      </w:r>
      <w:r w:rsidR="00515F12" w:rsidRPr="00515F12">
        <w:rPr>
          <w:bCs/>
          <w:iCs/>
          <w:sz w:val="20"/>
          <w:szCs w:val="20"/>
        </w:rPr>
        <w:t>shall be</w:t>
      </w:r>
      <w:r w:rsidRPr="00515F12">
        <w:rPr>
          <w:bCs/>
          <w:iCs/>
          <w:sz w:val="20"/>
          <w:szCs w:val="20"/>
        </w:rPr>
        <w:t xml:space="preserve"> </w:t>
      </w:r>
      <w:r>
        <w:rPr>
          <w:bCs/>
          <w:sz w:val="20"/>
          <w:szCs w:val="20"/>
        </w:rPr>
        <w:t>delete</w:t>
      </w:r>
      <w:r w:rsidR="00515F12">
        <w:rPr>
          <w:bCs/>
          <w:sz w:val="20"/>
          <w:szCs w:val="20"/>
        </w:rPr>
        <w:t>d</w:t>
      </w:r>
      <w:r>
        <w:rPr>
          <w:bCs/>
          <w:sz w:val="20"/>
          <w:szCs w:val="20"/>
        </w:rPr>
        <w:t>.</w:t>
      </w:r>
    </w:p>
    <w:p w14:paraId="3CC02FB3" w14:textId="77777777" w:rsidR="00C54D45" w:rsidRPr="00AC18AD" w:rsidRDefault="00C54D45" w:rsidP="00C54D45">
      <w:pPr>
        <w:autoSpaceDE w:val="0"/>
        <w:autoSpaceDN w:val="0"/>
        <w:adjustRightInd w:val="0"/>
        <w:spacing w:after="120"/>
        <w:ind w:left="1134" w:right="1134"/>
        <w:jc w:val="both"/>
        <w:rPr>
          <w:lang w:val="en-US"/>
        </w:rPr>
      </w:pPr>
      <w:r w:rsidRPr="00AC18AD">
        <w:rPr>
          <w:i/>
          <w:iCs/>
          <w:lang w:val="en-US"/>
        </w:rPr>
        <w:t>Paragraph 6.9.8.</w:t>
      </w:r>
      <w:r w:rsidRPr="00AC18AD">
        <w:rPr>
          <w:lang w:val="en-US"/>
        </w:rPr>
        <w:t>, amend to read:</w:t>
      </w:r>
    </w:p>
    <w:p w14:paraId="33F2ABF0" w14:textId="77777777" w:rsidR="00C54D45" w:rsidRPr="00AC18AD" w:rsidRDefault="00C54D45" w:rsidP="00C54D45">
      <w:pPr>
        <w:autoSpaceDE w:val="0"/>
        <w:autoSpaceDN w:val="0"/>
        <w:adjustRightInd w:val="0"/>
        <w:spacing w:after="120"/>
        <w:ind w:left="1134" w:right="1134"/>
        <w:jc w:val="both"/>
        <w:rPr>
          <w:iCs/>
          <w:lang w:val="en-US"/>
        </w:rPr>
      </w:pPr>
      <w:r>
        <w:rPr>
          <w:iCs/>
          <w:lang w:val="en-US"/>
        </w:rPr>
        <w:t>"</w:t>
      </w:r>
      <w:r w:rsidRPr="00AC18AD">
        <w:rPr>
          <w:iCs/>
          <w:lang w:val="en-US"/>
        </w:rPr>
        <w:t xml:space="preserve">6.9.8. </w:t>
      </w:r>
      <w:r>
        <w:rPr>
          <w:iCs/>
          <w:lang w:val="en-US"/>
        </w:rPr>
        <w:tab/>
      </w:r>
      <w:r w:rsidRPr="00AC18AD">
        <w:rPr>
          <w:iCs/>
          <w:lang w:val="en-US"/>
        </w:rPr>
        <w:t>Tell-tale</w:t>
      </w:r>
    </w:p>
    <w:p w14:paraId="7FBADBB8" w14:textId="77777777" w:rsidR="00C54D45" w:rsidRPr="00AC18AD" w:rsidRDefault="00C54D45" w:rsidP="00C54D45">
      <w:pPr>
        <w:autoSpaceDE w:val="0"/>
        <w:autoSpaceDN w:val="0"/>
        <w:adjustRightInd w:val="0"/>
        <w:spacing w:after="120"/>
        <w:ind w:left="1701" w:right="1134" w:firstLine="567"/>
        <w:jc w:val="both"/>
        <w:rPr>
          <w:lang w:val="en-US"/>
        </w:rPr>
      </w:pPr>
      <w:r w:rsidRPr="00AC18AD">
        <w:rPr>
          <w:lang w:val="en-US"/>
        </w:rPr>
        <w:t xml:space="preserve">Circuit-closed tell-tale mandatory. </w:t>
      </w:r>
    </w:p>
    <w:p w14:paraId="3E8C1143" w14:textId="77777777" w:rsidR="00C54D45" w:rsidRPr="00AC18AD" w:rsidRDefault="00C54D45" w:rsidP="00C54D45">
      <w:pPr>
        <w:autoSpaceDE w:val="0"/>
        <w:autoSpaceDN w:val="0"/>
        <w:adjustRightInd w:val="0"/>
        <w:spacing w:after="120"/>
        <w:ind w:left="2268" w:right="1134"/>
        <w:jc w:val="both"/>
        <w:rPr>
          <w:lang w:val="en-US"/>
        </w:rPr>
      </w:pPr>
      <w:r w:rsidRPr="00AC18AD">
        <w:rPr>
          <w:lang w:val="en-US"/>
        </w:rPr>
        <w:t xml:space="preserve">This tell-tale shall be non-flashing and shall not be required if the instrument panel lighting can only be </w:t>
      </w:r>
      <w:r>
        <w:rPr>
          <w:lang w:val="en-US"/>
        </w:rPr>
        <w:t xml:space="preserve">switched ON </w:t>
      </w:r>
      <w:r w:rsidRPr="00AC18AD">
        <w:rPr>
          <w:lang w:val="en-US"/>
        </w:rPr>
        <w:t xml:space="preserve">simultaneously with the front position lamps. </w:t>
      </w:r>
    </w:p>
    <w:p w14:paraId="1E7F1514" w14:textId="77777777" w:rsidR="00C54D45" w:rsidRPr="006C0BE7" w:rsidRDefault="00C54D45" w:rsidP="00C54D45">
      <w:pPr>
        <w:spacing w:after="120"/>
        <w:ind w:left="2268" w:right="1134"/>
        <w:jc w:val="both"/>
        <w:rPr>
          <w:lang w:val="en-US"/>
        </w:rPr>
      </w:pPr>
      <w:r w:rsidRPr="006C0BE7">
        <w:rPr>
          <w:lang w:val="en-US"/>
        </w:rPr>
        <w:t xml:space="preserve">However, a tell-tale indicating failure is mandatory if required by the component </w:t>
      </w:r>
      <w:r>
        <w:rPr>
          <w:lang w:val="en-US"/>
        </w:rPr>
        <w:t>R</w:t>
      </w:r>
      <w:r w:rsidRPr="006C0BE7">
        <w:rPr>
          <w:lang w:val="en-US"/>
        </w:rPr>
        <w:t>egulation."</w:t>
      </w:r>
    </w:p>
    <w:p w14:paraId="0C585CA9" w14:textId="77777777" w:rsidR="00C54D45" w:rsidRPr="00AC18AD" w:rsidRDefault="00C54D45" w:rsidP="00C54D45">
      <w:pPr>
        <w:autoSpaceDE w:val="0"/>
        <w:autoSpaceDN w:val="0"/>
        <w:adjustRightInd w:val="0"/>
        <w:spacing w:after="120"/>
        <w:ind w:left="1134" w:right="1134"/>
        <w:jc w:val="both"/>
        <w:rPr>
          <w:lang w:val="en-US"/>
        </w:rPr>
      </w:pPr>
      <w:r w:rsidRPr="00AC18AD">
        <w:rPr>
          <w:i/>
          <w:iCs/>
          <w:lang w:val="en-US"/>
        </w:rPr>
        <w:t>Paragraph 6.10.8.</w:t>
      </w:r>
      <w:r w:rsidRPr="00AC18AD">
        <w:rPr>
          <w:lang w:val="en-US"/>
        </w:rPr>
        <w:t>, amend to read:</w:t>
      </w:r>
    </w:p>
    <w:p w14:paraId="34E7824E" w14:textId="77777777" w:rsidR="00C54D45" w:rsidRPr="00AC18AD" w:rsidRDefault="00C54D45" w:rsidP="00C54D45">
      <w:pPr>
        <w:autoSpaceDE w:val="0"/>
        <w:autoSpaceDN w:val="0"/>
        <w:adjustRightInd w:val="0"/>
        <w:spacing w:after="120"/>
        <w:ind w:left="1134" w:right="1134"/>
        <w:jc w:val="both"/>
        <w:rPr>
          <w:iCs/>
          <w:lang w:val="en-US"/>
        </w:rPr>
      </w:pPr>
      <w:r>
        <w:rPr>
          <w:iCs/>
          <w:lang w:val="en-US"/>
        </w:rPr>
        <w:t>"</w:t>
      </w:r>
      <w:r w:rsidRPr="00AC18AD">
        <w:rPr>
          <w:iCs/>
          <w:lang w:val="en-US"/>
        </w:rPr>
        <w:t xml:space="preserve">6.10.8. </w:t>
      </w:r>
      <w:r>
        <w:rPr>
          <w:iCs/>
          <w:lang w:val="en-US"/>
        </w:rPr>
        <w:tab/>
      </w:r>
      <w:r w:rsidRPr="00AC18AD">
        <w:rPr>
          <w:iCs/>
          <w:lang w:val="en-US"/>
        </w:rPr>
        <w:t>Tell-tale</w:t>
      </w:r>
    </w:p>
    <w:p w14:paraId="307ECC0B" w14:textId="77777777" w:rsidR="00C54D45" w:rsidRPr="00AC18AD" w:rsidRDefault="00C54D45" w:rsidP="00C54D45">
      <w:pPr>
        <w:autoSpaceDE w:val="0"/>
        <w:autoSpaceDN w:val="0"/>
        <w:adjustRightInd w:val="0"/>
        <w:spacing w:after="120"/>
        <w:ind w:left="2268" w:right="1134"/>
        <w:jc w:val="both"/>
        <w:rPr>
          <w:lang w:val="en-US"/>
        </w:rPr>
      </w:pPr>
      <w:r w:rsidRPr="00AC18AD">
        <w:rPr>
          <w:lang w:val="en-US"/>
        </w:rPr>
        <w:t>Circuit-closed tell-tale mandatory. It shall be combined with that of the front position lamps.</w:t>
      </w:r>
    </w:p>
    <w:p w14:paraId="0B669672" w14:textId="77777777" w:rsidR="00C54D45" w:rsidRPr="000C183E" w:rsidRDefault="00C54D45" w:rsidP="00C54D45">
      <w:pPr>
        <w:autoSpaceDE w:val="0"/>
        <w:autoSpaceDN w:val="0"/>
        <w:adjustRightInd w:val="0"/>
        <w:spacing w:after="120"/>
        <w:ind w:left="2268" w:right="1134"/>
        <w:jc w:val="both"/>
        <w:rPr>
          <w:lang w:val="en-US"/>
        </w:rPr>
      </w:pPr>
      <w:r w:rsidRPr="006C0BE7">
        <w:rPr>
          <w:lang w:val="en-US"/>
        </w:rPr>
        <w:t xml:space="preserve">However, a tell-tale indicating failure is mandatory if required by the component </w:t>
      </w:r>
      <w:r>
        <w:rPr>
          <w:lang w:val="en-US"/>
        </w:rPr>
        <w:t>R</w:t>
      </w:r>
      <w:r w:rsidRPr="006C0BE7">
        <w:rPr>
          <w:lang w:val="en-US"/>
        </w:rPr>
        <w:t>egulation."</w:t>
      </w:r>
    </w:p>
    <w:p w14:paraId="79A63BB9" w14:textId="623762F2" w:rsidR="00C54D45" w:rsidRPr="00AC18AD" w:rsidRDefault="00C54D45" w:rsidP="00C54D45">
      <w:pPr>
        <w:autoSpaceDE w:val="0"/>
        <w:autoSpaceDN w:val="0"/>
        <w:adjustRightInd w:val="0"/>
        <w:spacing w:after="120"/>
        <w:ind w:left="1134" w:right="1134"/>
        <w:jc w:val="both"/>
        <w:rPr>
          <w:lang w:val="en-US"/>
        </w:rPr>
      </w:pPr>
      <w:r w:rsidRPr="00AC18AD">
        <w:rPr>
          <w:i/>
          <w:iCs/>
          <w:lang w:val="en-US"/>
        </w:rPr>
        <w:t>Paragraph 6.1</w:t>
      </w:r>
      <w:r>
        <w:rPr>
          <w:i/>
          <w:iCs/>
          <w:lang w:val="en-US"/>
        </w:rPr>
        <w:t>9</w:t>
      </w:r>
      <w:r w:rsidRPr="00AC18AD">
        <w:rPr>
          <w:i/>
          <w:iCs/>
          <w:lang w:val="en-US"/>
        </w:rPr>
        <w:t>.</w:t>
      </w:r>
      <w:r w:rsidRPr="00670F30">
        <w:rPr>
          <w:i/>
          <w:lang w:val="en-US"/>
        </w:rPr>
        <w:t>, footnote 14</w:t>
      </w:r>
      <w:r>
        <w:rPr>
          <w:lang w:val="en-US"/>
        </w:rPr>
        <w:t xml:space="preserve"> </w:t>
      </w:r>
      <w:r w:rsidR="00515F12">
        <w:rPr>
          <w:lang w:val="en-US"/>
        </w:rPr>
        <w:t xml:space="preserve">shall be </w:t>
      </w:r>
      <w:r>
        <w:rPr>
          <w:lang w:val="en-US"/>
        </w:rPr>
        <w:t>delete</w:t>
      </w:r>
      <w:r w:rsidR="00515F12">
        <w:rPr>
          <w:lang w:val="en-US"/>
        </w:rPr>
        <w:t>d</w:t>
      </w:r>
      <w:r>
        <w:rPr>
          <w:lang w:val="en-US"/>
        </w:rPr>
        <w:t xml:space="preserve">. </w:t>
      </w:r>
    </w:p>
    <w:p w14:paraId="794E1DC4" w14:textId="77777777" w:rsidR="00C54D45" w:rsidRDefault="00C54D45" w:rsidP="00C54D45">
      <w:pPr>
        <w:pStyle w:val="NormalWeb"/>
        <w:spacing w:before="0" w:beforeAutospacing="0" w:after="120" w:afterAutospacing="0" w:line="240" w:lineRule="atLeast"/>
        <w:ind w:left="2268" w:right="1134" w:hanging="1134"/>
        <w:jc w:val="both"/>
        <w:rPr>
          <w:sz w:val="20"/>
          <w:szCs w:val="20"/>
        </w:rPr>
      </w:pPr>
      <w:r w:rsidRPr="00E55FB6">
        <w:rPr>
          <w:i/>
          <w:sz w:val="20"/>
          <w:szCs w:val="20"/>
        </w:rPr>
        <w:t>Paragraph 6.19.7.4.,</w:t>
      </w:r>
      <w:r>
        <w:rPr>
          <w:sz w:val="20"/>
          <w:szCs w:val="20"/>
        </w:rPr>
        <w:t xml:space="preserve"> amend to read:</w:t>
      </w:r>
    </w:p>
    <w:p w14:paraId="44D8E841" w14:textId="77777777" w:rsidR="00C54D45" w:rsidRPr="0004235F" w:rsidRDefault="00C54D45" w:rsidP="00C54D45">
      <w:pPr>
        <w:pStyle w:val="NormalWeb"/>
        <w:spacing w:before="0" w:beforeAutospacing="0" w:after="120" w:afterAutospacing="0" w:line="240" w:lineRule="atLeast"/>
        <w:ind w:left="2268" w:right="1134" w:hanging="1134"/>
        <w:jc w:val="both"/>
        <w:rPr>
          <w:strike/>
          <w:sz w:val="20"/>
          <w:szCs w:val="20"/>
        </w:rPr>
      </w:pPr>
      <w:r>
        <w:rPr>
          <w:sz w:val="20"/>
          <w:szCs w:val="20"/>
        </w:rPr>
        <w:t>"</w:t>
      </w:r>
      <w:r w:rsidRPr="0004235F">
        <w:rPr>
          <w:sz w:val="20"/>
          <w:szCs w:val="20"/>
        </w:rPr>
        <w:t>6.19.7.4.</w:t>
      </w:r>
      <w:r w:rsidRPr="0004235F">
        <w:rPr>
          <w:sz w:val="20"/>
          <w:szCs w:val="20"/>
        </w:rPr>
        <w:tab/>
        <w:t>The lamps referred to in paragraph 5.11. may be switched ON when the daytime running lamps are switched ON</w:t>
      </w:r>
      <w:r>
        <w:rPr>
          <w:sz w:val="20"/>
          <w:szCs w:val="20"/>
        </w:rPr>
        <w:t>."</w:t>
      </w:r>
    </w:p>
    <w:p w14:paraId="26D13658" w14:textId="78896997" w:rsidR="00CD683D" w:rsidRPr="00C54D45" w:rsidRDefault="00C54D45" w:rsidP="00C54D45">
      <w:pPr>
        <w:spacing w:before="240"/>
        <w:ind w:left="1134" w:right="1134"/>
        <w:jc w:val="center"/>
        <w:rPr>
          <w:u w:val="single"/>
        </w:rPr>
      </w:pPr>
      <w:r w:rsidRPr="006132BE">
        <w:rPr>
          <w:u w:val="single"/>
        </w:rPr>
        <w:tab/>
      </w:r>
      <w:r w:rsidRPr="006132BE">
        <w:rPr>
          <w:u w:val="single"/>
        </w:rPr>
        <w:tab/>
      </w:r>
      <w:r w:rsidRPr="006132BE">
        <w:rPr>
          <w:u w:val="single"/>
        </w:rPr>
        <w:tab/>
      </w: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64636E" w:rsidRPr="00C54D45" w14:paraId="57FD71C5" w14:textId="77777777" w:rsidTr="00165E82">
        <w:trPr>
          <w:cantSplit/>
          <w:trHeight w:hRule="exact" w:val="851"/>
        </w:trPr>
        <w:tc>
          <w:tcPr>
            <w:tcW w:w="1276" w:type="dxa"/>
            <w:tcBorders>
              <w:bottom w:val="single" w:sz="4" w:space="0" w:color="auto"/>
            </w:tcBorders>
            <w:vAlign w:val="bottom"/>
          </w:tcPr>
          <w:p w14:paraId="5A6CFB92" w14:textId="77777777" w:rsidR="0064636E" w:rsidRPr="00C54D45" w:rsidRDefault="0064636E" w:rsidP="003C3936">
            <w:bookmarkStart w:id="95" w:name="_GoBack"/>
            <w:bookmarkEnd w:id="95"/>
          </w:p>
        </w:tc>
        <w:tc>
          <w:tcPr>
            <w:tcW w:w="8363" w:type="dxa"/>
            <w:gridSpan w:val="2"/>
            <w:tcBorders>
              <w:bottom w:val="single" w:sz="4" w:space="0" w:color="auto"/>
            </w:tcBorders>
            <w:vAlign w:val="bottom"/>
          </w:tcPr>
          <w:p w14:paraId="21FBE7EF" w14:textId="5777E1C5" w:rsidR="0064636E" w:rsidRPr="00C54D45" w:rsidRDefault="0064636E" w:rsidP="00C54D45">
            <w:pPr>
              <w:jc w:val="right"/>
            </w:pPr>
            <w:r w:rsidRPr="00C54D45">
              <w:rPr>
                <w:sz w:val="40"/>
              </w:rPr>
              <w:t>E</w:t>
            </w:r>
            <w:r w:rsidRPr="00C54D45">
              <w:t>/ECE/324/</w:t>
            </w:r>
            <w:r w:rsidR="00CD683D" w:rsidRPr="00C54D45">
              <w:t>Rev.1/</w:t>
            </w:r>
            <w:r w:rsidRPr="00C54D45">
              <w:t>Add.</w:t>
            </w:r>
            <w:r w:rsidR="009871E9" w:rsidRPr="00C54D45">
              <w:t>4</w:t>
            </w:r>
            <w:r w:rsidR="00002CD6" w:rsidRPr="00C54D45">
              <w:t>7</w:t>
            </w:r>
            <w:r w:rsidRPr="00C54D45">
              <w:t>/Rev.</w:t>
            </w:r>
            <w:r w:rsidR="0053612C" w:rsidRPr="00C54D45">
              <w:t>12</w:t>
            </w:r>
            <w:r w:rsidRPr="00C54D45">
              <w:t>/</w:t>
            </w:r>
            <w:r w:rsidR="00D623A7" w:rsidRPr="00C54D45">
              <w:t>Amend.</w:t>
            </w:r>
            <w:r w:rsidR="009D69BD">
              <w:t>7</w:t>
            </w:r>
            <w:r w:rsidRPr="00C54D45">
              <w:t>−</w:t>
            </w:r>
            <w:r w:rsidRPr="00C54D45">
              <w:rPr>
                <w:sz w:val="40"/>
              </w:rPr>
              <w:t>E</w:t>
            </w:r>
            <w:r w:rsidRPr="00C54D45">
              <w:t>/ECE/TRANS/505</w:t>
            </w:r>
            <w:r w:rsidR="00841EB5" w:rsidRPr="00C54D45">
              <w:t>/</w:t>
            </w:r>
            <w:r w:rsidR="00CD683D" w:rsidRPr="00C54D45">
              <w:t>Rev.1/</w:t>
            </w:r>
            <w:r w:rsidR="00841EB5" w:rsidRPr="00C54D45">
              <w:t>Add.</w:t>
            </w:r>
            <w:r w:rsidR="009871E9" w:rsidRPr="00C54D45">
              <w:t>4</w:t>
            </w:r>
            <w:r w:rsidR="00002CD6" w:rsidRPr="00C54D45">
              <w:t>7</w:t>
            </w:r>
            <w:r w:rsidR="00841EB5" w:rsidRPr="00C54D45">
              <w:t>/Rev.</w:t>
            </w:r>
            <w:r w:rsidR="009871E9" w:rsidRPr="00C54D45">
              <w:t>1</w:t>
            </w:r>
            <w:r w:rsidR="0053612C" w:rsidRPr="00C54D45">
              <w:t>2</w:t>
            </w:r>
            <w:r w:rsidR="00841EB5" w:rsidRPr="00C54D45">
              <w:t>/Amend.</w:t>
            </w:r>
            <w:r w:rsidR="009D69BD">
              <w:t>7</w:t>
            </w:r>
          </w:p>
        </w:tc>
      </w:tr>
      <w:tr w:rsidR="003C3936" w:rsidRPr="00C54D45" w14:paraId="6F985C55" w14:textId="77777777" w:rsidTr="00A41529">
        <w:trPr>
          <w:cantSplit/>
          <w:trHeight w:hRule="exact" w:val="2413"/>
        </w:trPr>
        <w:tc>
          <w:tcPr>
            <w:tcW w:w="1276" w:type="dxa"/>
            <w:tcBorders>
              <w:top w:val="single" w:sz="4" w:space="0" w:color="auto"/>
              <w:bottom w:val="single" w:sz="12" w:space="0" w:color="auto"/>
            </w:tcBorders>
          </w:tcPr>
          <w:p w14:paraId="31028A61" w14:textId="77777777" w:rsidR="003C3936" w:rsidRPr="00C54D45" w:rsidRDefault="003C3936" w:rsidP="003C3936">
            <w:pPr>
              <w:spacing w:before="120"/>
            </w:pPr>
          </w:p>
        </w:tc>
        <w:tc>
          <w:tcPr>
            <w:tcW w:w="5528" w:type="dxa"/>
            <w:tcBorders>
              <w:top w:val="single" w:sz="4" w:space="0" w:color="auto"/>
              <w:bottom w:val="single" w:sz="12" w:space="0" w:color="auto"/>
            </w:tcBorders>
          </w:tcPr>
          <w:p w14:paraId="49836FB9" w14:textId="77777777" w:rsidR="003C3936" w:rsidRPr="00C54D45" w:rsidRDefault="003C3936" w:rsidP="003C3936">
            <w:pPr>
              <w:spacing w:before="120"/>
            </w:pPr>
          </w:p>
        </w:tc>
        <w:tc>
          <w:tcPr>
            <w:tcW w:w="2835" w:type="dxa"/>
            <w:tcBorders>
              <w:top w:val="single" w:sz="4" w:space="0" w:color="auto"/>
              <w:bottom w:val="single" w:sz="12" w:space="0" w:color="auto"/>
            </w:tcBorders>
          </w:tcPr>
          <w:p w14:paraId="5261E6CB" w14:textId="77777777" w:rsidR="003C3936" w:rsidRPr="00C54D45" w:rsidRDefault="003C3936" w:rsidP="003C3936">
            <w:pPr>
              <w:spacing w:before="120"/>
            </w:pPr>
          </w:p>
          <w:p w14:paraId="10DFEABE" w14:textId="77777777" w:rsidR="00D623A7" w:rsidRPr="00C54D45" w:rsidRDefault="00D623A7" w:rsidP="003C3936">
            <w:pPr>
              <w:spacing w:before="120"/>
            </w:pPr>
          </w:p>
          <w:p w14:paraId="3AAF3BDD" w14:textId="6DDD811C" w:rsidR="00C84414" w:rsidRPr="00C54D45" w:rsidRDefault="00341C91" w:rsidP="008F4BE2">
            <w:pPr>
              <w:spacing w:before="120"/>
            </w:pPr>
            <w:r>
              <w:t xml:space="preserve">24 June </w:t>
            </w:r>
            <w:r w:rsidR="005E2617" w:rsidRPr="00C54D45">
              <w:t>201</w:t>
            </w:r>
            <w:r w:rsidR="009D69BD">
              <w:t>9</w:t>
            </w:r>
          </w:p>
        </w:tc>
      </w:tr>
    </w:tbl>
    <w:p w14:paraId="431B1AEB" w14:textId="77777777" w:rsidR="00C711C7" w:rsidRPr="00C54D45" w:rsidRDefault="00C711C7" w:rsidP="00A41529">
      <w:pPr>
        <w:pStyle w:val="HChG"/>
        <w:spacing w:before="240" w:after="120"/>
      </w:pPr>
      <w:r w:rsidRPr="00C54D45">
        <w:tab/>
      </w:r>
      <w:r w:rsidRPr="00C54D45">
        <w:tab/>
      </w:r>
      <w:bookmarkStart w:id="96" w:name="_Toc340666199"/>
      <w:bookmarkStart w:id="97" w:name="_Toc340745062"/>
      <w:r w:rsidRPr="00C54D45">
        <w:t>Agreement</w:t>
      </w:r>
      <w:bookmarkEnd w:id="96"/>
      <w:bookmarkEnd w:id="97"/>
    </w:p>
    <w:p w14:paraId="41F51FD2" w14:textId="4AE894CC" w:rsidR="00A61C62" w:rsidRPr="00C54D45" w:rsidRDefault="00C711C7" w:rsidP="008F4BE2">
      <w:pPr>
        <w:pStyle w:val="H1G"/>
        <w:spacing w:before="240"/>
      </w:pPr>
      <w:r w:rsidRPr="00C54D45">
        <w:rPr>
          <w:rStyle w:val="H1GChar"/>
        </w:rPr>
        <w:tab/>
      </w:r>
      <w:r w:rsidRPr="00C54D45">
        <w:rPr>
          <w:rStyle w:val="H1GChar"/>
        </w:rPr>
        <w:tab/>
      </w:r>
      <w:r w:rsidR="008F4BE2" w:rsidRPr="00C54D45">
        <w:tab/>
      </w:r>
      <w:r w:rsidR="00A61C62" w:rsidRPr="00C54D45">
        <w:t>Concerning the</w:t>
      </w:r>
      <w:r w:rsidR="00A61C62" w:rsidRPr="00C54D45">
        <w:rPr>
          <w:smallCaps/>
        </w:rPr>
        <w:t xml:space="preserve"> </w:t>
      </w:r>
      <w:r w:rsidR="00A61C62" w:rsidRPr="00C54D45">
        <w:t>Adoption of Harmonized Technical United Nations Regulations for Wheeled Vehicles, Equipment and Parts which can be Fitted and/or be Used on Wheeled Vehicles and the Conditions for Reciprocal Recognition of Approvals Granted on the Basis of these United Nations Regulations</w:t>
      </w:r>
      <w:r w:rsidR="00A61C62" w:rsidRPr="00C54D45">
        <w:footnoteReference w:customMarkFollows="1" w:id="37"/>
        <w:t>*</w:t>
      </w:r>
    </w:p>
    <w:p w14:paraId="42DCC474" w14:textId="32CB2133" w:rsidR="00A61C62" w:rsidRPr="00C54D45" w:rsidRDefault="00A61C62" w:rsidP="00C711C7">
      <w:pPr>
        <w:pStyle w:val="SingleTxtG"/>
        <w:spacing w:before="120"/>
      </w:pPr>
      <w:r w:rsidRPr="00C54D45">
        <w:t>(Revision 3, including the amendments which entered into force on 14 September 2017)</w:t>
      </w:r>
    </w:p>
    <w:p w14:paraId="23520E79" w14:textId="77777777" w:rsidR="0064636E" w:rsidRPr="00C54D45" w:rsidRDefault="00C711C7" w:rsidP="00B32121">
      <w:pPr>
        <w:pStyle w:val="H1G"/>
        <w:spacing w:before="120"/>
        <w:ind w:left="0" w:right="0" w:firstLine="0"/>
        <w:jc w:val="center"/>
      </w:pPr>
      <w:r w:rsidRPr="00C54D45">
        <w:t>_________</w:t>
      </w:r>
    </w:p>
    <w:p w14:paraId="1E020283" w14:textId="3FC13002" w:rsidR="0064636E" w:rsidRPr="00C54D45" w:rsidRDefault="0064636E" w:rsidP="00A41529">
      <w:pPr>
        <w:pStyle w:val="H1G"/>
        <w:spacing w:before="240" w:after="120"/>
      </w:pPr>
      <w:r w:rsidRPr="00C54D45">
        <w:tab/>
      </w:r>
      <w:r w:rsidRPr="00C54D45">
        <w:tab/>
        <w:t xml:space="preserve">Addendum </w:t>
      </w:r>
      <w:r w:rsidR="009871E9" w:rsidRPr="00C54D45">
        <w:t>4</w:t>
      </w:r>
      <w:r w:rsidR="00002CD6" w:rsidRPr="00C54D45">
        <w:t>7</w:t>
      </w:r>
      <w:r w:rsidRPr="00C54D45">
        <w:t xml:space="preserve"> – </w:t>
      </w:r>
      <w:r w:rsidR="005271A5">
        <w:t xml:space="preserve">UN </w:t>
      </w:r>
      <w:r w:rsidRPr="00C54D45">
        <w:t>Regulation No.</w:t>
      </w:r>
      <w:r w:rsidR="00271A7F" w:rsidRPr="00C54D45">
        <w:t xml:space="preserve"> </w:t>
      </w:r>
      <w:r w:rsidR="009871E9" w:rsidRPr="00C54D45">
        <w:t>4</w:t>
      </w:r>
      <w:r w:rsidR="00002CD6" w:rsidRPr="00C54D45">
        <w:t>8</w:t>
      </w:r>
    </w:p>
    <w:p w14:paraId="4E272B2A" w14:textId="1A407FDB" w:rsidR="0064636E" w:rsidRPr="00C54D45" w:rsidRDefault="0064636E" w:rsidP="00A41529">
      <w:pPr>
        <w:pStyle w:val="H1G"/>
        <w:spacing w:before="240"/>
      </w:pPr>
      <w:r w:rsidRPr="00C54D45">
        <w:tab/>
      </w:r>
      <w:r w:rsidRPr="00C54D45">
        <w:tab/>
        <w:t xml:space="preserve">Revision </w:t>
      </w:r>
      <w:r w:rsidR="009871E9" w:rsidRPr="00C54D45">
        <w:t>1</w:t>
      </w:r>
      <w:r w:rsidR="0053612C" w:rsidRPr="00C54D45">
        <w:t>2</w:t>
      </w:r>
      <w:r w:rsidRPr="00C54D45">
        <w:t xml:space="preserve"> - </w:t>
      </w:r>
      <w:r w:rsidR="00D623A7" w:rsidRPr="00C54D45">
        <w:t>Amendment</w:t>
      </w:r>
      <w:r w:rsidRPr="00C54D45">
        <w:t xml:space="preserve"> </w:t>
      </w:r>
      <w:r w:rsidR="009D69BD">
        <w:t>7</w:t>
      </w:r>
    </w:p>
    <w:p w14:paraId="4FAFC05A" w14:textId="756FDBD2" w:rsidR="0064636E" w:rsidRPr="00C54D45" w:rsidRDefault="00D623A7" w:rsidP="0064636E">
      <w:pPr>
        <w:pStyle w:val="SingleTxtG"/>
        <w:spacing w:after="360"/>
        <w:rPr>
          <w:spacing w:val="-2"/>
        </w:rPr>
      </w:pPr>
      <w:r w:rsidRPr="00C54D45">
        <w:rPr>
          <w:spacing w:val="-2"/>
        </w:rPr>
        <w:t xml:space="preserve">Supplement </w:t>
      </w:r>
      <w:r w:rsidR="00C54D45" w:rsidRPr="00C54D45">
        <w:rPr>
          <w:spacing w:val="-2"/>
        </w:rPr>
        <w:t>1</w:t>
      </w:r>
      <w:r w:rsidR="009D69BD">
        <w:rPr>
          <w:spacing w:val="-2"/>
        </w:rPr>
        <w:t>1</w:t>
      </w:r>
      <w:r w:rsidRPr="00C54D45">
        <w:rPr>
          <w:spacing w:val="-2"/>
        </w:rPr>
        <w:t xml:space="preserve"> to </w:t>
      </w:r>
      <w:r w:rsidR="00271A7F" w:rsidRPr="00C54D45">
        <w:rPr>
          <w:spacing w:val="-2"/>
        </w:rPr>
        <w:t xml:space="preserve">the </w:t>
      </w:r>
      <w:r w:rsidR="0053612C" w:rsidRPr="00C54D45">
        <w:rPr>
          <w:spacing w:val="-2"/>
        </w:rPr>
        <w:t>06 series of amendments</w:t>
      </w:r>
      <w:r w:rsidR="0064636E" w:rsidRPr="00C54D45">
        <w:rPr>
          <w:spacing w:val="-2"/>
        </w:rPr>
        <w:t xml:space="preserve"> – Date of entry into force: </w:t>
      </w:r>
      <w:r w:rsidR="009D69BD">
        <w:t>28 May 2019</w:t>
      </w:r>
    </w:p>
    <w:p w14:paraId="24730B39" w14:textId="498E00E1" w:rsidR="0064636E" w:rsidRPr="00C54D45" w:rsidRDefault="0064636E" w:rsidP="00A41529">
      <w:pPr>
        <w:pStyle w:val="H1G"/>
        <w:spacing w:before="120" w:after="120" w:line="240" w:lineRule="exact"/>
      </w:pPr>
      <w:r w:rsidRPr="00C54D45">
        <w:tab/>
      </w:r>
      <w:r w:rsidRPr="00C54D45">
        <w:tab/>
      </w:r>
      <w:r w:rsidR="0053612C" w:rsidRPr="00C54D45">
        <w:t>Uniform provisions concerning the approval of vehicles with regard to the installation of lighting and light-signalling devices</w:t>
      </w:r>
    </w:p>
    <w:p w14:paraId="6C824AF8" w14:textId="2E072AB4" w:rsidR="00B32121" w:rsidRPr="00C54D45" w:rsidRDefault="00B32121" w:rsidP="009D69BD">
      <w:pPr>
        <w:pStyle w:val="SingleTxtG"/>
        <w:spacing w:after="40"/>
        <w:rPr>
          <w:lang w:eastAsia="en-GB"/>
        </w:rPr>
      </w:pPr>
      <w:r w:rsidRPr="00C54D45">
        <w:rPr>
          <w:spacing w:val="-4"/>
          <w:lang w:eastAsia="en-GB"/>
        </w:rPr>
        <w:t>This document is meant purely as documentation tool. The authentic and legal binding text is:</w:t>
      </w:r>
      <w:r w:rsidRPr="00C54D45">
        <w:rPr>
          <w:lang w:eastAsia="en-GB"/>
        </w:rPr>
        <w:t xml:space="preserve"> </w:t>
      </w:r>
      <w:r w:rsidRPr="00C54D45">
        <w:rPr>
          <w:spacing w:val="-6"/>
          <w:lang w:eastAsia="en-GB"/>
        </w:rPr>
        <w:t>ECE/TRANS/WP.29/201</w:t>
      </w:r>
      <w:r w:rsidR="009D69BD">
        <w:rPr>
          <w:spacing w:val="-6"/>
          <w:lang w:eastAsia="en-GB"/>
        </w:rPr>
        <w:t>8</w:t>
      </w:r>
      <w:r w:rsidRPr="00C54D45">
        <w:rPr>
          <w:spacing w:val="-6"/>
          <w:lang w:eastAsia="en-GB"/>
        </w:rPr>
        <w:t>/</w:t>
      </w:r>
      <w:r w:rsidR="009D69BD">
        <w:rPr>
          <w:spacing w:val="-6"/>
          <w:lang w:eastAsia="en-GB"/>
        </w:rPr>
        <w:t>84.</w:t>
      </w:r>
    </w:p>
    <w:p w14:paraId="0BE7EBB7" w14:textId="07D1D48B" w:rsidR="000D3A4F" w:rsidRPr="00C54D45" w:rsidRDefault="00F55704" w:rsidP="00326BE4">
      <w:pPr>
        <w:suppressAutoHyphens w:val="0"/>
        <w:spacing w:line="240" w:lineRule="auto"/>
        <w:jc w:val="center"/>
        <w:rPr>
          <w:b/>
          <w:sz w:val="24"/>
        </w:rPr>
      </w:pPr>
      <w:r w:rsidRPr="00C54D45">
        <w:rPr>
          <w:b/>
          <w:noProof/>
          <w:sz w:val="24"/>
          <w:lang w:val="en-US"/>
        </w:rPr>
        <w:drawing>
          <wp:anchor distT="0" distB="137160" distL="114300" distR="114300" simplePos="0" relativeHeight="251657728" behindDoc="0" locked="0" layoutInCell="1" allowOverlap="1" wp14:anchorId="1A9092C3" wp14:editId="0C339765">
            <wp:simplePos x="0" y="0"/>
            <wp:positionH relativeFrom="column">
              <wp:posOffset>2540000</wp:posOffset>
            </wp:positionH>
            <wp:positionV relativeFrom="paragraph">
              <wp:posOffset>223520</wp:posOffset>
            </wp:positionV>
            <wp:extent cx="1028700" cy="826770"/>
            <wp:effectExtent l="0" t="0" r="0" b="0"/>
            <wp:wrapTopAndBottom/>
            <wp:docPr id="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000D3A4F" w:rsidRPr="00C54D45">
        <w:rPr>
          <w:b/>
          <w:sz w:val="24"/>
        </w:rPr>
        <w:t>_________</w:t>
      </w:r>
    </w:p>
    <w:p w14:paraId="485AE9A9" w14:textId="53F5D341" w:rsidR="00A61C62" w:rsidRPr="00C54D45" w:rsidRDefault="000D3A4F" w:rsidP="009871E9">
      <w:pPr>
        <w:suppressAutoHyphens w:val="0"/>
        <w:spacing w:line="240" w:lineRule="auto"/>
        <w:jc w:val="center"/>
        <w:rPr>
          <w:bCs/>
        </w:rPr>
      </w:pPr>
      <w:r w:rsidRPr="00C54D45">
        <w:rPr>
          <w:b/>
          <w:sz w:val="24"/>
        </w:rPr>
        <w:t>UNITED NATIONS</w:t>
      </w:r>
      <w:r w:rsidR="00D5540C" w:rsidRPr="00C54D45">
        <w:br w:type="page"/>
      </w:r>
    </w:p>
    <w:p w14:paraId="1960C1FB" w14:textId="77777777" w:rsidR="009D69BD" w:rsidRPr="007C538D" w:rsidRDefault="009D69BD" w:rsidP="009D69BD">
      <w:pPr>
        <w:pStyle w:val="para"/>
        <w:ind w:left="1134" w:firstLine="0"/>
        <w:rPr>
          <w:i/>
        </w:rPr>
      </w:pPr>
      <w:r w:rsidRPr="00C24401">
        <w:rPr>
          <w:i/>
        </w:rPr>
        <w:lastRenderedPageBreak/>
        <w:t>Insert a new paragraph 2.37.</w:t>
      </w:r>
      <w:r w:rsidRPr="007C538D">
        <w:t>, to read:</w:t>
      </w:r>
    </w:p>
    <w:p w14:paraId="2FFE882F" w14:textId="77777777" w:rsidR="009D69BD" w:rsidRPr="00C3153C" w:rsidRDefault="009D69BD" w:rsidP="009D69BD">
      <w:pPr>
        <w:spacing w:after="120"/>
        <w:ind w:left="2268" w:right="1134" w:hanging="1134"/>
        <w:jc w:val="both"/>
        <w:rPr>
          <w:color w:val="000000" w:themeColor="text1"/>
        </w:rPr>
      </w:pPr>
      <w:r w:rsidRPr="00C3153C">
        <w:t>"2.37.</w:t>
      </w:r>
      <w:r w:rsidRPr="00C3153C">
        <w:tab/>
      </w:r>
      <w:r w:rsidRPr="00C3153C">
        <w:tab/>
      </w:r>
      <w:r w:rsidRPr="00C3153C">
        <w:rPr>
          <w:i/>
        </w:rPr>
        <w:t>"External status indicator"</w:t>
      </w:r>
      <w:r w:rsidRPr="00C3153C">
        <w:t xml:space="preserve"> means an optical signal mounted on the outside of the vehicle </w:t>
      </w:r>
      <w:r w:rsidRPr="00C3153C">
        <w:rPr>
          <w:color w:val="000000" w:themeColor="text1"/>
        </w:rPr>
        <w:t xml:space="preserve">to indicate the status or the change of the status for Vehicle Alarm System (VAS), Alarm System (AS) and immobiliser of </w:t>
      </w:r>
      <w:r>
        <w:rPr>
          <w:color w:val="000000" w:themeColor="text1"/>
        </w:rPr>
        <w:t xml:space="preserve">UN </w:t>
      </w:r>
      <w:r w:rsidRPr="00C3153C">
        <w:rPr>
          <w:color w:val="000000" w:themeColor="text1"/>
        </w:rPr>
        <w:t xml:space="preserve">Regulations No. 97 and No. 116, when the vehicle is parked. </w:t>
      </w:r>
      <w:r>
        <w:rPr>
          <w:color w:val="000000" w:themeColor="text1"/>
        </w:rPr>
        <w:t>"</w:t>
      </w:r>
    </w:p>
    <w:p w14:paraId="52BB5049" w14:textId="77777777" w:rsidR="009D69BD" w:rsidRPr="00C3153C" w:rsidRDefault="009D69BD" w:rsidP="009D69BD">
      <w:pPr>
        <w:spacing w:after="120"/>
        <w:ind w:left="1134" w:right="1134"/>
        <w:jc w:val="both"/>
        <w:rPr>
          <w:i/>
        </w:rPr>
      </w:pPr>
      <w:r w:rsidRPr="00C3153C">
        <w:rPr>
          <w:i/>
        </w:rPr>
        <w:t xml:space="preserve">Paragraph 2.7., </w:t>
      </w:r>
      <w:r w:rsidRPr="00C3153C">
        <w:t>amend to read:</w:t>
      </w:r>
    </w:p>
    <w:p w14:paraId="7703D8DB" w14:textId="77777777" w:rsidR="009D69BD" w:rsidRPr="00C3153C" w:rsidRDefault="009D69BD" w:rsidP="009D69BD">
      <w:pPr>
        <w:spacing w:after="120"/>
        <w:ind w:left="2268" w:right="1134" w:hanging="1134"/>
        <w:jc w:val="both"/>
      </w:pPr>
      <w:r w:rsidRPr="00C3153C">
        <w:t xml:space="preserve">"2.7. </w:t>
      </w:r>
      <w:r w:rsidRPr="00C3153C">
        <w:tab/>
      </w:r>
      <w:r w:rsidRPr="00C3153C">
        <w:tab/>
        <w:t>"</w:t>
      </w:r>
      <w:r w:rsidRPr="001E78FB">
        <w:rPr>
          <w:i/>
          <w:iCs/>
        </w:rPr>
        <w:t>Lamp</w:t>
      </w:r>
      <w:r w:rsidRPr="00C3153C">
        <w:t xml:space="preserve">" means a device designed to illuminate the road or to emit a light signal to other road users. Rear registration plate lamps and retro-reflectors are likewise to be regarded as lamps. For the purpose of this </w:t>
      </w:r>
      <w:r>
        <w:t>UN Regulation</w:t>
      </w:r>
      <w:r w:rsidRPr="00C3153C">
        <w:t xml:space="preserve">, light-emitting rear registration plates, the service-door-lighting system according to the provisions of </w:t>
      </w:r>
      <w:r>
        <w:t xml:space="preserve">UN </w:t>
      </w:r>
      <w:r w:rsidRPr="00C3153C">
        <w:t>Regulation No. 107 on vehicles of categories M</w:t>
      </w:r>
      <w:r w:rsidRPr="00C3153C">
        <w:rPr>
          <w:vertAlign w:val="subscript"/>
        </w:rPr>
        <w:t>2</w:t>
      </w:r>
      <w:r w:rsidRPr="00C3153C">
        <w:t xml:space="preserve"> and M</w:t>
      </w:r>
      <w:r w:rsidRPr="00C3153C">
        <w:rPr>
          <w:vertAlign w:val="subscript"/>
        </w:rPr>
        <w:t>3</w:t>
      </w:r>
      <w:r w:rsidRPr="00C3153C">
        <w:t xml:space="preserve"> and </w:t>
      </w:r>
      <w:r w:rsidRPr="00C3153C">
        <w:rPr>
          <w:color w:val="000000" w:themeColor="text1"/>
        </w:rPr>
        <w:t xml:space="preserve">external status indicator as defined in this </w:t>
      </w:r>
      <w:r>
        <w:rPr>
          <w:color w:val="000000" w:themeColor="text1"/>
        </w:rPr>
        <w:t>UN Regulation</w:t>
      </w:r>
      <w:r w:rsidRPr="00C3153C">
        <w:rPr>
          <w:color w:val="000000" w:themeColor="text1"/>
        </w:rPr>
        <w:t xml:space="preserve"> </w:t>
      </w:r>
      <w:r w:rsidRPr="00C3153C">
        <w:t>are not considered as lamps.</w:t>
      </w:r>
    </w:p>
    <w:p w14:paraId="69A34FAE" w14:textId="77777777" w:rsidR="009D69BD" w:rsidRPr="00C3153C" w:rsidRDefault="009D69BD" w:rsidP="009D69BD">
      <w:pPr>
        <w:spacing w:after="120"/>
        <w:ind w:left="1701" w:right="1134" w:firstLine="567"/>
        <w:jc w:val="both"/>
      </w:pPr>
      <w:r w:rsidRPr="00C3153C">
        <w:t>…"</w:t>
      </w:r>
    </w:p>
    <w:p w14:paraId="3934A572" w14:textId="77777777" w:rsidR="009D69BD" w:rsidRPr="00595374" w:rsidRDefault="009D69BD" w:rsidP="009D69BD">
      <w:pPr>
        <w:spacing w:after="120"/>
        <w:ind w:left="2268" w:right="1469" w:hanging="1134"/>
        <w:jc w:val="both"/>
        <w:rPr>
          <w:rFonts w:eastAsia="Calibri"/>
        </w:rPr>
      </w:pPr>
      <w:r w:rsidRPr="00595374">
        <w:rPr>
          <w:rFonts w:eastAsia="Calibri"/>
          <w:i/>
        </w:rPr>
        <w:t>Paragraph 5.7.2.1.</w:t>
      </w:r>
      <w:r w:rsidRPr="00595374">
        <w:rPr>
          <w:rFonts w:eastAsia="Calibri"/>
        </w:rPr>
        <w:t>, amend to read:</w:t>
      </w:r>
    </w:p>
    <w:p w14:paraId="33BBDB16" w14:textId="77777777" w:rsidR="009D69BD" w:rsidRPr="00595374" w:rsidRDefault="009D69BD" w:rsidP="009D69BD">
      <w:pPr>
        <w:spacing w:after="120"/>
        <w:ind w:left="2268" w:right="1467" w:hanging="1134"/>
        <w:jc w:val="both"/>
        <w:rPr>
          <w:iCs/>
        </w:rPr>
      </w:pPr>
      <w:r>
        <w:t>"</w:t>
      </w:r>
      <w:r w:rsidRPr="00595374">
        <w:t>5.7.2.1.</w:t>
      </w:r>
      <w:r w:rsidRPr="00595374">
        <w:tab/>
      </w:r>
      <w:r w:rsidRPr="00595374">
        <w:rPr>
          <w:iCs/>
        </w:rPr>
        <w:t>Single lamps as defined in paragraph 2.16.1., subparagraph (a), the apparent surface of which is composed of two or more distinct parts, shall be installed in such a way that:</w:t>
      </w:r>
    </w:p>
    <w:p w14:paraId="48D09835" w14:textId="77777777" w:rsidR="009D69BD" w:rsidRPr="00595374" w:rsidRDefault="009D69BD" w:rsidP="009D69BD">
      <w:pPr>
        <w:spacing w:after="120"/>
        <w:ind w:left="2835" w:right="1467" w:hanging="567"/>
        <w:jc w:val="both"/>
        <w:rPr>
          <w:iCs/>
        </w:rPr>
      </w:pPr>
      <w:r w:rsidRPr="00595374">
        <w:rPr>
          <w:iCs/>
        </w:rPr>
        <w:t>(a)</w:t>
      </w:r>
      <w:r w:rsidRPr="00595374">
        <w:rPr>
          <w:iCs/>
        </w:rPr>
        <w:tab/>
      </w:r>
      <w:r>
        <w:rPr>
          <w:iCs/>
        </w:rPr>
        <w:t>E</w:t>
      </w:r>
      <w:r w:rsidRPr="00595374">
        <w:rPr>
          <w:iCs/>
        </w:rPr>
        <w:t>ither the total area of the projection of the distinct parts of the apparent surface in the direction of the reference axis on a plane tangent to the exterior surface of the outer lens and perpendicular to the reference axis shall occupy not less than 60 per cent of the smallest quadrilateral circumscribing the projection</w:t>
      </w:r>
      <w:r w:rsidRPr="00595374">
        <w:t xml:space="preserve"> of the said apparent</w:t>
      </w:r>
      <w:r w:rsidRPr="00595374">
        <w:rPr>
          <w:iCs/>
        </w:rPr>
        <w:t xml:space="preserve"> surface in the direction of the reference axis; or</w:t>
      </w:r>
    </w:p>
    <w:p w14:paraId="056C1275" w14:textId="77777777" w:rsidR="009D69BD" w:rsidRPr="00595374" w:rsidRDefault="009D69BD" w:rsidP="009D69BD">
      <w:pPr>
        <w:spacing w:after="120"/>
        <w:ind w:left="2835" w:right="1467" w:hanging="567"/>
        <w:jc w:val="both"/>
        <w:rPr>
          <w:iCs/>
        </w:rPr>
      </w:pPr>
      <w:r w:rsidRPr="00595374">
        <w:rPr>
          <w:iCs/>
        </w:rPr>
        <w:t>(b)</w:t>
      </w:r>
      <w:r w:rsidRPr="00595374">
        <w:rPr>
          <w:iCs/>
        </w:rPr>
        <w:tab/>
      </w:r>
      <w:r>
        <w:rPr>
          <w:iCs/>
        </w:rPr>
        <w:t>T</w:t>
      </w:r>
      <w:r w:rsidRPr="00595374">
        <w:rPr>
          <w:iCs/>
        </w:rPr>
        <w:t>he minimum distance between the facing edges</w:t>
      </w:r>
      <w:r w:rsidRPr="00595374">
        <w:rPr>
          <w:iCs/>
          <w:color w:val="000000"/>
        </w:rPr>
        <w:t xml:space="preserve"> </w:t>
      </w:r>
      <w:r w:rsidRPr="00595374">
        <w:rPr>
          <w:iCs/>
        </w:rPr>
        <w:t>of two adjacent/tangential distinct parts of the apparent surface in the direction of the reference axis shall not exceed 75 mm when measured perpendicularly to the reference axis.</w:t>
      </w:r>
    </w:p>
    <w:p w14:paraId="1E0CC6E2" w14:textId="77777777" w:rsidR="009D69BD" w:rsidRPr="00595374" w:rsidRDefault="009D69BD" w:rsidP="009D69BD">
      <w:pPr>
        <w:spacing w:after="120"/>
        <w:ind w:left="2268" w:right="1467"/>
        <w:jc w:val="both"/>
        <w:rPr>
          <w:iCs/>
        </w:rPr>
      </w:pPr>
      <w:r w:rsidRPr="00595374">
        <w:rPr>
          <w:iCs/>
        </w:rPr>
        <w:tab/>
        <w:t>Th</w:t>
      </w:r>
      <w:r w:rsidRPr="00595374">
        <w:rPr>
          <w:bCs/>
          <w:iCs/>
        </w:rPr>
        <w:t xml:space="preserve">ese </w:t>
      </w:r>
      <w:r w:rsidRPr="00595374">
        <w:rPr>
          <w:iCs/>
        </w:rPr>
        <w:t>requirement</w:t>
      </w:r>
      <w:r w:rsidRPr="00595374">
        <w:rPr>
          <w:bCs/>
          <w:iCs/>
        </w:rPr>
        <w:t xml:space="preserve">s </w:t>
      </w:r>
      <w:r w:rsidRPr="00595374">
        <w:rPr>
          <w:iCs/>
        </w:rPr>
        <w:t>shall not apply to a single retro-reflector.</w:t>
      </w:r>
      <w:r>
        <w:rPr>
          <w:iCs/>
        </w:rPr>
        <w:t>"</w:t>
      </w:r>
    </w:p>
    <w:p w14:paraId="6B367E4D" w14:textId="77777777" w:rsidR="009D69BD" w:rsidRPr="00595374" w:rsidRDefault="009D69BD" w:rsidP="009D69BD">
      <w:pPr>
        <w:spacing w:after="120"/>
        <w:ind w:left="2268" w:right="1467" w:hanging="1134"/>
        <w:jc w:val="both"/>
        <w:rPr>
          <w:rFonts w:eastAsia="Calibri"/>
        </w:rPr>
      </w:pPr>
      <w:r w:rsidRPr="00595374">
        <w:rPr>
          <w:rFonts w:eastAsia="Calibri"/>
          <w:i/>
        </w:rPr>
        <w:t>Paragraph 5.8.2.</w:t>
      </w:r>
      <w:r w:rsidRPr="00595374">
        <w:rPr>
          <w:rFonts w:eastAsia="Calibri"/>
        </w:rPr>
        <w:t>, amend to read:</w:t>
      </w:r>
    </w:p>
    <w:p w14:paraId="249844A3" w14:textId="77777777" w:rsidR="009D69BD" w:rsidRPr="00595374" w:rsidRDefault="009D69BD" w:rsidP="009D69BD">
      <w:pPr>
        <w:pStyle w:val="para"/>
        <w:ind w:right="1467"/>
      </w:pPr>
      <w:r>
        <w:rPr>
          <w:iCs/>
        </w:rPr>
        <w:t>"</w:t>
      </w:r>
      <w:r w:rsidRPr="00595374">
        <w:rPr>
          <w:iCs/>
        </w:rPr>
        <w:t>5.8.2.</w:t>
      </w:r>
      <w:r w:rsidRPr="00595374">
        <w:rPr>
          <w:iCs/>
        </w:rPr>
        <w:tab/>
      </w:r>
      <w:r w:rsidRPr="00595374">
        <w:t xml:space="preserve">In the case of dipped-beam headlamp, the minimum height in relation to the ground is measured from the lowest point of the </w:t>
      </w:r>
      <w:r w:rsidRPr="00595374">
        <w:rPr>
          <w:bCs/>
          <w:iCs/>
        </w:rPr>
        <w:t xml:space="preserve">apparent surface in the direction of the reference axis </w:t>
      </w:r>
      <w:r w:rsidRPr="00595374">
        <w:t>independent of its utilization.</w:t>
      </w:r>
      <w:r>
        <w:t>"</w:t>
      </w:r>
    </w:p>
    <w:p w14:paraId="008DF404" w14:textId="77777777" w:rsidR="009D69BD" w:rsidRPr="00595374" w:rsidRDefault="009D69BD" w:rsidP="009D69BD">
      <w:pPr>
        <w:spacing w:after="120"/>
        <w:ind w:left="2268" w:right="1467" w:hanging="1134"/>
        <w:jc w:val="both"/>
        <w:rPr>
          <w:rFonts w:eastAsia="Calibri"/>
        </w:rPr>
      </w:pPr>
      <w:r w:rsidRPr="00595374">
        <w:rPr>
          <w:rFonts w:eastAsia="Calibri"/>
          <w:i/>
        </w:rPr>
        <w:t>Paragraphs 5.10.1 and 5.10.2.</w:t>
      </w:r>
      <w:r w:rsidRPr="00595374">
        <w:rPr>
          <w:rFonts w:eastAsia="Calibri"/>
        </w:rPr>
        <w:t>, amend to read:</w:t>
      </w:r>
    </w:p>
    <w:p w14:paraId="60D6E5EA" w14:textId="77777777" w:rsidR="009D69BD" w:rsidRPr="00595374" w:rsidRDefault="009D69BD" w:rsidP="009D69BD">
      <w:pPr>
        <w:spacing w:after="120"/>
        <w:ind w:left="2268" w:right="1467" w:hanging="1134"/>
        <w:jc w:val="both"/>
      </w:pPr>
      <w:r>
        <w:t>"</w:t>
      </w:r>
      <w:r w:rsidRPr="00595374">
        <w:t>5.10.1.</w:t>
      </w:r>
      <w:r w:rsidRPr="00595374">
        <w:tab/>
        <w:t xml:space="preserve">For the visibility of red light towards the front of a vehicle, with the exception of a red rearmost side-marker lamp, there shall be no direct visibility of the apparent surface of a red lamp if viewed by an observer moving within Zone 1 in a transverse plane situated </w:t>
      </w:r>
      <w:r w:rsidRPr="00595374">
        <w:rPr>
          <w:bCs/>
        </w:rPr>
        <w:t>25 </w:t>
      </w:r>
      <w:r w:rsidRPr="00595374">
        <w:t>m in front of the vehicle (</w:t>
      </w:r>
      <w:r w:rsidRPr="00595374">
        <w:rPr>
          <w:bCs/>
        </w:rPr>
        <w:t>see </w:t>
      </w:r>
      <w:r w:rsidRPr="00595374">
        <w:t>Annex 4</w:t>
      </w:r>
      <w:r w:rsidRPr="00595374">
        <w:rPr>
          <w:bCs/>
        </w:rPr>
        <w:t>)</w:t>
      </w:r>
      <w:r w:rsidRPr="00595374">
        <w:t xml:space="preserve">; </w:t>
      </w:r>
    </w:p>
    <w:p w14:paraId="2F3F1F25" w14:textId="2A1C2DC2" w:rsidR="009D69BD" w:rsidRDefault="009D69BD" w:rsidP="009D69BD">
      <w:pPr>
        <w:spacing w:after="120"/>
        <w:ind w:left="2268" w:right="1467" w:hanging="1134"/>
        <w:jc w:val="both"/>
      </w:pPr>
      <w:r w:rsidRPr="00595374">
        <w:t>5.10.2.</w:t>
      </w:r>
      <w:r w:rsidRPr="00595374">
        <w:tab/>
        <w:t xml:space="preserve">For the visibility of white light towards the rear of a vehicle, with the exception of reversing lamps </w:t>
      </w:r>
      <w:r w:rsidRPr="00595374">
        <w:rPr>
          <w:bCs/>
        </w:rPr>
        <w:t xml:space="preserve">and white side conspicuity markings, </w:t>
      </w:r>
      <w:r w:rsidRPr="00595374">
        <w:t xml:space="preserve">there shall be no direct visibility of the apparent surface of a white lamp if viewed by an observer moving within Zone 2 in a transverse plane situated </w:t>
      </w:r>
      <w:r w:rsidRPr="00595374">
        <w:rPr>
          <w:bCs/>
        </w:rPr>
        <w:t>25 </w:t>
      </w:r>
      <w:r w:rsidRPr="00595374">
        <w:t>m behind the vehicle (</w:t>
      </w:r>
      <w:r w:rsidRPr="00595374">
        <w:rPr>
          <w:bCs/>
        </w:rPr>
        <w:t>see </w:t>
      </w:r>
      <w:r w:rsidRPr="00595374">
        <w:t>Annex 4</w:t>
      </w:r>
      <w:r w:rsidRPr="00595374">
        <w:rPr>
          <w:bCs/>
        </w:rPr>
        <w:t>)</w:t>
      </w:r>
      <w:r w:rsidRPr="00595374">
        <w:t>;</w:t>
      </w:r>
      <w:r>
        <w:t>"</w:t>
      </w:r>
    </w:p>
    <w:p w14:paraId="161438A8" w14:textId="77777777" w:rsidR="009D69BD" w:rsidRDefault="009D69BD">
      <w:pPr>
        <w:suppressAutoHyphens w:val="0"/>
        <w:spacing w:line="240" w:lineRule="auto"/>
      </w:pPr>
      <w:r>
        <w:br w:type="page"/>
      </w:r>
    </w:p>
    <w:p w14:paraId="239AAB48" w14:textId="77777777" w:rsidR="009D69BD" w:rsidRPr="00C3153C" w:rsidRDefault="009D69BD" w:rsidP="009D69BD">
      <w:pPr>
        <w:pStyle w:val="para"/>
        <w:tabs>
          <w:tab w:val="left" w:pos="2160"/>
        </w:tabs>
        <w:ind w:left="1134" w:firstLine="0"/>
      </w:pPr>
      <w:r w:rsidRPr="00C3153C">
        <w:rPr>
          <w:i/>
        </w:rPr>
        <w:lastRenderedPageBreak/>
        <w:t>Insert a new paragraph 5.32.</w:t>
      </w:r>
      <w:r w:rsidRPr="00C3153C">
        <w:t>,</w:t>
      </w:r>
      <w:r w:rsidRPr="00C3153C">
        <w:rPr>
          <w:i/>
        </w:rPr>
        <w:t xml:space="preserve"> </w:t>
      </w:r>
      <w:r w:rsidRPr="00C3153C">
        <w:t>to read:</w:t>
      </w:r>
    </w:p>
    <w:p w14:paraId="7FA99EA7" w14:textId="77777777" w:rsidR="009D69BD" w:rsidRPr="00C3153C" w:rsidRDefault="009D69BD" w:rsidP="009D69BD">
      <w:pPr>
        <w:pStyle w:val="para"/>
        <w:ind w:left="1134" w:firstLine="0"/>
      </w:pPr>
      <w:r w:rsidRPr="00C3153C">
        <w:t>"5.32.</w:t>
      </w:r>
      <w:r w:rsidRPr="00C3153C">
        <w:tab/>
      </w:r>
      <w:r w:rsidRPr="00C3153C">
        <w:tab/>
        <w:t>External status indicator</w:t>
      </w:r>
    </w:p>
    <w:p w14:paraId="29386109" w14:textId="77777777" w:rsidR="009D69BD" w:rsidRPr="00C3153C" w:rsidRDefault="009D69BD" w:rsidP="009D69BD">
      <w:pPr>
        <w:pStyle w:val="para"/>
        <w:ind w:firstLine="0"/>
      </w:pPr>
      <w:r w:rsidRPr="00C3153C">
        <w:t>One external status indicator for Vehicle Alarm System (VAS), Alarm System (AS) and immobiliser is allowed if:</w:t>
      </w:r>
    </w:p>
    <w:p w14:paraId="72EF4D30" w14:textId="77777777" w:rsidR="009D69BD" w:rsidRPr="00C3153C" w:rsidRDefault="009D69BD" w:rsidP="009D69BD">
      <w:pPr>
        <w:pStyle w:val="para"/>
        <w:ind w:firstLine="0"/>
      </w:pPr>
      <w:r w:rsidRPr="00C3153C">
        <w:t>(a)</w:t>
      </w:r>
      <w:r w:rsidRPr="00C3153C">
        <w:tab/>
        <w:t xml:space="preserve">The light intensity in any direction does not exceed 0.5 cd; </w:t>
      </w:r>
    </w:p>
    <w:p w14:paraId="6171301C" w14:textId="77777777" w:rsidR="009D69BD" w:rsidRPr="00C3153C" w:rsidRDefault="009D69BD" w:rsidP="009D69BD">
      <w:pPr>
        <w:pStyle w:val="para"/>
        <w:ind w:firstLine="0"/>
      </w:pPr>
      <w:r w:rsidRPr="00C3153C">
        <w:t>(b)</w:t>
      </w:r>
      <w:r w:rsidRPr="00C3153C">
        <w:tab/>
        <w:t>The colour of the light emitted is white, red or amber;</w:t>
      </w:r>
    </w:p>
    <w:p w14:paraId="4E4F7DCF" w14:textId="77777777" w:rsidR="009D69BD" w:rsidRPr="00C3153C" w:rsidRDefault="009D69BD" w:rsidP="009D69BD">
      <w:pPr>
        <w:pStyle w:val="para"/>
        <w:ind w:firstLine="0"/>
      </w:pPr>
      <w:r w:rsidRPr="00C3153C">
        <w:t>(c)</w:t>
      </w:r>
      <w:r w:rsidRPr="00C3153C">
        <w:tab/>
        <w:t xml:space="preserve">The area of the apparent surface is not larger than </w:t>
      </w:r>
      <w:r w:rsidRPr="00C3153C">
        <w:rPr>
          <w:color w:val="000000" w:themeColor="text1"/>
        </w:rPr>
        <w:t xml:space="preserve">20 </w:t>
      </w:r>
      <w:r w:rsidRPr="00C3153C">
        <w:t>cm</w:t>
      </w:r>
      <w:r w:rsidRPr="00C3153C">
        <w:rPr>
          <w:vertAlign w:val="superscript"/>
        </w:rPr>
        <w:t>2</w:t>
      </w:r>
      <w:r w:rsidRPr="00C3153C">
        <w:t>.</w:t>
      </w:r>
    </w:p>
    <w:p w14:paraId="5A9A4DA8" w14:textId="77777777" w:rsidR="009D69BD" w:rsidRPr="00C3153C" w:rsidRDefault="009D69BD" w:rsidP="009D69BD">
      <w:pPr>
        <w:pStyle w:val="para"/>
        <w:ind w:firstLine="0"/>
      </w:pPr>
      <w:r w:rsidRPr="00C3153C">
        <w:t xml:space="preserve">Up to two external status indicators for Vehicle Alarm System (VAS), Alarm System (AS) and immobiliser are allowed on a vehicle provided that the apparent surface does not exceed </w:t>
      </w:r>
      <w:r w:rsidRPr="00C3153C">
        <w:rPr>
          <w:color w:val="000000" w:themeColor="text1"/>
        </w:rPr>
        <w:t>10 c</w:t>
      </w:r>
      <w:r w:rsidRPr="00C3153C">
        <w:t>m</w:t>
      </w:r>
      <w:r w:rsidRPr="00C3153C">
        <w:rPr>
          <w:vertAlign w:val="superscript"/>
        </w:rPr>
        <w:t>2</w:t>
      </w:r>
      <w:r w:rsidRPr="00C3153C">
        <w:t xml:space="preserve"> per indicator."</w:t>
      </w:r>
    </w:p>
    <w:p w14:paraId="6CA20F9A" w14:textId="77777777" w:rsidR="009D69BD" w:rsidRPr="00124944" w:rsidRDefault="009D69BD" w:rsidP="009D69BD">
      <w:pPr>
        <w:spacing w:after="120"/>
        <w:ind w:left="2268" w:right="1467" w:hanging="1134"/>
        <w:jc w:val="both"/>
        <w:rPr>
          <w:rFonts w:eastAsia="Calibri"/>
        </w:rPr>
      </w:pPr>
      <w:r w:rsidRPr="00124944">
        <w:rPr>
          <w:rFonts w:eastAsia="Calibri"/>
          <w:i/>
        </w:rPr>
        <w:t>Paragraph 6.2.9.</w:t>
      </w:r>
      <w:r w:rsidRPr="00124944">
        <w:rPr>
          <w:rFonts w:eastAsia="Calibri"/>
        </w:rPr>
        <w:t>, amend to read:</w:t>
      </w:r>
    </w:p>
    <w:p w14:paraId="203D8487" w14:textId="77777777" w:rsidR="009D69BD" w:rsidRPr="00595374" w:rsidRDefault="009D69BD" w:rsidP="009D69BD">
      <w:pPr>
        <w:spacing w:after="120"/>
        <w:ind w:left="2268" w:right="1467" w:hanging="1134"/>
        <w:jc w:val="both"/>
        <w:rPr>
          <w:rFonts w:eastAsia="Calibri"/>
        </w:rPr>
      </w:pPr>
      <w:r>
        <w:rPr>
          <w:rFonts w:eastAsia="Calibri"/>
        </w:rPr>
        <w:t>"</w:t>
      </w:r>
      <w:r w:rsidRPr="00595374">
        <w:rPr>
          <w:rFonts w:eastAsia="Calibri"/>
        </w:rPr>
        <w:t>6.2.9.</w:t>
      </w:r>
      <w:r w:rsidRPr="00595374">
        <w:rPr>
          <w:rFonts w:eastAsia="Calibri"/>
        </w:rPr>
        <w:tab/>
        <w:t xml:space="preserve">Other requirements </w:t>
      </w:r>
    </w:p>
    <w:p w14:paraId="7311F300" w14:textId="77777777" w:rsidR="009D69BD" w:rsidRPr="00595374" w:rsidRDefault="009D69BD" w:rsidP="009D69BD">
      <w:pPr>
        <w:spacing w:after="120"/>
        <w:ind w:left="2268" w:right="1467" w:hanging="1134"/>
        <w:jc w:val="both"/>
        <w:rPr>
          <w:rFonts w:eastAsia="Calibri"/>
        </w:rPr>
      </w:pPr>
      <w:r w:rsidRPr="00595374">
        <w:rPr>
          <w:rFonts w:eastAsia="Calibri"/>
        </w:rPr>
        <w:t>6.2.9.1.</w:t>
      </w:r>
      <w:r w:rsidRPr="00595374">
        <w:rPr>
          <w:rFonts w:eastAsia="Calibri"/>
        </w:rPr>
        <w:tab/>
        <w:t>The requirements of paragraph 5.5.2. shall not apply to dipped-beam headlamps.</w:t>
      </w:r>
    </w:p>
    <w:p w14:paraId="12A43D8A" w14:textId="77777777" w:rsidR="009D69BD" w:rsidRPr="00595374" w:rsidRDefault="009D69BD" w:rsidP="009D69BD">
      <w:pPr>
        <w:spacing w:after="120"/>
        <w:ind w:left="2268" w:right="1467" w:hanging="1134"/>
        <w:jc w:val="both"/>
        <w:rPr>
          <w:rFonts w:eastAsia="Calibri"/>
        </w:rPr>
      </w:pPr>
      <w:r w:rsidRPr="00595374">
        <w:rPr>
          <w:rFonts w:eastAsia="Calibri"/>
        </w:rPr>
        <w:t>6.2.9.2.</w:t>
      </w:r>
      <w:r w:rsidRPr="00595374">
        <w:rPr>
          <w:rFonts w:eastAsia="Calibri"/>
        </w:rPr>
        <w:tab/>
        <w:t xml:space="preserve">Dipped-beam headlamps with a light source or LED module(s) producing the principal dipped-beam having a total objective luminous flux for each headlamp which exceeds 2,000 lumen shall only be installed in conjunction with the installation of headlamp cleaning device(s) according to </w:t>
      </w:r>
      <w:r>
        <w:rPr>
          <w:rFonts w:eastAsia="Calibri"/>
        </w:rPr>
        <w:t xml:space="preserve">UN </w:t>
      </w:r>
      <w:r w:rsidRPr="00595374">
        <w:rPr>
          <w:rFonts w:eastAsia="Calibri"/>
        </w:rPr>
        <w:t>Regulation No. 45.</w:t>
      </w:r>
    </w:p>
    <w:p w14:paraId="41D99865" w14:textId="77777777" w:rsidR="009D69BD" w:rsidRPr="00595374" w:rsidRDefault="009D69BD" w:rsidP="009D69BD">
      <w:pPr>
        <w:spacing w:after="120"/>
        <w:ind w:left="2268" w:right="1467" w:hanging="1134"/>
        <w:jc w:val="both"/>
        <w:rPr>
          <w:rFonts w:eastAsia="Calibri"/>
        </w:rPr>
      </w:pPr>
      <w:r w:rsidRPr="00595374">
        <w:rPr>
          <w:rFonts w:eastAsia="Calibri"/>
        </w:rPr>
        <w:t>6.2.9.3.</w:t>
      </w:r>
      <w:r w:rsidRPr="00595374">
        <w:rPr>
          <w:rFonts w:eastAsia="Calibri"/>
        </w:rPr>
        <w:tab/>
        <w:t>With respect to vertical inclination the provisions of paragraph 6.2.6.2.2. above shall not be applied for dipped-beam headlamps with a light source or LED module(s) producing the principal dipped-beam and having an objective luminous flux for each headlamp which exceeds 2,000 lumens.</w:t>
      </w:r>
    </w:p>
    <w:p w14:paraId="53B83C8C" w14:textId="77777777" w:rsidR="009D69BD" w:rsidRPr="00595374" w:rsidRDefault="009D69BD" w:rsidP="009D69BD">
      <w:pPr>
        <w:spacing w:after="120"/>
        <w:ind w:left="2268" w:right="1467" w:hanging="1134"/>
        <w:jc w:val="both"/>
        <w:rPr>
          <w:rFonts w:eastAsia="Calibri"/>
        </w:rPr>
      </w:pPr>
      <w:r w:rsidRPr="00595374">
        <w:rPr>
          <w:rFonts w:eastAsia="Calibri"/>
        </w:rPr>
        <w:tab/>
        <w:t>In the case of filament lamps for which more than one test voltage is specified, the objective luminous flux which produces the principal dipped-beam, as indicated in the communication form for the type approval of the device, is applied.</w:t>
      </w:r>
    </w:p>
    <w:p w14:paraId="5DF7A93D" w14:textId="77777777" w:rsidR="009D69BD" w:rsidRPr="00595374" w:rsidRDefault="009D69BD" w:rsidP="009D69BD">
      <w:pPr>
        <w:spacing w:after="120"/>
        <w:ind w:left="2268" w:right="1467" w:hanging="1134"/>
        <w:jc w:val="both"/>
        <w:rPr>
          <w:rFonts w:eastAsia="Calibri"/>
        </w:rPr>
      </w:pPr>
      <w:r w:rsidRPr="00595374">
        <w:rPr>
          <w:rFonts w:eastAsia="Calibri"/>
        </w:rPr>
        <w:tab/>
        <w:t xml:space="preserve">In the case of dipped-beam headlamps equipped with an approved light source, the applicable objective luminous flux is the value at the relevant test voltage as given in the relevant data sheet in the </w:t>
      </w:r>
      <w:r>
        <w:rPr>
          <w:rFonts w:eastAsia="Calibri"/>
        </w:rPr>
        <w:t>UN Regulation</w:t>
      </w:r>
      <w:r w:rsidRPr="00595374">
        <w:rPr>
          <w:rFonts w:eastAsia="Calibri"/>
        </w:rPr>
        <w:t>, according to which the applied light source was approved, without taking into account the tolerances to the objective luminous flux specified on this datasheet.</w:t>
      </w:r>
    </w:p>
    <w:p w14:paraId="012475F6" w14:textId="77777777" w:rsidR="009D69BD" w:rsidRPr="00595374" w:rsidRDefault="009D69BD" w:rsidP="009D69BD">
      <w:pPr>
        <w:spacing w:after="120"/>
        <w:ind w:left="2268" w:right="1467" w:hanging="1134"/>
        <w:jc w:val="both"/>
        <w:rPr>
          <w:rFonts w:eastAsia="Calibri"/>
        </w:rPr>
      </w:pPr>
      <w:r w:rsidRPr="00595374">
        <w:rPr>
          <w:rFonts w:eastAsia="Calibri"/>
        </w:rPr>
        <w:t>6.2.9.4.</w:t>
      </w:r>
      <w:r w:rsidRPr="00595374">
        <w:rPr>
          <w:rFonts w:eastAsia="Calibri"/>
        </w:rPr>
        <w:tab/>
        <w:t>Only dipped-beam headlamps according to UN Regulation Nos. 98 or 112 may be used to produce bend lighting.</w:t>
      </w:r>
    </w:p>
    <w:p w14:paraId="6ECE07F3" w14:textId="77777777" w:rsidR="009D69BD" w:rsidRPr="00124944" w:rsidRDefault="009D69BD" w:rsidP="009D69BD">
      <w:pPr>
        <w:spacing w:after="120"/>
        <w:ind w:left="2268" w:right="1467" w:hanging="1134"/>
        <w:jc w:val="both"/>
        <w:rPr>
          <w:rFonts w:eastAsia="Calibri"/>
        </w:rPr>
      </w:pPr>
      <w:r w:rsidRPr="00124944">
        <w:rPr>
          <w:rFonts w:eastAsia="Calibri"/>
        </w:rPr>
        <w:tab/>
        <w:t>If bend lighting is produced by a horizontal movement of the whole beam or the kink of the elbow of the cut-off, it shall be activated only if the vehicle is in forward motion; this shall not apply if bend lighting is produced for a right turn in right hand traffic (left turn in left hand traffic).</w:t>
      </w:r>
      <w:r>
        <w:rPr>
          <w:rFonts w:eastAsia="Calibri"/>
        </w:rPr>
        <w:t>"</w:t>
      </w:r>
    </w:p>
    <w:p w14:paraId="7113EE36" w14:textId="77777777" w:rsidR="009D69BD" w:rsidRPr="00124944" w:rsidRDefault="009D69BD" w:rsidP="009D69BD">
      <w:pPr>
        <w:keepNext/>
        <w:keepLines/>
        <w:spacing w:after="120"/>
        <w:ind w:left="2268" w:right="1469" w:hanging="1134"/>
        <w:jc w:val="both"/>
        <w:rPr>
          <w:rFonts w:eastAsia="Calibri"/>
        </w:rPr>
      </w:pPr>
      <w:r w:rsidRPr="00124944">
        <w:rPr>
          <w:rFonts w:eastAsia="Calibri"/>
          <w:i/>
        </w:rPr>
        <w:t>Paragraph 6.3.6.1.2.1.</w:t>
      </w:r>
      <w:r w:rsidRPr="00124944">
        <w:rPr>
          <w:rFonts w:eastAsia="Calibri"/>
        </w:rPr>
        <w:t>, amend to read:</w:t>
      </w:r>
    </w:p>
    <w:p w14:paraId="24A67971" w14:textId="6DE09A79" w:rsidR="009D69BD" w:rsidRDefault="009D69BD" w:rsidP="009D69BD">
      <w:pPr>
        <w:keepNext/>
        <w:keepLines/>
        <w:spacing w:after="120"/>
        <w:ind w:left="2268" w:right="1469" w:hanging="1134"/>
        <w:jc w:val="both"/>
        <w:rPr>
          <w:rFonts w:eastAsia="Calibri"/>
        </w:rPr>
      </w:pPr>
      <w:r>
        <w:rPr>
          <w:rFonts w:eastAsia="Calibri"/>
        </w:rPr>
        <w:t>"</w:t>
      </w:r>
      <w:r w:rsidRPr="00595374">
        <w:rPr>
          <w:rFonts w:eastAsia="Calibri"/>
        </w:rPr>
        <w:t>6.3.6.1.2.1.</w:t>
      </w:r>
      <w:r w:rsidRPr="00595374">
        <w:rPr>
          <w:rFonts w:eastAsia="Calibri"/>
        </w:rPr>
        <w:tab/>
        <w:t>When the total objective luminous flux of the light source for each front fog lamp does not exceed 2,000 lumens:</w:t>
      </w:r>
      <w:r>
        <w:rPr>
          <w:rFonts w:eastAsia="Calibri"/>
        </w:rPr>
        <w:t>"</w:t>
      </w:r>
    </w:p>
    <w:p w14:paraId="5C92FAD5" w14:textId="77777777" w:rsidR="009D69BD" w:rsidRDefault="009D69BD">
      <w:pPr>
        <w:suppressAutoHyphens w:val="0"/>
        <w:spacing w:line="240" w:lineRule="auto"/>
        <w:rPr>
          <w:rFonts w:eastAsia="Calibri"/>
        </w:rPr>
      </w:pPr>
      <w:r>
        <w:rPr>
          <w:rFonts w:eastAsia="Calibri"/>
        </w:rPr>
        <w:br w:type="page"/>
      </w:r>
    </w:p>
    <w:p w14:paraId="218DA637" w14:textId="77777777" w:rsidR="009D69BD" w:rsidRPr="00595374" w:rsidRDefault="009D69BD" w:rsidP="009D69BD">
      <w:pPr>
        <w:spacing w:after="120"/>
        <w:ind w:left="2268" w:right="1467" w:hanging="1134"/>
        <w:jc w:val="both"/>
        <w:rPr>
          <w:rFonts w:eastAsia="Calibri"/>
        </w:rPr>
      </w:pPr>
      <w:r w:rsidRPr="00595374">
        <w:rPr>
          <w:rFonts w:eastAsia="Calibri"/>
          <w:i/>
        </w:rPr>
        <w:lastRenderedPageBreak/>
        <w:t>Paragraph 6.3.6.1.2.2.</w:t>
      </w:r>
      <w:r w:rsidRPr="00595374">
        <w:rPr>
          <w:rFonts w:eastAsia="Calibri"/>
        </w:rPr>
        <w:t>, amend to read:</w:t>
      </w:r>
    </w:p>
    <w:p w14:paraId="522E4E5E" w14:textId="77777777" w:rsidR="009D69BD" w:rsidRPr="00595374" w:rsidRDefault="009D69BD" w:rsidP="009D69BD">
      <w:pPr>
        <w:spacing w:after="120"/>
        <w:ind w:left="2268" w:right="1467" w:hanging="1134"/>
        <w:jc w:val="both"/>
      </w:pPr>
      <w:r>
        <w:rPr>
          <w:rFonts w:eastAsia="Calibri"/>
        </w:rPr>
        <w:t>"</w:t>
      </w:r>
      <w:r w:rsidRPr="00595374">
        <w:rPr>
          <w:rFonts w:eastAsia="Calibri"/>
        </w:rPr>
        <w:t>6.3.6.1.2.2.</w:t>
      </w:r>
      <w:r w:rsidRPr="00595374">
        <w:rPr>
          <w:rFonts w:eastAsia="Calibri"/>
        </w:rPr>
        <w:tab/>
        <w:t>When the total objective luminous flux of the light source for each front fog lamp exceeds 2,000 lumens:</w:t>
      </w:r>
      <w:r>
        <w:rPr>
          <w:rFonts w:eastAsia="Calibri"/>
        </w:rPr>
        <w:t>"</w:t>
      </w:r>
    </w:p>
    <w:p w14:paraId="55814370" w14:textId="77777777" w:rsidR="009D69BD" w:rsidRPr="0054033E" w:rsidRDefault="009D69BD" w:rsidP="009D69BD">
      <w:pPr>
        <w:spacing w:after="120"/>
        <w:ind w:left="2268" w:right="1134" w:hanging="1134"/>
        <w:jc w:val="both"/>
        <w:rPr>
          <w:bCs/>
        </w:rPr>
      </w:pPr>
      <w:r>
        <w:rPr>
          <w:bCs/>
          <w:i/>
        </w:rPr>
        <w:t>P</w:t>
      </w:r>
      <w:r w:rsidRPr="00EA6840">
        <w:rPr>
          <w:bCs/>
          <w:i/>
        </w:rPr>
        <w:t xml:space="preserve">aragraph </w:t>
      </w:r>
      <w:r>
        <w:rPr>
          <w:bCs/>
          <w:i/>
        </w:rPr>
        <w:t>6.18.9</w:t>
      </w:r>
      <w:r w:rsidRPr="00EA6840">
        <w:rPr>
          <w:bCs/>
          <w:i/>
        </w:rPr>
        <w:t xml:space="preserve">., </w:t>
      </w:r>
      <w:r w:rsidRPr="0054033E">
        <w:rPr>
          <w:bCs/>
        </w:rPr>
        <w:t>amend to read:</w:t>
      </w:r>
    </w:p>
    <w:p w14:paraId="5B0510FA" w14:textId="77777777" w:rsidR="009D69BD" w:rsidRPr="007A07AF" w:rsidRDefault="009D69BD" w:rsidP="009D69BD">
      <w:pPr>
        <w:autoSpaceDE w:val="0"/>
        <w:autoSpaceDN w:val="0"/>
        <w:adjustRightInd w:val="0"/>
        <w:spacing w:after="120"/>
        <w:ind w:left="2268" w:right="1134" w:hanging="1134"/>
        <w:jc w:val="both"/>
        <w:rPr>
          <w:lang w:val="en-US"/>
        </w:rPr>
      </w:pPr>
      <w:r>
        <w:rPr>
          <w:bCs/>
        </w:rPr>
        <w:t>"</w:t>
      </w:r>
      <w:r w:rsidRPr="007A07AF">
        <w:rPr>
          <w:lang w:val="en-US"/>
        </w:rPr>
        <w:t>6.18.9.</w:t>
      </w:r>
      <w:r w:rsidRPr="007A07AF">
        <w:rPr>
          <w:lang w:val="en-US"/>
        </w:rPr>
        <w:tab/>
        <w:t>Other requirements</w:t>
      </w:r>
    </w:p>
    <w:p w14:paraId="6C69393C" w14:textId="77777777" w:rsidR="009D69BD" w:rsidRPr="0027265D" w:rsidRDefault="009D69BD" w:rsidP="009D69BD">
      <w:pPr>
        <w:autoSpaceDE w:val="0"/>
        <w:autoSpaceDN w:val="0"/>
        <w:adjustRightInd w:val="0"/>
        <w:spacing w:after="120"/>
        <w:ind w:left="2268" w:right="1134" w:hanging="1134"/>
        <w:jc w:val="both"/>
        <w:rPr>
          <w:lang w:val="en-US"/>
        </w:rPr>
      </w:pPr>
      <w:r w:rsidRPr="0027265D">
        <w:rPr>
          <w:lang w:val="en-US"/>
        </w:rPr>
        <w:tab/>
        <w:t>When the rearmost side-marker lamp is combined with the rear position lamp reciprocally incorporated with the rear fog lamp or stop lamp, the photometric characteristics of the side-marker lamp may be modified during the illumination of the rear fog lamp or stop lamp.</w:t>
      </w:r>
    </w:p>
    <w:p w14:paraId="1BC59AA6" w14:textId="77777777" w:rsidR="009D69BD" w:rsidRPr="007A07AF" w:rsidRDefault="009D69BD" w:rsidP="009D69BD">
      <w:pPr>
        <w:autoSpaceDE w:val="0"/>
        <w:autoSpaceDN w:val="0"/>
        <w:adjustRightInd w:val="0"/>
        <w:spacing w:after="120"/>
        <w:ind w:left="2268" w:right="1134" w:hanging="1134"/>
        <w:jc w:val="both"/>
        <w:rPr>
          <w:lang w:val="en-US"/>
        </w:rPr>
      </w:pPr>
      <w:r w:rsidRPr="007A07AF">
        <w:rPr>
          <w:lang w:val="en-US"/>
        </w:rPr>
        <w:tab/>
        <w:t>Rear side-marker lamps shall be amber if they flash with the rear direction indicator lamp.</w:t>
      </w:r>
    </w:p>
    <w:p w14:paraId="06CAA2DB" w14:textId="77777777" w:rsidR="009D69BD" w:rsidRPr="00C3153C" w:rsidRDefault="009D69BD" w:rsidP="009D69BD">
      <w:pPr>
        <w:autoSpaceDE w:val="0"/>
        <w:autoSpaceDN w:val="0"/>
        <w:adjustRightInd w:val="0"/>
        <w:spacing w:after="120"/>
        <w:ind w:left="2268" w:right="1134" w:hanging="1134"/>
        <w:jc w:val="both"/>
        <w:rPr>
          <w:i/>
        </w:rPr>
      </w:pPr>
      <w:r w:rsidRPr="0027265D">
        <w:rPr>
          <w:b/>
          <w:lang w:val="en-US"/>
        </w:rPr>
        <w:tab/>
      </w:r>
      <w:r w:rsidRPr="00C3153C">
        <w:rPr>
          <w:lang w:val="en-US"/>
        </w:rPr>
        <w:t>When an optional side-marker lamp is grouped or combined with a position lamp that is reciprocally incorporated or grouped with the direction indicator, the electrical connection of the side-marker lamp on the relevant side of the vehicle may be such that it is switched OFF during the entire period (both ON and OFF cycle) of activation of the direction indicator lamp."</w:t>
      </w:r>
    </w:p>
    <w:p w14:paraId="26D66927" w14:textId="77777777" w:rsidR="009D69BD" w:rsidRPr="00124944" w:rsidRDefault="009D69BD" w:rsidP="009D69BD">
      <w:pPr>
        <w:spacing w:after="120"/>
        <w:ind w:left="2268" w:right="1467" w:hanging="1134"/>
        <w:jc w:val="both"/>
        <w:rPr>
          <w:rFonts w:eastAsia="Calibri"/>
        </w:rPr>
      </w:pPr>
      <w:r w:rsidRPr="00124944">
        <w:rPr>
          <w:rFonts w:eastAsia="Calibri"/>
          <w:i/>
        </w:rPr>
        <w:t>Paragraph 6.26.9.2.</w:t>
      </w:r>
      <w:r w:rsidRPr="00124944">
        <w:rPr>
          <w:rFonts w:eastAsia="Calibri"/>
        </w:rPr>
        <w:t>, amend to read:</w:t>
      </w:r>
    </w:p>
    <w:p w14:paraId="0A8CBC7C" w14:textId="77777777" w:rsidR="009D69BD" w:rsidRPr="00124944" w:rsidRDefault="009D69BD" w:rsidP="009D69BD">
      <w:pPr>
        <w:tabs>
          <w:tab w:val="left" w:pos="3445"/>
        </w:tabs>
        <w:spacing w:after="120"/>
        <w:ind w:left="2268" w:right="1467" w:hanging="1134"/>
        <w:jc w:val="both"/>
        <w:rPr>
          <w:rFonts w:eastAsia="Calibri"/>
        </w:rPr>
      </w:pPr>
      <w:r>
        <w:rPr>
          <w:rFonts w:eastAsia="Calibri"/>
        </w:rPr>
        <w:t>"</w:t>
      </w:r>
      <w:r w:rsidRPr="00124944">
        <w:rPr>
          <w:rFonts w:eastAsia="Calibri"/>
        </w:rPr>
        <w:t xml:space="preserve">6.26.9.2. </w:t>
      </w:r>
      <w:r w:rsidRPr="00124944">
        <w:rPr>
          <w:rFonts w:eastAsia="Calibri"/>
        </w:rPr>
        <w:tab/>
        <w:t xml:space="preserve">At the request of the applicant and with the consent of the Technical Service the requirement of 6.26.9.1 may be verified by a drawing or simulation or deemed be satisfied if the installation conditions comply with paragraph </w:t>
      </w:r>
      <w:r w:rsidRPr="00595374">
        <w:rPr>
          <w:rFonts w:eastAsia="Calibri"/>
        </w:rPr>
        <w:t>6.2.2.</w:t>
      </w:r>
      <w:r w:rsidRPr="00124944">
        <w:rPr>
          <w:rFonts w:eastAsia="Calibri"/>
        </w:rPr>
        <w:t xml:space="preserve"> of </w:t>
      </w:r>
      <w:r>
        <w:rPr>
          <w:rFonts w:eastAsia="Calibri"/>
        </w:rPr>
        <w:t xml:space="preserve">UN </w:t>
      </w:r>
      <w:r w:rsidRPr="00124944">
        <w:rPr>
          <w:rFonts w:eastAsia="Calibri"/>
        </w:rPr>
        <w:t xml:space="preserve">Regulation No. 23, as noticed in the communication document in Annex 1, paragraph 9. </w:t>
      </w:r>
      <w:r>
        <w:rPr>
          <w:rFonts w:eastAsia="Calibri"/>
        </w:rPr>
        <w:t>"</w:t>
      </w:r>
    </w:p>
    <w:p w14:paraId="26D13658" w14:textId="10456A27" w:rsidR="00CD683D" w:rsidRPr="00C54D45" w:rsidRDefault="009D69BD" w:rsidP="009D69BD">
      <w:pPr>
        <w:pStyle w:val="Bullet1G"/>
        <w:numPr>
          <w:ilvl w:val="0"/>
          <w:numId w:val="0"/>
        </w:numPr>
        <w:spacing w:before="240" w:after="0"/>
        <w:ind w:left="1134"/>
        <w:jc w:val="center"/>
        <w:rPr>
          <w:u w:val="single"/>
        </w:rPr>
      </w:pPr>
      <w:r>
        <w:rPr>
          <w:u w:val="single"/>
        </w:rPr>
        <w:tab/>
      </w:r>
      <w:r>
        <w:rPr>
          <w:u w:val="single"/>
        </w:rPr>
        <w:tab/>
      </w:r>
      <w:r>
        <w:rPr>
          <w:u w:val="single"/>
        </w:rPr>
        <w:tab/>
      </w: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6552CB" w14:paraId="39751FF8" w14:textId="77777777" w:rsidTr="006F149D">
        <w:trPr>
          <w:cantSplit/>
          <w:trHeight w:hRule="exact" w:val="851"/>
        </w:trPr>
        <w:tc>
          <w:tcPr>
            <w:tcW w:w="1276" w:type="dxa"/>
            <w:tcBorders>
              <w:bottom w:val="single" w:sz="4" w:space="0" w:color="auto"/>
            </w:tcBorders>
            <w:vAlign w:val="bottom"/>
          </w:tcPr>
          <w:p w14:paraId="3E7D5353" w14:textId="77777777" w:rsidR="006552CB" w:rsidRDefault="006552CB" w:rsidP="006552CB">
            <w:bookmarkStart w:id="98" w:name="_Hlk4776541"/>
            <w:bookmarkStart w:id="99" w:name="_Hlk22630451"/>
            <w:bookmarkStart w:id="100" w:name="_Toc354410587"/>
            <w:bookmarkEnd w:id="98"/>
          </w:p>
        </w:tc>
        <w:tc>
          <w:tcPr>
            <w:tcW w:w="8363" w:type="dxa"/>
            <w:gridSpan w:val="2"/>
            <w:tcBorders>
              <w:bottom w:val="single" w:sz="4" w:space="0" w:color="auto"/>
            </w:tcBorders>
            <w:vAlign w:val="bottom"/>
          </w:tcPr>
          <w:p w14:paraId="68F27B67" w14:textId="77777777" w:rsidR="006552CB" w:rsidRPr="00D47EEA" w:rsidRDefault="006552CB" w:rsidP="006552CB">
            <w:pPr>
              <w:jc w:val="right"/>
            </w:pPr>
            <w:r w:rsidRPr="00014D07">
              <w:rPr>
                <w:sz w:val="40"/>
              </w:rPr>
              <w:t>E</w:t>
            </w:r>
            <w:r>
              <w:t>/ECE/324/Rev.1/Add.47/Rev.12/Amend.8−</w:t>
            </w:r>
            <w:r w:rsidRPr="00014D07">
              <w:rPr>
                <w:sz w:val="40"/>
              </w:rPr>
              <w:t>E</w:t>
            </w:r>
            <w:r>
              <w:t>/ECE/TRANS/505/Rev.1/Add.47/Rev.12/Amend.8</w:t>
            </w:r>
          </w:p>
        </w:tc>
      </w:tr>
      <w:tr w:rsidR="006552CB" w14:paraId="3534B88E" w14:textId="77777777" w:rsidTr="006F149D">
        <w:trPr>
          <w:cantSplit/>
          <w:trHeight w:hRule="exact" w:val="1582"/>
        </w:trPr>
        <w:tc>
          <w:tcPr>
            <w:tcW w:w="1276" w:type="dxa"/>
            <w:tcBorders>
              <w:top w:val="single" w:sz="4" w:space="0" w:color="auto"/>
              <w:bottom w:val="single" w:sz="12" w:space="0" w:color="auto"/>
            </w:tcBorders>
          </w:tcPr>
          <w:p w14:paraId="5D58491B" w14:textId="77777777" w:rsidR="006552CB" w:rsidRDefault="006552CB" w:rsidP="006552CB">
            <w:pPr>
              <w:spacing w:before="120"/>
            </w:pPr>
          </w:p>
        </w:tc>
        <w:tc>
          <w:tcPr>
            <w:tcW w:w="5528" w:type="dxa"/>
            <w:tcBorders>
              <w:top w:val="single" w:sz="4" w:space="0" w:color="auto"/>
              <w:bottom w:val="single" w:sz="12" w:space="0" w:color="auto"/>
            </w:tcBorders>
          </w:tcPr>
          <w:p w14:paraId="1EF96CBF" w14:textId="77777777" w:rsidR="006552CB" w:rsidRPr="00D773DF" w:rsidRDefault="006552CB" w:rsidP="006552CB">
            <w:pPr>
              <w:spacing w:before="120"/>
            </w:pPr>
          </w:p>
        </w:tc>
        <w:tc>
          <w:tcPr>
            <w:tcW w:w="2835" w:type="dxa"/>
            <w:tcBorders>
              <w:top w:val="single" w:sz="4" w:space="0" w:color="auto"/>
              <w:bottom w:val="single" w:sz="12" w:space="0" w:color="auto"/>
            </w:tcBorders>
          </w:tcPr>
          <w:p w14:paraId="61CDB05B" w14:textId="77777777" w:rsidR="006552CB" w:rsidRPr="006D6E88" w:rsidRDefault="006552CB" w:rsidP="006552CB">
            <w:pPr>
              <w:spacing w:before="120"/>
              <w:rPr>
                <w:highlight w:val="yellow"/>
              </w:rPr>
            </w:pPr>
          </w:p>
          <w:p w14:paraId="2AF36C26" w14:textId="77777777" w:rsidR="006552CB" w:rsidRPr="006D6E88" w:rsidRDefault="006552CB" w:rsidP="006552CB">
            <w:pPr>
              <w:spacing w:before="120"/>
              <w:rPr>
                <w:highlight w:val="yellow"/>
              </w:rPr>
            </w:pPr>
          </w:p>
          <w:p w14:paraId="5788C685" w14:textId="7909F031" w:rsidR="006552CB" w:rsidRPr="006D6E88" w:rsidRDefault="00EF6B0B" w:rsidP="006552CB">
            <w:pPr>
              <w:spacing w:before="120"/>
              <w:rPr>
                <w:highlight w:val="yellow"/>
              </w:rPr>
            </w:pPr>
            <w:r>
              <w:t>8 November</w:t>
            </w:r>
            <w:r w:rsidR="006552CB" w:rsidRPr="00EF6B0B">
              <w:t xml:space="preserve"> 2019</w:t>
            </w:r>
          </w:p>
        </w:tc>
      </w:tr>
    </w:tbl>
    <w:p w14:paraId="4298EA11" w14:textId="77777777" w:rsidR="006552CB" w:rsidRPr="00392A12" w:rsidRDefault="006552CB" w:rsidP="006552CB">
      <w:pPr>
        <w:pStyle w:val="HChG"/>
        <w:spacing w:before="240" w:after="120"/>
      </w:pPr>
      <w:r w:rsidRPr="00392A12">
        <w:tab/>
      </w:r>
      <w:r w:rsidRPr="00392A12">
        <w:tab/>
      </w:r>
      <w:bookmarkStart w:id="101" w:name="_Toc340666199"/>
      <w:bookmarkStart w:id="102" w:name="_Toc340745062"/>
      <w:r w:rsidRPr="00392A12">
        <w:t>Agreement</w:t>
      </w:r>
      <w:bookmarkEnd w:id="99"/>
      <w:bookmarkEnd w:id="100"/>
    </w:p>
    <w:p w14:paraId="7F5856C7" w14:textId="77777777" w:rsidR="006552CB" w:rsidRPr="00392A12" w:rsidRDefault="006552CB" w:rsidP="006552CB">
      <w:pPr>
        <w:pStyle w:val="H1G"/>
        <w:spacing w:before="240"/>
      </w:pPr>
      <w:r w:rsidRPr="00F173C4">
        <w:rPr>
          <w:rStyle w:val="H1GChar"/>
        </w:rPr>
        <w:tab/>
      </w:r>
      <w:r w:rsidRPr="00F173C4">
        <w:rPr>
          <w:rStyle w:val="H1GChar"/>
        </w:rPr>
        <w:tab/>
      </w:r>
      <w:r w:rsidRPr="00213492">
        <w:t>Concerning the</w:t>
      </w:r>
      <w:r w:rsidRPr="00213492">
        <w:rPr>
          <w:smallCaps/>
        </w:rPr>
        <w:t xml:space="preserve"> </w:t>
      </w:r>
      <w:r w:rsidRPr="00213492">
        <w:t xml:space="preserve">Adoption of Harmonized Technical United Nations Regulations for Wheeled Vehicles, Equipment and Parts which can be Fitted and/or be Used on Wheeled Vehicles and the Conditions for </w:t>
      </w:r>
      <w:bookmarkStart w:id="103" w:name="_GoBack"/>
      <w:r w:rsidRPr="00213492">
        <w:t>R</w:t>
      </w:r>
      <w:bookmarkEnd w:id="101"/>
      <w:r w:rsidRPr="00213492">
        <w:t>eciprocal Recognition of Approvals Granted on the Basis of these United Nations Regulations</w:t>
      </w:r>
      <w:r w:rsidRPr="009E5D87">
        <w:rPr>
          <w:rStyle w:val="a3"/>
          <w:b w:val="0"/>
          <w:sz w:val="20"/>
          <w:vertAlign w:val="baseline"/>
        </w:rPr>
        <w:footnoteReference w:customMarkFollows="1" w:id="38"/>
        <w:t>*</w:t>
      </w:r>
    </w:p>
    <w:p w14:paraId="7B0610DE" w14:textId="77777777" w:rsidR="006552CB" w:rsidRPr="00392A12" w:rsidRDefault="006552CB" w:rsidP="006552CB">
      <w:pPr>
        <w:pStyle w:val="SingleTxtG"/>
        <w:spacing w:before="120"/>
      </w:pPr>
      <w:r>
        <w:t>(Revision 3, including the amendments which entered into force on 14 September 2017)</w:t>
      </w:r>
    </w:p>
    <w:p w14:paraId="32C2092A" w14:textId="77777777" w:rsidR="006552CB" w:rsidRDefault="006552CB" w:rsidP="006552CB">
      <w:pPr>
        <w:pStyle w:val="H1G"/>
        <w:spacing w:before="120"/>
        <w:ind w:left="0" w:right="0" w:firstLine="0"/>
        <w:jc w:val="center"/>
      </w:pPr>
      <w:r>
        <w:t>_________</w:t>
      </w:r>
    </w:p>
    <w:p w14:paraId="58E6551E" w14:textId="77777777" w:rsidR="006552CB" w:rsidRDefault="006552CB" w:rsidP="006552CB">
      <w:pPr>
        <w:pStyle w:val="H1G"/>
        <w:spacing w:before="240" w:after="120"/>
      </w:pPr>
      <w:r>
        <w:tab/>
      </w:r>
      <w:r>
        <w:tab/>
        <w:t>Addendum 47 – UN Regulation No. 48</w:t>
      </w:r>
    </w:p>
    <w:p w14:paraId="175C36F8" w14:textId="77777777" w:rsidR="006552CB" w:rsidRPr="00014D07" w:rsidRDefault="006552CB" w:rsidP="006552CB">
      <w:pPr>
        <w:pStyle w:val="H1G"/>
        <w:spacing w:before="240"/>
      </w:pPr>
      <w:r>
        <w:tab/>
      </w:r>
      <w:r>
        <w:tab/>
      </w:r>
      <w:r w:rsidRPr="00014D07">
        <w:t xml:space="preserve">Revision </w:t>
      </w:r>
      <w:r>
        <w:t>12</w:t>
      </w:r>
      <w:r w:rsidRPr="00014D07">
        <w:t xml:space="preserve"> - </w:t>
      </w:r>
      <w:r>
        <w:t>Amendment</w:t>
      </w:r>
      <w:r w:rsidRPr="00014D07">
        <w:t xml:space="preserve"> </w:t>
      </w:r>
      <w:r>
        <w:t>8</w:t>
      </w:r>
    </w:p>
    <w:p w14:paraId="47B57E1E" w14:textId="77777777" w:rsidR="006552CB" w:rsidRPr="00272880" w:rsidRDefault="006552CB" w:rsidP="006552CB">
      <w:pPr>
        <w:pStyle w:val="SingleTxtG"/>
        <w:spacing w:after="360"/>
        <w:rPr>
          <w:spacing w:val="-2"/>
        </w:rPr>
      </w:pPr>
      <w:r>
        <w:rPr>
          <w:spacing w:val="-2"/>
        </w:rPr>
        <w:t>Supplement 12 to 06 series of amendments</w:t>
      </w:r>
      <w:r w:rsidRPr="00272880">
        <w:rPr>
          <w:spacing w:val="-2"/>
        </w:rPr>
        <w:t xml:space="preserve"> – Date of entry into force: </w:t>
      </w:r>
      <w:r>
        <w:t>15 October 2019</w:t>
      </w:r>
    </w:p>
    <w:p w14:paraId="18B41D51" w14:textId="77777777" w:rsidR="006552CB" w:rsidRDefault="006552CB" w:rsidP="006552CB">
      <w:pPr>
        <w:pStyle w:val="H1G"/>
        <w:spacing w:before="120" w:after="120" w:line="240" w:lineRule="exact"/>
        <w:rPr>
          <w:lang w:val="en-US"/>
        </w:rPr>
      </w:pPr>
      <w:r>
        <w:rPr>
          <w:lang w:val="en-US"/>
        </w:rPr>
        <w:tab/>
      </w:r>
      <w:r>
        <w:rPr>
          <w:lang w:val="en-US"/>
        </w:rPr>
        <w:tab/>
      </w:r>
      <w:r>
        <w:t>Installation of lighting and light-signalling devices</w:t>
      </w:r>
    </w:p>
    <w:p w14:paraId="50D56CCA" w14:textId="0D5088FB" w:rsidR="006552CB" w:rsidRDefault="006552CB" w:rsidP="006552CB">
      <w:pPr>
        <w:pStyle w:val="SingleTxtG"/>
        <w:spacing w:after="40"/>
        <w:rPr>
          <w:lang w:eastAsia="en-GB"/>
        </w:rPr>
      </w:pPr>
      <w:r w:rsidRPr="00B32121">
        <w:rPr>
          <w:spacing w:val="-4"/>
          <w:lang w:eastAsia="en-GB"/>
        </w:rPr>
        <w:t>This document is meant purely as documentation tool. The authentic and legal binding text is:</w:t>
      </w:r>
      <w:r>
        <w:rPr>
          <w:lang w:eastAsia="en-GB"/>
        </w:rPr>
        <w:t xml:space="preserve"> </w:t>
      </w:r>
      <w:r>
        <w:rPr>
          <w:spacing w:val="-6"/>
          <w:lang w:eastAsia="en-GB"/>
        </w:rPr>
        <w:t>ECE/TRANS/WP.29/2018/99/Rev.2</w:t>
      </w:r>
      <w:r w:rsidR="00EF6B0B">
        <w:rPr>
          <w:spacing w:val="-6"/>
          <w:lang w:eastAsia="en-GB"/>
        </w:rPr>
        <w:t>.</w:t>
      </w:r>
    </w:p>
    <w:p w14:paraId="26BB5C59" w14:textId="77777777" w:rsidR="006552CB" w:rsidRPr="000D3A4F" w:rsidRDefault="006552CB" w:rsidP="006552CB">
      <w:pPr>
        <w:suppressAutoHyphens w:val="0"/>
        <w:spacing w:line="240" w:lineRule="auto"/>
        <w:jc w:val="center"/>
        <w:rPr>
          <w:b/>
          <w:sz w:val="24"/>
        </w:rPr>
      </w:pPr>
      <w:r>
        <w:rPr>
          <w:b/>
          <w:noProof/>
          <w:sz w:val="24"/>
          <w:lang w:val="en-US" w:eastAsia="zh-CN"/>
        </w:rPr>
        <w:drawing>
          <wp:anchor distT="0" distB="137160" distL="114300" distR="114300" simplePos="0" relativeHeight="251685376" behindDoc="0" locked="0" layoutInCell="1" allowOverlap="1" wp14:anchorId="33EF75FD" wp14:editId="048E3EC2">
            <wp:simplePos x="0" y="0"/>
            <wp:positionH relativeFrom="column">
              <wp:posOffset>2540000</wp:posOffset>
            </wp:positionH>
            <wp:positionV relativeFrom="paragraph">
              <wp:posOffset>223520</wp:posOffset>
            </wp:positionV>
            <wp:extent cx="1028700" cy="826770"/>
            <wp:effectExtent l="0" t="0" r="0" b="0"/>
            <wp:wrapTopAndBottom/>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Pr="000D3A4F">
        <w:rPr>
          <w:b/>
          <w:sz w:val="24"/>
        </w:rPr>
        <w:t>_________</w:t>
      </w:r>
    </w:p>
    <w:p w14:paraId="7CD28970" w14:textId="77777777" w:rsidR="006552CB" w:rsidRPr="00A56697" w:rsidRDefault="006552CB" w:rsidP="006552CB">
      <w:pPr>
        <w:suppressAutoHyphens w:val="0"/>
        <w:spacing w:line="240" w:lineRule="auto"/>
        <w:jc w:val="center"/>
        <w:rPr>
          <w:u w:val="single"/>
        </w:rPr>
      </w:pPr>
      <w:r w:rsidRPr="000D3A4F">
        <w:rPr>
          <w:b/>
          <w:sz w:val="24"/>
        </w:rPr>
        <w:t>UNITED NATIONS</w:t>
      </w:r>
      <w:bookmarkEnd w:id="102"/>
    </w:p>
    <w:p w14:paraId="04D24EED" w14:textId="0782DDAF" w:rsidR="00962893" w:rsidRPr="00962893" w:rsidRDefault="00860D1C" w:rsidP="00864545">
      <w:pPr>
        <w:pStyle w:val="HChG"/>
      </w:pPr>
      <w:r w:rsidRPr="004E2AF7">
        <w:lastRenderedPageBreak/>
        <w:tab/>
      </w:r>
      <w:bookmarkStart w:id="104" w:name="_Toc473483449"/>
      <w:bookmarkEnd w:id="103"/>
      <w:r w:rsidR="00962893">
        <w:tab/>
      </w:r>
      <w:r w:rsidR="0068478B" w:rsidRPr="0068478B">
        <w:t>Supplement 1</w:t>
      </w:r>
      <w:r w:rsidR="001C6181">
        <w:t>2</w:t>
      </w:r>
      <w:r w:rsidR="0068478B" w:rsidRPr="0068478B">
        <w:t xml:space="preserve"> to the 06 series of amendments to UN Regulation No. 48 (Installation of lighting and light-signalling devices)</w:t>
      </w:r>
      <w:r w:rsidR="0068478B">
        <w:t xml:space="preserve"> </w:t>
      </w:r>
    </w:p>
    <w:bookmarkEnd w:id="104"/>
    <w:p w14:paraId="5A8F425E" w14:textId="77777777" w:rsidR="00593C84" w:rsidRPr="00E35EF4" w:rsidRDefault="00593C84" w:rsidP="00593C84">
      <w:pPr>
        <w:pStyle w:val="SingleTxtG"/>
        <w:spacing w:line="240" w:lineRule="exact"/>
        <w:ind w:left="2268" w:hanging="1134"/>
        <w:rPr>
          <w:iCs/>
          <w:lang w:eastAsia="ja-JP"/>
        </w:rPr>
      </w:pPr>
      <w:r>
        <w:rPr>
          <w:i/>
          <w:iCs/>
          <w:lang w:eastAsia="ja-JP"/>
        </w:rPr>
        <w:t>P</w:t>
      </w:r>
      <w:r w:rsidRPr="00391654">
        <w:rPr>
          <w:i/>
          <w:iCs/>
          <w:lang w:eastAsia="ja-JP"/>
        </w:rPr>
        <w:t>aragraph 2</w:t>
      </w:r>
      <w:r>
        <w:rPr>
          <w:i/>
          <w:iCs/>
          <w:lang w:eastAsia="ja-JP"/>
        </w:rPr>
        <w:t xml:space="preserve">. and its subparagraphs, </w:t>
      </w:r>
      <w:r w:rsidRPr="00E35EF4">
        <w:rPr>
          <w:iCs/>
          <w:lang w:eastAsia="ja-JP"/>
        </w:rPr>
        <w:t>amend to read:</w:t>
      </w:r>
    </w:p>
    <w:p w14:paraId="44F1F201" w14:textId="2B8F20C6" w:rsidR="00593C84" w:rsidRPr="005E0D9C" w:rsidRDefault="00593C84" w:rsidP="00593C84">
      <w:pPr>
        <w:pStyle w:val="HChG"/>
        <w:ind w:right="992"/>
      </w:pPr>
      <w:bookmarkStart w:id="105" w:name="_Toc338161433"/>
      <w:r>
        <w:tab/>
      </w:r>
      <w:r>
        <w:tab/>
      </w:r>
      <w:r w:rsidR="009019F6">
        <w:t>"</w:t>
      </w:r>
      <w:r w:rsidRPr="005E0D9C">
        <w:t>2.</w:t>
      </w:r>
      <w:r w:rsidRPr="005E0D9C">
        <w:tab/>
      </w:r>
      <w:r>
        <w:tab/>
      </w:r>
      <w:r w:rsidRPr="005E0D9C">
        <w:t>Definitions</w:t>
      </w:r>
      <w:bookmarkEnd w:id="105"/>
    </w:p>
    <w:p w14:paraId="10DDF2BF" w14:textId="6EA25B5B" w:rsidR="00593C84" w:rsidRPr="00BF031D" w:rsidRDefault="00593C84" w:rsidP="00593C84">
      <w:pPr>
        <w:pStyle w:val="SingleTxtG"/>
        <w:ind w:left="2268" w:right="992" w:hanging="1134"/>
        <w:rPr>
          <w:rFonts w:eastAsia="MS PMincho"/>
        </w:rPr>
      </w:pPr>
      <w:r w:rsidRPr="00BF031D">
        <w:rPr>
          <w:rFonts w:eastAsia="MS PMincho"/>
        </w:rPr>
        <w:t xml:space="preserve">2.1. </w:t>
      </w:r>
      <w:r w:rsidRPr="00BF031D">
        <w:rPr>
          <w:rFonts w:eastAsia="MS PMincho"/>
        </w:rPr>
        <w:tab/>
      </w:r>
      <w:r w:rsidRPr="00BF031D">
        <w:rPr>
          <w:rFonts w:eastAsia="MS PMincho"/>
        </w:rPr>
        <w:tab/>
      </w:r>
      <w:r w:rsidR="00285535" w:rsidRPr="00BF031D">
        <w:rPr>
          <w:rFonts w:eastAsia="MS PMincho"/>
        </w:rPr>
        <w:t>General</w:t>
      </w:r>
    </w:p>
    <w:p w14:paraId="2DB64FD2" w14:textId="77777777" w:rsidR="00593C84" w:rsidRPr="00BF031D" w:rsidRDefault="00593C84" w:rsidP="00593C84">
      <w:pPr>
        <w:pStyle w:val="SingleTxtG"/>
        <w:tabs>
          <w:tab w:val="left" w:pos="2268"/>
        </w:tabs>
        <w:ind w:left="2268" w:right="992" w:hanging="1134"/>
        <w:rPr>
          <w:lang w:val="en-US"/>
        </w:rPr>
      </w:pPr>
      <w:r w:rsidRPr="00BF031D">
        <w:rPr>
          <w:lang w:val="en-US"/>
        </w:rPr>
        <w:t xml:space="preserve">2.1.1. </w:t>
      </w:r>
      <w:r w:rsidRPr="00BF031D">
        <w:rPr>
          <w:lang w:val="en-US"/>
        </w:rPr>
        <w:tab/>
        <w:t>The definitions given in this Regulation and its series of amendments in force at the time of application for type approval shall apply to the Light-Signalling Devices (LSD), Road Illumination Devices (RID) and Retro-Reflective Devices (RRD) Regulations.</w:t>
      </w:r>
    </w:p>
    <w:p w14:paraId="4620FB3D" w14:textId="77777777" w:rsidR="00593C84" w:rsidRPr="00BF031D" w:rsidRDefault="00593C84" w:rsidP="00593C84">
      <w:pPr>
        <w:pStyle w:val="SingleTxtG"/>
        <w:ind w:left="2268" w:right="992" w:hanging="1134"/>
        <w:rPr>
          <w:lang w:val="en-US"/>
        </w:rPr>
      </w:pPr>
      <w:r w:rsidRPr="00BF031D">
        <w:rPr>
          <w:lang w:val="en-US"/>
        </w:rPr>
        <w:t xml:space="preserve">2.1.2. </w:t>
      </w:r>
      <w:r w:rsidRPr="00BF031D">
        <w:rPr>
          <w:lang w:val="en-US"/>
        </w:rPr>
        <w:tab/>
        <w:t>References to standard (étalon) light source(s) shall refer to Regulations Nos. 37, 99 and 128 respectively, and to their series of amendments in force at the time of application for type approval.</w:t>
      </w:r>
    </w:p>
    <w:p w14:paraId="7A5325BA" w14:textId="05F65847" w:rsidR="00593C84" w:rsidRPr="00BF031D" w:rsidRDefault="00593C84" w:rsidP="00593C84">
      <w:pPr>
        <w:pStyle w:val="SingleTxtG"/>
        <w:ind w:left="2268" w:right="992" w:hanging="1134"/>
        <w:rPr>
          <w:lang w:val="en-US"/>
        </w:rPr>
      </w:pPr>
      <w:r w:rsidRPr="00BF031D">
        <w:rPr>
          <w:lang w:val="en-US"/>
        </w:rPr>
        <w:t>2.1.3.</w:t>
      </w:r>
      <w:r w:rsidRPr="00BF031D">
        <w:rPr>
          <w:lang w:val="en-US"/>
        </w:rPr>
        <w:tab/>
      </w:r>
      <w:r w:rsidR="009019F6">
        <w:rPr>
          <w:lang w:val="en-US"/>
        </w:rPr>
        <w:t>"</w:t>
      </w:r>
      <w:r w:rsidRPr="00BF031D">
        <w:rPr>
          <w:i/>
          <w:lang w:val="en-US"/>
        </w:rPr>
        <w:t>Approval of a vehicle</w:t>
      </w:r>
      <w:r w:rsidR="009019F6">
        <w:rPr>
          <w:lang w:val="en-US"/>
        </w:rPr>
        <w:t>"</w:t>
      </w:r>
      <w:r w:rsidRPr="00BF031D">
        <w:rPr>
          <w:lang w:val="en-US"/>
        </w:rPr>
        <w:t xml:space="preserve"> means the approval of a vehicle type with regard to the number and mode of installation of the lighting and light</w:t>
      </w:r>
      <w:r w:rsidRPr="00BF031D">
        <w:rPr>
          <w:lang w:val="en-US"/>
        </w:rPr>
        <w:noBreakHyphen/>
        <w:t>signalling devices.</w:t>
      </w:r>
    </w:p>
    <w:p w14:paraId="62DB5737" w14:textId="20A5074F" w:rsidR="00593C84" w:rsidRPr="00BF031D" w:rsidRDefault="00593C84" w:rsidP="00593C84">
      <w:pPr>
        <w:pStyle w:val="SingleTxtG"/>
        <w:ind w:left="2268" w:right="992" w:hanging="1134"/>
        <w:rPr>
          <w:lang w:val="en-US"/>
        </w:rPr>
      </w:pPr>
      <w:r w:rsidRPr="00BF031D">
        <w:rPr>
          <w:lang w:val="en-US"/>
        </w:rPr>
        <w:t>2.1.4.</w:t>
      </w:r>
      <w:r w:rsidRPr="00BF031D">
        <w:rPr>
          <w:lang w:val="en-US"/>
        </w:rPr>
        <w:tab/>
      </w:r>
      <w:r w:rsidR="009019F6">
        <w:rPr>
          <w:lang w:val="en-US"/>
        </w:rPr>
        <w:t>"</w:t>
      </w:r>
      <w:r w:rsidRPr="00BF031D">
        <w:rPr>
          <w:i/>
          <w:lang w:val="en-US"/>
        </w:rPr>
        <w:t>Device</w:t>
      </w:r>
      <w:r w:rsidR="009019F6">
        <w:rPr>
          <w:lang w:val="en-US"/>
        </w:rPr>
        <w:t>"</w:t>
      </w:r>
      <w:r w:rsidRPr="00BF031D">
        <w:rPr>
          <w:lang w:val="en-US"/>
        </w:rPr>
        <w:t xml:space="preserve"> means an element or an assembly of elements used to perform one or more functions.</w:t>
      </w:r>
    </w:p>
    <w:p w14:paraId="13ADC28F" w14:textId="4E3DCA39" w:rsidR="00593C84" w:rsidRPr="00BF031D" w:rsidRDefault="00593C84" w:rsidP="00593C84">
      <w:pPr>
        <w:pStyle w:val="SingleTxtG"/>
        <w:ind w:left="2268" w:right="992" w:hanging="1134"/>
        <w:rPr>
          <w:lang w:val="en-US"/>
        </w:rPr>
      </w:pPr>
      <w:r w:rsidRPr="00BF031D">
        <w:rPr>
          <w:lang w:val="en-US"/>
        </w:rPr>
        <w:t>2.</w:t>
      </w:r>
      <w:r w:rsidRPr="00BF031D">
        <w:rPr>
          <w:snapToGrid w:val="0"/>
          <w:lang w:val="en-US"/>
        </w:rPr>
        <w:t>1</w:t>
      </w:r>
      <w:r w:rsidRPr="00BF031D">
        <w:rPr>
          <w:lang w:val="en-US"/>
        </w:rPr>
        <w:t>.4.1.</w:t>
      </w:r>
      <w:r w:rsidRPr="00BF031D">
        <w:rPr>
          <w:lang w:val="en-US"/>
        </w:rPr>
        <w:tab/>
      </w:r>
      <w:r w:rsidR="009019F6">
        <w:rPr>
          <w:lang w:val="en-US"/>
        </w:rPr>
        <w:t>"</w:t>
      </w:r>
      <w:r w:rsidRPr="00BF031D">
        <w:rPr>
          <w:i/>
          <w:lang w:val="en-US"/>
        </w:rPr>
        <w:t>Lighting function</w:t>
      </w:r>
      <w:r w:rsidR="009019F6">
        <w:rPr>
          <w:lang w:val="en-US"/>
        </w:rPr>
        <w:t>"</w:t>
      </w:r>
      <w:r w:rsidRPr="00BF031D">
        <w:rPr>
          <w:lang w:val="en-US"/>
        </w:rPr>
        <w:t xml:space="preserve"> means the light emitted by a device to illuminate the road and objects in the direction of vehicle movement.</w:t>
      </w:r>
    </w:p>
    <w:p w14:paraId="0C0D98CE" w14:textId="5FB86DCD" w:rsidR="00593C84" w:rsidRPr="00BF031D" w:rsidRDefault="00593C84" w:rsidP="00593C84">
      <w:pPr>
        <w:pStyle w:val="SingleTxtG"/>
        <w:ind w:left="2268" w:right="992" w:hanging="1134"/>
        <w:rPr>
          <w:lang w:val="en-US"/>
        </w:rPr>
      </w:pPr>
      <w:r w:rsidRPr="00BF031D">
        <w:rPr>
          <w:lang w:val="en-US"/>
        </w:rPr>
        <w:t>2.1.4.2.</w:t>
      </w:r>
      <w:r w:rsidRPr="00BF031D">
        <w:rPr>
          <w:lang w:val="en-US"/>
        </w:rPr>
        <w:tab/>
      </w:r>
      <w:r w:rsidR="009019F6">
        <w:rPr>
          <w:lang w:val="en-US"/>
        </w:rPr>
        <w:t>"</w:t>
      </w:r>
      <w:r w:rsidRPr="00BF031D">
        <w:rPr>
          <w:i/>
          <w:lang w:val="en-US"/>
        </w:rPr>
        <w:t>Light-signalling function</w:t>
      </w:r>
      <w:r w:rsidR="009019F6">
        <w:rPr>
          <w:lang w:val="en-US"/>
        </w:rPr>
        <w:t>"</w:t>
      </w:r>
      <w:r w:rsidRPr="00BF031D">
        <w:rPr>
          <w:lang w:val="en-US"/>
        </w:rPr>
        <w:t xml:space="preserve"> means the light emitted or reflected by a device to give to other road users visual information on the presence, identification and/or the change of movement of the vehicle.</w:t>
      </w:r>
    </w:p>
    <w:p w14:paraId="00ABDACD" w14:textId="14D6CE20" w:rsidR="00593C84" w:rsidRDefault="00593C84" w:rsidP="00593C84">
      <w:pPr>
        <w:pStyle w:val="SingleTxtG"/>
        <w:ind w:left="2268" w:right="992" w:hanging="1134"/>
        <w:rPr>
          <w:lang w:val="en-US"/>
        </w:rPr>
      </w:pPr>
      <w:r w:rsidRPr="00BF031D">
        <w:rPr>
          <w:lang w:val="en-US"/>
        </w:rPr>
        <w:t>2.1.5.</w:t>
      </w:r>
      <w:r w:rsidRPr="00BF031D">
        <w:rPr>
          <w:lang w:val="en-US"/>
        </w:rPr>
        <w:tab/>
      </w:r>
      <w:r w:rsidR="009019F6">
        <w:rPr>
          <w:lang w:val="en-US"/>
        </w:rPr>
        <w:t>"</w:t>
      </w:r>
      <w:r w:rsidRPr="00BF031D">
        <w:rPr>
          <w:i/>
          <w:lang w:val="en-US"/>
        </w:rPr>
        <w:t>Lamp</w:t>
      </w:r>
      <w:r w:rsidR="009019F6">
        <w:rPr>
          <w:lang w:val="en-US"/>
        </w:rPr>
        <w:t>"</w:t>
      </w:r>
      <w:r w:rsidRPr="00BF031D">
        <w:rPr>
          <w:lang w:val="en-US"/>
        </w:rPr>
        <w:t xml:space="preserve"> means a device designed to illuminate the road or to emit a light signal to other road users. Rear registration plate lamps and retro-reflectors are likewise to be regarded as lamps. For the purpose of this Regulation, light-emitting rear registration plates and the service-door-lighting system according to the provisions of </w:t>
      </w:r>
      <w:r w:rsidR="00285535">
        <w:rPr>
          <w:lang w:val="en-US"/>
        </w:rPr>
        <w:t xml:space="preserve">UN </w:t>
      </w:r>
      <w:r w:rsidRPr="00BF031D">
        <w:rPr>
          <w:lang w:val="en-US"/>
        </w:rPr>
        <w:t>Regulation No. 107 on vehicles of categories M</w:t>
      </w:r>
      <w:r w:rsidRPr="00BF031D">
        <w:rPr>
          <w:vertAlign w:val="subscript"/>
          <w:lang w:val="en-US"/>
        </w:rPr>
        <w:t>2</w:t>
      </w:r>
      <w:r w:rsidRPr="00BF031D">
        <w:rPr>
          <w:lang w:val="en-US"/>
        </w:rPr>
        <w:t xml:space="preserve"> and M</w:t>
      </w:r>
      <w:r w:rsidRPr="00BF031D">
        <w:rPr>
          <w:vertAlign w:val="subscript"/>
          <w:lang w:val="en-US"/>
        </w:rPr>
        <w:t>3</w:t>
      </w:r>
      <w:r w:rsidRPr="00BF031D">
        <w:rPr>
          <w:lang w:val="en-US"/>
        </w:rPr>
        <w:t xml:space="preserve"> are not considered as lamps.</w:t>
      </w:r>
    </w:p>
    <w:p w14:paraId="61EA4271" w14:textId="5A6FBFC8" w:rsidR="00424903" w:rsidRPr="00424903" w:rsidRDefault="00424903" w:rsidP="00424903">
      <w:pPr>
        <w:pStyle w:val="SingleTxtG"/>
        <w:ind w:left="2268" w:hanging="1134"/>
      </w:pPr>
      <w:r w:rsidRPr="00110DBB">
        <w:rPr>
          <w:rFonts w:eastAsia="MS Mincho"/>
        </w:rPr>
        <w:t>2</w:t>
      </w:r>
      <w:r w:rsidRPr="00110DBB">
        <w:t>.1.6.</w:t>
      </w:r>
      <w:r w:rsidRPr="00110DBB">
        <w:tab/>
      </w:r>
      <w:r w:rsidR="009019F6">
        <w:rPr>
          <w:i/>
        </w:rPr>
        <w:t>"</w:t>
      </w:r>
      <w:r w:rsidRPr="00424903">
        <w:rPr>
          <w:i/>
        </w:rPr>
        <w:t>Change index</w:t>
      </w:r>
      <w:r w:rsidR="009019F6">
        <w:rPr>
          <w:i/>
        </w:rPr>
        <w:t>"</w:t>
      </w:r>
      <w:r w:rsidRPr="00110DBB">
        <w:t xml:space="preserve"> means a sequential number, starting from 0, specific to each lamp (function) covered by UN Regulations [LSD], [RID] and [RRD]. It indicates the number of times that the new series of amendments to the pertinent </w:t>
      </w:r>
      <w:r w:rsidR="00F01313">
        <w:t xml:space="preserve">UN </w:t>
      </w:r>
      <w:r w:rsidRPr="00110DBB">
        <w:t>Regulation ([LSD], [RID] and [RRD]) have introduced higher stringency requirements for this lamp (function).</w:t>
      </w:r>
      <w:r w:rsidR="009019F6">
        <w:t>"</w:t>
      </w:r>
    </w:p>
    <w:p w14:paraId="5BF59448" w14:textId="0FA60ED9" w:rsidR="00593C84" w:rsidRPr="00BF031D" w:rsidRDefault="00593C84" w:rsidP="00593C84">
      <w:pPr>
        <w:pStyle w:val="SingleTxtG"/>
        <w:ind w:left="2268" w:right="992" w:hanging="1134"/>
        <w:rPr>
          <w:lang w:val="en-US"/>
        </w:rPr>
      </w:pPr>
      <w:r w:rsidRPr="00BF031D">
        <w:rPr>
          <w:lang w:val="en-US"/>
        </w:rPr>
        <w:t xml:space="preserve">2.2. </w:t>
      </w:r>
      <w:r w:rsidRPr="00BF031D">
        <w:rPr>
          <w:lang w:val="en-US"/>
        </w:rPr>
        <w:tab/>
      </w:r>
      <w:r w:rsidR="009019F6" w:rsidRPr="00BF031D">
        <w:rPr>
          <w:rFonts w:eastAsia="MS PMincho"/>
        </w:rPr>
        <w:t>Type</w:t>
      </w:r>
      <w:r w:rsidR="009019F6" w:rsidRPr="00BF031D">
        <w:rPr>
          <w:lang w:val="en-US"/>
        </w:rPr>
        <w:t xml:space="preserve"> definitions</w:t>
      </w:r>
    </w:p>
    <w:p w14:paraId="774675A1" w14:textId="168CE386" w:rsidR="00593C84" w:rsidRPr="00BF031D" w:rsidRDefault="00593C84" w:rsidP="00593C84">
      <w:pPr>
        <w:pStyle w:val="SingleTxtG"/>
        <w:ind w:left="2268" w:right="992" w:hanging="1134"/>
        <w:rPr>
          <w:lang w:val="en-US"/>
        </w:rPr>
      </w:pPr>
      <w:r w:rsidRPr="00BF031D">
        <w:rPr>
          <w:lang w:val="en-US"/>
        </w:rPr>
        <w:t>2.2.1</w:t>
      </w:r>
      <w:r w:rsidR="00A600F0">
        <w:rPr>
          <w:lang w:val="en-US"/>
        </w:rPr>
        <w:t>.</w:t>
      </w:r>
      <w:r w:rsidRPr="00BF031D">
        <w:rPr>
          <w:lang w:val="en-US"/>
        </w:rPr>
        <w:tab/>
      </w:r>
      <w:r w:rsidR="009019F6">
        <w:rPr>
          <w:lang w:val="en-US"/>
        </w:rPr>
        <w:t>"</w:t>
      </w:r>
      <w:r w:rsidRPr="00BF031D">
        <w:rPr>
          <w:i/>
          <w:lang w:val="en-US"/>
        </w:rPr>
        <w:t>Vehicle type with regard to the installation of lighting and light-signalling devices</w:t>
      </w:r>
      <w:r w:rsidR="009019F6">
        <w:rPr>
          <w:lang w:val="en-US"/>
        </w:rPr>
        <w:t>"</w:t>
      </w:r>
      <w:r w:rsidRPr="00BF031D">
        <w:rPr>
          <w:lang w:val="en-US"/>
        </w:rPr>
        <w:t xml:space="preserve"> means vehicles which do not differ in the essential respects mentioned in paragraphs 2.2.1.1. to 2.2.1.4.</w:t>
      </w:r>
    </w:p>
    <w:p w14:paraId="651BA73C" w14:textId="3963D058" w:rsidR="00593C84" w:rsidRPr="00BF031D" w:rsidRDefault="00593C84" w:rsidP="00593C84">
      <w:pPr>
        <w:pStyle w:val="SingleTxtG"/>
        <w:ind w:left="2268" w:right="992"/>
        <w:rPr>
          <w:lang w:val="en-US"/>
        </w:rPr>
      </w:pPr>
      <w:r w:rsidRPr="00BF031D">
        <w:rPr>
          <w:lang w:val="en-US"/>
        </w:rPr>
        <w:tab/>
        <w:t xml:space="preserve">The following are likewise considered not to be </w:t>
      </w:r>
      <w:r w:rsidR="009019F6">
        <w:rPr>
          <w:lang w:val="en-US"/>
        </w:rPr>
        <w:t>"</w:t>
      </w:r>
      <w:r w:rsidRPr="00BF031D">
        <w:rPr>
          <w:lang w:val="en-US"/>
        </w:rPr>
        <w:t>vehicles of a different type</w:t>
      </w:r>
      <w:r w:rsidR="009019F6">
        <w:rPr>
          <w:lang w:val="en-US"/>
        </w:rPr>
        <w:t>"</w:t>
      </w:r>
      <w:r w:rsidRPr="00BF031D">
        <w:rPr>
          <w:lang w:val="en-US"/>
        </w:rPr>
        <w:t>: vehicles which differ within the meaning of paragraphs 2.2.1.1. to 2.2.1.4., but not in such a way as to entail a change in the kind, number, positioning and geometric visibility of the lamps and the inclination of the dipped</w:t>
      </w:r>
      <w:r w:rsidRPr="00BF031D">
        <w:rPr>
          <w:lang w:val="en-US"/>
        </w:rPr>
        <w:noBreakHyphen/>
        <w:t>beam prescribed for the vehicle type in question, and vehicles on which optional lamps are fitted or are absent:</w:t>
      </w:r>
    </w:p>
    <w:p w14:paraId="70EB8B7A" w14:textId="77777777" w:rsidR="00593C84" w:rsidRPr="00BF031D" w:rsidRDefault="00593C84" w:rsidP="00593C84">
      <w:pPr>
        <w:pStyle w:val="SingleTxtG"/>
        <w:ind w:left="2268" w:right="992" w:hanging="1134"/>
        <w:rPr>
          <w:lang w:val="en-US"/>
        </w:rPr>
      </w:pPr>
      <w:r w:rsidRPr="00BF031D">
        <w:rPr>
          <w:lang w:val="en-US"/>
        </w:rPr>
        <w:lastRenderedPageBreak/>
        <w:t>2.2.1.1.</w:t>
      </w:r>
      <w:r w:rsidRPr="00BF031D">
        <w:rPr>
          <w:lang w:val="en-US"/>
        </w:rPr>
        <w:tab/>
        <w:t>The dimension and the external shape of the vehicle;</w:t>
      </w:r>
    </w:p>
    <w:p w14:paraId="1752A9A1" w14:textId="77777777" w:rsidR="00593C84" w:rsidRPr="00BF031D" w:rsidRDefault="00593C84" w:rsidP="00593C84">
      <w:pPr>
        <w:pStyle w:val="SingleTxtG"/>
        <w:ind w:left="2268" w:right="992" w:hanging="1134"/>
        <w:rPr>
          <w:lang w:val="en-US"/>
        </w:rPr>
      </w:pPr>
      <w:r w:rsidRPr="00BF031D">
        <w:rPr>
          <w:lang w:val="en-US"/>
        </w:rPr>
        <w:t>2.2.1.2.</w:t>
      </w:r>
      <w:r w:rsidRPr="00BF031D">
        <w:rPr>
          <w:lang w:val="en-US"/>
        </w:rPr>
        <w:tab/>
        <w:t>The number and positioning of the devices;</w:t>
      </w:r>
    </w:p>
    <w:p w14:paraId="594244F4" w14:textId="77777777" w:rsidR="00593C84" w:rsidRPr="00BF031D" w:rsidRDefault="00593C84" w:rsidP="00593C84">
      <w:pPr>
        <w:pStyle w:val="SingleTxtG"/>
        <w:ind w:left="2268" w:right="992" w:hanging="1134"/>
        <w:rPr>
          <w:lang w:val="en-US"/>
        </w:rPr>
      </w:pPr>
      <w:r w:rsidRPr="00BF031D">
        <w:rPr>
          <w:lang w:val="en-US"/>
        </w:rPr>
        <w:t>2.2.1.3.</w:t>
      </w:r>
      <w:r w:rsidRPr="00BF031D">
        <w:rPr>
          <w:lang w:val="en-US"/>
        </w:rPr>
        <w:tab/>
        <w:t>The headlamp-levelling system;</w:t>
      </w:r>
    </w:p>
    <w:p w14:paraId="5E5C18B5" w14:textId="77777777" w:rsidR="00593C84" w:rsidRPr="00BF031D" w:rsidRDefault="00593C84" w:rsidP="00593C84">
      <w:pPr>
        <w:pStyle w:val="SingleTxtG"/>
        <w:ind w:left="2268" w:right="992" w:hanging="1134"/>
        <w:rPr>
          <w:lang w:val="en-US"/>
        </w:rPr>
      </w:pPr>
      <w:r w:rsidRPr="00BF031D">
        <w:rPr>
          <w:lang w:val="en-US"/>
        </w:rPr>
        <w:t>2.2.1.4.</w:t>
      </w:r>
      <w:r w:rsidRPr="00BF031D">
        <w:rPr>
          <w:lang w:val="en-US"/>
        </w:rPr>
        <w:tab/>
        <w:t>The suspension system.</w:t>
      </w:r>
    </w:p>
    <w:p w14:paraId="0E2CD051" w14:textId="02C11311" w:rsidR="00593C84" w:rsidRPr="00BF031D" w:rsidRDefault="00593C84" w:rsidP="00593C84">
      <w:pPr>
        <w:pStyle w:val="SingleTxtG"/>
        <w:ind w:left="2268" w:right="992" w:hanging="1134"/>
        <w:rPr>
          <w:rFonts w:eastAsia="MS PMincho"/>
        </w:rPr>
      </w:pPr>
      <w:r w:rsidRPr="00BF031D">
        <w:rPr>
          <w:rFonts w:eastAsia="MS PMincho"/>
        </w:rPr>
        <w:t xml:space="preserve">2.3. </w:t>
      </w:r>
      <w:r w:rsidRPr="00BF031D">
        <w:rPr>
          <w:rFonts w:eastAsia="MS PMincho"/>
        </w:rPr>
        <w:tab/>
      </w:r>
      <w:r w:rsidR="009019F6" w:rsidRPr="00BF031D">
        <w:rPr>
          <w:rFonts w:eastAsia="MS PMincho"/>
        </w:rPr>
        <w:t>Vehicle</w:t>
      </w:r>
    </w:p>
    <w:p w14:paraId="684070DD" w14:textId="4038F3A2" w:rsidR="00593C84" w:rsidRPr="00BF031D" w:rsidRDefault="00593C84" w:rsidP="00593C84">
      <w:pPr>
        <w:pStyle w:val="SingleTxtG"/>
        <w:ind w:left="2268" w:right="992" w:hanging="1134"/>
        <w:rPr>
          <w:lang w:val="en-US"/>
        </w:rPr>
      </w:pPr>
      <w:r w:rsidRPr="00BF031D">
        <w:rPr>
          <w:lang w:val="en-US"/>
        </w:rPr>
        <w:t>2.3.1.</w:t>
      </w:r>
      <w:r w:rsidRPr="00BF031D">
        <w:rPr>
          <w:lang w:val="en-US"/>
        </w:rPr>
        <w:tab/>
      </w:r>
      <w:r w:rsidR="009019F6">
        <w:rPr>
          <w:lang w:val="en-US"/>
        </w:rPr>
        <w:t>"</w:t>
      </w:r>
      <w:r w:rsidRPr="00BF031D">
        <w:rPr>
          <w:i/>
          <w:lang w:val="en-US"/>
        </w:rPr>
        <w:t>Unladen vehicle</w:t>
      </w:r>
      <w:r w:rsidR="009019F6">
        <w:rPr>
          <w:lang w:val="en-US"/>
        </w:rPr>
        <w:t>"</w:t>
      </w:r>
      <w:r w:rsidRPr="00BF031D">
        <w:rPr>
          <w:lang w:val="en-US"/>
        </w:rPr>
        <w:t xml:space="preserve"> means a vehicle without driver, crew, passengers and load, but with a full supply of fuel, spare wheel and the tools normally carried.</w:t>
      </w:r>
    </w:p>
    <w:p w14:paraId="0B36CC65" w14:textId="3C40287A" w:rsidR="00593C84" w:rsidRPr="00BF031D" w:rsidRDefault="00593C84" w:rsidP="00593C84">
      <w:pPr>
        <w:pStyle w:val="SingleTxtG"/>
        <w:ind w:left="2268" w:right="992" w:hanging="1134"/>
        <w:rPr>
          <w:lang w:val="en-US"/>
        </w:rPr>
      </w:pPr>
      <w:r w:rsidRPr="00BF031D">
        <w:rPr>
          <w:lang w:val="en-US"/>
        </w:rPr>
        <w:t>2.3.2.</w:t>
      </w:r>
      <w:r w:rsidRPr="00BF031D">
        <w:rPr>
          <w:lang w:val="en-US"/>
        </w:rPr>
        <w:tab/>
      </w:r>
      <w:r w:rsidR="009019F6">
        <w:rPr>
          <w:lang w:val="en-US"/>
        </w:rPr>
        <w:t>"</w:t>
      </w:r>
      <w:r w:rsidRPr="00BF031D">
        <w:rPr>
          <w:i/>
          <w:lang w:val="en-US"/>
        </w:rPr>
        <w:t>Laden vehicle</w:t>
      </w:r>
      <w:r w:rsidR="009019F6">
        <w:rPr>
          <w:lang w:val="en-US"/>
        </w:rPr>
        <w:t>"</w:t>
      </w:r>
      <w:r w:rsidRPr="00BF031D">
        <w:rPr>
          <w:lang w:val="en-US"/>
        </w:rPr>
        <w:t xml:space="preserve"> means a vehicle loaded to its technically permissible maximum mass, as stated by the manufacturer, who shall also fix the distribution of this mass between the axles in accordance with the method described in Annex 5.</w:t>
      </w:r>
    </w:p>
    <w:p w14:paraId="504BE6B4" w14:textId="1924AF42" w:rsidR="00593C84" w:rsidRPr="00BF031D" w:rsidRDefault="00593C84" w:rsidP="00593C84">
      <w:pPr>
        <w:pStyle w:val="SingleTxtG"/>
        <w:ind w:left="2268" w:right="992" w:hanging="1134"/>
        <w:rPr>
          <w:lang w:val="en-US"/>
        </w:rPr>
      </w:pPr>
      <w:r w:rsidRPr="00BF031D">
        <w:rPr>
          <w:lang w:val="en-US"/>
        </w:rPr>
        <w:t>2.3.3.</w:t>
      </w:r>
      <w:r w:rsidRPr="00BF031D">
        <w:rPr>
          <w:lang w:val="en-US"/>
        </w:rPr>
        <w:tab/>
      </w:r>
      <w:r w:rsidR="009019F6">
        <w:rPr>
          <w:lang w:val="en-US"/>
        </w:rPr>
        <w:t>"</w:t>
      </w:r>
      <w:r w:rsidRPr="00BF031D">
        <w:rPr>
          <w:i/>
          <w:lang w:val="en-US"/>
        </w:rPr>
        <w:t>Extreme outer edge</w:t>
      </w:r>
      <w:r w:rsidR="009019F6">
        <w:rPr>
          <w:lang w:val="en-US"/>
        </w:rPr>
        <w:t>"</w:t>
      </w:r>
      <w:r w:rsidRPr="00BF031D">
        <w:rPr>
          <w:lang w:val="en-US"/>
        </w:rPr>
        <w:t xml:space="preserve"> on either side of the vehicle, means the plane parallel to the median longitudinal plane of the vehicle and touching its lateral outer edge, disregarding the projection:</w:t>
      </w:r>
    </w:p>
    <w:p w14:paraId="0ADE6115" w14:textId="77777777" w:rsidR="00593C84" w:rsidRPr="00BF031D" w:rsidRDefault="00593C84" w:rsidP="00593C84">
      <w:pPr>
        <w:pStyle w:val="SingleTxtG"/>
        <w:ind w:left="2268" w:right="992" w:hanging="1134"/>
        <w:rPr>
          <w:lang w:val="en-US"/>
        </w:rPr>
      </w:pPr>
      <w:r w:rsidRPr="00BF031D">
        <w:rPr>
          <w:lang w:val="en-US"/>
        </w:rPr>
        <w:t>2.3.3.1.</w:t>
      </w:r>
      <w:r w:rsidRPr="00BF031D">
        <w:rPr>
          <w:lang w:val="en-US"/>
        </w:rPr>
        <w:tab/>
        <w:t>Of tyres near their point of contact with the ground, and of connections for tyre-pressure gauges;</w:t>
      </w:r>
    </w:p>
    <w:p w14:paraId="103F265E" w14:textId="77777777" w:rsidR="00593C84" w:rsidRPr="00BF031D" w:rsidRDefault="00593C84" w:rsidP="00593C84">
      <w:pPr>
        <w:pStyle w:val="SingleTxtG"/>
        <w:ind w:left="2268" w:right="992" w:hanging="1134"/>
        <w:rPr>
          <w:lang w:val="en-US"/>
        </w:rPr>
      </w:pPr>
      <w:r w:rsidRPr="00BF031D">
        <w:rPr>
          <w:lang w:val="en-US"/>
        </w:rPr>
        <w:t>2.3.3.2.</w:t>
      </w:r>
      <w:r w:rsidRPr="00BF031D">
        <w:rPr>
          <w:lang w:val="en-US"/>
        </w:rPr>
        <w:tab/>
        <w:t>Of any anti-skid devices mounted on the wheels;</w:t>
      </w:r>
    </w:p>
    <w:p w14:paraId="61AF9F6A" w14:textId="77777777" w:rsidR="00593C84" w:rsidRPr="00BF031D" w:rsidRDefault="00593C84" w:rsidP="00593C84">
      <w:pPr>
        <w:pStyle w:val="SingleTxtG"/>
        <w:ind w:left="2268" w:right="992" w:hanging="1134"/>
        <w:rPr>
          <w:lang w:val="en-US"/>
        </w:rPr>
      </w:pPr>
      <w:r w:rsidRPr="00BF031D">
        <w:rPr>
          <w:lang w:val="en-US"/>
        </w:rPr>
        <w:t>2.3.3.3.</w:t>
      </w:r>
      <w:r w:rsidRPr="00BF031D">
        <w:rPr>
          <w:lang w:val="en-US"/>
        </w:rPr>
        <w:tab/>
        <w:t>Of devices for indirect vision;</w:t>
      </w:r>
    </w:p>
    <w:p w14:paraId="29839959" w14:textId="77777777" w:rsidR="00593C84" w:rsidRPr="00BF031D" w:rsidRDefault="00593C84" w:rsidP="00593C84">
      <w:pPr>
        <w:pStyle w:val="SingleTxtG"/>
        <w:ind w:left="2268" w:right="992" w:hanging="1134"/>
        <w:rPr>
          <w:lang w:val="en-US"/>
        </w:rPr>
      </w:pPr>
      <w:r w:rsidRPr="00BF031D">
        <w:rPr>
          <w:lang w:val="en-US"/>
        </w:rPr>
        <w:t>2.3.3.4.</w:t>
      </w:r>
      <w:r w:rsidRPr="00BF031D">
        <w:rPr>
          <w:lang w:val="en-US"/>
        </w:rPr>
        <w:tab/>
        <w:t>Of side direction-indicator lamps, end-outline marker lamps, front and rear position lamps, parking lamps, retro-reflectors and side-marker lamps.</w:t>
      </w:r>
    </w:p>
    <w:p w14:paraId="389EBE21" w14:textId="77777777" w:rsidR="00593C84" w:rsidRPr="00BF031D" w:rsidRDefault="00593C84" w:rsidP="00593C84">
      <w:pPr>
        <w:pStyle w:val="SingleTxtG"/>
        <w:ind w:left="2268" w:right="992" w:hanging="1134"/>
        <w:rPr>
          <w:lang w:val="en-US"/>
        </w:rPr>
      </w:pPr>
      <w:r w:rsidRPr="00BF031D">
        <w:rPr>
          <w:lang w:val="en-US"/>
        </w:rPr>
        <w:t>2.3.3.5.</w:t>
      </w:r>
      <w:r w:rsidRPr="00BF031D">
        <w:rPr>
          <w:lang w:val="en-US"/>
        </w:rPr>
        <w:tab/>
        <w:t xml:space="preserve">Of customs seals affixed to the vehicle, and of devices for securing and protecting such seals. </w:t>
      </w:r>
    </w:p>
    <w:p w14:paraId="3CF0C6D0" w14:textId="77777777" w:rsidR="00593C84" w:rsidRPr="00BF031D" w:rsidRDefault="00593C84" w:rsidP="00593C84">
      <w:pPr>
        <w:pStyle w:val="SingleTxtG"/>
        <w:ind w:left="2268" w:right="992" w:hanging="1134"/>
        <w:rPr>
          <w:lang w:val="en-US"/>
        </w:rPr>
      </w:pPr>
      <w:r w:rsidRPr="00BF031D">
        <w:rPr>
          <w:lang w:val="en-US"/>
        </w:rPr>
        <w:t>2.3.3.6.</w:t>
      </w:r>
      <w:r w:rsidRPr="00BF031D">
        <w:rPr>
          <w:lang w:val="en-US"/>
        </w:rPr>
        <w:tab/>
        <w:t>Of service-door lighting systems on vehicles of categories M</w:t>
      </w:r>
      <w:r w:rsidRPr="00BF031D">
        <w:rPr>
          <w:vertAlign w:val="subscript"/>
          <w:lang w:val="en-US"/>
        </w:rPr>
        <w:t>2</w:t>
      </w:r>
      <w:r w:rsidRPr="00BF031D">
        <w:rPr>
          <w:lang w:val="en-US"/>
        </w:rPr>
        <w:t xml:space="preserve"> and M</w:t>
      </w:r>
      <w:r w:rsidRPr="00BF031D">
        <w:rPr>
          <w:vertAlign w:val="subscript"/>
          <w:lang w:val="en-US"/>
        </w:rPr>
        <w:t>3</w:t>
      </w:r>
      <w:r w:rsidRPr="00BF031D">
        <w:rPr>
          <w:lang w:val="en-US"/>
        </w:rPr>
        <w:t xml:space="preserve"> as specified in paragraph 2.1.5.</w:t>
      </w:r>
    </w:p>
    <w:p w14:paraId="7C07F6B2" w14:textId="32332500" w:rsidR="00593C84" w:rsidRPr="00BF031D" w:rsidRDefault="00593C84" w:rsidP="00593C84">
      <w:pPr>
        <w:pStyle w:val="SingleTxtG"/>
        <w:ind w:left="2268" w:right="992" w:hanging="1134"/>
        <w:rPr>
          <w:lang w:val="en-US"/>
        </w:rPr>
      </w:pPr>
      <w:r w:rsidRPr="00BF031D">
        <w:rPr>
          <w:lang w:val="en-US"/>
        </w:rPr>
        <w:t>2.3.4.</w:t>
      </w:r>
      <w:r w:rsidRPr="00BF031D">
        <w:rPr>
          <w:lang w:val="en-US"/>
        </w:rPr>
        <w:tab/>
      </w:r>
      <w:r w:rsidR="009019F6">
        <w:rPr>
          <w:lang w:val="en-US"/>
        </w:rPr>
        <w:t>"</w:t>
      </w:r>
      <w:r w:rsidRPr="00BF031D">
        <w:rPr>
          <w:i/>
          <w:lang w:val="en-US"/>
        </w:rPr>
        <w:t>Overall dimensions</w:t>
      </w:r>
      <w:r w:rsidR="009019F6">
        <w:rPr>
          <w:lang w:val="en-US"/>
        </w:rPr>
        <w:t>"</w:t>
      </w:r>
      <w:r w:rsidRPr="00BF031D">
        <w:rPr>
          <w:lang w:val="en-US"/>
        </w:rPr>
        <w:t xml:space="preserve"> means the distance between the two vertical planes defined in paragraph 2.3.3. above.</w:t>
      </w:r>
    </w:p>
    <w:p w14:paraId="58900266" w14:textId="1EA96A3A" w:rsidR="00593C84" w:rsidRPr="00BF031D" w:rsidRDefault="00593C84" w:rsidP="00593C84">
      <w:pPr>
        <w:pStyle w:val="SingleTxtG"/>
        <w:ind w:left="2268" w:right="992" w:hanging="1134"/>
        <w:rPr>
          <w:lang w:val="en-US"/>
        </w:rPr>
      </w:pPr>
      <w:r w:rsidRPr="00BF031D">
        <w:rPr>
          <w:lang w:val="en-US"/>
        </w:rPr>
        <w:t>2.3.4.1.</w:t>
      </w:r>
      <w:r w:rsidRPr="00BF031D">
        <w:rPr>
          <w:lang w:val="en-US"/>
        </w:rPr>
        <w:tab/>
      </w:r>
      <w:r w:rsidR="009019F6">
        <w:rPr>
          <w:lang w:val="en-US"/>
        </w:rPr>
        <w:t>"</w:t>
      </w:r>
      <w:r w:rsidRPr="00BF031D">
        <w:rPr>
          <w:lang w:val="en-US"/>
        </w:rPr>
        <w:t>Overall width</w:t>
      </w:r>
      <w:r w:rsidR="009019F6">
        <w:rPr>
          <w:lang w:val="en-US"/>
        </w:rPr>
        <w:t>"</w:t>
      </w:r>
      <w:r w:rsidRPr="00BF031D">
        <w:rPr>
          <w:lang w:val="en-US"/>
        </w:rPr>
        <w:t xml:space="preserve"> means the distance between the two vertical planes defined in paragraph 2.3.3. above.</w:t>
      </w:r>
    </w:p>
    <w:p w14:paraId="27B8E716" w14:textId="5F102BF9" w:rsidR="00593C84" w:rsidRPr="00BF031D" w:rsidRDefault="00593C84" w:rsidP="00593C84">
      <w:pPr>
        <w:pStyle w:val="SingleTxtG"/>
        <w:ind w:left="2268" w:right="992" w:hanging="1134"/>
        <w:rPr>
          <w:lang w:val="en-US"/>
        </w:rPr>
      </w:pPr>
      <w:r w:rsidRPr="00BF031D">
        <w:rPr>
          <w:lang w:val="en-US"/>
        </w:rPr>
        <w:t>2.3.4.2.</w:t>
      </w:r>
      <w:r w:rsidRPr="00BF031D">
        <w:rPr>
          <w:lang w:val="en-US"/>
        </w:rPr>
        <w:tab/>
      </w:r>
      <w:r w:rsidR="009019F6">
        <w:rPr>
          <w:lang w:val="en-US"/>
        </w:rPr>
        <w:t>"</w:t>
      </w:r>
      <w:r w:rsidRPr="00BF031D">
        <w:rPr>
          <w:lang w:val="en-US"/>
        </w:rPr>
        <w:t>Overall length</w:t>
      </w:r>
      <w:r w:rsidR="009019F6">
        <w:rPr>
          <w:lang w:val="en-US"/>
        </w:rPr>
        <w:t>"</w:t>
      </w:r>
      <w:r w:rsidRPr="00BF031D">
        <w:rPr>
          <w:lang w:val="en-US"/>
        </w:rPr>
        <w:t xml:space="preserve"> means the distance between the two vertical planes perpendicular to the median longitudinal plane of the vehicle and touching its front and rear outer edge, disregarding the projection:</w:t>
      </w:r>
    </w:p>
    <w:p w14:paraId="7B85FD46" w14:textId="77777777" w:rsidR="00593C84" w:rsidRPr="00BF031D" w:rsidRDefault="00593C84" w:rsidP="00593C84">
      <w:pPr>
        <w:pStyle w:val="para"/>
        <w:ind w:left="2835" w:right="992" w:hanging="567"/>
        <w:rPr>
          <w:lang w:val="en-US"/>
        </w:rPr>
      </w:pPr>
      <w:r w:rsidRPr="00BF031D">
        <w:rPr>
          <w:lang w:val="en-US"/>
        </w:rPr>
        <w:t>(a)</w:t>
      </w:r>
      <w:r w:rsidRPr="00BF031D">
        <w:rPr>
          <w:lang w:val="en-US"/>
        </w:rPr>
        <w:tab/>
      </w:r>
      <w:r w:rsidRPr="00BF031D">
        <w:rPr>
          <w:lang w:val="en-US"/>
        </w:rPr>
        <w:tab/>
        <w:t>Of devices for indirect vision;</w:t>
      </w:r>
    </w:p>
    <w:p w14:paraId="5E524ECE" w14:textId="77777777" w:rsidR="00593C84" w:rsidRPr="00BF031D" w:rsidRDefault="00593C84" w:rsidP="00593C84">
      <w:pPr>
        <w:pStyle w:val="para"/>
        <w:ind w:left="2835" w:right="992" w:hanging="567"/>
        <w:rPr>
          <w:lang w:val="en-US"/>
        </w:rPr>
      </w:pPr>
      <w:r w:rsidRPr="00BF031D">
        <w:rPr>
          <w:lang w:val="en-US"/>
        </w:rPr>
        <w:t>(b)</w:t>
      </w:r>
      <w:r w:rsidRPr="00BF031D">
        <w:rPr>
          <w:lang w:val="en-US"/>
        </w:rPr>
        <w:tab/>
      </w:r>
      <w:r w:rsidRPr="00BF031D">
        <w:rPr>
          <w:lang w:val="en-US"/>
        </w:rPr>
        <w:tab/>
        <w:t>Of end-outline marker lamps;</w:t>
      </w:r>
    </w:p>
    <w:p w14:paraId="16A60FBA" w14:textId="77777777" w:rsidR="00593C84" w:rsidRPr="00BF031D" w:rsidRDefault="00593C84" w:rsidP="00593C84">
      <w:pPr>
        <w:pStyle w:val="para"/>
        <w:ind w:left="2835" w:right="992" w:hanging="567"/>
        <w:rPr>
          <w:lang w:val="en-US"/>
        </w:rPr>
      </w:pPr>
      <w:r w:rsidRPr="00BF031D">
        <w:rPr>
          <w:lang w:val="en-US"/>
        </w:rPr>
        <w:t>(c)</w:t>
      </w:r>
      <w:r w:rsidRPr="00BF031D">
        <w:rPr>
          <w:lang w:val="en-US"/>
        </w:rPr>
        <w:tab/>
      </w:r>
      <w:r w:rsidRPr="00BF031D">
        <w:rPr>
          <w:lang w:val="en-US"/>
        </w:rPr>
        <w:tab/>
        <w:t>Of coupling devices, in the case of motor vehicles.</w:t>
      </w:r>
    </w:p>
    <w:p w14:paraId="7BB612B5" w14:textId="18CFE555" w:rsidR="00593C84" w:rsidRPr="00BF031D" w:rsidRDefault="00593C84" w:rsidP="00593C84">
      <w:pPr>
        <w:pStyle w:val="para"/>
        <w:ind w:right="992" w:firstLine="0"/>
        <w:rPr>
          <w:lang w:val="en-US"/>
        </w:rPr>
      </w:pPr>
      <w:r w:rsidRPr="00BF031D">
        <w:rPr>
          <w:lang w:val="en-US"/>
        </w:rPr>
        <w:t xml:space="preserve">For trailers in the </w:t>
      </w:r>
      <w:r w:rsidR="009019F6">
        <w:rPr>
          <w:lang w:val="en-US"/>
        </w:rPr>
        <w:t>"</w:t>
      </w:r>
      <w:r w:rsidRPr="00BF031D">
        <w:rPr>
          <w:lang w:val="en-US"/>
        </w:rPr>
        <w:t>overall length</w:t>
      </w:r>
      <w:r w:rsidR="009019F6">
        <w:rPr>
          <w:lang w:val="en-US"/>
        </w:rPr>
        <w:t>"</w:t>
      </w:r>
      <w:r w:rsidRPr="00BF031D">
        <w:rPr>
          <w:lang w:val="en-US"/>
        </w:rPr>
        <w:t xml:space="preserve"> and in any measurement in length the drawbar shall be included, except when specifically excluded.</w:t>
      </w:r>
    </w:p>
    <w:p w14:paraId="12F8962E" w14:textId="0FA24AF0" w:rsidR="00593C84" w:rsidRPr="00BF031D" w:rsidRDefault="00593C84" w:rsidP="00593C84">
      <w:pPr>
        <w:pStyle w:val="SingleTxtG"/>
        <w:ind w:left="2268" w:right="992" w:hanging="1134"/>
        <w:rPr>
          <w:lang w:val="en-US"/>
        </w:rPr>
      </w:pPr>
      <w:r w:rsidRPr="00BF031D">
        <w:rPr>
          <w:lang w:val="en-US"/>
        </w:rPr>
        <w:t>2.3.5.</w:t>
      </w:r>
      <w:r w:rsidRPr="00BF031D">
        <w:rPr>
          <w:lang w:val="en-US"/>
        </w:rPr>
        <w:tab/>
      </w:r>
      <w:r w:rsidR="009019F6">
        <w:rPr>
          <w:lang w:val="en-US"/>
        </w:rPr>
        <w:t>"</w:t>
      </w:r>
      <w:r w:rsidRPr="00BF031D">
        <w:rPr>
          <w:i/>
          <w:lang w:val="en-US"/>
        </w:rPr>
        <w:t>Operating tell</w:t>
      </w:r>
      <w:r w:rsidRPr="00BF031D">
        <w:rPr>
          <w:i/>
          <w:lang w:val="en-US"/>
        </w:rPr>
        <w:noBreakHyphen/>
        <w:t>tale</w:t>
      </w:r>
      <w:r w:rsidR="009019F6">
        <w:rPr>
          <w:lang w:val="en-US"/>
        </w:rPr>
        <w:t>"</w:t>
      </w:r>
      <w:r w:rsidRPr="00BF031D">
        <w:rPr>
          <w:lang w:val="en-US"/>
        </w:rPr>
        <w:t xml:space="preserve"> means a visual or auditory signal (or any equivalent signal) indicating that a device has been switched on and is operating correctly or not.</w:t>
      </w:r>
    </w:p>
    <w:p w14:paraId="65A60FE4" w14:textId="00C536F4" w:rsidR="00593C84" w:rsidRPr="00BF031D" w:rsidRDefault="00593C84" w:rsidP="00593C84">
      <w:pPr>
        <w:pStyle w:val="SingleTxtG"/>
        <w:ind w:left="2268" w:right="992" w:hanging="1134"/>
        <w:rPr>
          <w:lang w:val="en-US"/>
        </w:rPr>
      </w:pPr>
      <w:r w:rsidRPr="00BF031D">
        <w:rPr>
          <w:lang w:val="en-US"/>
        </w:rPr>
        <w:t>2.3.6.</w:t>
      </w:r>
      <w:r w:rsidRPr="00BF031D">
        <w:rPr>
          <w:lang w:val="en-US"/>
        </w:rPr>
        <w:tab/>
      </w:r>
      <w:r w:rsidR="009019F6">
        <w:rPr>
          <w:lang w:val="en-US"/>
        </w:rPr>
        <w:t>"</w:t>
      </w:r>
      <w:r w:rsidRPr="00BF031D">
        <w:rPr>
          <w:i/>
          <w:lang w:val="en-US"/>
        </w:rPr>
        <w:t>Closed</w:t>
      </w:r>
      <w:r w:rsidRPr="00BF031D">
        <w:rPr>
          <w:i/>
          <w:lang w:val="en-US"/>
        </w:rPr>
        <w:noBreakHyphen/>
        <w:t>circuit tell</w:t>
      </w:r>
      <w:r w:rsidRPr="00BF031D">
        <w:rPr>
          <w:i/>
          <w:lang w:val="en-US"/>
        </w:rPr>
        <w:noBreakHyphen/>
        <w:t>tale</w:t>
      </w:r>
      <w:r w:rsidR="009019F6">
        <w:rPr>
          <w:lang w:val="en-US"/>
        </w:rPr>
        <w:t>"</w:t>
      </w:r>
      <w:r w:rsidRPr="00BF031D">
        <w:rPr>
          <w:lang w:val="en-US"/>
        </w:rPr>
        <w:t xml:space="preserve"> means a visual (or any equivalent signal) indicating that a device has been switched on, but not indicating whether it is operating correctly or not.</w:t>
      </w:r>
    </w:p>
    <w:p w14:paraId="2EBC8BF9" w14:textId="49123297" w:rsidR="00593C84" w:rsidRPr="00BF031D" w:rsidRDefault="00593C84" w:rsidP="00593C84">
      <w:pPr>
        <w:pStyle w:val="SingleTxtG"/>
        <w:ind w:left="2268" w:right="992" w:hanging="1134"/>
        <w:rPr>
          <w:lang w:val="en-US"/>
        </w:rPr>
      </w:pPr>
      <w:r w:rsidRPr="00BF031D">
        <w:rPr>
          <w:lang w:val="en-US"/>
        </w:rPr>
        <w:t>2.3.7.</w:t>
      </w:r>
      <w:r w:rsidRPr="00BF031D">
        <w:rPr>
          <w:lang w:val="en-US"/>
        </w:rPr>
        <w:tab/>
      </w:r>
      <w:r w:rsidR="009019F6">
        <w:rPr>
          <w:lang w:val="en-US"/>
        </w:rPr>
        <w:t>"</w:t>
      </w:r>
      <w:r w:rsidRPr="00BF031D">
        <w:rPr>
          <w:i/>
          <w:lang w:val="en-US"/>
        </w:rPr>
        <w:t>Ground</w:t>
      </w:r>
      <w:r w:rsidR="009019F6">
        <w:rPr>
          <w:lang w:val="en-US"/>
        </w:rPr>
        <w:t>"</w:t>
      </w:r>
      <w:r w:rsidRPr="00BF031D">
        <w:rPr>
          <w:lang w:val="en-US"/>
        </w:rPr>
        <w:t xml:space="preserve"> means the surface on which the vehicle stands which should be substantially horizontal.</w:t>
      </w:r>
    </w:p>
    <w:p w14:paraId="1252A9C0" w14:textId="570DE5CD" w:rsidR="00593C84" w:rsidRPr="00BF031D" w:rsidRDefault="00593C84" w:rsidP="00593C84">
      <w:pPr>
        <w:pStyle w:val="SingleTxtG"/>
        <w:ind w:left="2268" w:right="992" w:hanging="1134"/>
        <w:rPr>
          <w:lang w:val="en-US"/>
        </w:rPr>
      </w:pPr>
      <w:r w:rsidRPr="00BF031D">
        <w:rPr>
          <w:lang w:val="en-US"/>
        </w:rPr>
        <w:lastRenderedPageBreak/>
        <w:t>2.3.8.</w:t>
      </w:r>
      <w:r w:rsidRPr="00BF031D">
        <w:rPr>
          <w:lang w:val="en-US"/>
        </w:rPr>
        <w:tab/>
      </w:r>
      <w:r w:rsidR="009019F6">
        <w:rPr>
          <w:lang w:val="en-US"/>
        </w:rPr>
        <w:t>"</w:t>
      </w:r>
      <w:r w:rsidRPr="00BF031D">
        <w:rPr>
          <w:i/>
          <w:lang w:val="en-US"/>
        </w:rPr>
        <w:t>Movable components</w:t>
      </w:r>
      <w:r w:rsidR="009019F6">
        <w:rPr>
          <w:lang w:val="en-US"/>
        </w:rPr>
        <w:t>"</w:t>
      </w:r>
      <w:r w:rsidRPr="00BF031D">
        <w:rPr>
          <w:lang w:val="en-US"/>
        </w:rPr>
        <w:t xml:space="preserve"> of the vehicle mean those body panels or other vehicle parts the position(s) of which can be changed by tilting, rotating or sliding without the use of tools. They do not include tiltable driver cabs of trucks.</w:t>
      </w:r>
    </w:p>
    <w:p w14:paraId="0846D982" w14:textId="68256AA6" w:rsidR="00593C84" w:rsidRPr="00BF031D" w:rsidRDefault="00593C84" w:rsidP="00593C84">
      <w:pPr>
        <w:pStyle w:val="SingleTxtG"/>
        <w:ind w:left="2268" w:right="992" w:hanging="1134"/>
        <w:rPr>
          <w:lang w:val="en-US"/>
        </w:rPr>
      </w:pPr>
      <w:r w:rsidRPr="00BF031D">
        <w:rPr>
          <w:lang w:val="en-US"/>
        </w:rPr>
        <w:t>2.3.9.</w:t>
      </w:r>
      <w:r w:rsidRPr="00BF031D">
        <w:rPr>
          <w:lang w:val="en-US"/>
        </w:rPr>
        <w:tab/>
      </w:r>
      <w:r w:rsidR="009019F6">
        <w:rPr>
          <w:lang w:val="en-US"/>
        </w:rPr>
        <w:t>"</w:t>
      </w:r>
      <w:r w:rsidRPr="00BF031D">
        <w:rPr>
          <w:i/>
          <w:lang w:val="en-US"/>
        </w:rPr>
        <w:t>Normal position of use of a movable component</w:t>
      </w:r>
      <w:r w:rsidR="009019F6">
        <w:rPr>
          <w:lang w:val="en-US"/>
        </w:rPr>
        <w:t>"</w:t>
      </w:r>
      <w:r w:rsidRPr="00BF031D">
        <w:rPr>
          <w:lang w:val="en-US"/>
        </w:rPr>
        <w:t xml:space="preserve"> means the position(s) of a movable component specified by the vehicle manufacturer for the normal condition of use and the park condition of the vehicle.</w:t>
      </w:r>
    </w:p>
    <w:p w14:paraId="211310E4" w14:textId="0C6CA476" w:rsidR="00593C84" w:rsidRPr="00BF031D" w:rsidRDefault="00593C84" w:rsidP="00593C84">
      <w:pPr>
        <w:pStyle w:val="SingleTxtG"/>
        <w:ind w:left="2268" w:right="992" w:hanging="1134"/>
        <w:rPr>
          <w:lang w:val="en-US"/>
        </w:rPr>
      </w:pPr>
      <w:r w:rsidRPr="00BF031D">
        <w:rPr>
          <w:lang w:val="en-US"/>
        </w:rPr>
        <w:t>2.3.10.</w:t>
      </w:r>
      <w:r w:rsidRPr="00BF031D">
        <w:rPr>
          <w:lang w:val="en-US"/>
        </w:rPr>
        <w:tab/>
      </w:r>
      <w:r w:rsidR="009019F6">
        <w:rPr>
          <w:lang w:val="en-US"/>
        </w:rPr>
        <w:t>"</w:t>
      </w:r>
      <w:r w:rsidRPr="00BF031D">
        <w:rPr>
          <w:i/>
          <w:lang w:val="en-US"/>
        </w:rPr>
        <w:t>Normal condition of use of a vehicle</w:t>
      </w:r>
      <w:r w:rsidR="009019F6">
        <w:rPr>
          <w:lang w:val="en-US"/>
        </w:rPr>
        <w:t>"</w:t>
      </w:r>
      <w:r w:rsidRPr="00BF031D">
        <w:rPr>
          <w:lang w:val="en-US"/>
        </w:rPr>
        <w:t xml:space="preserve"> means: </w:t>
      </w:r>
    </w:p>
    <w:p w14:paraId="737BCB4C" w14:textId="77777777" w:rsidR="00593C84" w:rsidRPr="00BF031D" w:rsidRDefault="00593C84" w:rsidP="00593C84">
      <w:pPr>
        <w:pStyle w:val="SingleTxtG"/>
        <w:ind w:left="2268" w:right="992" w:hanging="1134"/>
        <w:rPr>
          <w:lang w:val="en-US"/>
        </w:rPr>
      </w:pPr>
      <w:r w:rsidRPr="00BF031D">
        <w:rPr>
          <w:lang w:val="en-US"/>
        </w:rPr>
        <w:t>2.3.10.1.</w:t>
      </w:r>
      <w:r w:rsidRPr="00BF031D">
        <w:rPr>
          <w:lang w:val="en-US"/>
        </w:rPr>
        <w:tab/>
        <w:t>For a motor vehicle, when the vehicle is ready to move with its propulsion engine running and its movable components in the normal position(s) as defined in paragraph 2.3.9.;</w:t>
      </w:r>
    </w:p>
    <w:p w14:paraId="6F3325F5" w14:textId="77777777" w:rsidR="00593C84" w:rsidRPr="00BF031D" w:rsidRDefault="00593C84" w:rsidP="00593C84">
      <w:pPr>
        <w:pStyle w:val="SingleTxtG"/>
        <w:ind w:left="2268" w:right="992" w:hanging="1134"/>
        <w:rPr>
          <w:lang w:val="en-US"/>
        </w:rPr>
      </w:pPr>
      <w:r w:rsidRPr="00BF031D">
        <w:rPr>
          <w:lang w:val="en-US"/>
        </w:rPr>
        <w:t>2.3.10.2.</w:t>
      </w:r>
      <w:r w:rsidRPr="00BF031D">
        <w:rPr>
          <w:lang w:val="en-US"/>
        </w:rPr>
        <w:tab/>
        <w:t>And for a trailer, when the trailer is connected to a drawing motor vehicle in the conditions as prescribed in paragraph 2.3.10.1. and its movable components are in the normal position(s) as defined in paragraph 2.3.9..</w:t>
      </w:r>
    </w:p>
    <w:p w14:paraId="184411E1" w14:textId="4AC8575D" w:rsidR="00593C84" w:rsidRPr="00BF031D" w:rsidRDefault="00593C84" w:rsidP="00593C84">
      <w:pPr>
        <w:pStyle w:val="SingleTxtG"/>
        <w:ind w:left="2268" w:right="992" w:hanging="1134"/>
        <w:rPr>
          <w:lang w:val="en-US"/>
        </w:rPr>
      </w:pPr>
      <w:r w:rsidRPr="00BF031D">
        <w:rPr>
          <w:lang w:val="en-US"/>
        </w:rPr>
        <w:t>2.3.11.</w:t>
      </w:r>
      <w:r w:rsidRPr="00BF031D">
        <w:rPr>
          <w:lang w:val="en-US"/>
        </w:rPr>
        <w:tab/>
      </w:r>
      <w:r w:rsidR="009019F6">
        <w:rPr>
          <w:lang w:val="en-US"/>
        </w:rPr>
        <w:t>"</w:t>
      </w:r>
      <w:r w:rsidRPr="00BF031D">
        <w:rPr>
          <w:i/>
          <w:lang w:val="en-US"/>
        </w:rPr>
        <w:t>Park condition of a vehicle</w:t>
      </w:r>
      <w:r w:rsidR="009019F6">
        <w:rPr>
          <w:lang w:val="en-US"/>
        </w:rPr>
        <w:t>"</w:t>
      </w:r>
      <w:r w:rsidRPr="00BF031D">
        <w:rPr>
          <w:lang w:val="en-US"/>
        </w:rPr>
        <w:t xml:space="preserve"> means:</w:t>
      </w:r>
    </w:p>
    <w:p w14:paraId="066EB18B" w14:textId="77777777" w:rsidR="00593C84" w:rsidRPr="00BF031D" w:rsidRDefault="00593C84" w:rsidP="00593C84">
      <w:pPr>
        <w:pStyle w:val="SingleTxtG"/>
        <w:ind w:left="2268" w:right="992" w:hanging="1134"/>
        <w:rPr>
          <w:lang w:val="en-US"/>
        </w:rPr>
      </w:pPr>
      <w:r w:rsidRPr="00BF031D">
        <w:rPr>
          <w:lang w:val="en-US"/>
        </w:rPr>
        <w:t>2.3.11.1.</w:t>
      </w:r>
      <w:r w:rsidRPr="00BF031D">
        <w:rPr>
          <w:lang w:val="en-US"/>
        </w:rPr>
        <w:tab/>
        <w:t>For a motor vehicle, when the vehicle is at standstill and its propulsion engine is not running and its movable components are in the normal position(s) as defined in paragraph 2.3.9.;</w:t>
      </w:r>
    </w:p>
    <w:p w14:paraId="5F9DDBF0" w14:textId="77777777" w:rsidR="00593C84" w:rsidRPr="00BF031D" w:rsidRDefault="00593C84" w:rsidP="00593C84">
      <w:pPr>
        <w:pStyle w:val="SingleTxtG"/>
        <w:ind w:left="2268" w:right="992" w:hanging="1134"/>
        <w:rPr>
          <w:lang w:val="en-US"/>
        </w:rPr>
      </w:pPr>
      <w:r w:rsidRPr="00BF031D">
        <w:rPr>
          <w:lang w:val="en-US"/>
        </w:rPr>
        <w:t>2.3.11.2.</w:t>
      </w:r>
      <w:r w:rsidRPr="00BF031D">
        <w:rPr>
          <w:lang w:val="en-US"/>
        </w:rPr>
        <w:tab/>
        <w:t>And for a trailer, when the trailer is connected to a drawing motor vehicle in the condition as described in paragraph 2.3.11.1. and its movable components are in the normal position(s) as defined in paragraph 2.3.9.</w:t>
      </w:r>
    </w:p>
    <w:p w14:paraId="460B7A1A" w14:textId="15B11A72" w:rsidR="00593C84" w:rsidRPr="00BF031D" w:rsidRDefault="00593C84" w:rsidP="00593C84">
      <w:pPr>
        <w:pStyle w:val="SingleTxtG"/>
        <w:ind w:left="2268" w:right="992" w:hanging="1134"/>
        <w:rPr>
          <w:lang w:val="en-US"/>
        </w:rPr>
      </w:pPr>
      <w:r w:rsidRPr="00BF031D">
        <w:rPr>
          <w:lang w:val="en-US"/>
        </w:rPr>
        <w:t>2.4.</w:t>
      </w:r>
      <w:r w:rsidRPr="00BF031D">
        <w:rPr>
          <w:lang w:val="en-US"/>
        </w:rPr>
        <w:tab/>
      </w:r>
      <w:r w:rsidR="009019F6" w:rsidRPr="00BF031D">
        <w:rPr>
          <w:lang w:val="en-US"/>
        </w:rPr>
        <w:t>Lamps generalities</w:t>
      </w:r>
    </w:p>
    <w:p w14:paraId="41581136" w14:textId="76E3D84B" w:rsidR="00593C84" w:rsidRPr="00BF031D" w:rsidRDefault="00593C84" w:rsidP="00593C84">
      <w:pPr>
        <w:pStyle w:val="SingleTxtG"/>
        <w:ind w:left="2268" w:right="992" w:hanging="1134"/>
        <w:rPr>
          <w:lang w:val="en-US"/>
        </w:rPr>
      </w:pPr>
      <w:r w:rsidRPr="00BF031D">
        <w:rPr>
          <w:lang w:val="en-US"/>
        </w:rPr>
        <w:t>2.4.1.</w:t>
      </w:r>
      <w:r w:rsidRPr="00BF031D">
        <w:rPr>
          <w:lang w:val="en-US"/>
        </w:rPr>
        <w:tab/>
      </w:r>
      <w:r w:rsidR="009019F6">
        <w:rPr>
          <w:lang w:val="en-US"/>
        </w:rPr>
        <w:t>"</w:t>
      </w:r>
      <w:r w:rsidRPr="00BF031D">
        <w:rPr>
          <w:i/>
          <w:lang w:val="en-US"/>
        </w:rPr>
        <w:t>Equivalent lamps</w:t>
      </w:r>
      <w:r w:rsidR="009019F6">
        <w:rPr>
          <w:lang w:val="en-US"/>
        </w:rPr>
        <w:t>"</w:t>
      </w:r>
      <w:r w:rsidRPr="00BF031D">
        <w:rPr>
          <w:lang w:val="en-US"/>
        </w:rPr>
        <w:t xml:space="preserve"> means lamps having the same function and authorized in the country in which the vehicle is registered; such lamps may have different characteristics from those installed on the vehicle when it is approved on condition that they satisfy the requirements of this Regulation.</w:t>
      </w:r>
    </w:p>
    <w:p w14:paraId="6A990F52" w14:textId="41F2757D" w:rsidR="00593C84" w:rsidRPr="00BF031D" w:rsidRDefault="00593C84" w:rsidP="00593C84">
      <w:pPr>
        <w:pStyle w:val="SingleTxtG"/>
        <w:ind w:left="2268" w:right="992" w:hanging="1134"/>
        <w:rPr>
          <w:lang w:val="en-US"/>
        </w:rPr>
      </w:pPr>
      <w:r w:rsidRPr="00BF031D">
        <w:rPr>
          <w:lang w:val="en-US"/>
        </w:rPr>
        <w:t>2.4.2.</w:t>
      </w:r>
      <w:r w:rsidRPr="00BF031D">
        <w:rPr>
          <w:lang w:val="en-US"/>
        </w:rPr>
        <w:tab/>
      </w:r>
      <w:r w:rsidR="009019F6">
        <w:rPr>
          <w:lang w:val="en-US"/>
        </w:rPr>
        <w:t>"</w:t>
      </w:r>
      <w:r w:rsidRPr="00BF031D">
        <w:rPr>
          <w:i/>
          <w:lang w:val="en-US"/>
        </w:rPr>
        <w:t>Independent lamps</w:t>
      </w:r>
      <w:r w:rsidR="009019F6">
        <w:rPr>
          <w:lang w:val="en-US"/>
        </w:rPr>
        <w:t>"</w:t>
      </w:r>
      <w:r w:rsidRPr="00BF031D">
        <w:rPr>
          <w:lang w:val="en-US"/>
        </w:rPr>
        <w:t xml:space="preserve"> means devices having separate apparent surfaces in the direction of the reference axis,</w:t>
      </w:r>
      <w:r w:rsidRPr="00BF031D">
        <w:rPr>
          <w:rStyle w:val="a3"/>
          <w:lang w:val="en-US"/>
        </w:rPr>
        <w:footnoteReference w:id="39"/>
      </w:r>
      <w:r w:rsidRPr="00BF031D">
        <w:rPr>
          <w:lang w:val="en-US"/>
        </w:rPr>
        <w:t xml:space="preserve"> separate light sources and separate lamp bodies. </w:t>
      </w:r>
    </w:p>
    <w:p w14:paraId="0CED9A4E" w14:textId="38D6C223" w:rsidR="00593C84" w:rsidRPr="00BF031D" w:rsidRDefault="00593C84" w:rsidP="00593C84">
      <w:pPr>
        <w:pStyle w:val="SingleTxtG"/>
        <w:ind w:left="2268" w:right="992" w:hanging="1134"/>
        <w:rPr>
          <w:lang w:val="en-US"/>
        </w:rPr>
      </w:pPr>
      <w:r w:rsidRPr="00BF031D">
        <w:rPr>
          <w:lang w:val="en-US"/>
        </w:rPr>
        <w:t>2.4.3.</w:t>
      </w:r>
      <w:r w:rsidRPr="00BF031D">
        <w:rPr>
          <w:lang w:val="en-US"/>
        </w:rPr>
        <w:tab/>
      </w:r>
      <w:r w:rsidR="009019F6">
        <w:rPr>
          <w:lang w:val="en-US"/>
        </w:rPr>
        <w:t>"</w:t>
      </w:r>
      <w:r w:rsidRPr="00BF031D">
        <w:rPr>
          <w:i/>
          <w:lang w:val="en-US"/>
        </w:rPr>
        <w:t>Grouped lamps</w:t>
      </w:r>
      <w:r w:rsidR="009019F6">
        <w:rPr>
          <w:lang w:val="en-US"/>
        </w:rPr>
        <w:t>"</w:t>
      </w:r>
      <w:r w:rsidRPr="00BF031D">
        <w:rPr>
          <w:lang w:val="en-US"/>
        </w:rPr>
        <w:t xml:space="preserve"> means devices having separate apparent surfaces in the direction of the reference axis</w:t>
      </w:r>
      <w:r w:rsidRPr="00BF031D">
        <w:rPr>
          <w:vertAlign w:val="superscript"/>
          <w:lang w:val="en-US"/>
        </w:rPr>
        <w:t>2</w:t>
      </w:r>
      <w:r w:rsidRPr="00BF031D">
        <w:rPr>
          <w:lang w:val="en-US"/>
        </w:rPr>
        <w:t xml:space="preserve"> and separate light sources, but a common lamp body. </w:t>
      </w:r>
    </w:p>
    <w:p w14:paraId="124549D4" w14:textId="0C31425B" w:rsidR="00593C84" w:rsidRPr="00BF031D" w:rsidRDefault="00593C84" w:rsidP="00593C84">
      <w:pPr>
        <w:pStyle w:val="SingleTxtG"/>
        <w:ind w:left="2268" w:right="992" w:hanging="1134"/>
        <w:rPr>
          <w:lang w:val="en-US"/>
        </w:rPr>
      </w:pPr>
      <w:r w:rsidRPr="00BF031D">
        <w:rPr>
          <w:lang w:val="en-US"/>
        </w:rPr>
        <w:t>2.4.4.</w:t>
      </w:r>
      <w:r w:rsidRPr="00BF031D">
        <w:rPr>
          <w:lang w:val="en-US"/>
        </w:rPr>
        <w:tab/>
      </w:r>
      <w:r w:rsidR="009019F6">
        <w:rPr>
          <w:lang w:val="en-US"/>
        </w:rPr>
        <w:t>"</w:t>
      </w:r>
      <w:r w:rsidRPr="00BF031D">
        <w:rPr>
          <w:i/>
          <w:lang w:val="en-US"/>
        </w:rPr>
        <w:t>Combined lamps</w:t>
      </w:r>
      <w:r w:rsidR="009019F6">
        <w:rPr>
          <w:lang w:val="en-US"/>
        </w:rPr>
        <w:t>"</w:t>
      </w:r>
      <w:r w:rsidRPr="00BF031D">
        <w:rPr>
          <w:lang w:val="en-US"/>
        </w:rPr>
        <w:t xml:space="preserve"> means devices having separate apparent surfaces in the direction of the reference axis</w:t>
      </w:r>
      <w:r w:rsidRPr="00BF031D">
        <w:rPr>
          <w:vertAlign w:val="superscript"/>
          <w:lang w:val="en-US"/>
        </w:rPr>
        <w:t>2</w:t>
      </w:r>
      <w:r w:rsidRPr="00BF031D">
        <w:rPr>
          <w:lang w:val="en-US"/>
        </w:rPr>
        <w:t xml:space="preserve">, but a common light source and a common lamp body. </w:t>
      </w:r>
    </w:p>
    <w:p w14:paraId="072DF2EE" w14:textId="0C3939CC" w:rsidR="00593C84" w:rsidRPr="00BF031D" w:rsidRDefault="00593C84" w:rsidP="00593C84">
      <w:pPr>
        <w:pStyle w:val="SingleTxtG"/>
        <w:ind w:left="2268" w:right="992" w:hanging="1134"/>
        <w:rPr>
          <w:lang w:val="en-US"/>
        </w:rPr>
      </w:pPr>
      <w:r w:rsidRPr="00BF031D">
        <w:rPr>
          <w:lang w:val="en-US"/>
        </w:rPr>
        <w:t>2.4.5.</w:t>
      </w:r>
      <w:r w:rsidRPr="00BF031D">
        <w:rPr>
          <w:lang w:val="en-US"/>
        </w:rPr>
        <w:tab/>
      </w:r>
      <w:r w:rsidR="009019F6">
        <w:rPr>
          <w:lang w:val="en-US"/>
        </w:rPr>
        <w:t>"</w:t>
      </w:r>
      <w:r w:rsidRPr="00BF031D">
        <w:rPr>
          <w:i/>
          <w:lang w:val="en-US"/>
        </w:rPr>
        <w:t>Reciprocally incorporated lamps</w:t>
      </w:r>
      <w:r w:rsidR="009019F6">
        <w:rPr>
          <w:lang w:val="en-US"/>
        </w:rPr>
        <w:t>"</w:t>
      </w:r>
      <w:r w:rsidRPr="00BF031D">
        <w:rPr>
          <w:lang w:val="en-US"/>
        </w:rPr>
        <w:t xml:space="preserve"> means devices having separate light sources or a single light source operating under different conditions (for example, optical, mechanical, electrical differences), totally or partially common apparent surfaces in the direction of the reference axis</w:t>
      </w:r>
      <w:r w:rsidRPr="00BF031D">
        <w:rPr>
          <w:vertAlign w:val="superscript"/>
          <w:lang w:val="en-US"/>
        </w:rPr>
        <w:t>2</w:t>
      </w:r>
      <w:r w:rsidRPr="00BF031D">
        <w:rPr>
          <w:lang w:val="en-US"/>
        </w:rPr>
        <w:t xml:space="preserve"> and a common lamp body.</w:t>
      </w:r>
      <w:r w:rsidRPr="00BF031D">
        <w:rPr>
          <w:rStyle w:val="a3"/>
        </w:rPr>
        <w:footnoteReference w:id="40"/>
      </w:r>
    </w:p>
    <w:p w14:paraId="08CD4EAF" w14:textId="450DBED0" w:rsidR="00593C84" w:rsidRPr="00BF031D" w:rsidRDefault="00593C84" w:rsidP="00593C84">
      <w:pPr>
        <w:pStyle w:val="SingleTxtG"/>
        <w:ind w:left="2268" w:right="992" w:hanging="1134"/>
        <w:rPr>
          <w:lang w:val="en-US"/>
        </w:rPr>
      </w:pPr>
      <w:r w:rsidRPr="00BF031D">
        <w:rPr>
          <w:lang w:val="en-US"/>
        </w:rPr>
        <w:t>2.4.6.</w:t>
      </w:r>
      <w:r w:rsidRPr="00BF031D">
        <w:rPr>
          <w:lang w:val="en-US"/>
        </w:rPr>
        <w:tab/>
      </w:r>
      <w:r w:rsidR="009019F6">
        <w:rPr>
          <w:lang w:val="en-US"/>
        </w:rPr>
        <w:t>"</w:t>
      </w:r>
      <w:r w:rsidRPr="00BF031D">
        <w:rPr>
          <w:i/>
          <w:lang w:val="en-US"/>
        </w:rPr>
        <w:t>Single</w:t>
      </w:r>
      <w:r w:rsidRPr="00BF031D">
        <w:rPr>
          <w:i/>
          <w:lang w:val="en-US"/>
        </w:rPr>
        <w:noBreakHyphen/>
        <w:t>function lamp</w:t>
      </w:r>
      <w:r w:rsidR="009019F6">
        <w:rPr>
          <w:lang w:val="en-US"/>
        </w:rPr>
        <w:t>"</w:t>
      </w:r>
      <w:r w:rsidRPr="00BF031D">
        <w:rPr>
          <w:lang w:val="en-US"/>
        </w:rPr>
        <w:t xml:space="preserve"> means a part of a device which performs a single lighting or light</w:t>
      </w:r>
      <w:r w:rsidRPr="00BF031D">
        <w:rPr>
          <w:lang w:val="en-US"/>
        </w:rPr>
        <w:noBreakHyphen/>
        <w:t>signalling function.</w:t>
      </w:r>
    </w:p>
    <w:p w14:paraId="47504838" w14:textId="1060CB58" w:rsidR="00593C84" w:rsidRPr="00BF031D" w:rsidRDefault="00593C84" w:rsidP="00593C84">
      <w:pPr>
        <w:pStyle w:val="SingleTxtG"/>
        <w:ind w:left="2268" w:right="992" w:hanging="1134"/>
        <w:rPr>
          <w:lang w:val="en-US"/>
        </w:rPr>
      </w:pPr>
      <w:r w:rsidRPr="00BF031D">
        <w:rPr>
          <w:lang w:val="en-US"/>
        </w:rPr>
        <w:t>2.4.7.</w:t>
      </w:r>
      <w:r w:rsidRPr="00BF031D">
        <w:rPr>
          <w:lang w:val="en-US"/>
        </w:rPr>
        <w:tab/>
      </w:r>
      <w:r w:rsidR="009019F6">
        <w:rPr>
          <w:lang w:val="en-US"/>
        </w:rPr>
        <w:t>"</w:t>
      </w:r>
      <w:r w:rsidRPr="00BF031D">
        <w:rPr>
          <w:i/>
          <w:lang w:val="en-US"/>
        </w:rPr>
        <w:t>Concealable lamp</w:t>
      </w:r>
      <w:r w:rsidR="009019F6">
        <w:rPr>
          <w:lang w:val="en-US"/>
        </w:rPr>
        <w:t>"</w:t>
      </w:r>
      <w:r w:rsidRPr="00BF031D">
        <w:rPr>
          <w:lang w:val="en-US"/>
        </w:rPr>
        <w:t xml:space="preserve"> means a lamp capable of being partly or completely hidden when not in use. This result may be achieved by means of a movable cover, by displacement of the lamp or by any other suitable means. The term </w:t>
      </w:r>
      <w:r w:rsidR="009019F6">
        <w:rPr>
          <w:lang w:val="en-US"/>
        </w:rPr>
        <w:t>"</w:t>
      </w:r>
      <w:r w:rsidRPr="00BF031D">
        <w:rPr>
          <w:i/>
          <w:lang w:val="en-US"/>
        </w:rPr>
        <w:t>retractable</w:t>
      </w:r>
      <w:r w:rsidR="009019F6">
        <w:rPr>
          <w:lang w:val="en-US"/>
        </w:rPr>
        <w:t>"</w:t>
      </w:r>
      <w:r w:rsidRPr="00BF031D">
        <w:rPr>
          <w:lang w:val="en-US"/>
        </w:rPr>
        <w:t xml:space="preserve"> </w:t>
      </w:r>
      <w:r w:rsidRPr="00BF031D">
        <w:rPr>
          <w:lang w:val="en-US"/>
        </w:rPr>
        <w:lastRenderedPageBreak/>
        <w:t>is used more particularly to describe a concealable lamp the displacement of which enables it to be inserted within the bodywork.</w:t>
      </w:r>
    </w:p>
    <w:p w14:paraId="6DEF7278" w14:textId="11BCA519" w:rsidR="00593C84" w:rsidRPr="00BF031D" w:rsidRDefault="00593C84" w:rsidP="00593C84">
      <w:pPr>
        <w:pStyle w:val="SingleTxtG"/>
        <w:ind w:left="2268" w:right="992" w:hanging="1134"/>
        <w:rPr>
          <w:lang w:val="en-US"/>
        </w:rPr>
      </w:pPr>
      <w:r w:rsidRPr="00BF031D">
        <w:rPr>
          <w:lang w:val="en-US"/>
        </w:rPr>
        <w:t>2.4.8.</w:t>
      </w:r>
      <w:r w:rsidRPr="00BF031D">
        <w:rPr>
          <w:lang w:val="en-US"/>
        </w:rPr>
        <w:tab/>
      </w:r>
      <w:r w:rsidR="009019F6">
        <w:rPr>
          <w:lang w:val="en-US"/>
        </w:rPr>
        <w:t>"</w:t>
      </w:r>
      <w:r w:rsidRPr="00BF031D">
        <w:rPr>
          <w:i/>
          <w:lang w:val="en-US"/>
        </w:rPr>
        <w:t>Distance between two lamps</w:t>
      </w:r>
      <w:r w:rsidR="009019F6">
        <w:rPr>
          <w:lang w:val="en-US"/>
        </w:rPr>
        <w:t>"</w:t>
      </w:r>
      <w:r w:rsidRPr="00BF031D">
        <w:rPr>
          <w:lang w:val="en-US"/>
        </w:rPr>
        <w:t xml:space="preserve"> which face in the same direction means the shortest distance between the two apparent surfaces in the direction of the reference axis. Where the distance between the lamps clearly meets the requirements of the Regulation, the exact edges of apparent surfaces need not be determined.</w:t>
      </w:r>
    </w:p>
    <w:p w14:paraId="1607558A" w14:textId="30CDA16A" w:rsidR="00593C84" w:rsidRPr="00BF031D" w:rsidRDefault="00593C84" w:rsidP="00593C84">
      <w:pPr>
        <w:pStyle w:val="SingleTxtG"/>
        <w:ind w:left="2268" w:right="992" w:hanging="1134"/>
        <w:rPr>
          <w:lang w:val="en-US"/>
        </w:rPr>
      </w:pPr>
      <w:r w:rsidRPr="00BF031D">
        <w:rPr>
          <w:lang w:val="en-US"/>
        </w:rPr>
        <w:t>2.4.9.</w:t>
      </w:r>
      <w:r w:rsidRPr="00BF031D">
        <w:rPr>
          <w:lang w:val="en-US"/>
        </w:rPr>
        <w:tab/>
      </w:r>
      <w:r w:rsidR="009019F6">
        <w:rPr>
          <w:lang w:val="en-US"/>
        </w:rPr>
        <w:t>"</w:t>
      </w:r>
      <w:r w:rsidRPr="00BF031D">
        <w:rPr>
          <w:i/>
          <w:lang w:val="en-US"/>
        </w:rPr>
        <w:t>Optional lamp</w:t>
      </w:r>
      <w:r w:rsidR="009019F6">
        <w:rPr>
          <w:lang w:val="en-US"/>
        </w:rPr>
        <w:t>"</w:t>
      </w:r>
      <w:r w:rsidRPr="00BF031D">
        <w:rPr>
          <w:lang w:val="en-US"/>
        </w:rPr>
        <w:t xml:space="preserve"> means a lamp, the installation of which is left to the discretion of the manufacturer.</w:t>
      </w:r>
    </w:p>
    <w:p w14:paraId="326950FF" w14:textId="752546A5" w:rsidR="00593C84" w:rsidRPr="00BF031D" w:rsidRDefault="00593C84" w:rsidP="00593C84">
      <w:pPr>
        <w:pStyle w:val="SingleTxtG"/>
        <w:ind w:left="2268" w:right="992" w:hanging="1134"/>
        <w:rPr>
          <w:lang w:val="en-US"/>
        </w:rPr>
      </w:pPr>
      <w:r w:rsidRPr="00BF031D">
        <w:rPr>
          <w:lang w:val="en-US"/>
        </w:rPr>
        <w:t>2.4.10.</w:t>
      </w:r>
      <w:r w:rsidRPr="00BF031D">
        <w:rPr>
          <w:lang w:val="en-US"/>
        </w:rPr>
        <w:tab/>
      </w:r>
      <w:r w:rsidR="009019F6">
        <w:rPr>
          <w:lang w:val="en-US"/>
        </w:rPr>
        <w:t>"</w:t>
      </w:r>
      <w:r w:rsidRPr="00BF031D">
        <w:rPr>
          <w:i/>
          <w:lang w:val="en-US"/>
        </w:rPr>
        <w:t>Pair</w:t>
      </w:r>
      <w:r w:rsidR="009019F6">
        <w:rPr>
          <w:lang w:val="en-US"/>
        </w:rPr>
        <w:t>"</w:t>
      </w:r>
      <w:r w:rsidRPr="00BF031D">
        <w:rPr>
          <w:lang w:val="en-US"/>
        </w:rPr>
        <w:t xml:space="preserve"> means the set of lamps of the same function on the left- and right-hand side of the vehicle.</w:t>
      </w:r>
    </w:p>
    <w:p w14:paraId="0D551384" w14:textId="47E8011F" w:rsidR="00593C84" w:rsidRPr="00BF031D" w:rsidRDefault="00593C84" w:rsidP="00593C84">
      <w:pPr>
        <w:pStyle w:val="SingleTxtG"/>
        <w:ind w:left="2268" w:right="992" w:hanging="1134"/>
        <w:rPr>
          <w:lang w:val="en-US"/>
        </w:rPr>
      </w:pPr>
      <w:r w:rsidRPr="00BF031D">
        <w:rPr>
          <w:lang w:val="en-US"/>
        </w:rPr>
        <w:t>2.4.10.1.</w:t>
      </w:r>
      <w:r w:rsidRPr="00BF031D">
        <w:rPr>
          <w:lang w:val="en-US"/>
        </w:rPr>
        <w:tab/>
      </w:r>
      <w:r w:rsidR="009019F6">
        <w:rPr>
          <w:lang w:val="en-US"/>
        </w:rPr>
        <w:t>"</w:t>
      </w:r>
      <w:r w:rsidRPr="00BF031D">
        <w:rPr>
          <w:i/>
          <w:lang w:val="en-US"/>
        </w:rPr>
        <w:t>Matched pair</w:t>
      </w:r>
      <w:r w:rsidR="009019F6">
        <w:rPr>
          <w:lang w:val="en-US"/>
        </w:rPr>
        <w:t>"</w:t>
      </w:r>
      <w:r w:rsidRPr="00BF031D">
        <w:rPr>
          <w:lang w:val="en-US"/>
        </w:rPr>
        <w:t xml:space="preserve"> means the set of lamps of the same function on the left- and right-hand side of the vehicle, which, as a pair, complies with the photometric requirements. </w:t>
      </w:r>
    </w:p>
    <w:p w14:paraId="13DA705E" w14:textId="0850AA6B" w:rsidR="00593C84" w:rsidRPr="00BF031D" w:rsidRDefault="00593C84" w:rsidP="00593C84">
      <w:pPr>
        <w:pStyle w:val="SingleTxtG"/>
        <w:ind w:left="2268" w:right="992" w:hanging="1134"/>
        <w:rPr>
          <w:lang w:val="en-US"/>
        </w:rPr>
      </w:pPr>
      <w:r w:rsidRPr="00BF031D">
        <w:rPr>
          <w:lang w:val="en-US"/>
        </w:rPr>
        <w:t>2.4.11.</w:t>
      </w:r>
      <w:r w:rsidRPr="00BF031D">
        <w:rPr>
          <w:lang w:val="en-US"/>
        </w:rPr>
        <w:tab/>
      </w:r>
      <w:r w:rsidR="009019F6">
        <w:rPr>
          <w:lang w:val="en-US"/>
        </w:rPr>
        <w:t>"</w:t>
      </w:r>
      <w:r w:rsidRPr="00BF031D">
        <w:rPr>
          <w:i/>
          <w:lang w:val="en-US"/>
        </w:rPr>
        <w:t>Single and multiple lamps</w:t>
      </w:r>
      <w:r w:rsidR="009019F6">
        <w:rPr>
          <w:lang w:val="en-US"/>
        </w:rPr>
        <w:t>"</w:t>
      </w:r>
    </w:p>
    <w:p w14:paraId="3E158F94" w14:textId="25FEAED7" w:rsidR="00593C84" w:rsidRPr="00BF031D" w:rsidRDefault="00593C84" w:rsidP="00593C84">
      <w:pPr>
        <w:pStyle w:val="SingleTxtG"/>
        <w:ind w:left="2268" w:right="992" w:hanging="1134"/>
        <w:rPr>
          <w:lang w:val="en-US"/>
        </w:rPr>
      </w:pPr>
      <w:r w:rsidRPr="00BF031D">
        <w:rPr>
          <w:lang w:val="en-US"/>
        </w:rPr>
        <w:t>2.4.11.1.</w:t>
      </w:r>
      <w:r w:rsidRPr="00BF031D">
        <w:rPr>
          <w:lang w:val="en-US"/>
        </w:rPr>
        <w:tab/>
      </w:r>
      <w:r w:rsidR="009019F6">
        <w:rPr>
          <w:lang w:val="en-US"/>
        </w:rPr>
        <w:t>"</w:t>
      </w:r>
      <w:r w:rsidRPr="00BF031D">
        <w:rPr>
          <w:i/>
          <w:lang w:val="en-US"/>
        </w:rPr>
        <w:t>A single lamp</w:t>
      </w:r>
      <w:r w:rsidR="009019F6">
        <w:rPr>
          <w:lang w:val="en-US"/>
        </w:rPr>
        <w:t>"</w:t>
      </w:r>
      <w:r w:rsidRPr="00BF031D">
        <w:rPr>
          <w:lang w:val="en-US"/>
        </w:rPr>
        <w:t xml:space="preserve"> means:</w:t>
      </w:r>
    </w:p>
    <w:p w14:paraId="5C31FAE7" w14:textId="77777777" w:rsidR="00593C84" w:rsidRPr="00BF031D" w:rsidRDefault="00593C84" w:rsidP="00593C84">
      <w:pPr>
        <w:pStyle w:val="para"/>
        <w:ind w:left="2835" w:right="992" w:hanging="567"/>
        <w:rPr>
          <w:lang w:val="en-US"/>
        </w:rPr>
      </w:pPr>
      <w:r w:rsidRPr="00BF031D">
        <w:rPr>
          <w:lang w:val="en-US"/>
        </w:rPr>
        <w:t>(a)</w:t>
      </w:r>
      <w:r w:rsidRPr="00BF031D">
        <w:rPr>
          <w:lang w:val="en-US"/>
        </w:rPr>
        <w:tab/>
        <w:t>A device or part of a device having one lighting or light-signalling function, one or more light source(s) and one apparent surface in the direction of the reference axis, which may be a continuous surface or composed of two or more distinct parts; or</w:t>
      </w:r>
    </w:p>
    <w:p w14:paraId="04735D78" w14:textId="5355BC34" w:rsidR="00593C84" w:rsidRPr="00BF031D" w:rsidRDefault="00593C84" w:rsidP="00593C84">
      <w:pPr>
        <w:pStyle w:val="para"/>
        <w:ind w:left="2835" w:right="992" w:hanging="567"/>
        <w:rPr>
          <w:lang w:val="en-US"/>
        </w:rPr>
      </w:pPr>
      <w:r w:rsidRPr="00BF031D">
        <w:rPr>
          <w:lang w:val="en-US"/>
        </w:rPr>
        <w:t>(b)</w:t>
      </w:r>
      <w:r w:rsidRPr="00BF031D">
        <w:rPr>
          <w:lang w:val="en-US"/>
        </w:rPr>
        <w:tab/>
        <w:t xml:space="preserve">Any assembly of two lamps marked </w:t>
      </w:r>
      <w:r w:rsidR="009019F6">
        <w:rPr>
          <w:lang w:val="en-US"/>
        </w:rPr>
        <w:t>"</w:t>
      </w:r>
      <w:r w:rsidRPr="00BF031D">
        <w:rPr>
          <w:lang w:val="en-US"/>
        </w:rPr>
        <w:t>D</w:t>
      </w:r>
      <w:r w:rsidR="009019F6">
        <w:rPr>
          <w:lang w:val="en-US"/>
        </w:rPr>
        <w:t>"</w:t>
      </w:r>
      <w:r w:rsidRPr="00BF031D">
        <w:rPr>
          <w:lang w:val="en-US"/>
        </w:rPr>
        <w:t>, whether identical or not, having the same function; or</w:t>
      </w:r>
    </w:p>
    <w:p w14:paraId="58D56722" w14:textId="77777777" w:rsidR="00593C84" w:rsidRPr="00BF031D" w:rsidRDefault="00593C84" w:rsidP="00593C84">
      <w:pPr>
        <w:pStyle w:val="para"/>
        <w:ind w:left="2835" w:right="992" w:hanging="567"/>
        <w:rPr>
          <w:lang w:val="en-US"/>
        </w:rPr>
      </w:pPr>
      <w:r w:rsidRPr="00BF031D">
        <w:rPr>
          <w:lang w:val="en-US"/>
        </w:rPr>
        <w:t>(c)</w:t>
      </w:r>
      <w:r w:rsidRPr="00BF031D">
        <w:rPr>
          <w:lang w:val="en-US"/>
        </w:rPr>
        <w:tab/>
        <w:t>Any assembly of two independent retro-reflectors, whether identical or not, that have been approved separately; or</w:t>
      </w:r>
    </w:p>
    <w:p w14:paraId="0DE27971" w14:textId="030B45DB" w:rsidR="00593C84" w:rsidRPr="00BF031D" w:rsidRDefault="00593C84" w:rsidP="00593C84">
      <w:pPr>
        <w:pStyle w:val="para"/>
        <w:ind w:left="2835" w:right="992" w:hanging="567"/>
        <w:rPr>
          <w:lang w:val="en-US"/>
        </w:rPr>
      </w:pPr>
      <w:r w:rsidRPr="00BF031D">
        <w:rPr>
          <w:lang w:val="en-US"/>
        </w:rPr>
        <w:t>(d)</w:t>
      </w:r>
      <w:r w:rsidRPr="00BF031D">
        <w:rPr>
          <w:lang w:val="en-US"/>
        </w:rPr>
        <w:tab/>
        <w:t xml:space="preserve">Any interdependent lamp system composed of two or three interdependent lamps marked </w:t>
      </w:r>
      <w:r w:rsidR="009019F6">
        <w:rPr>
          <w:lang w:val="en-US"/>
        </w:rPr>
        <w:t>"</w:t>
      </w:r>
      <w:r w:rsidRPr="00BF031D">
        <w:rPr>
          <w:lang w:val="en-US"/>
        </w:rPr>
        <w:t>Y</w:t>
      </w:r>
      <w:r w:rsidR="009019F6">
        <w:rPr>
          <w:lang w:val="en-US"/>
        </w:rPr>
        <w:t>"</w:t>
      </w:r>
      <w:r w:rsidRPr="00BF031D">
        <w:rPr>
          <w:lang w:val="en-US"/>
        </w:rPr>
        <w:t xml:space="preserve"> approved together and providing the same function.</w:t>
      </w:r>
    </w:p>
    <w:p w14:paraId="4459A1B8" w14:textId="565FD514" w:rsidR="00593C84" w:rsidRPr="00BF031D" w:rsidRDefault="00593C84" w:rsidP="00593C84">
      <w:pPr>
        <w:pStyle w:val="SingleTxtG"/>
        <w:ind w:left="2268" w:right="992" w:hanging="1134"/>
        <w:rPr>
          <w:lang w:val="en-US"/>
        </w:rPr>
      </w:pPr>
      <w:r w:rsidRPr="00BF031D">
        <w:rPr>
          <w:lang w:val="en-US"/>
        </w:rPr>
        <w:t>2.4.11.2.</w:t>
      </w:r>
      <w:r w:rsidRPr="00BF031D">
        <w:rPr>
          <w:lang w:val="en-US"/>
        </w:rPr>
        <w:tab/>
      </w:r>
      <w:r w:rsidR="009019F6">
        <w:rPr>
          <w:lang w:val="en-US"/>
        </w:rPr>
        <w:t>"</w:t>
      </w:r>
      <w:r w:rsidRPr="00BF031D">
        <w:rPr>
          <w:i/>
          <w:lang w:val="en-US"/>
        </w:rPr>
        <w:t>Two lamps</w:t>
      </w:r>
      <w:r w:rsidR="009019F6">
        <w:rPr>
          <w:lang w:val="en-US"/>
        </w:rPr>
        <w:t>"</w:t>
      </w:r>
      <w:r w:rsidRPr="00BF031D">
        <w:rPr>
          <w:lang w:val="en-US"/>
        </w:rPr>
        <w:t xml:space="preserve"> or </w:t>
      </w:r>
      <w:r w:rsidR="009019F6">
        <w:rPr>
          <w:lang w:val="en-US"/>
        </w:rPr>
        <w:t>"</w:t>
      </w:r>
      <w:r w:rsidRPr="00BF031D">
        <w:rPr>
          <w:i/>
          <w:lang w:val="en-US"/>
        </w:rPr>
        <w:t>an even number of lamps</w:t>
      </w:r>
      <w:r w:rsidR="009019F6">
        <w:rPr>
          <w:lang w:val="en-US"/>
        </w:rPr>
        <w:t>"</w:t>
      </w:r>
      <w:r w:rsidRPr="00BF031D">
        <w:rPr>
          <w:bCs/>
          <w:lang w:val="en-US"/>
        </w:rPr>
        <w:t xml:space="preserve"> in the shape of a band or strip</w:t>
      </w:r>
      <w:r w:rsidRPr="00BF031D">
        <w:rPr>
          <w:lang w:val="en-US"/>
        </w:rPr>
        <w:t xml:space="preserve">, means </w:t>
      </w:r>
      <w:r w:rsidRPr="00BF031D">
        <w:rPr>
          <w:bCs/>
          <w:lang w:val="en-US"/>
        </w:rPr>
        <w:t xml:space="preserve">two lamps with </w:t>
      </w:r>
      <w:r w:rsidRPr="00BF031D">
        <w:rPr>
          <w:lang w:val="en-US"/>
        </w:rPr>
        <w:t>a single light emitting surface, providing such a band or strip is placed symmetrically in relation to the median longitudinal plane of the vehicle.</w:t>
      </w:r>
    </w:p>
    <w:p w14:paraId="3D9DD621" w14:textId="474886D1" w:rsidR="00593C84" w:rsidRPr="00BF031D" w:rsidRDefault="00593C84" w:rsidP="00593C84">
      <w:pPr>
        <w:pStyle w:val="SingleTxtG"/>
        <w:ind w:left="2268" w:right="992" w:hanging="1134"/>
        <w:rPr>
          <w:lang w:val="en-US"/>
        </w:rPr>
      </w:pPr>
      <w:r w:rsidRPr="00BF031D">
        <w:rPr>
          <w:lang w:val="en-US"/>
        </w:rPr>
        <w:t>2.4.12.</w:t>
      </w:r>
      <w:r w:rsidRPr="00BF031D">
        <w:rPr>
          <w:lang w:val="en-US"/>
        </w:rPr>
        <w:tab/>
      </w:r>
      <w:r w:rsidR="009019F6">
        <w:rPr>
          <w:lang w:val="en-US"/>
        </w:rPr>
        <w:t>"</w:t>
      </w:r>
      <w:r w:rsidRPr="00BF031D">
        <w:rPr>
          <w:i/>
          <w:lang w:val="en-US"/>
        </w:rPr>
        <w:t>Interdependent lamp system</w:t>
      </w:r>
      <w:r w:rsidR="009019F6">
        <w:rPr>
          <w:lang w:val="en-US"/>
        </w:rPr>
        <w:t>"</w:t>
      </w:r>
      <w:r w:rsidRPr="00BF031D">
        <w:rPr>
          <w:lang w:val="en-US"/>
        </w:rPr>
        <w:t xml:space="preserve"> means an assembly of two or three interdependent lamps providing the same function.</w:t>
      </w:r>
    </w:p>
    <w:p w14:paraId="6B2C71FF" w14:textId="620116BB" w:rsidR="00593C84" w:rsidRPr="00BF031D" w:rsidRDefault="00593C84" w:rsidP="00593C84">
      <w:pPr>
        <w:pStyle w:val="SingleTxtG"/>
        <w:ind w:left="2268" w:right="992" w:hanging="1134"/>
        <w:rPr>
          <w:lang w:val="en-US"/>
        </w:rPr>
      </w:pPr>
      <w:r w:rsidRPr="00BF031D">
        <w:rPr>
          <w:lang w:val="en-US"/>
        </w:rPr>
        <w:t>2.4.12.1.</w:t>
      </w:r>
      <w:r w:rsidRPr="00BF031D">
        <w:rPr>
          <w:lang w:val="en-US"/>
        </w:rPr>
        <w:tab/>
      </w:r>
      <w:r w:rsidR="009019F6">
        <w:rPr>
          <w:lang w:val="en-US"/>
        </w:rPr>
        <w:t>"</w:t>
      </w:r>
      <w:r w:rsidRPr="00BF031D">
        <w:rPr>
          <w:i/>
          <w:lang w:val="en-US"/>
        </w:rPr>
        <w:t xml:space="preserve">Interdependent lamp marked </w:t>
      </w:r>
      <w:r w:rsidR="009019F6">
        <w:rPr>
          <w:i/>
          <w:lang w:val="en-US"/>
        </w:rPr>
        <w:t>"</w:t>
      </w:r>
      <w:r w:rsidRPr="00BF031D">
        <w:rPr>
          <w:i/>
          <w:lang w:val="en-US"/>
        </w:rPr>
        <w:t>Y</w:t>
      </w:r>
      <w:r w:rsidR="009019F6">
        <w:rPr>
          <w:i/>
          <w:lang w:val="en-US"/>
        </w:rPr>
        <w:t>"</w:t>
      </w:r>
      <w:r w:rsidR="009019F6">
        <w:rPr>
          <w:lang w:val="en-US"/>
        </w:rPr>
        <w:t>"</w:t>
      </w:r>
      <w:r w:rsidRPr="00BF031D">
        <w:rPr>
          <w:lang w:val="en-US"/>
        </w:rPr>
        <w:t xml:space="preserve"> means a device operating as part of an interdependent lamp system. Interdependent lamps operate together when activated, have separate apparent surfaces in the direction of the reference axis and separate lamp bodies, and may have separate light source(s).</w:t>
      </w:r>
    </w:p>
    <w:p w14:paraId="231E44D1" w14:textId="2C2D7262" w:rsidR="00593C84" w:rsidRPr="00BF031D" w:rsidRDefault="00593C84" w:rsidP="00593C84">
      <w:pPr>
        <w:pStyle w:val="SingleTxtG"/>
        <w:ind w:left="2268" w:right="992" w:hanging="1134"/>
      </w:pPr>
      <w:r w:rsidRPr="00BF031D">
        <w:t>2.4.13.</w:t>
      </w:r>
      <w:r w:rsidRPr="00BF031D">
        <w:tab/>
      </w:r>
      <w:r w:rsidR="009019F6">
        <w:t>"</w:t>
      </w:r>
      <w:r w:rsidRPr="00BF031D">
        <w:rPr>
          <w:i/>
        </w:rPr>
        <w:t xml:space="preserve">Lamps marked </w:t>
      </w:r>
      <w:r w:rsidR="009019F6">
        <w:rPr>
          <w:i/>
        </w:rPr>
        <w:t>"</w:t>
      </w:r>
      <w:r w:rsidRPr="00BF031D">
        <w:rPr>
          <w:i/>
        </w:rPr>
        <w:t>D</w:t>
      </w:r>
      <w:r w:rsidR="009019F6">
        <w:rPr>
          <w:i/>
        </w:rPr>
        <w:t>"</w:t>
      </w:r>
      <w:r w:rsidR="009019F6">
        <w:t>"</w:t>
      </w:r>
      <w:r w:rsidRPr="00BF031D">
        <w:t xml:space="preserve"> means independent lamps, approved as separate devices in such a way that they are allowed to be used either independently or in an assembly of two lamps to be considered as a </w:t>
      </w:r>
      <w:r w:rsidR="009019F6">
        <w:t>"</w:t>
      </w:r>
      <w:r w:rsidRPr="00BF031D">
        <w:t>single lamp</w:t>
      </w:r>
      <w:r w:rsidR="009019F6">
        <w:t>"</w:t>
      </w:r>
      <w:r w:rsidRPr="00BF031D">
        <w:t>.</w:t>
      </w:r>
    </w:p>
    <w:p w14:paraId="5B42BF18" w14:textId="52282BEF" w:rsidR="00593C84" w:rsidRPr="00BF031D" w:rsidRDefault="00593C84" w:rsidP="00593C84">
      <w:pPr>
        <w:pStyle w:val="SingleTxtG"/>
        <w:ind w:left="2268" w:right="992" w:hanging="1134"/>
      </w:pPr>
      <w:r w:rsidRPr="00BF031D">
        <w:t>2.4.14.</w:t>
      </w:r>
      <w:r w:rsidRPr="00BF031D">
        <w:tab/>
        <w:t xml:space="preserve">Headlamps of different </w:t>
      </w:r>
      <w:r w:rsidR="009019F6">
        <w:t>"</w:t>
      </w:r>
      <w:r w:rsidRPr="00BF031D">
        <w:t>Classes</w:t>
      </w:r>
      <w:r w:rsidR="009019F6">
        <w:t>"</w:t>
      </w:r>
      <w:r w:rsidRPr="00BF031D">
        <w:t xml:space="preserve"> mean headlamps identified by particular photometric provisions.</w:t>
      </w:r>
    </w:p>
    <w:p w14:paraId="2AA9EC43" w14:textId="77777777" w:rsidR="00593C84" w:rsidRPr="00BF031D" w:rsidRDefault="00593C84" w:rsidP="00593C84">
      <w:pPr>
        <w:pStyle w:val="SingleTxtG"/>
        <w:ind w:left="2268" w:right="992" w:hanging="1134"/>
      </w:pPr>
      <w:r w:rsidRPr="00BF031D">
        <w:t>2.4.15.</w:t>
      </w:r>
      <w:r w:rsidRPr="00BF031D">
        <w:tab/>
        <w:t>Definitions with regard to Headlamps emitting a driving-beam and/or a symmetrical passing-beam for vehicles of categories L and T:</w:t>
      </w:r>
    </w:p>
    <w:p w14:paraId="53D9996F" w14:textId="73BA8C08" w:rsidR="00593C84" w:rsidRPr="00BF031D" w:rsidRDefault="00593C84" w:rsidP="00593C84">
      <w:pPr>
        <w:pStyle w:val="SingleTxtG"/>
        <w:ind w:left="2268" w:right="992" w:hanging="1134"/>
      </w:pPr>
      <w:r w:rsidRPr="00BF031D">
        <w:t>2.4.15.1.</w:t>
      </w:r>
      <w:r w:rsidRPr="00BF031D">
        <w:tab/>
      </w:r>
      <w:r w:rsidR="009019F6">
        <w:t>"</w:t>
      </w:r>
      <w:r w:rsidRPr="00BF031D">
        <w:rPr>
          <w:i/>
        </w:rPr>
        <w:t>Additional lighting unit</w:t>
      </w:r>
      <w:r w:rsidR="009019F6">
        <w:t>"</w:t>
      </w:r>
      <w:r w:rsidRPr="00BF031D">
        <w:t xml:space="preserve"> means the part of a headlamp system that provides the bend lighting. It is independent from the device that provides the principal </w:t>
      </w:r>
      <w:r w:rsidRPr="00BF031D">
        <w:lastRenderedPageBreak/>
        <w:t>passing beam, may consist of optical, mechanical and electrical components, and it may be grouped and/or reciprocally incorporated with other lighting or light-signalling devices.</w:t>
      </w:r>
    </w:p>
    <w:p w14:paraId="5DE02205" w14:textId="77777777" w:rsidR="00593C84" w:rsidRPr="00BF031D" w:rsidRDefault="00593C84" w:rsidP="00593C84">
      <w:pPr>
        <w:pStyle w:val="SingleTxtG"/>
        <w:ind w:left="2268" w:right="992" w:hanging="1134"/>
      </w:pPr>
      <w:r w:rsidRPr="00BF031D">
        <w:t>2.4.16.</w:t>
      </w:r>
      <w:r w:rsidRPr="00BF031D">
        <w:tab/>
        <w:t>Definitions with regard to retro-reflectors:</w:t>
      </w:r>
    </w:p>
    <w:p w14:paraId="7A860CD4" w14:textId="11CE22E5" w:rsidR="00593C84" w:rsidRPr="00BF031D" w:rsidRDefault="00593C84" w:rsidP="00593C84">
      <w:pPr>
        <w:pStyle w:val="SingleTxtG"/>
        <w:ind w:left="2268" w:right="992" w:hanging="1134"/>
      </w:pPr>
      <w:r w:rsidRPr="00BF031D">
        <w:t>2.4.16.1.</w:t>
      </w:r>
      <w:r w:rsidRPr="00BF031D">
        <w:tab/>
      </w:r>
      <w:r w:rsidR="009019F6">
        <w:t>"</w:t>
      </w:r>
      <w:r w:rsidRPr="00BF031D">
        <w:rPr>
          <w:i/>
        </w:rPr>
        <w:t>Retro-reflection</w:t>
      </w:r>
      <w:r w:rsidR="009019F6">
        <w:t>"</w:t>
      </w:r>
      <w:r w:rsidRPr="00BF031D">
        <w:t xml:space="preserve"> means the reflection in which radiation is returned in directions close to the direction from which it came, this property being maintained even over wide variations of the direction of the incident radiation:</w:t>
      </w:r>
    </w:p>
    <w:p w14:paraId="03A71A41" w14:textId="7C024C18" w:rsidR="00593C84" w:rsidRPr="00BF031D" w:rsidRDefault="00593C84" w:rsidP="00593C84">
      <w:pPr>
        <w:pStyle w:val="SingleTxtG"/>
        <w:ind w:left="2268" w:right="992" w:hanging="1134"/>
      </w:pPr>
      <w:r w:rsidRPr="00BF031D">
        <w:t>2.4.16.2.</w:t>
      </w:r>
      <w:r w:rsidRPr="00BF031D">
        <w:tab/>
      </w:r>
      <w:r w:rsidR="009019F6">
        <w:t>"</w:t>
      </w:r>
      <w:r w:rsidRPr="00BF031D">
        <w:rPr>
          <w:i/>
        </w:rPr>
        <w:t>Retro-reflective device</w:t>
      </w:r>
      <w:r w:rsidR="009019F6">
        <w:t>"</w:t>
      </w:r>
      <w:r w:rsidRPr="00BF031D">
        <w:t xml:space="preserve"> means an assembly ready for use and comprising one or more retro-reflective optical units; Retro-reflective devices are divided into classes according to their photometric characteristics: Class IA or IB, Class IIIA or IIIB, and Class IVA. Retro-reflective devices of Classes IB and IIIB are devices combined with other signal lamps which are not watertight and which are integrated into the body of a vehicle.</w:t>
      </w:r>
    </w:p>
    <w:p w14:paraId="3CA6DF31" w14:textId="77777777" w:rsidR="00593C84" w:rsidRPr="00BF031D" w:rsidRDefault="00593C84" w:rsidP="00593C84">
      <w:pPr>
        <w:pStyle w:val="SingleTxtG"/>
        <w:ind w:left="2268" w:right="992" w:hanging="1134"/>
      </w:pPr>
      <w:r w:rsidRPr="00BF031D">
        <w:t>2.4.17.</w:t>
      </w:r>
      <w:r w:rsidRPr="00BF031D">
        <w:tab/>
        <w:t>Definition with regard to Retro-reflective marking:</w:t>
      </w:r>
    </w:p>
    <w:p w14:paraId="68CD41C0" w14:textId="29D97D1B" w:rsidR="00593C84" w:rsidRPr="00BF031D" w:rsidRDefault="00593C84" w:rsidP="00593C84">
      <w:pPr>
        <w:pStyle w:val="SingleTxtG"/>
        <w:ind w:left="2268" w:right="992" w:hanging="1134"/>
      </w:pPr>
      <w:r w:rsidRPr="00BF031D">
        <w:t>2.4.17.1.</w:t>
      </w:r>
      <w:r w:rsidRPr="00BF031D">
        <w:tab/>
      </w:r>
      <w:r w:rsidR="009019F6">
        <w:t>"</w:t>
      </w:r>
      <w:r w:rsidRPr="00BF031D">
        <w:rPr>
          <w:i/>
        </w:rPr>
        <w:t>Retro-reflective marking material</w:t>
      </w:r>
      <w:r w:rsidR="009019F6">
        <w:t>"</w:t>
      </w:r>
      <w:r w:rsidRPr="00BF031D">
        <w:t xml:space="preserve"> means a surface or a device from which, when directionally illuminated, a relatively large portion of the incident radiation is retro-reflected.</w:t>
      </w:r>
    </w:p>
    <w:p w14:paraId="2560529F" w14:textId="229804E0" w:rsidR="00593C84" w:rsidRPr="00BF031D" w:rsidRDefault="00593C84" w:rsidP="00593C84">
      <w:pPr>
        <w:pStyle w:val="SingleTxtG"/>
        <w:ind w:left="2268" w:right="992" w:hanging="1134"/>
      </w:pPr>
      <w:r w:rsidRPr="00BF031D">
        <w:t>2.4.17.2.</w:t>
      </w:r>
      <w:r w:rsidRPr="00BF031D">
        <w:tab/>
      </w:r>
      <w:r w:rsidR="009019F6">
        <w:t>"</w:t>
      </w:r>
      <w:r w:rsidRPr="00BF031D">
        <w:rPr>
          <w:i/>
        </w:rPr>
        <w:t>Rear marking plate</w:t>
      </w:r>
      <w:r w:rsidR="009019F6">
        <w:t>"</w:t>
      </w:r>
      <w:r w:rsidRPr="00BF031D">
        <w:t xml:space="preserve"> means a plate faced with retro-reflective and fluorescent material or devices intended to increase the visibility and permit easy identification of heavy and long vehicles.</w:t>
      </w:r>
    </w:p>
    <w:p w14:paraId="7B4E5881" w14:textId="3BBEF9B6" w:rsidR="00593C84" w:rsidRPr="00BF031D" w:rsidRDefault="00593C84" w:rsidP="00593C84">
      <w:pPr>
        <w:pStyle w:val="SingleTxtG"/>
        <w:ind w:left="2268" w:right="992" w:hanging="1134"/>
      </w:pPr>
      <w:r w:rsidRPr="00BF031D">
        <w:t>2.4.17.3.</w:t>
      </w:r>
      <w:r w:rsidRPr="00BF031D">
        <w:tab/>
      </w:r>
      <w:r w:rsidR="009019F6">
        <w:t>"</w:t>
      </w:r>
      <w:r w:rsidRPr="00BF031D">
        <w:rPr>
          <w:i/>
        </w:rPr>
        <w:t>Slow moving vehicle (SMV) rear marking plate</w:t>
      </w:r>
      <w:r w:rsidR="009019F6">
        <w:t>"</w:t>
      </w:r>
      <w:r w:rsidRPr="00BF031D">
        <w:t xml:space="preserve"> means a triangular plate with truncated corners with a characteristic pattern faced with retro-reflectors or retro-reflective materials and retro-reflective or fluorescent material.  </w:t>
      </w:r>
    </w:p>
    <w:p w14:paraId="07A6364B" w14:textId="17DDF271" w:rsidR="00593C84" w:rsidRPr="00BF031D" w:rsidRDefault="00593C84" w:rsidP="00593C84">
      <w:pPr>
        <w:pStyle w:val="SingleTxtG"/>
        <w:ind w:left="2268" w:right="992" w:hanging="1134"/>
      </w:pPr>
      <w:r w:rsidRPr="00BF031D">
        <w:t>2.4.17.4.</w:t>
      </w:r>
      <w:r w:rsidRPr="00BF031D">
        <w:tab/>
      </w:r>
      <w:r w:rsidR="009019F6">
        <w:t>"</w:t>
      </w:r>
      <w:r w:rsidRPr="00BF031D">
        <w:rPr>
          <w:i/>
        </w:rPr>
        <w:t>Sample unit</w:t>
      </w:r>
      <w:r w:rsidR="009019F6">
        <w:t>"</w:t>
      </w:r>
      <w:r w:rsidRPr="00BF031D">
        <w:t xml:space="preserve"> means a complete </w:t>
      </w:r>
      <w:r w:rsidRPr="00BF031D">
        <w:rPr>
          <w:bCs/>
        </w:rPr>
        <w:t>retro-reflective device</w:t>
      </w:r>
      <w:r w:rsidRPr="00BF031D">
        <w:t xml:space="preserve"> ready to be mounted on a vehicle and representative of current production.</w:t>
      </w:r>
    </w:p>
    <w:p w14:paraId="0E7D7E3E" w14:textId="03E9112E" w:rsidR="00593C84" w:rsidRPr="00BF031D" w:rsidRDefault="00593C84" w:rsidP="00593C84">
      <w:pPr>
        <w:pStyle w:val="SingleTxtG"/>
        <w:ind w:left="2268" w:right="992" w:hanging="1134"/>
        <w:rPr>
          <w:snapToGrid w:val="0"/>
          <w:lang w:val="en-US"/>
        </w:rPr>
      </w:pPr>
      <w:r w:rsidRPr="00BF031D">
        <w:t>2.4.17.5.</w:t>
      </w:r>
      <w:r w:rsidRPr="00BF031D">
        <w:tab/>
      </w:r>
      <w:r w:rsidR="009019F6">
        <w:t>"</w:t>
      </w:r>
      <w:r w:rsidRPr="00BF031D">
        <w:rPr>
          <w:i/>
        </w:rPr>
        <w:t>Fluorescence</w:t>
      </w:r>
      <w:r w:rsidR="009019F6">
        <w:t>"</w:t>
      </w:r>
      <w:r w:rsidRPr="00BF031D">
        <w:t xml:space="preserve"> means when certain substances are brought near to a source of ultraviolet or blue radiations, they emit radiations which are nearly always of longer wave-length than those producing the effect. This phenomenon is called fluorescence. By day and in twilight, fluorescent colours are brighter than normal colours because they reflect part of the light falling upon them, and in addition they emit light. At night they are not brighter than ordinary colours.</w:t>
      </w:r>
    </w:p>
    <w:p w14:paraId="7F60BD54" w14:textId="12FDBFD1" w:rsidR="00593C84" w:rsidRPr="00BF031D" w:rsidRDefault="00593C84" w:rsidP="00593C84">
      <w:pPr>
        <w:pStyle w:val="SingleTxtG"/>
        <w:ind w:left="2268" w:right="992" w:hanging="1134"/>
      </w:pPr>
      <w:r w:rsidRPr="00BF031D">
        <w:t>2.5.</w:t>
      </w:r>
      <w:r w:rsidRPr="00BF031D">
        <w:tab/>
      </w:r>
      <w:r w:rsidR="009019F6" w:rsidRPr="00BF031D">
        <w:t>Lamps</w:t>
      </w:r>
    </w:p>
    <w:p w14:paraId="3D4C312F" w14:textId="2ED17724" w:rsidR="00593C84" w:rsidRPr="00BF031D" w:rsidRDefault="00593C84" w:rsidP="00593C84">
      <w:pPr>
        <w:pStyle w:val="SingleTxtG"/>
        <w:ind w:left="2268" w:right="992" w:hanging="1134"/>
        <w:rPr>
          <w:lang w:val="en-US"/>
        </w:rPr>
      </w:pPr>
      <w:r w:rsidRPr="00BF031D">
        <w:rPr>
          <w:lang w:val="en-US"/>
        </w:rPr>
        <w:t>2.5.1.</w:t>
      </w:r>
      <w:r w:rsidRPr="00BF031D">
        <w:rPr>
          <w:lang w:val="en-US"/>
        </w:rPr>
        <w:tab/>
      </w:r>
      <w:r w:rsidR="009019F6">
        <w:rPr>
          <w:lang w:val="en-US"/>
        </w:rPr>
        <w:t>"</w:t>
      </w:r>
      <w:r w:rsidRPr="00BF031D">
        <w:rPr>
          <w:i/>
          <w:lang w:val="en-US"/>
        </w:rPr>
        <w:t>Driving-beam (main</w:t>
      </w:r>
      <w:r w:rsidRPr="00BF031D">
        <w:rPr>
          <w:i/>
          <w:lang w:val="en-US"/>
        </w:rPr>
        <w:noBreakHyphen/>
        <w:t>beam) headlamp</w:t>
      </w:r>
      <w:r w:rsidR="009019F6">
        <w:rPr>
          <w:lang w:val="en-US"/>
        </w:rPr>
        <w:t>"</w:t>
      </w:r>
      <w:r w:rsidRPr="00BF031D">
        <w:rPr>
          <w:lang w:val="en-US"/>
        </w:rPr>
        <w:t xml:space="preserve"> means the lamp used to illuminate the road over a long distance ahead of the vehicle.</w:t>
      </w:r>
    </w:p>
    <w:p w14:paraId="2F07A0AE" w14:textId="55E8C2F5" w:rsidR="00593C84" w:rsidRPr="00BF031D" w:rsidRDefault="00593C84" w:rsidP="00593C84">
      <w:pPr>
        <w:pStyle w:val="SingleTxtG"/>
        <w:ind w:left="2268" w:right="992" w:hanging="1134"/>
        <w:rPr>
          <w:lang w:val="en-US"/>
        </w:rPr>
      </w:pPr>
      <w:r w:rsidRPr="00BF031D">
        <w:rPr>
          <w:lang w:val="en-US"/>
        </w:rPr>
        <w:t>2.5.2.</w:t>
      </w:r>
      <w:r w:rsidRPr="00BF031D">
        <w:rPr>
          <w:lang w:val="en-US"/>
        </w:rPr>
        <w:tab/>
      </w:r>
      <w:r w:rsidR="009019F6">
        <w:rPr>
          <w:lang w:val="en-US"/>
        </w:rPr>
        <w:t>"</w:t>
      </w:r>
      <w:r w:rsidRPr="00BF031D">
        <w:rPr>
          <w:i/>
          <w:lang w:val="en-US"/>
        </w:rPr>
        <w:t>Passing-beam (dipped</w:t>
      </w:r>
      <w:r w:rsidRPr="00BF031D">
        <w:rPr>
          <w:i/>
          <w:lang w:val="en-US"/>
        </w:rPr>
        <w:noBreakHyphen/>
        <w:t>beam) headlamp</w:t>
      </w:r>
      <w:r w:rsidR="009019F6">
        <w:rPr>
          <w:lang w:val="en-US"/>
        </w:rPr>
        <w:t>"</w:t>
      </w:r>
      <w:r w:rsidRPr="00BF031D">
        <w:rPr>
          <w:lang w:val="en-US"/>
        </w:rPr>
        <w:t xml:space="preserve"> means the lamp used to illuminate the road ahead of the vehicle without causing undue dazzle or discomfort to oncoming drivers and other road</w:t>
      </w:r>
      <w:r w:rsidRPr="00BF031D">
        <w:rPr>
          <w:lang w:val="en-US"/>
        </w:rPr>
        <w:noBreakHyphen/>
        <w:t>users.</w:t>
      </w:r>
    </w:p>
    <w:p w14:paraId="52AC0D6C" w14:textId="60F04D7C" w:rsidR="00593C84" w:rsidRPr="00BF031D" w:rsidRDefault="00593C84" w:rsidP="00593C84">
      <w:pPr>
        <w:pStyle w:val="SingleTxtG"/>
        <w:ind w:left="2268" w:right="992" w:hanging="1134"/>
        <w:rPr>
          <w:lang w:val="en-US"/>
        </w:rPr>
      </w:pPr>
      <w:r w:rsidRPr="00BF031D">
        <w:rPr>
          <w:lang w:val="en-US"/>
        </w:rPr>
        <w:t>2.5.2.1.</w:t>
      </w:r>
      <w:r w:rsidRPr="00BF031D">
        <w:rPr>
          <w:lang w:val="en-US"/>
        </w:rPr>
        <w:tab/>
      </w:r>
      <w:r w:rsidR="009019F6">
        <w:rPr>
          <w:lang w:val="en-US"/>
        </w:rPr>
        <w:t>"</w:t>
      </w:r>
      <w:r w:rsidRPr="00BF031D">
        <w:rPr>
          <w:i/>
          <w:lang w:val="en-US"/>
        </w:rPr>
        <w:t>Principal passing-beam (principal dipped-beam)</w:t>
      </w:r>
      <w:r w:rsidR="009019F6">
        <w:rPr>
          <w:lang w:val="en-US"/>
        </w:rPr>
        <w:t>"</w:t>
      </w:r>
      <w:r w:rsidRPr="00BF031D">
        <w:rPr>
          <w:lang w:val="en-US"/>
        </w:rPr>
        <w:t xml:space="preserve"> means the dipped-beam produced without the contribution of infrared (IR) emitter and/or additional light sources for bend lighting.</w:t>
      </w:r>
    </w:p>
    <w:p w14:paraId="2D8BDCC0" w14:textId="1925791F" w:rsidR="00593C84" w:rsidRPr="00BF031D" w:rsidRDefault="00593C84" w:rsidP="00593C84">
      <w:pPr>
        <w:pStyle w:val="SingleTxtG"/>
        <w:ind w:left="2268" w:right="992" w:hanging="1134"/>
        <w:rPr>
          <w:lang w:val="en-US"/>
        </w:rPr>
      </w:pPr>
      <w:r w:rsidRPr="00BF031D">
        <w:rPr>
          <w:lang w:val="en-US"/>
        </w:rPr>
        <w:t>2.5.3.</w:t>
      </w:r>
      <w:r w:rsidRPr="00BF031D">
        <w:rPr>
          <w:lang w:val="en-US"/>
        </w:rPr>
        <w:tab/>
      </w:r>
      <w:r w:rsidR="009019F6">
        <w:rPr>
          <w:lang w:val="en-US"/>
        </w:rPr>
        <w:t>"</w:t>
      </w:r>
      <w:r w:rsidRPr="00BF031D">
        <w:rPr>
          <w:i/>
          <w:lang w:val="en-US"/>
        </w:rPr>
        <w:t>Direction</w:t>
      </w:r>
      <w:r w:rsidRPr="00BF031D">
        <w:rPr>
          <w:i/>
          <w:lang w:val="en-US"/>
        </w:rPr>
        <w:noBreakHyphen/>
        <w:t>indicator lamp</w:t>
      </w:r>
      <w:r w:rsidR="009019F6">
        <w:rPr>
          <w:lang w:val="en-US"/>
        </w:rPr>
        <w:t>"</w:t>
      </w:r>
      <w:r w:rsidRPr="00BF031D">
        <w:rPr>
          <w:lang w:val="en-US"/>
        </w:rPr>
        <w:t xml:space="preserve"> means the lamp used to indicate to other road</w:t>
      </w:r>
      <w:r w:rsidRPr="00BF031D">
        <w:rPr>
          <w:lang w:val="en-US"/>
        </w:rPr>
        <w:noBreakHyphen/>
        <w:t xml:space="preserve">users that the driver intends to change direction to the right or to the left. A direction-indicator lamp or lamps may also be used according to the provisions of </w:t>
      </w:r>
      <w:r w:rsidR="00285535">
        <w:rPr>
          <w:lang w:val="en-US"/>
        </w:rPr>
        <w:t xml:space="preserve">UN </w:t>
      </w:r>
      <w:r w:rsidRPr="00BF031D">
        <w:rPr>
          <w:lang w:val="en-US"/>
        </w:rPr>
        <w:t>Regulation No. 97 or No. 116.</w:t>
      </w:r>
    </w:p>
    <w:p w14:paraId="69A07688" w14:textId="352A079B" w:rsidR="00593C84" w:rsidRPr="00BF031D" w:rsidRDefault="00593C84" w:rsidP="00593C84">
      <w:pPr>
        <w:pStyle w:val="SingleTxtG"/>
        <w:ind w:left="2268" w:right="992" w:hanging="1134"/>
        <w:rPr>
          <w:lang w:val="en-US"/>
        </w:rPr>
      </w:pPr>
      <w:r w:rsidRPr="00BF031D">
        <w:rPr>
          <w:lang w:val="en-US"/>
        </w:rPr>
        <w:t>2.5.4.</w:t>
      </w:r>
      <w:r w:rsidRPr="00BF031D">
        <w:rPr>
          <w:lang w:val="en-US"/>
        </w:rPr>
        <w:tab/>
      </w:r>
      <w:r w:rsidR="009019F6">
        <w:rPr>
          <w:lang w:val="en-US"/>
        </w:rPr>
        <w:t>"</w:t>
      </w:r>
      <w:r w:rsidRPr="00BF031D">
        <w:rPr>
          <w:i/>
          <w:lang w:val="en-US"/>
        </w:rPr>
        <w:t>Stop lamp</w:t>
      </w:r>
      <w:r w:rsidR="009019F6">
        <w:rPr>
          <w:lang w:val="en-US"/>
        </w:rPr>
        <w:t>"</w:t>
      </w:r>
      <w:r w:rsidRPr="00BF031D">
        <w:rPr>
          <w:lang w:val="en-US"/>
        </w:rPr>
        <w:t xml:space="preserve"> means a lamp used to indicate to other road users to the rear of the vehicle that the longitudinal movement of the vehicle is intentionally retarded.</w:t>
      </w:r>
    </w:p>
    <w:p w14:paraId="4BF035DE" w14:textId="4FFA0A5B" w:rsidR="00593C84" w:rsidRPr="00BF031D" w:rsidRDefault="00593C84" w:rsidP="00593C84">
      <w:pPr>
        <w:pStyle w:val="SingleTxtG"/>
        <w:ind w:left="2268" w:right="992" w:hanging="1134"/>
        <w:rPr>
          <w:lang w:val="en-US"/>
        </w:rPr>
      </w:pPr>
      <w:r w:rsidRPr="00BF031D">
        <w:rPr>
          <w:lang w:val="en-US"/>
        </w:rPr>
        <w:lastRenderedPageBreak/>
        <w:t>2.5.5.</w:t>
      </w:r>
      <w:r w:rsidRPr="00BF031D">
        <w:rPr>
          <w:lang w:val="en-US"/>
        </w:rPr>
        <w:tab/>
      </w:r>
      <w:r w:rsidR="009019F6">
        <w:rPr>
          <w:lang w:val="en-US"/>
        </w:rPr>
        <w:t>"</w:t>
      </w:r>
      <w:r w:rsidRPr="00BF031D">
        <w:rPr>
          <w:i/>
          <w:lang w:val="en-US"/>
        </w:rPr>
        <w:t>Rear-registration plate illuminating device</w:t>
      </w:r>
      <w:r w:rsidR="009019F6">
        <w:rPr>
          <w:lang w:val="en-US"/>
        </w:rPr>
        <w:t>"</w:t>
      </w:r>
      <w:r w:rsidRPr="00BF031D">
        <w:rPr>
          <w:lang w:val="en-US"/>
        </w:rPr>
        <w:t xml:space="preserve"> means the device used to illuminate the space reserved for the rear registration plate; such a device may consist of several optical components.</w:t>
      </w:r>
    </w:p>
    <w:p w14:paraId="594F6628" w14:textId="3E20A143" w:rsidR="00593C84" w:rsidRPr="00BF031D" w:rsidRDefault="00593C84" w:rsidP="00593C84">
      <w:pPr>
        <w:pStyle w:val="SingleTxtG"/>
        <w:ind w:left="2268" w:right="992" w:hanging="1134"/>
        <w:rPr>
          <w:lang w:val="en-US"/>
        </w:rPr>
      </w:pPr>
      <w:r w:rsidRPr="00BF031D">
        <w:rPr>
          <w:lang w:val="en-US"/>
        </w:rPr>
        <w:t>2.5.6.</w:t>
      </w:r>
      <w:r w:rsidRPr="00BF031D">
        <w:rPr>
          <w:lang w:val="en-US"/>
        </w:rPr>
        <w:tab/>
      </w:r>
      <w:r w:rsidR="009019F6">
        <w:rPr>
          <w:lang w:val="en-US"/>
        </w:rPr>
        <w:t>"</w:t>
      </w:r>
      <w:r w:rsidRPr="00BF031D">
        <w:rPr>
          <w:i/>
          <w:lang w:val="en-US"/>
        </w:rPr>
        <w:t>Front position lamp</w:t>
      </w:r>
      <w:r w:rsidR="009019F6">
        <w:rPr>
          <w:lang w:val="en-US"/>
        </w:rPr>
        <w:t>"</w:t>
      </w:r>
      <w:r w:rsidRPr="00BF031D">
        <w:rPr>
          <w:lang w:val="en-US"/>
        </w:rPr>
        <w:t xml:space="preserve"> means the lamp used to indicate the presence and the width of the vehicle when viewed from the front.</w:t>
      </w:r>
    </w:p>
    <w:p w14:paraId="560EE492" w14:textId="52315BFE" w:rsidR="00593C84" w:rsidRPr="00BF031D" w:rsidRDefault="00593C84" w:rsidP="00593C84">
      <w:pPr>
        <w:pStyle w:val="SingleTxtG"/>
        <w:ind w:left="2268" w:right="992" w:hanging="1134"/>
        <w:rPr>
          <w:lang w:val="en-US"/>
        </w:rPr>
      </w:pPr>
      <w:r w:rsidRPr="00BF031D">
        <w:rPr>
          <w:lang w:val="en-US"/>
        </w:rPr>
        <w:t>2.5.7.</w:t>
      </w:r>
      <w:r w:rsidRPr="00BF031D">
        <w:rPr>
          <w:lang w:val="en-US"/>
        </w:rPr>
        <w:tab/>
      </w:r>
      <w:r w:rsidR="009019F6">
        <w:rPr>
          <w:lang w:val="en-US"/>
        </w:rPr>
        <w:t>"</w:t>
      </w:r>
      <w:r w:rsidRPr="00BF031D">
        <w:rPr>
          <w:i/>
          <w:lang w:val="en-US"/>
        </w:rPr>
        <w:t>Rear position lamp</w:t>
      </w:r>
      <w:r w:rsidR="009019F6">
        <w:rPr>
          <w:lang w:val="en-US"/>
        </w:rPr>
        <w:t>"</w:t>
      </w:r>
      <w:r w:rsidRPr="00BF031D">
        <w:rPr>
          <w:lang w:val="en-US"/>
        </w:rPr>
        <w:t xml:space="preserve"> means the lamp used to indicate the presence and width of the vehicle when viewed from the rear. </w:t>
      </w:r>
    </w:p>
    <w:p w14:paraId="14639F4A" w14:textId="679DB1D4" w:rsidR="00593C84" w:rsidRPr="00BF031D" w:rsidRDefault="00593C84" w:rsidP="00593C84">
      <w:pPr>
        <w:pStyle w:val="SingleTxtG"/>
        <w:ind w:left="2268" w:right="992" w:hanging="1134"/>
        <w:rPr>
          <w:lang w:val="en-US"/>
        </w:rPr>
      </w:pPr>
      <w:r w:rsidRPr="00BF031D">
        <w:rPr>
          <w:lang w:val="en-US"/>
        </w:rPr>
        <w:t>2.5.8.</w:t>
      </w:r>
      <w:r w:rsidRPr="00BF031D">
        <w:rPr>
          <w:lang w:val="en-US"/>
        </w:rPr>
        <w:tab/>
      </w:r>
      <w:r w:rsidR="009019F6">
        <w:rPr>
          <w:lang w:val="en-US"/>
        </w:rPr>
        <w:t>"</w:t>
      </w:r>
      <w:r w:rsidRPr="00BF031D">
        <w:rPr>
          <w:i/>
          <w:lang w:val="en-US"/>
        </w:rPr>
        <w:t>Retro-reflector</w:t>
      </w:r>
      <w:r w:rsidR="009019F6">
        <w:rPr>
          <w:lang w:val="en-US"/>
        </w:rPr>
        <w:t>"</w:t>
      </w:r>
      <w:r w:rsidRPr="00BF031D">
        <w:rPr>
          <w:lang w:val="en-US"/>
        </w:rPr>
        <w:t xml:space="preserve"> means a device used to indicate the presence of a vehicle by the reflection of light emanating from a light source not connected to the vehicle, the observer being situated near the source.</w:t>
      </w:r>
    </w:p>
    <w:p w14:paraId="4CE2A316" w14:textId="77777777" w:rsidR="00593C84" w:rsidRPr="00BF031D" w:rsidRDefault="00593C84" w:rsidP="00593C84">
      <w:pPr>
        <w:pStyle w:val="SingleTxtG"/>
        <w:ind w:left="2268" w:right="992"/>
        <w:rPr>
          <w:lang w:val="en-US"/>
        </w:rPr>
      </w:pPr>
      <w:r w:rsidRPr="00BF031D">
        <w:rPr>
          <w:lang w:val="en-US"/>
        </w:rPr>
        <w:t xml:space="preserve">For the purposes of this Regulation the following are not considered as </w:t>
      </w:r>
      <w:r w:rsidRPr="00BF031D">
        <w:rPr>
          <w:lang w:val="en-US"/>
        </w:rPr>
        <w:br/>
        <w:t>retro-reflectors:</w:t>
      </w:r>
    </w:p>
    <w:p w14:paraId="2D976E97" w14:textId="77777777" w:rsidR="00593C84" w:rsidRPr="00BF031D" w:rsidRDefault="00593C84" w:rsidP="00593C84">
      <w:pPr>
        <w:pStyle w:val="SingleTxtG"/>
        <w:ind w:left="2268" w:right="992" w:hanging="1134"/>
        <w:rPr>
          <w:lang w:val="en-US"/>
        </w:rPr>
      </w:pPr>
      <w:r w:rsidRPr="00BF031D">
        <w:rPr>
          <w:lang w:val="en-US"/>
        </w:rPr>
        <w:t>2.5.8.1.</w:t>
      </w:r>
      <w:r w:rsidRPr="00BF031D">
        <w:rPr>
          <w:lang w:val="en-US"/>
        </w:rPr>
        <w:tab/>
        <w:t>Retro-reflecting number plates;</w:t>
      </w:r>
    </w:p>
    <w:p w14:paraId="257A6A67" w14:textId="77777777" w:rsidR="00593C84" w:rsidRPr="00BF031D" w:rsidRDefault="00593C84" w:rsidP="00593C84">
      <w:pPr>
        <w:pStyle w:val="SingleTxtG"/>
        <w:ind w:left="2268" w:right="992" w:hanging="1134"/>
        <w:rPr>
          <w:lang w:val="en-US"/>
        </w:rPr>
      </w:pPr>
      <w:r w:rsidRPr="00BF031D">
        <w:rPr>
          <w:lang w:val="en-US"/>
        </w:rPr>
        <w:t>2.5.8.2.</w:t>
      </w:r>
      <w:r w:rsidRPr="00BF031D">
        <w:rPr>
          <w:lang w:val="en-US"/>
        </w:rPr>
        <w:tab/>
        <w:t>The retro-reflecting signals mentioned in the ADR (European Agreement concerning the international carriage of dangerous goods by road);</w:t>
      </w:r>
    </w:p>
    <w:p w14:paraId="6450B933" w14:textId="77777777" w:rsidR="00593C84" w:rsidRPr="00BF031D" w:rsidRDefault="00593C84" w:rsidP="00593C84">
      <w:pPr>
        <w:pStyle w:val="SingleTxtG"/>
        <w:ind w:left="2268" w:right="992" w:hanging="1134"/>
        <w:rPr>
          <w:lang w:val="en-US"/>
        </w:rPr>
      </w:pPr>
      <w:r w:rsidRPr="00BF031D">
        <w:rPr>
          <w:lang w:val="en-US"/>
        </w:rPr>
        <w:t>2.5.8.3.</w:t>
      </w:r>
      <w:r w:rsidRPr="00BF031D">
        <w:rPr>
          <w:lang w:val="en-US"/>
        </w:rPr>
        <w:tab/>
        <w:t>Other retro-reflective plates and signals which shall be used to comply with national requirements for use as regards certain categories of vehicles or certain methods of operation;</w:t>
      </w:r>
    </w:p>
    <w:p w14:paraId="07DDB3D2" w14:textId="23B1C11D" w:rsidR="00593C84" w:rsidRPr="00BF031D" w:rsidRDefault="00593C84" w:rsidP="00593C84">
      <w:pPr>
        <w:pStyle w:val="SingleTxtG"/>
        <w:ind w:left="2268" w:right="992" w:hanging="1134"/>
        <w:rPr>
          <w:lang w:val="en-US"/>
        </w:rPr>
      </w:pPr>
      <w:r w:rsidRPr="00BF031D">
        <w:rPr>
          <w:lang w:val="en-US"/>
        </w:rPr>
        <w:t>2.5.8.4.</w:t>
      </w:r>
      <w:r w:rsidRPr="00BF031D">
        <w:rPr>
          <w:lang w:val="en-US"/>
        </w:rPr>
        <w:tab/>
        <w:t xml:space="preserve">Retro-reflecting materials approved as Class D or E or F according to </w:t>
      </w:r>
      <w:r w:rsidR="00F01313">
        <w:rPr>
          <w:lang w:val="en-US"/>
        </w:rPr>
        <w:t xml:space="preserve">UN </w:t>
      </w:r>
      <w:r w:rsidRPr="00BF031D">
        <w:rPr>
          <w:lang w:val="en-US"/>
        </w:rPr>
        <w:t xml:space="preserve">Regulations Nos. 104 </w:t>
      </w:r>
      <w:r w:rsidRPr="00BF031D">
        <w:t xml:space="preserve">or [RRD] </w:t>
      </w:r>
      <w:r w:rsidRPr="00BF031D">
        <w:rPr>
          <w:lang w:val="en-US"/>
        </w:rPr>
        <w:t>and used for other purposes in compliance with national requirements.</w:t>
      </w:r>
      <w:r w:rsidR="009019F6">
        <w:rPr>
          <w:lang w:val="en-US"/>
        </w:rPr>
        <w:t>"</w:t>
      </w:r>
      <w:r w:rsidRPr="00BF031D">
        <w:rPr>
          <w:lang w:val="en-US"/>
        </w:rPr>
        <w:t xml:space="preserve">. </w:t>
      </w:r>
    </w:p>
    <w:p w14:paraId="5F482E0B" w14:textId="5143353D" w:rsidR="00593C84" w:rsidRPr="00BF031D" w:rsidRDefault="00593C84" w:rsidP="00593C84">
      <w:pPr>
        <w:pStyle w:val="SingleTxtG"/>
        <w:ind w:left="2268" w:right="992" w:hanging="1134"/>
        <w:rPr>
          <w:lang w:val="en-US"/>
        </w:rPr>
      </w:pPr>
      <w:r w:rsidRPr="00BF031D">
        <w:rPr>
          <w:lang w:val="en-US"/>
        </w:rPr>
        <w:t>2.5.9.</w:t>
      </w:r>
      <w:r w:rsidRPr="00BF031D">
        <w:rPr>
          <w:lang w:val="en-US"/>
        </w:rPr>
        <w:tab/>
      </w:r>
      <w:r w:rsidR="009019F6">
        <w:rPr>
          <w:bCs/>
          <w:lang w:val="en-US"/>
        </w:rPr>
        <w:t>"</w:t>
      </w:r>
      <w:r w:rsidRPr="00BF031D">
        <w:rPr>
          <w:bCs/>
          <w:i/>
          <w:lang w:val="en-US"/>
        </w:rPr>
        <w:t>Conspicuity marking</w:t>
      </w:r>
      <w:r w:rsidR="009019F6">
        <w:rPr>
          <w:bCs/>
          <w:lang w:val="en-US"/>
        </w:rPr>
        <w:t>"</w:t>
      </w:r>
      <w:r w:rsidRPr="00BF031D">
        <w:rPr>
          <w:bCs/>
          <w:lang w:val="en-US"/>
        </w:rPr>
        <w:t xml:space="preserve"> means a device intended to increase the conspicuity of a vehicle, when viewed from the side or rear </w:t>
      </w:r>
      <w:r w:rsidRPr="00BF031D">
        <w:rPr>
          <w:lang w:val="en-US"/>
        </w:rPr>
        <w:t>(or in the case of trailers, additionally from the front), by the reflection of light</w:t>
      </w:r>
      <w:r w:rsidRPr="00BF031D">
        <w:rPr>
          <w:bCs/>
          <w:lang w:val="en-US"/>
        </w:rPr>
        <w:t xml:space="preserve"> emanating from a light source not connected to the vehicle, the observer being situated near the source.</w:t>
      </w:r>
    </w:p>
    <w:p w14:paraId="6F1B4305" w14:textId="2C8CB5B5" w:rsidR="00593C84" w:rsidRPr="00BF031D" w:rsidRDefault="00593C84" w:rsidP="00593C84">
      <w:pPr>
        <w:pStyle w:val="SingleTxtG"/>
        <w:ind w:left="2268" w:right="992" w:hanging="1134"/>
        <w:rPr>
          <w:lang w:val="en-US"/>
        </w:rPr>
      </w:pPr>
      <w:r w:rsidRPr="00BF031D">
        <w:rPr>
          <w:lang w:val="en-US"/>
        </w:rPr>
        <w:t>2.5.9.1.</w:t>
      </w:r>
      <w:r w:rsidRPr="00BF031D">
        <w:rPr>
          <w:lang w:val="en-US"/>
        </w:rPr>
        <w:tab/>
      </w:r>
      <w:r w:rsidR="009019F6">
        <w:rPr>
          <w:lang w:val="en-US"/>
        </w:rPr>
        <w:t>"</w:t>
      </w:r>
      <w:r w:rsidRPr="00BF031D">
        <w:rPr>
          <w:i/>
          <w:lang w:val="en-US"/>
        </w:rPr>
        <w:t>Contour marking</w:t>
      </w:r>
      <w:r w:rsidR="009019F6">
        <w:rPr>
          <w:lang w:val="en-US"/>
        </w:rPr>
        <w:t>"</w:t>
      </w:r>
      <w:r w:rsidRPr="00BF031D">
        <w:rPr>
          <w:lang w:val="en-US"/>
        </w:rPr>
        <w:t xml:space="preserve"> means a conspicuity marking intended to indicate the horizontal and vertical dimensions (length, width and height) of a vehicle.</w:t>
      </w:r>
    </w:p>
    <w:p w14:paraId="03E70DA8" w14:textId="4DD9F4FA" w:rsidR="00593C84" w:rsidRPr="00BF031D" w:rsidRDefault="00593C84" w:rsidP="00593C84">
      <w:pPr>
        <w:pStyle w:val="SingleTxtG"/>
        <w:ind w:left="2268" w:right="992" w:hanging="1134"/>
        <w:rPr>
          <w:lang w:val="en-US"/>
        </w:rPr>
      </w:pPr>
      <w:r w:rsidRPr="00BF031D">
        <w:rPr>
          <w:lang w:val="en-US"/>
        </w:rPr>
        <w:t>2.5.9.1.1.</w:t>
      </w:r>
      <w:r w:rsidRPr="00BF031D">
        <w:rPr>
          <w:lang w:val="en-US"/>
        </w:rPr>
        <w:tab/>
      </w:r>
      <w:r w:rsidR="009019F6">
        <w:rPr>
          <w:lang w:val="en-US"/>
        </w:rPr>
        <w:t>"</w:t>
      </w:r>
      <w:r w:rsidRPr="00BF031D">
        <w:rPr>
          <w:i/>
          <w:lang w:val="en-US"/>
        </w:rPr>
        <w:t>Full contour marking</w:t>
      </w:r>
      <w:r w:rsidR="009019F6">
        <w:rPr>
          <w:lang w:val="en-US"/>
        </w:rPr>
        <w:t>"</w:t>
      </w:r>
      <w:r w:rsidRPr="00BF031D">
        <w:rPr>
          <w:lang w:val="en-US"/>
        </w:rPr>
        <w:t xml:space="preserve"> means a contour marking that indicates the outline of the vehicle by a continuous line.</w:t>
      </w:r>
    </w:p>
    <w:p w14:paraId="52039CCE" w14:textId="0BAE30C2" w:rsidR="00593C84" w:rsidRPr="00BF031D" w:rsidRDefault="00593C84" w:rsidP="00593C84">
      <w:pPr>
        <w:pStyle w:val="SingleTxtG"/>
        <w:ind w:left="2268" w:right="992" w:hanging="1134"/>
        <w:rPr>
          <w:lang w:val="en-US"/>
        </w:rPr>
      </w:pPr>
      <w:r w:rsidRPr="00BF031D">
        <w:rPr>
          <w:lang w:val="en-US"/>
        </w:rPr>
        <w:t>2.5.9.1.2.</w:t>
      </w:r>
      <w:r w:rsidRPr="00BF031D">
        <w:rPr>
          <w:lang w:val="en-US"/>
        </w:rPr>
        <w:tab/>
      </w:r>
      <w:r w:rsidR="009019F6">
        <w:rPr>
          <w:lang w:val="en-US"/>
        </w:rPr>
        <w:t>"</w:t>
      </w:r>
      <w:r w:rsidRPr="00BF031D">
        <w:rPr>
          <w:i/>
          <w:lang w:val="en-US"/>
        </w:rPr>
        <w:t>Partial contour marking</w:t>
      </w:r>
      <w:r w:rsidR="009019F6">
        <w:rPr>
          <w:lang w:val="en-US"/>
        </w:rPr>
        <w:t>"</w:t>
      </w:r>
      <w:r w:rsidRPr="00BF031D">
        <w:rPr>
          <w:lang w:val="en-US"/>
        </w:rPr>
        <w:t xml:space="preserve"> means a contour marking that indicates the horizontal dimension of the vehicle by a continuous line, and the vertical dimension by marking the upper corners. </w:t>
      </w:r>
    </w:p>
    <w:p w14:paraId="6FA35C35" w14:textId="409EF105" w:rsidR="00593C84" w:rsidRPr="00BF031D" w:rsidRDefault="00593C84" w:rsidP="00593C84">
      <w:pPr>
        <w:pStyle w:val="SingleTxtG"/>
        <w:ind w:left="2268" w:right="992" w:hanging="1134"/>
        <w:rPr>
          <w:bCs/>
          <w:lang w:val="en-US"/>
        </w:rPr>
      </w:pPr>
      <w:r w:rsidRPr="00BF031D">
        <w:rPr>
          <w:lang w:val="en-US"/>
        </w:rPr>
        <w:t>2.5.9.2.</w:t>
      </w:r>
      <w:r w:rsidRPr="00BF031D">
        <w:rPr>
          <w:lang w:val="en-US"/>
        </w:rPr>
        <w:tab/>
      </w:r>
      <w:r w:rsidR="009019F6">
        <w:rPr>
          <w:lang w:val="en-US"/>
        </w:rPr>
        <w:t>"</w:t>
      </w:r>
      <w:r w:rsidRPr="00BF031D">
        <w:rPr>
          <w:i/>
          <w:lang w:val="en-US"/>
        </w:rPr>
        <w:t>Line marking</w:t>
      </w:r>
      <w:r w:rsidR="009019F6">
        <w:rPr>
          <w:lang w:val="en-US"/>
        </w:rPr>
        <w:t>"</w:t>
      </w:r>
      <w:r w:rsidRPr="00BF031D">
        <w:rPr>
          <w:lang w:val="en-US"/>
        </w:rPr>
        <w:t xml:space="preserve"> means a conspicuity marking intended to indicate the horizontal dimensions (length and width) of a vehicle by a continuous line.</w:t>
      </w:r>
    </w:p>
    <w:p w14:paraId="69154122" w14:textId="59ACB3DF" w:rsidR="00593C84" w:rsidRPr="00BF031D" w:rsidRDefault="00593C84" w:rsidP="00593C84">
      <w:pPr>
        <w:pStyle w:val="SingleTxtG"/>
        <w:ind w:left="2268" w:right="992" w:hanging="1134"/>
        <w:rPr>
          <w:lang w:val="en-US"/>
        </w:rPr>
      </w:pPr>
      <w:r w:rsidRPr="00BF031D">
        <w:rPr>
          <w:lang w:val="en-US"/>
        </w:rPr>
        <w:t>2.5.10.</w:t>
      </w:r>
      <w:r w:rsidRPr="00BF031D">
        <w:rPr>
          <w:lang w:val="en-US"/>
        </w:rPr>
        <w:tab/>
      </w:r>
      <w:r w:rsidR="009019F6">
        <w:rPr>
          <w:lang w:val="en-US"/>
        </w:rPr>
        <w:t>"</w:t>
      </w:r>
      <w:r w:rsidRPr="00BF031D">
        <w:rPr>
          <w:i/>
          <w:lang w:val="en-US"/>
        </w:rPr>
        <w:t>Front fog lamp</w:t>
      </w:r>
      <w:r w:rsidR="009019F6">
        <w:rPr>
          <w:lang w:val="en-US"/>
        </w:rPr>
        <w:t>"</w:t>
      </w:r>
      <w:r w:rsidRPr="00BF031D">
        <w:rPr>
          <w:lang w:val="en-US"/>
        </w:rPr>
        <w:t xml:space="preserve"> means a lamp used to improve the illumination of the road ahead of the vehicle in case of fog or any similar condition of reduced visibility.</w:t>
      </w:r>
    </w:p>
    <w:p w14:paraId="6F709422" w14:textId="50EA63D0" w:rsidR="00593C84" w:rsidRPr="00BF031D" w:rsidRDefault="00593C84" w:rsidP="00593C84">
      <w:pPr>
        <w:pStyle w:val="SingleTxtG"/>
        <w:ind w:left="2268" w:right="992" w:hanging="1134"/>
        <w:rPr>
          <w:lang w:val="en-US"/>
        </w:rPr>
      </w:pPr>
      <w:r w:rsidRPr="00BF031D">
        <w:rPr>
          <w:lang w:val="en-US"/>
        </w:rPr>
        <w:t>2.5.11.</w:t>
      </w:r>
      <w:r w:rsidRPr="00BF031D">
        <w:rPr>
          <w:lang w:val="en-US"/>
        </w:rPr>
        <w:tab/>
      </w:r>
      <w:r w:rsidR="009019F6">
        <w:rPr>
          <w:lang w:val="en-US"/>
        </w:rPr>
        <w:t>"</w:t>
      </w:r>
      <w:r w:rsidRPr="00BF031D">
        <w:rPr>
          <w:i/>
          <w:lang w:val="en-US"/>
        </w:rPr>
        <w:t>Rear fog lamp</w:t>
      </w:r>
      <w:r w:rsidR="009019F6">
        <w:rPr>
          <w:lang w:val="en-US"/>
        </w:rPr>
        <w:t>"</w:t>
      </w:r>
      <w:r w:rsidRPr="00BF031D">
        <w:rPr>
          <w:lang w:val="en-US"/>
        </w:rPr>
        <w:t xml:space="preserve"> means a lamp used to make the vehicle more easily visible from the rear in dense fog.</w:t>
      </w:r>
    </w:p>
    <w:p w14:paraId="4CEFD3F0" w14:textId="73024C92" w:rsidR="00593C84" w:rsidRPr="00BF031D" w:rsidRDefault="00593C84" w:rsidP="00593C84">
      <w:pPr>
        <w:pStyle w:val="SingleTxtG"/>
        <w:ind w:left="2268" w:right="992" w:hanging="1134"/>
        <w:rPr>
          <w:lang w:val="en-US"/>
        </w:rPr>
      </w:pPr>
      <w:r w:rsidRPr="00BF031D">
        <w:rPr>
          <w:lang w:val="en-US"/>
        </w:rPr>
        <w:t>2.5.12.</w:t>
      </w:r>
      <w:r w:rsidRPr="00BF031D">
        <w:rPr>
          <w:lang w:val="en-US"/>
        </w:rPr>
        <w:tab/>
      </w:r>
      <w:r w:rsidR="009019F6">
        <w:rPr>
          <w:lang w:val="en-US"/>
        </w:rPr>
        <w:t>"</w:t>
      </w:r>
      <w:r w:rsidRPr="00BF031D">
        <w:rPr>
          <w:i/>
          <w:lang w:val="en-US"/>
        </w:rPr>
        <w:t>Reversing lamp</w:t>
      </w:r>
      <w:r w:rsidR="009019F6">
        <w:rPr>
          <w:lang w:val="en-US"/>
        </w:rPr>
        <w:t>"</w:t>
      </w:r>
      <w:r w:rsidRPr="00BF031D">
        <w:rPr>
          <w:lang w:val="en-US"/>
        </w:rPr>
        <w:t xml:space="preserve"> means the lamp used to illuminate the road to the rear of the vehicle and to warn other road</w:t>
      </w:r>
      <w:r w:rsidRPr="00BF031D">
        <w:rPr>
          <w:lang w:val="en-US"/>
        </w:rPr>
        <w:noBreakHyphen/>
        <w:t>users that the vehicle is reversing or about to reverse.</w:t>
      </w:r>
    </w:p>
    <w:p w14:paraId="27A27422" w14:textId="5487E27F" w:rsidR="00593C84" w:rsidRPr="00BF031D" w:rsidRDefault="00593C84" w:rsidP="00593C84">
      <w:pPr>
        <w:pStyle w:val="SingleTxtG"/>
        <w:ind w:left="2268" w:right="992" w:hanging="1134"/>
        <w:rPr>
          <w:lang w:val="en-US"/>
        </w:rPr>
      </w:pPr>
      <w:r w:rsidRPr="00BF031D">
        <w:rPr>
          <w:lang w:val="en-US"/>
        </w:rPr>
        <w:t>2.5.13.</w:t>
      </w:r>
      <w:r w:rsidRPr="00BF031D">
        <w:rPr>
          <w:lang w:val="en-US"/>
        </w:rPr>
        <w:tab/>
      </w:r>
      <w:r w:rsidR="009019F6">
        <w:rPr>
          <w:lang w:val="en-US"/>
        </w:rPr>
        <w:t>"</w:t>
      </w:r>
      <w:r w:rsidRPr="00BF031D">
        <w:rPr>
          <w:i/>
          <w:lang w:val="en-US"/>
        </w:rPr>
        <w:t>Parking lamp</w:t>
      </w:r>
      <w:r w:rsidR="009019F6">
        <w:rPr>
          <w:lang w:val="en-US"/>
        </w:rPr>
        <w:t>"</w:t>
      </w:r>
      <w:r w:rsidRPr="00BF031D">
        <w:rPr>
          <w:lang w:val="en-US"/>
        </w:rPr>
        <w:t xml:space="preserve"> means a lamp which is used to draw attention to the presence of a stationary vehicle in a built</w:t>
      </w:r>
      <w:r w:rsidRPr="00BF031D">
        <w:rPr>
          <w:lang w:val="en-US"/>
        </w:rPr>
        <w:noBreakHyphen/>
        <w:t>up area. In such circumstances it replaces the front and rear position lamps.</w:t>
      </w:r>
    </w:p>
    <w:p w14:paraId="1E4DFCF1" w14:textId="0249B9E1" w:rsidR="00593C84" w:rsidRPr="00BF031D" w:rsidRDefault="00593C84" w:rsidP="00593C84">
      <w:pPr>
        <w:pStyle w:val="SingleTxtG"/>
        <w:ind w:left="2268" w:right="992" w:hanging="1134"/>
        <w:rPr>
          <w:lang w:val="en-US"/>
        </w:rPr>
      </w:pPr>
      <w:r w:rsidRPr="00BF031D">
        <w:rPr>
          <w:lang w:val="en-US"/>
        </w:rPr>
        <w:lastRenderedPageBreak/>
        <w:t>2.5.14.</w:t>
      </w:r>
      <w:r w:rsidRPr="00BF031D">
        <w:rPr>
          <w:lang w:val="en-US"/>
        </w:rPr>
        <w:tab/>
      </w:r>
      <w:r w:rsidR="009019F6">
        <w:rPr>
          <w:lang w:val="en-US"/>
        </w:rPr>
        <w:t>"</w:t>
      </w:r>
      <w:r w:rsidRPr="00BF031D">
        <w:rPr>
          <w:i/>
          <w:lang w:val="en-US"/>
        </w:rPr>
        <w:t>End</w:t>
      </w:r>
      <w:r w:rsidRPr="00BF031D">
        <w:rPr>
          <w:i/>
          <w:lang w:val="en-US"/>
        </w:rPr>
        <w:noBreakHyphen/>
        <w:t>outline marker lamp</w:t>
      </w:r>
      <w:r w:rsidR="009019F6">
        <w:rPr>
          <w:lang w:val="en-US"/>
        </w:rPr>
        <w:t>"</w:t>
      </w:r>
      <w:r w:rsidRPr="00BF031D">
        <w:rPr>
          <w:lang w:val="en-US"/>
        </w:rPr>
        <w:t xml:space="preserve"> means the lamp fitted near to the extreme outer edge and as close as possible to the top of the vehicle and intended to indicate clearly the vehicle's overall width. This lamp is intended, for certain vehicles and trailers, to complement the vehicle's front and rear position lamps by drawing particular attention to its bulk.</w:t>
      </w:r>
    </w:p>
    <w:p w14:paraId="30ED730F" w14:textId="218A15CB" w:rsidR="00593C84" w:rsidRPr="00BF031D" w:rsidRDefault="00593C84" w:rsidP="00593C84">
      <w:pPr>
        <w:pStyle w:val="SingleTxtG"/>
        <w:ind w:left="2268" w:right="992" w:hanging="1134"/>
        <w:rPr>
          <w:lang w:val="en-US"/>
        </w:rPr>
      </w:pPr>
      <w:r w:rsidRPr="00BF031D">
        <w:rPr>
          <w:lang w:val="en-US"/>
        </w:rPr>
        <w:t>2.5.15.</w:t>
      </w:r>
      <w:r w:rsidRPr="00BF031D">
        <w:rPr>
          <w:lang w:val="en-US"/>
        </w:rPr>
        <w:tab/>
      </w:r>
      <w:r w:rsidR="009019F6">
        <w:rPr>
          <w:lang w:val="en-US"/>
        </w:rPr>
        <w:t>"</w:t>
      </w:r>
      <w:r w:rsidRPr="00BF031D">
        <w:rPr>
          <w:i/>
          <w:lang w:val="en-US"/>
        </w:rPr>
        <w:t>Side marker lamp</w:t>
      </w:r>
      <w:r w:rsidR="009019F6">
        <w:rPr>
          <w:lang w:val="en-US"/>
        </w:rPr>
        <w:t>"</w:t>
      </w:r>
      <w:r w:rsidRPr="00BF031D">
        <w:rPr>
          <w:lang w:val="en-US"/>
        </w:rPr>
        <w:t xml:space="preserve"> means a lamp used to indicate the presence of the vehicle when viewed from the side.</w:t>
      </w:r>
    </w:p>
    <w:p w14:paraId="2063C132" w14:textId="52DD7586" w:rsidR="00593C84" w:rsidRPr="00BF031D" w:rsidRDefault="00593C84" w:rsidP="00593C84">
      <w:pPr>
        <w:pStyle w:val="SingleTxtG"/>
        <w:ind w:left="2268" w:right="992" w:hanging="1134"/>
        <w:rPr>
          <w:lang w:val="en-US"/>
        </w:rPr>
      </w:pPr>
      <w:r w:rsidRPr="00BF031D">
        <w:rPr>
          <w:lang w:val="en-US"/>
        </w:rPr>
        <w:t>2.5.16.</w:t>
      </w:r>
      <w:r w:rsidRPr="00BF031D">
        <w:rPr>
          <w:lang w:val="en-US"/>
        </w:rPr>
        <w:tab/>
      </w:r>
      <w:r w:rsidR="009019F6">
        <w:rPr>
          <w:lang w:val="en-US"/>
        </w:rPr>
        <w:t>"</w:t>
      </w:r>
      <w:r w:rsidRPr="00BF031D">
        <w:rPr>
          <w:i/>
          <w:lang w:val="en-US"/>
        </w:rPr>
        <w:t>Daytime running lamp</w:t>
      </w:r>
      <w:r w:rsidR="009019F6">
        <w:rPr>
          <w:lang w:val="en-US"/>
        </w:rPr>
        <w:t>"</w:t>
      </w:r>
      <w:r w:rsidRPr="00BF031D">
        <w:rPr>
          <w:lang w:val="en-US"/>
        </w:rPr>
        <w:t xml:space="preserve"> means a lamp facing in a forward direction used to make the vehicle more easily visible when driving during daytime.</w:t>
      </w:r>
    </w:p>
    <w:p w14:paraId="2DF75E3A" w14:textId="355F1F76" w:rsidR="00593C84" w:rsidRPr="00BF031D" w:rsidRDefault="00593C84" w:rsidP="00593C84">
      <w:pPr>
        <w:pStyle w:val="SingleTxtG"/>
        <w:ind w:left="2268" w:right="992" w:hanging="1134"/>
        <w:rPr>
          <w:lang w:val="en-US"/>
        </w:rPr>
      </w:pPr>
      <w:r w:rsidRPr="00BF031D">
        <w:rPr>
          <w:lang w:val="en-US"/>
        </w:rPr>
        <w:t>2.5.17.</w:t>
      </w:r>
      <w:r w:rsidRPr="00BF031D">
        <w:rPr>
          <w:rFonts w:hint="eastAsia"/>
          <w:lang w:val="en-US"/>
        </w:rPr>
        <w:tab/>
      </w:r>
      <w:r w:rsidR="009019F6">
        <w:rPr>
          <w:lang w:val="en-US"/>
        </w:rPr>
        <w:t>"</w:t>
      </w:r>
      <w:r w:rsidRPr="00BF031D">
        <w:rPr>
          <w:rFonts w:hint="eastAsia"/>
          <w:i/>
          <w:lang w:val="en-US"/>
        </w:rPr>
        <w:t>Cornering lamp</w:t>
      </w:r>
      <w:r w:rsidR="009019F6">
        <w:rPr>
          <w:lang w:val="en-US"/>
        </w:rPr>
        <w:t>"</w:t>
      </w:r>
      <w:r w:rsidRPr="00BF031D">
        <w:rPr>
          <w:rFonts w:hint="eastAsia"/>
          <w:lang w:val="en-US"/>
        </w:rPr>
        <w:t xml:space="preserve"> means a lamp used to provide supplementary illumination of that part of the road which is located near the forward corner of the vehicle at the side towards which the vehicle is going to turn</w:t>
      </w:r>
      <w:r w:rsidRPr="00BF031D">
        <w:rPr>
          <w:lang w:val="en-US"/>
        </w:rPr>
        <w:t>.</w:t>
      </w:r>
    </w:p>
    <w:p w14:paraId="05E6A05B" w14:textId="3EAB9FD1" w:rsidR="00593C84" w:rsidRPr="00BF031D" w:rsidRDefault="00593C84" w:rsidP="00593C84">
      <w:pPr>
        <w:pStyle w:val="SingleTxtG"/>
        <w:ind w:left="2268" w:right="992" w:hanging="1134"/>
        <w:rPr>
          <w:lang w:val="en-US"/>
        </w:rPr>
      </w:pPr>
      <w:r w:rsidRPr="00BF031D">
        <w:rPr>
          <w:lang w:val="en-US"/>
        </w:rPr>
        <w:t>2.5.18.</w:t>
      </w:r>
      <w:r w:rsidRPr="00BF031D">
        <w:rPr>
          <w:lang w:val="en-US"/>
        </w:rPr>
        <w:tab/>
      </w:r>
      <w:r w:rsidR="009019F6">
        <w:rPr>
          <w:lang w:val="en-US"/>
        </w:rPr>
        <w:t>"</w:t>
      </w:r>
      <w:r w:rsidRPr="00BF031D">
        <w:rPr>
          <w:i/>
          <w:lang w:val="en-US"/>
        </w:rPr>
        <w:t>Exterior courtesy lamp</w:t>
      </w:r>
      <w:r w:rsidR="009019F6">
        <w:rPr>
          <w:lang w:val="en-US"/>
        </w:rPr>
        <w:t>"</w:t>
      </w:r>
      <w:r w:rsidRPr="00BF031D">
        <w:rPr>
          <w:lang w:val="en-US"/>
        </w:rPr>
        <w:t xml:space="preserve"> means a lamp used to provide supplementary illumination to assist the entry and exit of the vehicle driver and passenger or in loading operations;</w:t>
      </w:r>
    </w:p>
    <w:p w14:paraId="7BA268E5" w14:textId="116A5602" w:rsidR="00593C84" w:rsidRPr="00BF031D" w:rsidRDefault="00593C84" w:rsidP="00593C84">
      <w:pPr>
        <w:pStyle w:val="SingleTxtG"/>
        <w:ind w:left="2268" w:right="992" w:hanging="1134"/>
        <w:rPr>
          <w:iCs/>
          <w:lang w:val="en-US"/>
        </w:rPr>
      </w:pPr>
      <w:r w:rsidRPr="00BF031D">
        <w:rPr>
          <w:iCs/>
          <w:lang w:val="en-US"/>
        </w:rPr>
        <w:t>2.5.19.</w:t>
      </w:r>
      <w:r w:rsidRPr="00BF031D">
        <w:rPr>
          <w:iCs/>
          <w:lang w:val="en-US"/>
        </w:rPr>
        <w:tab/>
      </w:r>
      <w:r w:rsidR="009019F6">
        <w:rPr>
          <w:iCs/>
          <w:lang w:val="en-US"/>
        </w:rPr>
        <w:t>"</w:t>
      </w:r>
      <w:r w:rsidRPr="00BF031D">
        <w:rPr>
          <w:i/>
          <w:lang w:val="en-US"/>
        </w:rPr>
        <w:t>Manoeuvring lamp</w:t>
      </w:r>
      <w:r w:rsidR="009019F6">
        <w:rPr>
          <w:iCs/>
          <w:lang w:val="en-US"/>
        </w:rPr>
        <w:t>"</w:t>
      </w:r>
      <w:r w:rsidRPr="00BF031D">
        <w:rPr>
          <w:iCs/>
          <w:lang w:val="en-US"/>
        </w:rPr>
        <w:t xml:space="preserve"> means a lamp used to provide supplementary illumination to the side of the vehicle to assist during slow manoeuvres.</w:t>
      </w:r>
    </w:p>
    <w:p w14:paraId="209F0EFB" w14:textId="44499B41" w:rsidR="00593C84" w:rsidRPr="00BF031D" w:rsidRDefault="00593C84" w:rsidP="00593C84">
      <w:pPr>
        <w:pStyle w:val="SingleTxtG"/>
        <w:ind w:left="2268" w:right="992" w:hanging="1134"/>
        <w:rPr>
          <w:iCs/>
          <w:lang w:val="en-US"/>
        </w:rPr>
      </w:pPr>
      <w:r w:rsidRPr="00BF031D">
        <w:rPr>
          <w:iCs/>
          <w:lang w:val="en-US"/>
        </w:rPr>
        <w:t>2.6.</w:t>
      </w:r>
      <w:r w:rsidRPr="00BF031D">
        <w:rPr>
          <w:iCs/>
          <w:lang w:val="en-US"/>
        </w:rPr>
        <w:tab/>
      </w:r>
      <w:r w:rsidR="009019F6" w:rsidRPr="00BF031D">
        <w:rPr>
          <w:iCs/>
          <w:lang w:val="en-US"/>
        </w:rPr>
        <w:t>Signal</w:t>
      </w:r>
    </w:p>
    <w:p w14:paraId="110E7B58" w14:textId="37FC5DB5" w:rsidR="00593C84" w:rsidRPr="00BF031D" w:rsidRDefault="00593C84" w:rsidP="00593C84">
      <w:pPr>
        <w:pStyle w:val="SingleTxtG"/>
        <w:ind w:left="2268" w:right="992" w:hanging="1134"/>
        <w:rPr>
          <w:lang w:val="en-US"/>
        </w:rPr>
      </w:pPr>
      <w:r w:rsidRPr="00BF031D">
        <w:rPr>
          <w:iCs/>
          <w:lang w:val="en-US"/>
        </w:rPr>
        <w:t>2.6</w:t>
      </w:r>
      <w:r w:rsidRPr="00BF031D">
        <w:rPr>
          <w:lang w:val="en-US"/>
        </w:rPr>
        <w:t>.1.</w:t>
      </w:r>
      <w:r w:rsidRPr="00BF031D">
        <w:rPr>
          <w:lang w:val="en-US"/>
        </w:rPr>
        <w:tab/>
      </w:r>
      <w:r w:rsidR="009019F6">
        <w:rPr>
          <w:lang w:val="en-US"/>
        </w:rPr>
        <w:t>"</w:t>
      </w:r>
      <w:r w:rsidRPr="00BF031D">
        <w:rPr>
          <w:i/>
          <w:lang w:val="en-US"/>
        </w:rPr>
        <w:t>Hazard warning signal</w:t>
      </w:r>
      <w:r w:rsidR="009019F6">
        <w:rPr>
          <w:lang w:val="en-US"/>
        </w:rPr>
        <w:t>"</w:t>
      </w:r>
      <w:r w:rsidRPr="00BF031D">
        <w:rPr>
          <w:lang w:val="en-US"/>
        </w:rPr>
        <w:t xml:space="preserve"> means the simultaneous operation of all of a vehicle's direction</w:t>
      </w:r>
      <w:r w:rsidRPr="00BF031D">
        <w:rPr>
          <w:lang w:val="en-US"/>
        </w:rPr>
        <w:noBreakHyphen/>
        <w:t>indicator lamps to show that the vehicle temporarily constitutes a special danger to other road users.</w:t>
      </w:r>
    </w:p>
    <w:p w14:paraId="739E8F5F" w14:textId="0CD25C68" w:rsidR="00593C84" w:rsidRPr="00BF031D" w:rsidRDefault="00593C84" w:rsidP="00593C84">
      <w:pPr>
        <w:pStyle w:val="SingleTxtG"/>
        <w:ind w:left="2268" w:right="992" w:hanging="1134"/>
        <w:rPr>
          <w:lang w:val="en-US"/>
        </w:rPr>
      </w:pPr>
      <w:r w:rsidRPr="00BF031D">
        <w:rPr>
          <w:lang w:val="en-US"/>
        </w:rPr>
        <w:t>2.6.2.</w:t>
      </w:r>
      <w:r w:rsidRPr="00BF031D">
        <w:rPr>
          <w:lang w:val="en-US"/>
        </w:rPr>
        <w:tab/>
      </w:r>
      <w:r w:rsidR="009019F6">
        <w:rPr>
          <w:lang w:val="en-US"/>
        </w:rPr>
        <w:t>"</w:t>
      </w:r>
      <w:r w:rsidRPr="00BF031D">
        <w:rPr>
          <w:i/>
          <w:lang w:val="en-US"/>
        </w:rPr>
        <w:t>Emergency stop signal</w:t>
      </w:r>
      <w:r w:rsidR="009019F6">
        <w:rPr>
          <w:lang w:val="en-US"/>
        </w:rPr>
        <w:t>"</w:t>
      </w:r>
      <w:r w:rsidRPr="00BF031D">
        <w:rPr>
          <w:lang w:val="en-US"/>
        </w:rPr>
        <w:t xml:space="preserve"> means a signal to indicate to other road users to the rear of the vehicle that a high retardation force has been applied to the vehicle relative to the prevailing road conditions.</w:t>
      </w:r>
    </w:p>
    <w:p w14:paraId="24EF1664" w14:textId="2CFE377B" w:rsidR="00593C84" w:rsidRPr="00BF031D" w:rsidRDefault="00593C84" w:rsidP="00593C84">
      <w:pPr>
        <w:pStyle w:val="SingleTxtG"/>
        <w:ind w:left="2268" w:right="992" w:hanging="1134"/>
        <w:rPr>
          <w:lang w:val="en-US"/>
        </w:rPr>
      </w:pPr>
      <w:r w:rsidRPr="00BF031D">
        <w:rPr>
          <w:lang w:val="en-US"/>
        </w:rPr>
        <w:t>2.6.3.</w:t>
      </w:r>
      <w:r w:rsidRPr="00BF031D">
        <w:rPr>
          <w:lang w:val="en-US"/>
        </w:rPr>
        <w:tab/>
      </w:r>
      <w:r w:rsidR="009019F6">
        <w:rPr>
          <w:lang w:val="en-US"/>
        </w:rPr>
        <w:t>"</w:t>
      </w:r>
      <w:r w:rsidRPr="00BF031D">
        <w:rPr>
          <w:i/>
          <w:lang w:val="en-US"/>
        </w:rPr>
        <w:t>Rear-end collision alert signal (RECAS)</w:t>
      </w:r>
      <w:r w:rsidR="009019F6">
        <w:rPr>
          <w:lang w:val="en-US"/>
        </w:rPr>
        <w:t>"</w:t>
      </w:r>
      <w:r w:rsidRPr="00BF031D">
        <w:rPr>
          <w:lang w:val="en-US"/>
        </w:rPr>
        <w:t xml:space="preserve"> means an automatic signal given by the leading vehicle to the following vehicle. It warns that the following vehicle needs to take emergency action to avoid a collision.</w:t>
      </w:r>
    </w:p>
    <w:p w14:paraId="033ABCF2" w14:textId="2E01CDA1" w:rsidR="00593C84" w:rsidRPr="00BF031D" w:rsidRDefault="00593C84" w:rsidP="00593C84">
      <w:pPr>
        <w:pStyle w:val="SingleTxtG"/>
        <w:ind w:left="2268" w:right="992" w:hanging="1134"/>
        <w:rPr>
          <w:lang w:val="en-US"/>
        </w:rPr>
      </w:pPr>
      <w:r w:rsidRPr="00BF031D">
        <w:rPr>
          <w:lang w:val="en-US"/>
        </w:rPr>
        <w:t>2.7.</w:t>
      </w:r>
      <w:r w:rsidRPr="00BF031D">
        <w:rPr>
          <w:lang w:val="en-US"/>
        </w:rPr>
        <w:tab/>
      </w:r>
      <w:r w:rsidR="009019F6" w:rsidRPr="00BF031D">
        <w:rPr>
          <w:lang w:val="en-US"/>
        </w:rPr>
        <w:t>System</w:t>
      </w:r>
    </w:p>
    <w:p w14:paraId="7F6F2F61" w14:textId="25F7B6A1" w:rsidR="00593C84" w:rsidRPr="00BF031D" w:rsidRDefault="00593C84" w:rsidP="00593C84">
      <w:pPr>
        <w:pStyle w:val="SingleTxtG"/>
        <w:ind w:left="2268" w:right="992" w:hanging="1134"/>
        <w:rPr>
          <w:lang w:val="en-US"/>
        </w:rPr>
      </w:pPr>
      <w:r w:rsidRPr="00BF031D">
        <w:rPr>
          <w:lang w:val="en-US"/>
        </w:rPr>
        <w:t>2.7.1.</w:t>
      </w:r>
      <w:r w:rsidRPr="00BF031D">
        <w:rPr>
          <w:lang w:val="en-US"/>
        </w:rPr>
        <w:tab/>
      </w:r>
      <w:r w:rsidR="009019F6">
        <w:rPr>
          <w:lang w:val="en-US"/>
        </w:rPr>
        <w:t>"</w:t>
      </w:r>
      <w:r w:rsidRPr="00BF031D">
        <w:rPr>
          <w:i/>
          <w:lang w:val="en-US"/>
        </w:rPr>
        <w:t>Aiming</w:t>
      </w:r>
      <w:r w:rsidR="009019F6">
        <w:rPr>
          <w:lang w:val="en-US"/>
        </w:rPr>
        <w:t>"</w:t>
      </w:r>
      <w:r w:rsidRPr="00BF031D">
        <w:rPr>
          <w:lang w:val="en-US"/>
        </w:rPr>
        <w:t xml:space="preserve"> means the positioning of the beam or part thereof on an aiming screen according to the relevant criteria;</w:t>
      </w:r>
    </w:p>
    <w:p w14:paraId="6779A788" w14:textId="6C1087C2" w:rsidR="00593C84" w:rsidRPr="00BF031D" w:rsidRDefault="00593C84" w:rsidP="00593C84">
      <w:pPr>
        <w:pStyle w:val="SingleTxtG"/>
        <w:ind w:left="2268" w:right="992" w:hanging="1134"/>
        <w:rPr>
          <w:lang w:val="en-US"/>
        </w:rPr>
      </w:pPr>
      <w:r w:rsidRPr="00BF031D">
        <w:rPr>
          <w:lang w:val="en-US"/>
        </w:rPr>
        <w:t>2.7.2.</w:t>
      </w:r>
      <w:r w:rsidRPr="00BF031D">
        <w:rPr>
          <w:lang w:val="en-US"/>
        </w:rPr>
        <w:tab/>
      </w:r>
      <w:r w:rsidR="009019F6">
        <w:rPr>
          <w:lang w:val="en-US"/>
        </w:rPr>
        <w:t>"</w:t>
      </w:r>
      <w:r w:rsidRPr="00BF031D">
        <w:rPr>
          <w:i/>
          <w:lang w:val="en-US"/>
        </w:rPr>
        <w:t>Adjustment</w:t>
      </w:r>
      <w:r w:rsidR="009019F6">
        <w:rPr>
          <w:lang w:val="en-US"/>
        </w:rPr>
        <w:t>"</w:t>
      </w:r>
      <w:r w:rsidRPr="00BF031D">
        <w:rPr>
          <w:lang w:val="en-US"/>
        </w:rPr>
        <w:t xml:space="preserve"> means the use of the means provided by the system for vertical and/or horizontal aiming of the beam;</w:t>
      </w:r>
    </w:p>
    <w:p w14:paraId="411CF096" w14:textId="7CF17744" w:rsidR="00593C84" w:rsidRPr="00BF031D" w:rsidRDefault="00593C84" w:rsidP="00593C84">
      <w:pPr>
        <w:pStyle w:val="SingleTxtG"/>
        <w:ind w:left="2268" w:right="992" w:hanging="1134"/>
        <w:rPr>
          <w:lang w:val="en-US"/>
        </w:rPr>
      </w:pPr>
      <w:r w:rsidRPr="00BF031D">
        <w:rPr>
          <w:lang w:val="en-US"/>
        </w:rPr>
        <w:t>2.7.3.</w:t>
      </w:r>
      <w:r w:rsidRPr="00BF031D">
        <w:rPr>
          <w:lang w:val="en-US"/>
        </w:rPr>
        <w:tab/>
      </w:r>
      <w:r w:rsidR="009019F6">
        <w:rPr>
          <w:lang w:val="en-US"/>
        </w:rPr>
        <w:t>"</w:t>
      </w:r>
      <w:r w:rsidRPr="00BF031D">
        <w:rPr>
          <w:i/>
          <w:lang w:val="en-US"/>
        </w:rPr>
        <w:t>Bend lighting</w:t>
      </w:r>
      <w:r w:rsidR="009019F6">
        <w:rPr>
          <w:lang w:val="en-US"/>
        </w:rPr>
        <w:t>"</w:t>
      </w:r>
      <w:r w:rsidRPr="00BF031D">
        <w:rPr>
          <w:lang w:val="en-US"/>
        </w:rPr>
        <w:t xml:space="preserve"> means a lighting function to provide enhanced illumination in bends.</w:t>
      </w:r>
    </w:p>
    <w:p w14:paraId="0E467EB7" w14:textId="327F42C3" w:rsidR="00593C84" w:rsidRPr="00BF031D" w:rsidRDefault="00593C84" w:rsidP="00593C84">
      <w:pPr>
        <w:pStyle w:val="SingleTxtG"/>
        <w:ind w:left="2268" w:right="992" w:hanging="1134"/>
        <w:rPr>
          <w:lang w:val="en-US"/>
        </w:rPr>
      </w:pPr>
      <w:r w:rsidRPr="00BF031D">
        <w:rPr>
          <w:lang w:val="en-US"/>
        </w:rPr>
        <w:t>2.7.4.</w:t>
      </w:r>
      <w:r w:rsidRPr="00BF031D">
        <w:rPr>
          <w:lang w:val="en-US"/>
        </w:rPr>
        <w:tab/>
      </w:r>
      <w:r w:rsidR="009019F6">
        <w:rPr>
          <w:lang w:val="en-US"/>
        </w:rPr>
        <w:t>"</w:t>
      </w:r>
      <w:r w:rsidRPr="00BF031D">
        <w:rPr>
          <w:i/>
          <w:lang w:val="en-US"/>
        </w:rPr>
        <w:t>Adaptive front lighting system</w:t>
      </w:r>
      <w:r w:rsidR="009019F6">
        <w:rPr>
          <w:lang w:val="en-US"/>
        </w:rPr>
        <w:t>"</w:t>
      </w:r>
      <w:r w:rsidRPr="00BF031D">
        <w:rPr>
          <w:lang w:val="en-US"/>
        </w:rPr>
        <w:t xml:space="preserve"> (or </w:t>
      </w:r>
      <w:r w:rsidR="009019F6">
        <w:rPr>
          <w:lang w:val="en-US"/>
        </w:rPr>
        <w:t>"</w:t>
      </w:r>
      <w:r w:rsidRPr="00BF031D">
        <w:rPr>
          <w:i/>
          <w:lang w:val="en-US"/>
        </w:rPr>
        <w:t>AFS</w:t>
      </w:r>
      <w:r w:rsidR="009019F6">
        <w:rPr>
          <w:lang w:val="en-US"/>
        </w:rPr>
        <w:t>"</w:t>
      </w:r>
      <w:r w:rsidRPr="00BF031D">
        <w:rPr>
          <w:lang w:val="en-US"/>
        </w:rPr>
        <w:t xml:space="preserve">) means a lighting device type-approved according to </w:t>
      </w:r>
      <w:r w:rsidR="00F01313">
        <w:rPr>
          <w:lang w:val="en-US"/>
        </w:rPr>
        <w:t xml:space="preserve">UN </w:t>
      </w:r>
      <w:r w:rsidRPr="00BF031D">
        <w:rPr>
          <w:lang w:val="en-US"/>
        </w:rPr>
        <w:t xml:space="preserve">Regulations Nos. 123 </w:t>
      </w:r>
      <w:r w:rsidRPr="00BF031D">
        <w:t>or [RID]</w:t>
      </w:r>
      <w:r w:rsidRPr="00BF031D">
        <w:rPr>
          <w:lang w:val="en-US"/>
        </w:rPr>
        <w:t>, providing beams with differing characteristics for automatic adaptation to varying conditions of use of the dipped-beam (passing-beam) and, if it applies, the main-beam (driving-beam).</w:t>
      </w:r>
    </w:p>
    <w:p w14:paraId="4177EC40" w14:textId="08621B1D" w:rsidR="00593C84" w:rsidRPr="00BF031D" w:rsidRDefault="00593C84" w:rsidP="00593C84">
      <w:pPr>
        <w:pStyle w:val="SingleTxtG"/>
        <w:ind w:left="2268" w:right="992" w:hanging="1134"/>
        <w:rPr>
          <w:lang w:val="en-US"/>
        </w:rPr>
      </w:pPr>
      <w:r w:rsidRPr="00BF031D">
        <w:rPr>
          <w:lang w:val="en-US"/>
        </w:rPr>
        <w:t>2.7.4.1.</w:t>
      </w:r>
      <w:r w:rsidRPr="00BF031D">
        <w:rPr>
          <w:lang w:val="en-US"/>
        </w:rPr>
        <w:tab/>
      </w:r>
      <w:r w:rsidR="009019F6">
        <w:rPr>
          <w:lang w:val="en-US"/>
        </w:rPr>
        <w:t>"</w:t>
      </w:r>
      <w:r w:rsidRPr="00BF031D">
        <w:rPr>
          <w:i/>
          <w:lang w:val="en-US"/>
        </w:rPr>
        <w:t>Lighting unit</w:t>
      </w:r>
      <w:r w:rsidR="009019F6">
        <w:rPr>
          <w:lang w:val="en-US"/>
        </w:rPr>
        <w:t>"</w:t>
      </w:r>
      <w:r w:rsidRPr="00BF031D">
        <w:rPr>
          <w:lang w:val="en-US"/>
        </w:rPr>
        <w:t xml:space="preserve"> means a light-emitting component designed to provide or contribute to one or more front lighting function(s) provided by the AFS.</w:t>
      </w:r>
    </w:p>
    <w:p w14:paraId="30AF2ED0" w14:textId="1E5C0684" w:rsidR="00593C84" w:rsidRPr="00BF031D" w:rsidRDefault="00593C84" w:rsidP="00593C84">
      <w:pPr>
        <w:pStyle w:val="SingleTxtG"/>
        <w:ind w:left="2268" w:right="992" w:hanging="1134"/>
        <w:rPr>
          <w:i/>
          <w:lang w:val="en-US"/>
        </w:rPr>
      </w:pPr>
      <w:r w:rsidRPr="00BF031D">
        <w:rPr>
          <w:lang w:val="en-US"/>
        </w:rPr>
        <w:t>2.7.4.2.</w:t>
      </w:r>
      <w:r w:rsidRPr="00BF031D">
        <w:rPr>
          <w:lang w:val="en-US"/>
        </w:rPr>
        <w:tab/>
      </w:r>
      <w:r w:rsidR="009019F6">
        <w:rPr>
          <w:lang w:val="en-US"/>
        </w:rPr>
        <w:t>"</w:t>
      </w:r>
      <w:r w:rsidRPr="00BF031D">
        <w:rPr>
          <w:i/>
          <w:lang w:val="en-US"/>
        </w:rPr>
        <w:t>Installation unit</w:t>
      </w:r>
      <w:r w:rsidR="009019F6">
        <w:rPr>
          <w:lang w:val="en-US"/>
        </w:rPr>
        <w:t>"</w:t>
      </w:r>
      <w:r w:rsidRPr="00BF031D">
        <w:rPr>
          <w:lang w:val="en-US"/>
        </w:rPr>
        <w:t xml:space="preserve"> means an indivisible housing (lamp body) which contains one or more lighting unit(s).</w:t>
      </w:r>
    </w:p>
    <w:p w14:paraId="4BA3BA0D" w14:textId="6A990559" w:rsidR="00593C84" w:rsidRPr="00BF031D" w:rsidRDefault="00593C84" w:rsidP="00593C84">
      <w:pPr>
        <w:pStyle w:val="SingleTxtG"/>
        <w:ind w:left="2268" w:right="992" w:hanging="1134"/>
        <w:rPr>
          <w:lang w:val="en-US"/>
        </w:rPr>
      </w:pPr>
      <w:r w:rsidRPr="00BF031D">
        <w:rPr>
          <w:lang w:val="en-US"/>
        </w:rPr>
        <w:t>2.7.4.3.</w:t>
      </w:r>
      <w:r w:rsidRPr="00BF031D">
        <w:rPr>
          <w:lang w:val="en-US"/>
        </w:rPr>
        <w:tab/>
      </w:r>
      <w:r w:rsidR="009019F6">
        <w:rPr>
          <w:lang w:val="en-US"/>
        </w:rPr>
        <w:t>"</w:t>
      </w:r>
      <w:r w:rsidRPr="00BF031D">
        <w:rPr>
          <w:i/>
          <w:lang w:val="en-US"/>
        </w:rPr>
        <w:t>Lighting mode</w:t>
      </w:r>
      <w:r w:rsidR="009019F6">
        <w:rPr>
          <w:lang w:val="en-US"/>
        </w:rPr>
        <w:t>"</w:t>
      </w:r>
      <w:r w:rsidRPr="00BF031D">
        <w:rPr>
          <w:lang w:val="en-US"/>
        </w:rPr>
        <w:t xml:space="preserve"> or </w:t>
      </w:r>
      <w:r w:rsidR="009019F6">
        <w:rPr>
          <w:iCs/>
          <w:lang w:val="en-US"/>
        </w:rPr>
        <w:t>"</w:t>
      </w:r>
      <w:r w:rsidRPr="00BF031D">
        <w:rPr>
          <w:i/>
          <w:iCs/>
          <w:lang w:val="en-US"/>
        </w:rPr>
        <w:t>Mode</w:t>
      </w:r>
      <w:r w:rsidR="009019F6">
        <w:rPr>
          <w:iCs/>
          <w:lang w:val="en-US"/>
        </w:rPr>
        <w:t>"</w:t>
      </w:r>
      <w:r w:rsidRPr="00BF031D">
        <w:rPr>
          <w:iCs/>
          <w:lang w:val="en-US"/>
        </w:rPr>
        <w:t xml:space="preserve"> of a front-lighting function provided by an AFS means a beam within the provisions either for one of the passing beam classes </w:t>
      </w:r>
      <w:r w:rsidRPr="00BF031D">
        <w:rPr>
          <w:iCs/>
          <w:lang w:val="en-US"/>
        </w:rPr>
        <w:lastRenderedPageBreak/>
        <w:t>or for the main beam, designed and specified by the manufacturer for adaptation to dedicated vehicle and ambient conditions;</w:t>
      </w:r>
    </w:p>
    <w:p w14:paraId="6325726A" w14:textId="3D251FCD" w:rsidR="00593C84" w:rsidRPr="00BF031D" w:rsidRDefault="00593C84" w:rsidP="00593C84">
      <w:pPr>
        <w:pStyle w:val="SingleTxtG"/>
        <w:ind w:left="2268" w:right="992" w:hanging="1134"/>
        <w:rPr>
          <w:lang w:val="en-US"/>
        </w:rPr>
      </w:pPr>
      <w:r w:rsidRPr="00BF031D">
        <w:rPr>
          <w:lang w:val="en-US"/>
        </w:rPr>
        <w:t>2.7.4.4.</w:t>
      </w:r>
      <w:r w:rsidRPr="00BF031D">
        <w:rPr>
          <w:lang w:val="en-US"/>
        </w:rPr>
        <w:tab/>
      </w:r>
      <w:r w:rsidR="009019F6">
        <w:rPr>
          <w:lang w:val="en-US"/>
        </w:rPr>
        <w:t>"</w:t>
      </w:r>
      <w:r w:rsidRPr="00BF031D">
        <w:rPr>
          <w:i/>
          <w:lang w:val="en-US"/>
        </w:rPr>
        <w:t>System control</w:t>
      </w:r>
      <w:r w:rsidR="009019F6">
        <w:rPr>
          <w:lang w:val="en-US"/>
        </w:rPr>
        <w:t>"</w:t>
      </w:r>
      <w:r w:rsidRPr="00BF031D">
        <w:rPr>
          <w:lang w:val="en-US"/>
        </w:rPr>
        <w:t xml:space="preserve"> means that part(s) of the AFS receiving the AFS control signals from the vehicle and controlling the operation of the lighting units automatically.</w:t>
      </w:r>
    </w:p>
    <w:p w14:paraId="2EA349B7" w14:textId="7E533C34" w:rsidR="00593C84" w:rsidRPr="00BF031D" w:rsidRDefault="00593C84" w:rsidP="00593C84">
      <w:pPr>
        <w:pStyle w:val="SingleTxtG"/>
        <w:ind w:left="2268" w:right="992" w:hanging="1134"/>
        <w:rPr>
          <w:lang w:val="en-US"/>
        </w:rPr>
      </w:pPr>
      <w:r w:rsidRPr="00BF031D">
        <w:rPr>
          <w:lang w:val="en-US"/>
        </w:rPr>
        <w:t>2.7.4.5.</w:t>
      </w:r>
      <w:r w:rsidRPr="00BF031D">
        <w:rPr>
          <w:lang w:val="en-US"/>
        </w:rPr>
        <w:tab/>
      </w:r>
      <w:r w:rsidR="009019F6">
        <w:rPr>
          <w:lang w:val="en-US"/>
        </w:rPr>
        <w:t>"</w:t>
      </w:r>
      <w:r w:rsidRPr="00BF031D">
        <w:rPr>
          <w:i/>
          <w:lang w:val="en-US"/>
        </w:rPr>
        <w:t>AFS control signal</w:t>
      </w:r>
      <w:r w:rsidR="009019F6">
        <w:rPr>
          <w:lang w:val="en-US"/>
        </w:rPr>
        <w:t>"</w:t>
      </w:r>
      <w:r w:rsidRPr="00BF031D">
        <w:rPr>
          <w:lang w:val="en-US"/>
        </w:rPr>
        <w:t xml:space="preserve"> (V, E, W, T) means the input to the AFS in accordance with the paragraph 6.22.7.4. of this Regulation.</w:t>
      </w:r>
    </w:p>
    <w:p w14:paraId="494FB8F6" w14:textId="37A6A717" w:rsidR="00593C84" w:rsidRPr="00BF031D" w:rsidRDefault="00593C84" w:rsidP="00593C84">
      <w:pPr>
        <w:pStyle w:val="SingleTxtG"/>
        <w:ind w:left="2268" w:right="992" w:hanging="1134"/>
        <w:rPr>
          <w:lang w:val="en-US"/>
        </w:rPr>
      </w:pPr>
      <w:r w:rsidRPr="00BF031D">
        <w:rPr>
          <w:lang w:val="en-US"/>
        </w:rPr>
        <w:t>2.7.4.6.</w:t>
      </w:r>
      <w:r w:rsidRPr="00BF031D">
        <w:rPr>
          <w:lang w:val="en-US"/>
        </w:rPr>
        <w:tab/>
      </w:r>
      <w:r w:rsidR="009019F6">
        <w:rPr>
          <w:lang w:val="en-US"/>
        </w:rPr>
        <w:t>"</w:t>
      </w:r>
      <w:r w:rsidRPr="00BF031D">
        <w:rPr>
          <w:i/>
          <w:lang w:val="en-US"/>
        </w:rPr>
        <w:t>Neutral state</w:t>
      </w:r>
      <w:r w:rsidR="009019F6">
        <w:rPr>
          <w:lang w:val="en-US"/>
        </w:rPr>
        <w:t>"</w:t>
      </w:r>
      <w:r w:rsidRPr="00BF031D">
        <w:rPr>
          <w:lang w:val="en-US"/>
        </w:rPr>
        <w:t xml:space="preserve"> means the state of the AFS when a defined mode of the class C passing-beam (</w:t>
      </w:r>
      <w:r w:rsidR="009019F6">
        <w:rPr>
          <w:lang w:val="en-US"/>
        </w:rPr>
        <w:t>"</w:t>
      </w:r>
      <w:r w:rsidRPr="00BF031D">
        <w:rPr>
          <w:lang w:val="en-US"/>
        </w:rPr>
        <w:t>basic passing-beam</w:t>
      </w:r>
      <w:r w:rsidR="009019F6">
        <w:rPr>
          <w:lang w:val="en-US"/>
        </w:rPr>
        <w:t>"</w:t>
      </w:r>
      <w:r w:rsidRPr="00BF031D">
        <w:rPr>
          <w:lang w:val="en-US"/>
        </w:rPr>
        <w:t xml:space="preserve">) or of the main beam </w:t>
      </w:r>
      <w:r w:rsidRPr="00BF031D">
        <w:rPr>
          <w:bCs/>
          <w:lang w:val="en-US"/>
        </w:rPr>
        <w:t>in the maximum condition of activation, if any,</w:t>
      </w:r>
      <w:r w:rsidRPr="00BF031D">
        <w:rPr>
          <w:lang w:val="en-US"/>
        </w:rPr>
        <w:t xml:space="preserve"> is produced, and no AFS control signal applies. </w:t>
      </w:r>
    </w:p>
    <w:p w14:paraId="12779A26" w14:textId="2EF63024" w:rsidR="00593C84" w:rsidRPr="00BF031D" w:rsidRDefault="00593C84" w:rsidP="00593C84">
      <w:pPr>
        <w:pStyle w:val="SingleTxtG"/>
        <w:ind w:left="2268" w:right="992" w:hanging="1134"/>
        <w:rPr>
          <w:lang w:val="en-US"/>
        </w:rPr>
      </w:pPr>
      <w:r w:rsidRPr="00BF031D">
        <w:rPr>
          <w:lang w:val="en-US"/>
        </w:rPr>
        <w:t>2.7.4.7.</w:t>
      </w:r>
      <w:r w:rsidRPr="00BF031D">
        <w:rPr>
          <w:lang w:val="en-US"/>
        </w:rPr>
        <w:tab/>
      </w:r>
      <w:r w:rsidR="009019F6">
        <w:rPr>
          <w:lang w:val="en-US"/>
        </w:rPr>
        <w:t>"</w:t>
      </w:r>
      <w:r w:rsidRPr="00BF031D">
        <w:rPr>
          <w:i/>
          <w:iCs/>
          <w:lang w:val="en-US"/>
        </w:rPr>
        <w:t>Adaptive main-beam</w:t>
      </w:r>
      <w:r w:rsidR="009019F6">
        <w:rPr>
          <w:lang w:val="en-US"/>
        </w:rPr>
        <w:t>"</w:t>
      </w:r>
      <w:r w:rsidRPr="00BF031D">
        <w:rPr>
          <w:lang w:val="en-US"/>
        </w:rPr>
        <w:t xml:space="preserve"> means a main-beam of the AFS that adapts its beam pattern to the presence of oncoming and preceding vehicles in order to improve the long-range visibility for the driver without causing discomfort, distraction or glare to other road users.</w:t>
      </w:r>
    </w:p>
    <w:p w14:paraId="1161630C" w14:textId="77777777" w:rsidR="00593C84" w:rsidRPr="00BF031D" w:rsidRDefault="00593C84" w:rsidP="00593C84">
      <w:pPr>
        <w:pStyle w:val="SingleTxtG"/>
        <w:ind w:left="2268" w:right="992" w:hanging="1134"/>
        <w:rPr>
          <w:lang w:val="en-US"/>
        </w:rPr>
      </w:pPr>
      <w:r w:rsidRPr="00BF031D">
        <w:rPr>
          <w:lang w:val="en-US"/>
        </w:rPr>
        <w:t>2.7.5.</w:t>
      </w:r>
      <w:r w:rsidRPr="00BF031D">
        <w:rPr>
          <w:lang w:val="en-US"/>
        </w:rPr>
        <w:tab/>
        <w:t>Definitions with regard to AFS:</w:t>
      </w:r>
    </w:p>
    <w:p w14:paraId="60218286" w14:textId="13424744" w:rsidR="00593C84" w:rsidRPr="00BF031D" w:rsidRDefault="00593C84" w:rsidP="00593C84">
      <w:pPr>
        <w:pStyle w:val="SingleTxtG"/>
        <w:ind w:left="2268" w:right="992" w:hanging="1134"/>
        <w:rPr>
          <w:lang w:val="en-US"/>
        </w:rPr>
      </w:pPr>
      <w:r w:rsidRPr="00BF031D">
        <w:rPr>
          <w:lang w:val="en-US"/>
        </w:rPr>
        <w:t>2.7.5.1.</w:t>
      </w:r>
      <w:r w:rsidRPr="00BF031D">
        <w:rPr>
          <w:lang w:val="en-US"/>
        </w:rPr>
        <w:tab/>
      </w:r>
      <w:r w:rsidR="009019F6">
        <w:rPr>
          <w:lang w:val="en-US"/>
        </w:rPr>
        <w:t>"</w:t>
      </w:r>
      <w:r w:rsidRPr="00BF031D">
        <w:rPr>
          <w:i/>
          <w:lang w:val="en-US"/>
        </w:rPr>
        <w:t>Class</w:t>
      </w:r>
      <w:r w:rsidR="009019F6">
        <w:rPr>
          <w:lang w:val="en-US"/>
        </w:rPr>
        <w:t>"</w:t>
      </w:r>
      <w:r w:rsidRPr="00BF031D">
        <w:rPr>
          <w:lang w:val="en-US"/>
        </w:rPr>
        <w:t xml:space="preserve"> of a passing beam (C, V, E or W) means the designation of a passing beam, identified by particular provisions according to UN Regulation No. 48 (For explanation only. The provisions of the passing-beam classes are dedicated to conditions as follows: C for the basic passing-beam, V for use in lit areas such as towns, E for use on roads such as motorways, W for use in adverse conditions such as wet road); </w:t>
      </w:r>
    </w:p>
    <w:p w14:paraId="00992D3E" w14:textId="60F8CF21" w:rsidR="00593C84" w:rsidRPr="00BF031D" w:rsidRDefault="00593C84" w:rsidP="00593C84">
      <w:pPr>
        <w:pStyle w:val="SingleTxtG"/>
        <w:ind w:left="2268" w:right="992" w:hanging="1134"/>
        <w:rPr>
          <w:lang w:val="en-US"/>
        </w:rPr>
      </w:pPr>
      <w:r w:rsidRPr="00BF031D">
        <w:rPr>
          <w:lang w:val="en-US"/>
        </w:rPr>
        <w:t>2.7.5.2.</w:t>
      </w:r>
      <w:r w:rsidRPr="00BF031D">
        <w:rPr>
          <w:lang w:val="en-US"/>
        </w:rPr>
        <w:tab/>
      </w:r>
      <w:r w:rsidR="009019F6">
        <w:rPr>
          <w:lang w:val="en-US"/>
        </w:rPr>
        <w:t>"</w:t>
      </w:r>
      <w:r w:rsidRPr="00BF031D">
        <w:rPr>
          <w:i/>
          <w:lang w:val="en-US"/>
        </w:rPr>
        <w:t>Bending mode</w:t>
      </w:r>
      <w:r w:rsidR="009019F6">
        <w:rPr>
          <w:lang w:val="en-US"/>
        </w:rPr>
        <w:t>"</w:t>
      </w:r>
      <w:r w:rsidRPr="00BF031D">
        <w:rPr>
          <w:lang w:val="en-US"/>
        </w:rPr>
        <w:t xml:space="preserve"> means the designation of a mode of a front-lighting function with its illumination being laterally moved or modified (to obtain an equivalent effect), designed for bends, curves or intersections of the road, and, identified by particular photometric provisions;</w:t>
      </w:r>
    </w:p>
    <w:p w14:paraId="0F695FD8" w14:textId="5B011088" w:rsidR="00593C84" w:rsidRPr="00BF031D" w:rsidRDefault="00593C84" w:rsidP="00593C84">
      <w:pPr>
        <w:suppressAutoHyphens w:val="0"/>
        <w:spacing w:after="120" w:line="240" w:lineRule="auto"/>
        <w:ind w:left="2835" w:right="992" w:hanging="567"/>
        <w:jc w:val="both"/>
        <w:rPr>
          <w:lang w:val="en-US"/>
        </w:rPr>
      </w:pPr>
      <w:r w:rsidRPr="00BF031D">
        <w:rPr>
          <w:lang w:val="en-US"/>
        </w:rPr>
        <w:t>(a)</w:t>
      </w:r>
      <w:r w:rsidRPr="00BF031D">
        <w:rPr>
          <w:lang w:val="en-US"/>
        </w:rPr>
        <w:tab/>
      </w:r>
      <w:r w:rsidR="009019F6">
        <w:rPr>
          <w:lang w:val="en-US"/>
        </w:rPr>
        <w:t>"</w:t>
      </w:r>
      <w:r w:rsidRPr="00BF031D">
        <w:rPr>
          <w:i/>
          <w:lang w:val="en-US"/>
        </w:rPr>
        <w:t>Category 1 bending mode</w:t>
      </w:r>
      <w:r w:rsidR="009019F6">
        <w:rPr>
          <w:lang w:val="en-US"/>
        </w:rPr>
        <w:t>"</w:t>
      </w:r>
      <w:r w:rsidRPr="00BF031D">
        <w:rPr>
          <w:lang w:val="en-US"/>
        </w:rPr>
        <w:t xml:space="preserve"> means a bending mode with horizontal movement of the kink of the cut-off;</w:t>
      </w:r>
    </w:p>
    <w:p w14:paraId="588E9D69" w14:textId="10EF48CE" w:rsidR="00593C84" w:rsidRPr="00BF031D" w:rsidRDefault="00593C84" w:rsidP="00593C84">
      <w:pPr>
        <w:suppressAutoHyphens w:val="0"/>
        <w:spacing w:after="120" w:line="240" w:lineRule="auto"/>
        <w:ind w:left="2835" w:right="992" w:hanging="567"/>
        <w:jc w:val="both"/>
        <w:rPr>
          <w:lang w:val="en-US"/>
        </w:rPr>
      </w:pPr>
      <w:r w:rsidRPr="00BF031D">
        <w:rPr>
          <w:lang w:val="en-US"/>
        </w:rPr>
        <w:t>(b)</w:t>
      </w:r>
      <w:r w:rsidRPr="00BF031D">
        <w:rPr>
          <w:lang w:val="en-US"/>
        </w:rPr>
        <w:tab/>
      </w:r>
      <w:r w:rsidR="009019F6">
        <w:rPr>
          <w:lang w:val="en-US"/>
        </w:rPr>
        <w:t>"</w:t>
      </w:r>
      <w:r w:rsidRPr="00BF031D">
        <w:rPr>
          <w:i/>
          <w:lang w:val="en-US"/>
        </w:rPr>
        <w:t>Category 2 bending mode</w:t>
      </w:r>
      <w:r w:rsidR="009019F6">
        <w:rPr>
          <w:lang w:val="en-US"/>
        </w:rPr>
        <w:t>"</w:t>
      </w:r>
      <w:r w:rsidRPr="00BF031D">
        <w:rPr>
          <w:lang w:val="en-US"/>
        </w:rPr>
        <w:t xml:space="preserve"> means a bending mode without horizontal movement of the kink of the cut-off;</w:t>
      </w:r>
    </w:p>
    <w:p w14:paraId="7239B679" w14:textId="602FFF91" w:rsidR="00593C84" w:rsidRPr="00BF031D" w:rsidRDefault="00593C84" w:rsidP="00593C84">
      <w:pPr>
        <w:pStyle w:val="SingleTxtG"/>
        <w:ind w:left="2268" w:right="992" w:hanging="1134"/>
        <w:rPr>
          <w:lang w:val="en-US"/>
        </w:rPr>
      </w:pPr>
      <w:r w:rsidRPr="00BF031D">
        <w:rPr>
          <w:lang w:val="en-US"/>
        </w:rPr>
        <w:t>2.7.5.3.</w:t>
      </w:r>
      <w:r w:rsidRPr="00BF031D">
        <w:rPr>
          <w:lang w:val="en-US"/>
        </w:rPr>
        <w:tab/>
      </w:r>
      <w:r w:rsidR="009019F6">
        <w:rPr>
          <w:lang w:val="en-US"/>
        </w:rPr>
        <w:t>"</w:t>
      </w:r>
      <w:r w:rsidRPr="00BF031D">
        <w:rPr>
          <w:i/>
          <w:lang w:val="en-US"/>
        </w:rPr>
        <w:t>Right side</w:t>
      </w:r>
      <w:r w:rsidR="009019F6">
        <w:rPr>
          <w:lang w:val="en-US"/>
        </w:rPr>
        <w:t>"</w:t>
      </w:r>
      <w:r w:rsidRPr="00BF031D">
        <w:rPr>
          <w:lang w:val="en-US"/>
        </w:rPr>
        <w:t xml:space="preserve"> respectively </w:t>
      </w:r>
      <w:r w:rsidR="009019F6">
        <w:rPr>
          <w:lang w:val="en-US"/>
        </w:rPr>
        <w:t>"</w:t>
      </w:r>
      <w:r w:rsidRPr="00BF031D">
        <w:rPr>
          <w:lang w:val="en-US"/>
        </w:rPr>
        <w:t>left side</w:t>
      </w:r>
      <w:r w:rsidR="009019F6">
        <w:rPr>
          <w:lang w:val="en-US"/>
        </w:rPr>
        <w:t>"</w:t>
      </w:r>
      <w:r w:rsidRPr="00BF031D">
        <w:rPr>
          <w:lang w:val="en-US"/>
        </w:rPr>
        <w:t xml:space="preserve"> means the combined total of the lighting units intended to be installed to that side of the longitudinal median plane of the vehicle, relative to its forward motion;</w:t>
      </w:r>
    </w:p>
    <w:p w14:paraId="2B1A22B7" w14:textId="512FB6E1" w:rsidR="00593C84" w:rsidRPr="00BF031D" w:rsidRDefault="00593C84" w:rsidP="00593C84">
      <w:pPr>
        <w:pStyle w:val="SingleTxtG"/>
        <w:ind w:left="2268" w:right="992" w:hanging="1134"/>
        <w:rPr>
          <w:lang w:val="en-US"/>
        </w:rPr>
      </w:pPr>
      <w:r w:rsidRPr="00BF031D">
        <w:rPr>
          <w:lang w:val="en-US"/>
        </w:rPr>
        <w:t>2.7.5.4.</w:t>
      </w:r>
      <w:r w:rsidRPr="00BF031D">
        <w:rPr>
          <w:lang w:val="en-US"/>
        </w:rPr>
        <w:tab/>
      </w:r>
      <w:r w:rsidR="009019F6">
        <w:rPr>
          <w:lang w:val="en-US"/>
        </w:rPr>
        <w:t>"</w:t>
      </w:r>
      <w:r w:rsidRPr="00BF031D">
        <w:rPr>
          <w:i/>
          <w:lang w:val="en-US"/>
        </w:rPr>
        <w:t>Signal</w:t>
      </w:r>
      <w:r w:rsidR="009019F6">
        <w:rPr>
          <w:lang w:val="en-US"/>
        </w:rPr>
        <w:t>"</w:t>
      </w:r>
      <w:r w:rsidRPr="00BF031D">
        <w:rPr>
          <w:lang w:val="en-US"/>
        </w:rPr>
        <w:t xml:space="preserve"> means any AFS control signal or any additional control input to the system or a control output from the system to the vehicle;</w:t>
      </w:r>
    </w:p>
    <w:p w14:paraId="24B2898B" w14:textId="28057FD1" w:rsidR="00593C84" w:rsidRPr="00BF031D" w:rsidRDefault="00593C84" w:rsidP="00593C84">
      <w:pPr>
        <w:pStyle w:val="SingleTxtG"/>
        <w:ind w:left="2268" w:right="992" w:hanging="1134"/>
        <w:rPr>
          <w:lang w:val="en-US"/>
        </w:rPr>
      </w:pPr>
      <w:r w:rsidRPr="00BF031D">
        <w:rPr>
          <w:lang w:val="en-US"/>
        </w:rPr>
        <w:t>2.7.5.5.</w:t>
      </w:r>
      <w:r w:rsidRPr="00BF031D">
        <w:rPr>
          <w:lang w:val="en-US"/>
        </w:rPr>
        <w:tab/>
      </w:r>
      <w:r w:rsidR="009019F6">
        <w:rPr>
          <w:lang w:val="en-US"/>
        </w:rPr>
        <w:t>"</w:t>
      </w:r>
      <w:r w:rsidRPr="00BF031D">
        <w:rPr>
          <w:i/>
          <w:lang w:val="en-US"/>
        </w:rPr>
        <w:t>Signal generator</w:t>
      </w:r>
      <w:r w:rsidR="009019F6">
        <w:rPr>
          <w:lang w:val="en-US"/>
        </w:rPr>
        <w:t>"</w:t>
      </w:r>
      <w:r w:rsidRPr="00BF031D">
        <w:rPr>
          <w:lang w:val="en-US"/>
        </w:rPr>
        <w:t xml:space="preserve"> means a device, reproducing one or more of the signals for system tests;</w:t>
      </w:r>
    </w:p>
    <w:p w14:paraId="705362C6" w14:textId="41E866B0" w:rsidR="00593C84" w:rsidRPr="00BF031D" w:rsidRDefault="00593C84" w:rsidP="00593C84">
      <w:pPr>
        <w:pStyle w:val="SingleTxtG"/>
        <w:ind w:left="2268" w:right="992" w:hanging="1134"/>
        <w:rPr>
          <w:lang w:val="en-US"/>
        </w:rPr>
      </w:pPr>
      <w:r w:rsidRPr="00BF031D">
        <w:rPr>
          <w:lang w:val="en-US"/>
        </w:rPr>
        <w:t>2.7.5.6.</w:t>
      </w:r>
      <w:r w:rsidRPr="00BF031D">
        <w:rPr>
          <w:lang w:val="en-US"/>
        </w:rPr>
        <w:tab/>
      </w:r>
      <w:r w:rsidR="009019F6">
        <w:rPr>
          <w:lang w:val="en-US"/>
        </w:rPr>
        <w:t>"</w:t>
      </w:r>
      <w:r w:rsidRPr="00BF031D">
        <w:rPr>
          <w:i/>
          <w:lang w:val="en-US"/>
        </w:rPr>
        <w:t>Supply and operating device</w:t>
      </w:r>
      <w:r w:rsidR="009019F6">
        <w:rPr>
          <w:lang w:val="en-US"/>
        </w:rPr>
        <w:t>"</w:t>
      </w:r>
      <w:r w:rsidRPr="00BF031D">
        <w:rPr>
          <w:lang w:val="en-US"/>
        </w:rPr>
        <w:t xml:space="preserve"> means one or more components of a system providing power to one or more parts of the system, including such as power and/or voltage control(s) for one or more light sources as e.g. electronic light source control gears;</w:t>
      </w:r>
    </w:p>
    <w:p w14:paraId="4A01387F" w14:textId="3A07D38C" w:rsidR="00593C84" w:rsidRPr="00BF031D" w:rsidRDefault="00593C84" w:rsidP="00593C84">
      <w:pPr>
        <w:pStyle w:val="SingleTxtG"/>
        <w:ind w:left="2268" w:right="992" w:hanging="1134"/>
        <w:rPr>
          <w:lang w:val="en-US"/>
        </w:rPr>
      </w:pPr>
      <w:r w:rsidRPr="00BF031D">
        <w:rPr>
          <w:lang w:val="en-US"/>
        </w:rPr>
        <w:t>2.7.5.7.</w:t>
      </w:r>
      <w:r w:rsidRPr="00BF031D">
        <w:rPr>
          <w:lang w:val="en-US"/>
        </w:rPr>
        <w:tab/>
      </w:r>
      <w:r w:rsidR="009019F6">
        <w:rPr>
          <w:lang w:val="en-US"/>
        </w:rPr>
        <w:t>"</w:t>
      </w:r>
      <w:r w:rsidRPr="00BF031D">
        <w:rPr>
          <w:i/>
          <w:lang w:val="en-US"/>
        </w:rPr>
        <w:t>System reference axis</w:t>
      </w:r>
      <w:r w:rsidR="009019F6">
        <w:rPr>
          <w:lang w:val="en-US"/>
        </w:rPr>
        <w:t>"</w:t>
      </w:r>
      <w:r w:rsidRPr="00BF031D">
        <w:rPr>
          <w:lang w:val="en-US"/>
        </w:rPr>
        <w:t xml:space="preserve"> for an AFS means the intersection line of the vehicle's longitudinal median plane with the horizontal plane through the centre of reference of one lighting unit specified in the drawings accompanying the application for approval of the device;</w:t>
      </w:r>
    </w:p>
    <w:p w14:paraId="2BE12FA3" w14:textId="41118579" w:rsidR="00593C84" w:rsidRPr="00BF031D" w:rsidRDefault="00593C84" w:rsidP="00593C84">
      <w:pPr>
        <w:pStyle w:val="SingleTxtG"/>
        <w:ind w:left="2268" w:right="992" w:hanging="1134"/>
        <w:rPr>
          <w:lang w:val="en-US"/>
        </w:rPr>
      </w:pPr>
      <w:r w:rsidRPr="00BF031D">
        <w:rPr>
          <w:lang w:val="en-US"/>
        </w:rPr>
        <w:t>2.7.5.8.</w:t>
      </w:r>
      <w:r w:rsidRPr="00BF031D">
        <w:rPr>
          <w:lang w:val="en-US"/>
        </w:rPr>
        <w:tab/>
      </w:r>
      <w:r w:rsidR="009019F6">
        <w:rPr>
          <w:lang w:val="en-US"/>
        </w:rPr>
        <w:t>"</w:t>
      </w:r>
      <w:r w:rsidRPr="00BF031D">
        <w:rPr>
          <w:i/>
          <w:lang w:val="en-US"/>
        </w:rPr>
        <w:t>Traffic-change function</w:t>
      </w:r>
      <w:r w:rsidR="009019F6">
        <w:rPr>
          <w:lang w:val="en-US"/>
        </w:rPr>
        <w:t>"</w:t>
      </w:r>
      <w:r w:rsidRPr="00BF031D">
        <w:rPr>
          <w:lang w:val="en-US"/>
        </w:rPr>
        <w:t xml:space="preserve"> means any front-lighting function or a mode thereof, or part(s) thereof only, or any combination of these, intended to avoid glare and provide sufficient illumination in case where a vehicle being equipped with a </w:t>
      </w:r>
      <w:r w:rsidRPr="00BF031D">
        <w:rPr>
          <w:lang w:val="en-US"/>
        </w:rPr>
        <w:lastRenderedPageBreak/>
        <w:t>system designed for one traffic direction only is temporarily used in a country with the opposite direction of traffic.</w:t>
      </w:r>
    </w:p>
    <w:p w14:paraId="78ED4F56" w14:textId="509DF466" w:rsidR="00593C84" w:rsidRPr="00BF031D" w:rsidRDefault="00593C84" w:rsidP="00593C84">
      <w:pPr>
        <w:pStyle w:val="SingleTxtG"/>
        <w:ind w:left="2268" w:right="992" w:hanging="1134"/>
        <w:rPr>
          <w:lang w:val="en-US"/>
        </w:rPr>
      </w:pPr>
      <w:r w:rsidRPr="00BF031D">
        <w:rPr>
          <w:lang w:val="en-US"/>
        </w:rPr>
        <w:t>2.7.5.9.</w:t>
      </w:r>
      <w:r w:rsidRPr="00BF031D">
        <w:rPr>
          <w:lang w:val="en-US"/>
        </w:rPr>
        <w:tab/>
      </w:r>
      <w:r w:rsidR="009019F6">
        <w:rPr>
          <w:lang w:val="en-US"/>
        </w:rPr>
        <w:t>"</w:t>
      </w:r>
      <w:r w:rsidRPr="00BF031D">
        <w:rPr>
          <w:i/>
          <w:lang w:val="en-US"/>
        </w:rPr>
        <w:t>Substitute function</w:t>
      </w:r>
      <w:r w:rsidR="009019F6">
        <w:rPr>
          <w:lang w:val="en-US"/>
        </w:rPr>
        <w:t>"</w:t>
      </w:r>
      <w:r w:rsidRPr="00BF031D">
        <w:rPr>
          <w:lang w:val="en-US"/>
        </w:rPr>
        <w:t xml:space="preserve"> means any specified front-lighting and/or front light-signalling, be it a front-lighting and/or a front light-signalling function, or a mode thereof, or part(s) thereof only, or any combination of it, intended to replace a front-lighting function/ mode in case of failure.</w:t>
      </w:r>
    </w:p>
    <w:p w14:paraId="43098F40" w14:textId="19AFAD6E" w:rsidR="00593C84" w:rsidRPr="00BF031D" w:rsidRDefault="00593C84" w:rsidP="00593C84">
      <w:pPr>
        <w:pStyle w:val="SingleTxtG"/>
        <w:ind w:left="2268" w:right="992" w:hanging="1134"/>
        <w:rPr>
          <w:color w:val="FF0000"/>
          <w:lang w:val="en-US"/>
        </w:rPr>
      </w:pPr>
      <w:r w:rsidRPr="00BF031D">
        <w:rPr>
          <w:lang w:val="en-US"/>
        </w:rPr>
        <w:t>2.7.5.10.</w:t>
      </w:r>
      <w:r w:rsidRPr="00BF031D">
        <w:rPr>
          <w:lang w:val="en-US"/>
        </w:rPr>
        <w:tab/>
      </w:r>
      <w:r w:rsidR="009019F6">
        <w:rPr>
          <w:lang w:val="en-US"/>
        </w:rPr>
        <w:t>"</w:t>
      </w:r>
      <w:r w:rsidRPr="00BF031D">
        <w:rPr>
          <w:i/>
          <w:iCs/>
          <w:lang w:val="en-US"/>
        </w:rPr>
        <w:t>Functional unit</w:t>
      </w:r>
      <w:r w:rsidR="009019F6">
        <w:rPr>
          <w:iCs/>
          <w:lang w:val="en-US"/>
        </w:rPr>
        <w:t>"</w:t>
      </w:r>
      <w:r w:rsidRPr="00BF031D">
        <w:rPr>
          <w:iCs/>
          <w:lang w:val="en-US"/>
        </w:rPr>
        <w:t xml:space="preserve"> </w:t>
      </w:r>
      <w:r w:rsidRPr="00BF031D">
        <w:rPr>
          <w:iCs/>
        </w:rPr>
        <w:t>means</w:t>
      </w:r>
      <w:r w:rsidRPr="00BF031D">
        <w:rPr>
          <w:iCs/>
          <w:lang w:val="en-US"/>
        </w:rPr>
        <w:t xml:space="preserve"> a part of a lighting unit providing a specific light distribution which may be used for different modes or classes. If used for the bending mode its light distribution may vary as a function of the T-signal (turn-radius); however, the light distribution shall be identical for a given T-signal (turn-radius) in all modes or classes.</w:t>
      </w:r>
    </w:p>
    <w:p w14:paraId="60C97193" w14:textId="3D89DDA2" w:rsidR="00593C84" w:rsidRPr="00BF031D" w:rsidRDefault="00593C84" w:rsidP="00593C84">
      <w:pPr>
        <w:pStyle w:val="SingleTxtG"/>
        <w:ind w:left="2268" w:right="992" w:hanging="1134"/>
        <w:rPr>
          <w:rFonts w:eastAsia="Calibri"/>
        </w:rPr>
      </w:pPr>
      <w:r w:rsidRPr="00BF031D">
        <w:rPr>
          <w:rFonts w:eastAsia="Calibri"/>
        </w:rPr>
        <w:t>2.7.6.</w:t>
      </w:r>
      <w:r w:rsidRPr="00BF031D">
        <w:rPr>
          <w:rFonts w:eastAsia="Calibri"/>
        </w:rPr>
        <w:tab/>
      </w:r>
      <w:r w:rsidR="009019F6">
        <w:rPr>
          <w:rFonts w:eastAsia="Calibri"/>
        </w:rPr>
        <w:t>"</w:t>
      </w:r>
      <w:r w:rsidRPr="00BF031D">
        <w:rPr>
          <w:rFonts w:eastAsia="Calibri"/>
          <w:i/>
        </w:rPr>
        <w:t>Sequential activation</w:t>
      </w:r>
      <w:r w:rsidR="009019F6">
        <w:rPr>
          <w:rFonts w:eastAsia="Calibri"/>
        </w:rPr>
        <w:t>"</w:t>
      </w:r>
      <w:r w:rsidRPr="00BF031D">
        <w:rPr>
          <w:rFonts w:eastAsia="Calibri"/>
        </w:rPr>
        <w:t xml:space="preserve"> means an electrical connection where the individual light sources of a lamp are wired such that they are activated in a predetermined sequence.</w:t>
      </w:r>
    </w:p>
    <w:p w14:paraId="2B1700C0" w14:textId="73CEDF5F" w:rsidR="00593C84" w:rsidRPr="00BF031D" w:rsidRDefault="00593C84" w:rsidP="00593C84">
      <w:pPr>
        <w:pStyle w:val="SingleTxtG"/>
        <w:ind w:left="2268" w:right="992" w:hanging="1134"/>
        <w:rPr>
          <w:snapToGrid w:val="0"/>
          <w:lang w:val="en-US"/>
        </w:rPr>
      </w:pPr>
      <w:r w:rsidRPr="00BF031D">
        <w:rPr>
          <w:lang w:val="en-US"/>
        </w:rPr>
        <w:t>2.7.7.</w:t>
      </w:r>
      <w:r w:rsidRPr="00BF031D">
        <w:rPr>
          <w:lang w:val="en-US"/>
        </w:rPr>
        <w:tab/>
      </w:r>
      <w:r w:rsidR="009019F6">
        <w:rPr>
          <w:lang w:val="en-US"/>
        </w:rPr>
        <w:t>"</w:t>
      </w:r>
      <w:r w:rsidRPr="00BF031D">
        <w:rPr>
          <w:i/>
          <w:lang w:val="en-US"/>
        </w:rPr>
        <w:t>Retro-reflecting optical unit</w:t>
      </w:r>
      <w:r w:rsidR="009019F6">
        <w:rPr>
          <w:lang w:val="en-US"/>
        </w:rPr>
        <w:t>"</w:t>
      </w:r>
      <w:r w:rsidRPr="00BF031D">
        <w:rPr>
          <w:lang w:val="en-US"/>
        </w:rPr>
        <w:t xml:space="preserve"> means a combination of optical components producing retro-reflection.</w:t>
      </w:r>
    </w:p>
    <w:p w14:paraId="2C849241" w14:textId="58BDEDD6" w:rsidR="00593C84" w:rsidRPr="00BF031D" w:rsidRDefault="00593C84" w:rsidP="00593C84">
      <w:pPr>
        <w:pStyle w:val="SingleTxtG"/>
        <w:ind w:left="2268" w:right="992" w:hanging="1134"/>
        <w:rPr>
          <w:lang w:val="en-US"/>
        </w:rPr>
      </w:pPr>
      <w:r w:rsidRPr="00BF031D">
        <w:rPr>
          <w:lang w:val="en-US"/>
        </w:rPr>
        <w:t>2.8.</w:t>
      </w:r>
      <w:r w:rsidRPr="00BF031D">
        <w:rPr>
          <w:lang w:val="en-US"/>
        </w:rPr>
        <w:tab/>
      </w:r>
      <w:r w:rsidR="009019F6" w:rsidRPr="00BF031D">
        <w:rPr>
          <w:lang w:val="en-US"/>
        </w:rPr>
        <w:t>Lens</w:t>
      </w:r>
    </w:p>
    <w:p w14:paraId="74EB8C8B" w14:textId="05813E33" w:rsidR="00593C84" w:rsidRPr="00BF031D" w:rsidRDefault="00593C84" w:rsidP="00593C84">
      <w:pPr>
        <w:pStyle w:val="SingleTxtG"/>
        <w:ind w:left="2268" w:right="992" w:hanging="1134"/>
        <w:rPr>
          <w:lang w:val="en-US"/>
        </w:rPr>
      </w:pPr>
      <w:r w:rsidRPr="00BF031D">
        <w:rPr>
          <w:lang w:val="en-US"/>
        </w:rPr>
        <w:t>2.8.1.</w:t>
      </w:r>
      <w:r w:rsidRPr="00BF031D">
        <w:rPr>
          <w:lang w:val="en-US"/>
        </w:rPr>
        <w:tab/>
      </w:r>
      <w:r w:rsidR="009019F6">
        <w:rPr>
          <w:lang w:val="en-US"/>
        </w:rPr>
        <w:t>"</w:t>
      </w:r>
      <w:r w:rsidRPr="00BF031D">
        <w:rPr>
          <w:i/>
          <w:lang w:val="en-US"/>
        </w:rPr>
        <w:t>Lens</w:t>
      </w:r>
      <w:r w:rsidR="009019F6">
        <w:rPr>
          <w:lang w:val="en-US"/>
        </w:rPr>
        <w:t>"</w:t>
      </w:r>
      <w:r w:rsidRPr="00BF031D">
        <w:rPr>
          <w:lang w:val="en-US"/>
        </w:rPr>
        <w:t xml:space="preserve"> means the outermost component of the lamp (unit) which transmits light through the illuminating surface;</w:t>
      </w:r>
    </w:p>
    <w:p w14:paraId="0B7BB4E6" w14:textId="7716AEA4" w:rsidR="00593C84" w:rsidRPr="00BF031D" w:rsidRDefault="00593C84" w:rsidP="00593C84">
      <w:pPr>
        <w:pStyle w:val="SingleTxtG"/>
        <w:ind w:left="2268" w:right="992" w:hanging="1134"/>
        <w:rPr>
          <w:lang w:val="en-US"/>
        </w:rPr>
      </w:pPr>
      <w:r w:rsidRPr="00BF031D">
        <w:rPr>
          <w:lang w:val="en-US"/>
        </w:rPr>
        <w:t>2.8.2.</w:t>
      </w:r>
      <w:r w:rsidRPr="00BF031D">
        <w:rPr>
          <w:lang w:val="en-US"/>
        </w:rPr>
        <w:tab/>
      </w:r>
      <w:r w:rsidR="009019F6">
        <w:rPr>
          <w:lang w:val="en-US"/>
        </w:rPr>
        <w:t>"</w:t>
      </w:r>
      <w:r w:rsidRPr="00BF031D">
        <w:rPr>
          <w:i/>
          <w:lang w:val="en-US"/>
        </w:rPr>
        <w:t>Coating</w:t>
      </w:r>
      <w:r w:rsidR="009019F6">
        <w:rPr>
          <w:lang w:val="en-US"/>
        </w:rPr>
        <w:t>"</w:t>
      </w:r>
      <w:r w:rsidRPr="00BF031D">
        <w:rPr>
          <w:lang w:val="en-US"/>
        </w:rPr>
        <w:t xml:space="preserve"> means any product or products applied in one or more layers to the outer face of a lens;</w:t>
      </w:r>
    </w:p>
    <w:p w14:paraId="23D78D89" w14:textId="5B0851CC" w:rsidR="00593C84" w:rsidRPr="00BF031D" w:rsidRDefault="00593C84" w:rsidP="00593C84">
      <w:pPr>
        <w:pStyle w:val="SingleTxtG"/>
        <w:ind w:left="2268" w:right="992" w:hanging="1134"/>
        <w:rPr>
          <w:snapToGrid w:val="0"/>
          <w:lang w:val="en-US"/>
        </w:rPr>
      </w:pPr>
      <w:r w:rsidRPr="00BF031D">
        <w:rPr>
          <w:lang w:val="en-US"/>
        </w:rPr>
        <w:t>2.8.3.</w:t>
      </w:r>
      <w:r w:rsidRPr="00BF031D">
        <w:rPr>
          <w:lang w:val="en-US"/>
        </w:rPr>
        <w:tab/>
      </w:r>
      <w:r w:rsidR="009019F6">
        <w:rPr>
          <w:lang w:val="en-US"/>
        </w:rPr>
        <w:t>"</w:t>
      </w:r>
      <w:r w:rsidRPr="00BF031D">
        <w:rPr>
          <w:i/>
          <w:lang w:val="en-US"/>
        </w:rPr>
        <w:t>Textured outer lens</w:t>
      </w:r>
      <w:r w:rsidR="009019F6">
        <w:rPr>
          <w:lang w:val="en-US"/>
        </w:rPr>
        <w:t>"</w:t>
      </w:r>
      <w:r w:rsidRPr="00BF031D">
        <w:rPr>
          <w:lang w:val="en-US"/>
        </w:rPr>
        <w:t xml:space="preserve"> or </w:t>
      </w:r>
      <w:r w:rsidR="009019F6">
        <w:rPr>
          <w:lang w:val="en-US"/>
        </w:rPr>
        <w:t>"</w:t>
      </w:r>
      <w:r w:rsidRPr="00BF031D">
        <w:rPr>
          <w:i/>
          <w:lang w:val="en-US"/>
        </w:rPr>
        <w:t>Textured outer lens area</w:t>
      </w:r>
      <w:r w:rsidR="009019F6">
        <w:rPr>
          <w:lang w:val="en-US"/>
        </w:rPr>
        <w:t>"</w:t>
      </w:r>
      <w:r w:rsidRPr="00BF031D">
        <w:rPr>
          <w:lang w:val="en-US"/>
        </w:rPr>
        <w:t xml:space="preserve"> means all or part of an outer lens, designed to modify or influence the propagation of light from the light source(s), such that the light rays are significantly diverted from their original direction.</w:t>
      </w:r>
    </w:p>
    <w:p w14:paraId="1F5D7A2B" w14:textId="6000DC2F" w:rsidR="00593C84" w:rsidRPr="00BF031D" w:rsidRDefault="00593C84" w:rsidP="00593C84">
      <w:pPr>
        <w:pStyle w:val="SingleTxtG"/>
        <w:ind w:left="2268" w:right="992" w:hanging="1134"/>
        <w:rPr>
          <w:lang w:val="en-US"/>
        </w:rPr>
      </w:pPr>
      <w:r w:rsidRPr="00BF031D">
        <w:rPr>
          <w:lang w:val="en-US"/>
        </w:rPr>
        <w:t>2.9.</w:t>
      </w:r>
      <w:r w:rsidRPr="00BF031D">
        <w:rPr>
          <w:lang w:val="en-US"/>
        </w:rPr>
        <w:tab/>
      </w:r>
      <w:r w:rsidR="009019F6" w:rsidRPr="00BF031D">
        <w:rPr>
          <w:lang w:val="en-US"/>
        </w:rPr>
        <w:t>Light sources</w:t>
      </w:r>
    </w:p>
    <w:p w14:paraId="60247C57" w14:textId="78251456" w:rsidR="00593C84" w:rsidRPr="00BF031D" w:rsidRDefault="00593C84" w:rsidP="00593C84">
      <w:pPr>
        <w:pStyle w:val="SingleTxtG"/>
        <w:ind w:left="2268" w:right="992" w:hanging="1134"/>
        <w:rPr>
          <w:lang w:val="en-US"/>
        </w:rPr>
      </w:pPr>
      <w:r w:rsidRPr="00BF031D">
        <w:rPr>
          <w:lang w:val="en-US"/>
        </w:rPr>
        <w:t>2.9.1.</w:t>
      </w:r>
      <w:r w:rsidRPr="00BF031D">
        <w:rPr>
          <w:lang w:val="en-US"/>
        </w:rPr>
        <w:tab/>
      </w:r>
      <w:r w:rsidR="009019F6">
        <w:rPr>
          <w:lang w:val="en-US"/>
        </w:rPr>
        <w:t>"</w:t>
      </w:r>
      <w:r w:rsidRPr="00BF031D">
        <w:rPr>
          <w:i/>
          <w:lang w:val="en-US"/>
        </w:rPr>
        <w:t>Light source</w:t>
      </w:r>
      <w:r w:rsidR="009019F6">
        <w:rPr>
          <w:lang w:val="en-US"/>
        </w:rPr>
        <w:t>"</w:t>
      </w:r>
      <w:r w:rsidRPr="00BF031D">
        <w:rPr>
          <w:lang w:val="en-US"/>
        </w:rPr>
        <w:t xml:space="preserve"> means one or more elements for visible radiation, with a base for mechanical and electrical connection, possibly assembled with one or more components to control the elements for visible radiation.</w:t>
      </w:r>
    </w:p>
    <w:p w14:paraId="72C302B3" w14:textId="68215FE3" w:rsidR="00593C84" w:rsidRPr="00BF031D" w:rsidRDefault="00593C84" w:rsidP="00593C84">
      <w:pPr>
        <w:pStyle w:val="SingleTxtG"/>
        <w:ind w:left="2268" w:right="992" w:hanging="1134"/>
        <w:rPr>
          <w:bCs/>
          <w:iCs/>
          <w:lang w:val="en-US"/>
        </w:rPr>
      </w:pPr>
      <w:r w:rsidRPr="00BF031D">
        <w:rPr>
          <w:bCs/>
          <w:iCs/>
          <w:lang w:val="en-US"/>
        </w:rPr>
        <w:t>2.9.1.1.</w:t>
      </w:r>
      <w:r w:rsidRPr="00BF031D">
        <w:rPr>
          <w:bCs/>
          <w:iCs/>
          <w:lang w:val="en-US"/>
        </w:rPr>
        <w:tab/>
      </w:r>
      <w:r w:rsidR="009019F6">
        <w:rPr>
          <w:bCs/>
          <w:iCs/>
          <w:lang w:val="en-US"/>
        </w:rPr>
        <w:t>"</w:t>
      </w:r>
      <w:r w:rsidRPr="00BF031D">
        <w:rPr>
          <w:bCs/>
          <w:i/>
          <w:iCs/>
          <w:lang w:val="en-US"/>
        </w:rPr>
        <w:t>Replaceable light source</w:t>
      </w:r>
      <w:r w:rsidR="009019F6">
        <w:rPr>
          <w:bCs/>
          <w:iCs/>
          <w:lang w:val="en-US"/>
        </w:rPr>
        <w:t>"</w:t>
      </w:r>
      <w:r w:rsidRPr="00BF031D">
        <w:rPr>
          <w:bCs/>
          <w:iCs/>
          <w:lang w:val="en-US"/>
        </w:rPr>
        <w:t xml:space="preserve"> means a light source which is designed to be inserted in and removed from the holder of its device without tool.</w:t>
      </w:r>
    </w:p>
    <w:p w14:paraId="3E4B78D9" w14:textId="37F94D08" w:rsidR="00593C84" w:rsidRPr="00BF031D" w:rsidRDefault="00593C84" w:rsidP="00593C84">
      <w:pPr>
        <w:pStyle w:val="para"/>
        <w:ind w:right="992"/>
        <w:rPr>
          <w:bCs/>
          <w:iCs/>
          <w:lang w:val="en-US"/>
        </w:rPr>
      </w:pPr>
      <w:r w:rsidRPr="00BF031D">
        <w:rPr>
          <w:bCs/>
          <w:iCs/>
          <w:lang w:val="en-US"/>
        </w:rPr>
        <w:t>2.9.1.2.</w:t>
      </w:r>
      <w:r w:rsidRPr="00BF031D">
        <w:rPr>
          <w:bCs/>
          <w:iCs/>
          <w:lang w:val="en-US"/>
        </w:rPr>
        <w:tab/>
      </w:r>
      <w:r w:rsidR="009019F6">
        <w:rPr>
          <w:bCs/>
          <w:iCs/>
          <w:lang w:val="en-US"/>
        </w:rPr>
        <w:t>"</w:t>
      </w:r>
      <w:r w:rsidRPr="00BF031D">
        <w:rPr>
          <w:bCs/>
          <w:i/>
          <w:iCs/>
          <w:lang w:val="en-US"/>
        </w:rPr>
        <w:t>Non-replaceable light source</w:t>
      </w:r>
      <w:r w:rsidR="009019F6">
        <w:rPr>
          <w:bCs/>
          <w:iCs/>
          <w:lang w:val="en-US"/>
        </w:rPr>
        <w:t>"</w:t>
      </w:r>
      <w:r w:rsidRPr="00BF031D">
        <w:rPr>
          <w:bCs/>
          <w:iCs/>
          <w:lang w:val="en-US"/>
        </w:rPr>
        <w:t xml:space="preserve"> means a light source which can only be replaced by replacement of the device to which this light source is fixed.</w:t>
      </w:r>
    </w:p>
    <w:p w14:paraId="7068055B" w14:textId="77777777" w:rsidR="00593C84" w:rsidRPr="00BF031D" w:rsidRDefault="00593C84" w:rsidP="00593C84">
      <w:pPr>
        <w:suppressAutoHyphens w:val="0"/>
        <w:spacing w:after="120" w:line="240" w:lineRule="auto"/>
        <w:ind w:left="2835" w:right="992" w:hanging="567"/>
        <w:jc w:val="both"/>
        <w:rPr>
          <w:bCs/>
          <w:iCs/>
          <w:lang w:val="en-US"/>
        </w:rPr>
      </w:pPr>
      <w:r w:rsidRPr="00BF031D">
        <w:rPr>
          <w:bCs/>
          <w:iCs/>
          <w:lang w:val="en-US"/>
        </w:rPr>
        <w:t>(a)</w:t>
      </w:r>
      <w:r w:rsidRPr="00BF031D">
        <w:rPr>
          <w:bCs/>
          <w:iCs/>
          <w:lang w:val="en-US"/>
        </w:rPr>
        <w:tab/>
      </w:r>
      <w:r w:rsidRPr="00BF031D">
        <w:rPr>
          <w:lang w:val="en-US"/>
        </w:rPr>
        <w:t>In</w:t>
      </w:r>
      <w:r w:rsidRPr="00BF031D">
        <w:rPr>
          <w:bCs/>
          <w:iCs/>
          <w:lang w:val="en-US"/>
        </w:rPr>
        <w:t xml:space="preserve"> case of a light source module: a light source which can only be replaced by replacement of the light source module to which this light source is fixed;</w:t>
      </w:r>
    </w:p>
    <w:p w14:paraId="61A25CCE" w14:textId="77777777" w:rsidR="00593C84" w:rsidRPr="00BF031D" w:rsidRDefault="00593C84" w:rsidP="00593C84">
      <w:pPr>
        <w:suppressAutoHyphens w:val="0"/>
        <w:spacing w:after="120" w:line="240" w:lineRule="auto"/>
        <w:ind w:left="2835" w:right="992" w:hanging="567"/>
        <w:jc w:val="both"/>
        <w:rPr>
          <w:bCs/>
          <w:iCs/>
          <w:lang w:val="en-US"/>
        </w:rPr>
      </w:pPr>
      <w:r w:rsidRPr="00BF031D">
        <w:rPr>
          <w:bCs/>
          <w:iCs/>
          <w:lang w:val="en-US"/>
        </w:rPr>
        <w:t>(b)</w:t>
      </w:r>
      <w:r w:rsidRPr="00BF031D">
        <w:rPr>
          <w:bCs/>
          <w:iCs/>
          <w:lang w:val="en-US"/>
        </w:rPr>
        <w:tab/>
        <w:t xml:space="preserve">In </w:t>
      </w:r>
      <w:r w:rsidRPr="00BF031D">
        <w:rPr>
          <w:lang w:val="en-US"/>
        </w:rPr>
        <w:t>case</w:t>
      </w:r>
      <w:r w:rsidRPr="00BF031D">
        <w:rPr>
          <w:bCs/>
          <w:iCs/>
          <w:lang w:val="en-US"/>
        </w:rPr>
        <w:t xml:space="preserve"> of AFS: a light source which can only be replaced by replacement of the lighting unit to which this light source is fixed.</w:t>
      </w:r>
    </w:p>
    <w:p w14:paraId="2CCF48A4" w14:textId="78F59E4E" w:rsidR="00593C84" w:rsidRPr="00BF031D" w:rsidRDefault="00593C84" w:rsidP="00593C84">
      <w:pPr>
        <w:pStyle w:val="para"/>
        <w:ind w:right="992"/>
        <w:rPr>
          <w:bCs/>
          <w:iCs/>
          <w:lang w:val="en-US"/>
        </w:rPr>
      </w:pPr>
      <w:r w:rsidRPr="00BF031D">
        <w:rPr>
          <w:bCs/>
          <w:iCs/>
          <w:lang w:val="en-US"/>
        </w:rPr>
        <w:t>2.9.1.3.</w:t>
      </w:r>
      <w:r w:rsidRPr="00BF031D">
        <w:rPr>
          <w:bCs/>
          <w:iCs/>
          <w:lang w:val="en-US"/>
        </w:rPr>
        <w:tab/>
      </w:r>
      <w:r w:rsidR="009019F6">
        <w:rPr>
          <w:bCs/>
          <w:iCs/>
          <w:lang w:val="en-US"/>
        </w:rPr>
        <w:t>"</w:t>
      </w:r>
      <w:r w:rsidRPr="00BF031D">
        <w:rPr>
          <w:bCs/>
          <w:i/>
          <w:iCs/>
          <w:lang w:val="en-US"/>
        </w:rPr>
        <w:t>Light source module</w:t>
      </w:r>
      <w:r w:rsidR="009019F6">
        <w:rPr>
          <w:bCs/>
          <w:iCs/>
          <w:lang w:val="en-US"/>
        </w:rPr>
        <w:t>"</w:t>
      </w:r>
      <w:r w:rsidRPr="00BF031D">
        <w:rPr>
          <w:bCs/>
          <w:iCs/>
          <w:lang w:val="en-US"/>
        </w:rPr>
        <w:t xml:space="preserve"> means an optical part of a device which is specific to that device. It contains one or more non-replaceable light sources and it may optionally contain one or more holders for approved replaceable light sources.</w:t>
      </w:r>
    </w:p>
    <w:p w14:paraId="27229472" w14:textId="4D008628" w:rsidR="00593C84" w:rsidRPr="00BF031D" w:rsidRDefault="00593C84" w:rsidP="00593C84">
      <w:pPr>
        <w:pStyle w:val="para"/>
        <w:ind w:right="992"/>
        <w:rPr>
          <w:bCs/>
          <w:iCs/>
          <w:lang w:val="en-US"/>
        </w:rPr>
      </w:pPr>
      <w:r w:rsidRPr="00BF031D">
        <w:rPr>
          <w:bCs/>
          <w:iCs/>
          <w:lang w:val="en-US"/>
        </w:rPr>
        <w:t>2.9.1.4.</w:t>
      </w:r>
      <w:r w:rsidRPr="00BF031D">
        <w:rPr>
          <w:bCs/>
          <w:iCs/>
          <w:lang w:val="en-US"/>
        </w:rPr>
        <w:tab/>
      </w:r>
      <w:r w:rsidR="009019F6">
        <w:rPr>
          <w:bCs/>
          <w:iCs/>
          <w:lang w:val="en-US"/>
        </w:rPr>
        <w:t>"</w:t>
      </w:r>
      <w:r w:rsidRPr="00BF031D">
        <w:rPr>
          <w:bCs/>
          <w:i/>
          <w:iCs/>
          <w:lang w:val="en-US"/>
        </w:rPr>
        <w:t>Filament light source</w:t>
      </w:r>
      <w:r w:rsidR="009019F6">
        <w:rPr>
          <w:bCs/>
          <w:iCs/>
          <w:lang w:val="en-US"/>
        </w:rPr>
        <w:t>"</w:t>
      </w:r>
      <w:r w:rsidRPr="00BF031D">
        <w:rPr>
          <w:bCs/>
          <w:iCs/>
          <w:lang w:val="en-US"/>
        </w:rPr>
        <w:t xml:space="preserve"> (filament lamp) means a light source where the only element for visible radiation is one or more filaments producing thermal radiation.</w:t>
      </w:r>
    </w:p>
    <w:p w14:paraId="74A59D39" w14:textId="0F9CF037" w:rsidR="00593C84" w:rsidRPr="00BF031D" w:rsidRDefault="00593C84" w:rsidP="00593C84">
      <w:pPr>
        <w:pStyle w:val="para"/>
        <w:ind w:right="992"/>
        <w:rPr>
          <w:bCs/>
          <w:iCs/>
          <w:lang w:val="en-US"/>
        </w:rPr>
      </w:pPr>
      <w:r w:rsidRPr="00BF031D">
        <w:rPr>
          <w:bCs/>
          <w:iCs/>
          <w:lang w:val="en-US"/>
        </w:rPr>
        <w:lastRenderedPageBreak/>
        <w:t>2.9.1.5.</w:t>
      </w:r>
      <w:r w:rsidRPr="00BF031D">
        <w:rPr>
          <w:bCs/>
          <w:iCs/>
          <w:lang w:val="en-US"/>
        </w:rPr>
        <w:tab/>
      </w:r>
      <w:r w:rsidR="009019F6">
        <w:rPr>
          <w:bCs/>
          <w:iCs/>
          <w:lang w:val="en-US"/>
        </w:rPr>
        <w:t>"</w:t>
      </w:r>
      <w:r w:rsidRPr="00BF031D">
        <w:rPr>
          <w:bCs/>
          <w:i/>
          <w:iCs/>
          <w:lang w:val="en-US"/>
        </w:rPr>
        <w:t>Gas-discharge light source</w:t>
      </w:r>
      <w:r w:rsidR="009019F6">
        <w:rPr>
          <w:bCs/>
          <w:iCs/>
          <w:lang w:val="en-US"/>
        </w:rPr>
        <w:t>"</w:t>
      </w:r>
      <w:r w:rsidRPr="00BF031D">
        <w:rPr>
          <w:bCs/>
          <w:iCs/>
          <w:lang w:val="en-US"/>
        </w:rPr>
        <w:t xml:space="preserve"> means a light source where the only element for visible radiation is a discharge arc producing electroluminescence.</w:t>
      </w:r>
    </w:p>
    <w:p w14:paraId="108D7C4F" w14:textId="3E86448E" w:rsidR="00593C84" w:rsidRPr="00BF031D" w:rsidRDefault="00593C84" w:rsidP="00593C84">
      <w:pPr>
        <w:pStyle w:val="para"/>
        <w:ind w:right="992"/>
        <w:rPr>
          <w:lang w:val="en-US"/>
        </w:rPr>
      </w:pPr>
      <w:r w:rsidRPr="00BF031D">
        <w:rPr>
          <w:bCs/>
          <w:iCs/>
          <w:lang w:val="en-US"/>
        </w:rPr>
        <w:t>2.9.1.6.</w:t>
      </w:r>
      <w:r w:rsidRPr="00BF031D">
        <w:rPr>
          <w:lang w:val="en-US"/>
        </w:rPr>
        <w:tab/>
      </w:r>
      <w:r w:rsidR="009019F6">
        <w:rPr>
          <w:lang w:val="en-US"/>
        </w:rPr>
        <w:t>"</w:t>
      </w:r>
      <w:r w:rsidRPr="00BF031D">
        <w:rPr>
          <w:i/>
          <w:lang w:val="en-US"/>
        </w:rPr>
        <w:t>Light-emitting diode (LED)</w:t>
      </w:r>
      <w:r w:rsidRPr="00BF031D">
        <w:rPr>
          <w:rFonts w:hint="eastAsia"/>
          <w:i/>
          <w:lang w:val="en-US"/>
        </w:rPr>
        <w:t> </w:t>
      </w:r>
      <w:r w:rsidRPr="00BF031D">
        <w:rPr>
          <w:i/>
          <w:lang w:val="en-US"/>
        </w:rPr>
        <w:t>light</w:t>
      </w:r>
      <w:r w:rsidRPr="00BF031D">
        <w:rPr>
          <w:rFonts w:hint="eastAsia"/>
          <w:i/>
          <w:lang w:val="en-US"/>
        </w:rPr>
        <w:t> </w:t>
      </w:r>
      <w:r w:rsidRPr="00BF031D">
        <w:rPr>
          <w:i/>
          <w:lang w:val="en-US"/>
        </w:rPr>
        <w:t>source</w:t>
      </w:r>
      <w:r w:rsidR="009019F6">
        <w:rPr>
          <w:lang w:val="en-US"/>
        </w:rPr>
        <w:t>"</w:t>
      </w:r>
      <w:r w:rsidRPr="00BF031D">
        <w:rPr>
          <w:lang w:val="en-US"/>
        </w:rPr>
        <w:t xml:space="preserve"> means a light source where the only element for visible radiation is one or more solid state junctions producing electroluminescence possibly completed with one or more elements for fluorescence-based conversion.</w:t>
      </w:r>
    </w:p>
    <w:p w14:paraId="1EE6AC0E" w14:textId="78456815" w:rsidR="00593C84" w:rsidRPr="00BF031D" w:rsidRDefault="00593C84" w:rsidP="00593C84">
      <w:pPr>
        <w:pStyle w:val="para"/>
        <w:ind w:right="992"/>
        <w:rPr>
          <w:lang w:val="en-US"/>
        </w:rPr>
      </w:pPr>
      <w:r w:rsidRPr="00BF031D">
        <w:rPr>
          <w:bCs/>
          <w:iCs/>
          <w:lang w:val="en-US"/>
        </w:rPr>
        <w:t>2.9.1.7.</w:t>
      </w:r>
      <w:r w:rsidRPr="00BF031D">
        <w:rPr>
          <w:lang w:val="en-US"/>
        </w:rPr>
        <w:tab/>
      </w:r>
      <w:r w:rsidR="009019F6">
        <w:rPr>
          <w:lang w:val="en-US"/>
        </w:rPr>
        <w:t>"</w:t>
      </w:r>
      <w:r w:rsidRPr="00BF031D">
        <w:rPr>
          <w:i/>
          <w:lang w:val="en-US"/>
        </w:rPr>
        <w:t>LED module</w:t>
      </w:r>
      <w:r w:rsidR="009019F6">
        <w:rPr>
          <w:lang w:val="en-US"/>
        </w:rPr>
        <w:t>"</w:t>
      </w:r>
      <w:r w:rsidRPr="00BF031D">
        <w:rPr>
          <w:lang w:val="en-US"/>
        </w:rPr>
        <w:t xml:space="preserve"> means a light source module containing as light sources only LEDs. However </w:t>
      </w:r>
      <w:r w:rsidRPr="00BF031D">
        <w:rPr>
          <w:bCs/>
          <w:lang w:val="en-US"/>
        </w:rPr>
        <w:t xml:space="preserve">it may optionally contain one or more holders for approved replaceable light sources. </w:t>
      </w:r>
    </w:p>
    <w:p w14:paraId="12636842" w14:textId="16707CED" w:rsidR="00593C84" w:rsidRPr="00BF031D" w:rsidRDefault="00593C84" w:rsidP="00593C84">
      <w:pPr>
        <w:pStyle w:val="para"/>
        <w:ind w:right="992"/>
        <w:rPr>
          <w:bCs/>
          <w:iCs/>
          <w:lang w:val="en-US"/>
        </w:rPr>
      </w:pPr>
      <w:r w:rsidRPr="00BF031D">
        <w:rPr>
          <w:bCs/>
          <w:iCs/>
          <w:lang w:val="en-US"/>
        </w:rPr>
        <w:t>2.9.2.</w:t>
      </w:r>
      <w:r w:rsidRPr="00BF031D">
        <w:rPr>
          <w:bCs/>
          <w:iCs/>
          <w:lang w:val="en-US"/>
        </w:rPr>
        <w:tab/>
      </w:r>
      <w:r w:rsidR="009019F6">
        <w:rPr>
          <w:bCs/>
          <w:iCs/>
          <w:lang w:val="en-US"/>
        </w:rPr>
        <w:t>"</w:t>
      </w:r>
      <w:r w:rsidRPr="00BF031D">
        <w:rPr>
          <w:bCs/>
          <w:i/>
          <w:iCs/>
          <w:lang w:val="en-US"/>
        </w:rPr>
        <w:t>Electronic light source control gear</w:t>
      </w:r>
      <w:r w:rsidR="009019F6">
        <w:rPr>
          <w:bCs/>
          <w:iCs/>
          <w:lang w:val="en-US"/>
        </w:rPr>
        <w:t>"</w:t>
      </w:r>
      <w:r w:rsidRPr="00BF031D">
        <w:rPr>
          <w:bCs/>
          <w:iCs/>
          <w:lang w:val="en-US"/>
        </w:rPr>
        <w:t xml:space="preserve"> means one or more components between supply and light source, whether or not integrated with the light source or the applied lamp, to control voltage and/ or electrical current of the light source. </w:t>
      </w:r>
    </w:p>
    <w:p w14:paraId="0AA37748" w14:textId="53F5B5D2" w:rsidR="00593C84" w:rsidRPr="00BF031D" w:rsidRDefault="00593C84" w:rsidP="00593C84">
      <w:pPr>
        <w:pStyle w:val="para"/>
        <w:ind w:right="992"/>
        <w:rPr>
          <w:bCs/>
          <w:iCs/>
          <w:lang w:val="en-US"/>
        </w:rPr>
      </w:pPr>
      <w:r w:rsidRPr="00BF031D">
        <w:rPr>
          <w:bCs/>
          <w:iCs/>
          <w:lang w:val="en-US"/>
        </w:rPr>
        <w:t>2.9.2.1.</w:t>
      </w:r>
      <w:r w:rsidRPr="00BF031D">
        <w:rPr>
          <w:bCs/>
          <w:iCs/>
          <w:lang w:val="en-US"/>
        </w:rPr>
        <w:tab/>
      </w:r>
      <w:r w:rsidR="009019F6">
        <w:rPr>
          <w:bCs/>
          <w:iCs/>
          <w:lang w:val="en-US"/>
        </w:rPr>
        <w:t>"</w:t>
      </w:r>
      <w:r w:rsidRPr="00BF031D">
        <w:rPr>
          <w:bCs/>
          <w:i/>
          <w:iCs/>
          <w:lang w:val="en-US"/>
        </w:rPr>
        <w:t>Ballast</w:t>
      </w:r>
      <w:r w:rsidR="009019F6">
        <w:rPr>
          <w:bCs/>
          <w:iCs/>
          <w:lang w:val="en-US"/>
        </w:rPr>
        <w:t>"</w:t>
      </w:r>
      <w:r w:rsidRPr="00BF031D">
        <w:rPr>
          <w:bCs/>
          <w:iCs/>
          <w:lang w:val="en-US"/>
        </w:rPr>
        <w:t xml:space="preserve"> means one or more components, either between supply and light source or integrated with the light source, to control the electrical current of a gas-discharge light source. </w:t>
      </w:r>
    </w:p>
    <w:p w14:paraId="3C23CDB0" w14:textId="6CF1DE80" w:rsidR="00593C84" w:rsidRPr="00BF031D" w:rsidRDefault="00593C84" w:rsidP="00593C84">
      <w:pPr>
        <w:pStyle w:val="para"/>
        <w:ind w:right="992"/>
        <w:rPr>
          <w:bCs/>
          <w:iCs/>
          <w:lang w:val="en-US"/>
        </w:rPr>
      </w:pPr>
      <w:r w:rsidRPr="00BF031D">
        <w:rPr>
          <w:bCs/>
          <w:iCs/>
          <w:lang w:val="en-US"/>
        </w:rPr>
        <w:t>2.9.2.2.</w:t>
      </w:r>
      <w:r w:rsidRPr="00BF031D">
        <w:rPr>
          <w:bCs/>
          <w:iCs/>
          <w:lang w:val="en-US"/>
        </w:rPr>
        <w:tab/>
      </w:r>
      <w:r w:rsidR="009019F6">
        <w:rPr>
          <w:bCs/>
          <w:iCs/>
          <w:lang w:val="en-US"/>
        </w:rPr>
        <w:t>"</w:t>
      </w:r>
      <w:r w:rsidRPr="00BF031D">
        <w:rPr>
          <w:bCs/>
          <w:i/>
          <w:iCs/>
          <w:lang w:val="en-US"/>
        </w:rPr>
        <w:t>Ignitor</w:t>
      </w:r>
      <w:r w:rsidR="009019F6">
        <w:rPr>
          <w:bCs/>
          <w:iCs/>
          <w:lang w:val="en-US"/>
        </w:rPr>
        <w:t>"</w:t>
      </w:r>
      <w:r w:rsidRPr="00BF031D">
        <w:rPr>
          <w:bCs/>
          <w:iCs/>
          <w:lang w:val="en-US"/>
        </w:rPr>
        <w:t xml:space="preserve"> means an electronic light source control gear to start the arc of a gas-discharge light source.</w:t>
      </w:r>
    </w:p>
    <w:p w14:paraId="4496AC2F" w14:textId="78D8D660" w:rsidR="00593C84" w:rsidRPr="00BF031D" w:rsidRDefault="00593C84" w:rsidP="00593C84">
      <w:pPr>
        <w:pStyle w:val="para"/>
        <w:ind w:right="992"/>
        <w:rPr>
          <w:lang w:val="en-US"/>
        </w:rPr>
      </w:pPr>
      <w:r w:rsidRPr="00BF031D">
        <w:rPr>
          <w:lang w:val="en-US"/>
        </w:rPr>
        <w:t>2.9.3.</w:t>
      </w:r>
      <w:r w:rsidRPr="00BF031D">
        <w:rPr>
          <w:lang w:val="en-US"/>
        </w:rPr>
        <w:tab/>
      </w:r>
      <w:r w:rsidR="009019F6">
        <w:rPr>
          <w:lang w:val="en-US"/>
        </w:rPr>
        <w:t>"</w:t>
      </w:r>
      <w:r w:rsidRPr="00BF031D">
        <w:rPr>
          <w:i/>
          <w:lang w:val="en-US"/>
        </w:rPr>
        <w:t>Variable intensity control</w:t>
      </w:r>
      <w:r w:rsidR="009019F6">
        <w:rPr>
          <w:lang w:val="en-US"/>
        </w:rPr>
        <w:t>"</w:t>
      </w:r>
      <w:r w:rsidRPr="00BF031D">
        <w:rPr>
          <w:lang w:val="en-US"/>
        </w:rPr>
        <w:t xml:space="preserve"> means the device which automatically controls rear light signalling devices producing variable luminous intensities to assure the unvarying perception of their signals. The variable intensity control is part of the lamp, or part of the vehicle, or split between the said lamp and the vehicle. </w:t>
      </w:r>
    </w:p>
    <w:p w14:paraId="63585958" w14:textId="0E9678F2" w:rsidR="00593C84" w:rsidRPr="00BF031D" w:rsidRDefault="00593C84" w:rsidP="00593C84">
      <w:pPr>
        <w:pStyle w:val="para"/>
        <w:ind w:right="992"/>
        <w:rPr>
          <w:lang w:val="en-US"/>
        </w:rPr>
      </w:pPr>
      <w:r w:rsidRPr="00BF031D">
        <w:rPr>
          <w:lang w:val="en-US"/>
        </w:rPr>
        <w:t>2.10.</w:t>
      </w:r>
      <w:r w:rsidRPr="00BF031D">
        <w:rPr>
          <w:lang w:val="en-US"/>
        </w:rPr>
        <w:tab/>
      </w:r>
      <w:r w:rsidR="009019F6" w:rsidRPr="00BF031D">
        <w:rPr>
          <w:lang w:val="en-US"/>
        </w:rPr>
        <w:t>Photometry</w:t>
      </w:r>
    </w:p>
    <w:p w14:paraId="4F686FBE" w14:textId="2803E1CE" w:rsidR="00593C84" w:rsidRPr="00BF031D" w:rsidRDefault="00593C84" w:rsidP="00593C84">
      <w:pPr>
        <w:pStyle w:val="para"/>
        <w:ind w:right="992"/>
        <w:rPr>
          <w:lang w:val="en-US"/>
        </w:rPr>
      </w:pPr>
      <w:r w:rsidRPr="00BF031D">
        <w:rPr>
          <w:lang w:val="en-US"/>
        </w:rPr>
        <w:t>2.10.1.</w:t>
      </w:r>
      <w:r w:rsidRPr="00BF031D">
        <w:rPr>
          <w:lang w:val="en-US"/>
        </w:rPr>
        <w:tab/>
      </w:r>
      <w:r w:rsidR="009019F6">
        <w:rPr>
          <w:lang w:val="en-US"/>
        </w:rPr>
        <w:t>"</w:t>
      </w:r>
      <w:r w:rsidRPr="00BF031D">
        <w:rPr>
          <w:i/>
          <w:iCs/>
          <w:lang w:val="en-US"/>
        </w:rPr>
        <w:t>Objective luminous flux</w:t>
      </w:r>
      <w:r w:rsidR="009019F6">
        <w:rPr>
          <w:lang w:val="en-US"/>
        </w:rPr>
        <w:t>"</w:t>
      </w:r>
      <w:r w:rsidRPr="00BF031D">
        <w:rPr>
          <w:lang w:val="en-US"/>
        </w:rPr>
        <w:t xml:space="preserve"> means:</w:t>
      </w:r>
    </w:p>
    <w:p w14:paraId="74939FA4" w14:textId="77777777" w:rsidR="00593C84" w:rsidRPr="00BF031D" w:rsidRDefault="00593C84" w:rsidP="00593C84">
      <w:pPr>
        <w:suppressAutoHyphens w:val="0"/>
        <w:spacing w:after="120" w:line="240" w:lineRule="auto"/>
        <w:ind w:left="2835" w:right="992" w:hanging="567"/>
        <w:jc w:val="both"/>
        <w:rPr>
          <w:lang w:val="en-US"/>
        </w:rPr>
      </w:pPr>
      <w:r w:rsidRPr="00BF031D">
        <w:rPr>
          <w:lang w:val="en-US"/>
        </w:rPr>
        <w:t>(a)</w:t>
      </w:r>
      <w:r w:rsidRPr="00BF031D">
        <w:rPr>
          <w:lang w:val="en-US"/>
        </w:rPr>
        <w:tab/>
        <w:t>In the case of a light source:</w:t>
      </w:r>
    </w:p>
    <w:p w14:paraId="5E604BB1" w14:textId="77777777" w:rsidR="00593C84" w:rsidRPr="00BF031D" w:rsidRDefault="00593C84" w:rsidP="00593C84">
      <w:pPr>
        <w:pStyle w:val="para"/>
        <w:ind w:left="2835" w:right="992" w:firstLine="0"/>
        <w:rPr>
          <w:lang w:val="en-US"/>
        </w:rPr>
      </w:pPr>
      <w:r w:rsidRPr="00BF031D">
        <w:rPr>
          <w:lang w:val="en-US"/>
        </w:rPr>
        <w:t>The value of the objective luminous flux, not including any tolerances, as indicated in the relevant data sheet of the applicable light source Regulation according to which the light source is approved;</w:t>
      </w:r>
    </w:p>
    <w:p w14:paraId="2F449B8B" w14:textId="77777777" w:rsidR="00593C84" w:rsidRPr="00BF031D" w:rsidRDefault="00593C84" w:rsidP="00593C84">
      <w:pPr>
        <w:suppressAutoHyphens w:val="0"/>
        <w:spacing w:after="120" w:line="240" w:lineRule="auto"/>
        <w:ind w:left="2835" w:right="992" w:hanging="567"/>
        <w:jc w:val="both"/>
        <w:rPr>
          <w:lang w:val="en-US"/>
        </w:rPr>
      </w:pPr>
      <w:r w:rsidRPr="00BF031D">
        <w:rPr>
          <w:lang w:val="en-US"/>
        </w:rPr>
        <w:t>(b)</w:t>
      </w:r>
      <w:r w:rsidRPr="00BF031D">
        <w:rPr>
          <w:lang w:val="en-US"/>
        </w:rPr>
        <w:tab/>
        <w:t>In the case of an LED module:</w:t>
      </w:r>
    </w:p>
    <w:p w14:paraId="760FFFF4" w14:textId="77777777" w:rsidR="00593C84" w:rsidRPr="00BF031D" w:rsidRDefault="00593C84" w:rsidP="00593C84">
      <w:pPr>
        <w:pStyle w:val="para"/>
        <w:ind w:left="2835" w:right="992" w:firstLine="0"/>
        <w:rPr>
          <w:lang w:val="en-US"/>
        </w:rPr>
      </w:pPr>
      <w:r w:rsidRPr="00BF031D">
        <w:rPr>
          <w:lang w:val="en-US"/>
        </w:rPr>
        <w:t>The value of the objective luminous flux as indicated in the technical specification submitted with the LED module for approval of the lamp of which the LED module is a part;</w:t>
      </w:r>
    </w:p>
    <w:p w14:paraId="5EDB3963" w14:textId="70ABBC0C" w:rsidR="00593C84" w:rsidRPr="00BF031D" w:rsidRDefault="00593C84" w:rsidP="00593C84">
      <w:pPr>
        <w:pStyle w:val="para"/>
        <w:ind w:right="992"/>
        <w:rPr>
          <w:lang w:val="en-US"/>
        </w:rPr>
      </w:pPr>
      <w:r w:rsidRPr="00BF031D">
        <w:rPr>
          <w:lang w:val="en-US"/>
        </w:rPr>
        <w:t>2.10.2.</w:t>
      </w:r>
      <w:r w:rsidRPr="00BF031D">
        <w:rPr>
          <w:lang w:val="en-US"/>
        </w:rPr>
        <w:tab/>
      </w:r>
      <w:r w:rsidR="009019F6">
        <w:rPr>
          <w:lang w:val="en-US"/>
        </w:rPr>
        <w:t>"</w:t>
      </w:r>
      <w:r w:rsidRPr="00BF031D">
        <w:rPr>
          <w:i/>
          <w:lang w:val="en-US"/>
        </w:rPr>
        <w:t>Light emitting surface</w:t>
      </w:r>
      <w:r w:rsidR="009019F6">
        <w:rPr>
          <w:lang w:val="en-US"/>
        </w:rPr>
        <w:t>"</w:t>
      </w:r>
      <w:r w:rsidRPr="00BF031D">
        <w:rPr>
          <w:lang w:val="en-US"/>
        </w:rPr>
        <w:t xml:space="preserve"> of a </w:t>
      </w:r>
      <w:r w:rsidR="009019F6">
        <w:rPr>
          <w:lang w:val="en-US"/>
        </w:rPr>
        <w:t>"</w:t>
      </w:r>
      <w:r w:rsidRPr="00BF031D">
        <w:rPr>
          <w:i/>
          <w:lang w:val="en-US"/>
        </w:rPr>
        <w:t>lighting device</w:t>
      </w:r>
      <w:r w:rsidR="009019F6">
        <w:rPr>
          <w:lang w:val="en-US"/>
        </w:rPr>
        <w:t>"</w:t>
      </w:r>
      <w:r w:rsidRPr="00BF031D">
        <w:rPr>
          <w:lang w:val="en-US"/>
        </w:rPr>
        <w:t xml:space="preserve">, </w:t>
      </w:r>
      <w:r w:rsidR="009019F6">
        <w:rPr>
          <w:lang w:val="en-US"/>
        </w:rPr>
        <w:t>"</w:t>
      </w:r>
      <w:r w:rsidRPr="00BF031D">
        <w:rPr>
          <w:i/>
          <w:lang w:val="en-US"/>
        </w:rPr>
        <w:t>light-signalling device</w:t>
      </w:r>
      <w:r w:rsidR="009019F6">
        <w:rPr>
          <w:lang w:val="en-US"/>
        </w:rPr>
        <w:t>"</w:t>
      </w:r>
      <w:r w:rsidRPr="00BF031D">
        <w:rPr>
          <w:lang w:val="en-US"/>
        </w:rPr>
        <w:t xml:space="preserve"> or a retro-reflector means the surface as declared in the request for approval by the manufacturer of the device on the drawing, see Annex 3 (see e.g. Parts 1, and 4).</w:t>
      </w:r>
    </w:p>
    <w:p w14:paraId="1B356DA6" w14:textId="77777777" w:rsidR="00593C84" w:rsidRPr="00BF031D" w:rsidRDefault="00593C84" w:rsidP="00593C84">
      <w:pPr>
        <w:pStyle w:val="para"/>
        <w:ind w:right="992" w:firstLine="0"/>
        <w:rPr>
          <w:lang w:val="en-US"/>
        </w:rPr>
      </w:pPr>
      <w:r w:rsidRPr="00BF031D">
        <w:rPr>
          <w:lang w:val="en-US"/>
        </w:rPr>
        <w:t>This shall be declared according to one of the following conditions:</w:t>
      </w:r>
    </w:p>
    <w:p w14:paraId="6BBC353F" w14:textId="77777777" w:rsidR="00593C84" w:rsidRPr="00BF031D" w:rsidRDefault="00593C84" w:rsidP="00593C84">
      <w:pPr>
        <w:suppressAutoHyphens w:val="0"/>
        <w:spacing w:after="120" w:line="240" w:lineRule="auto"/>
        <w:ind w:left="2835" w:right="992" w:hanging="567"/>
        <w:jc w:val="both"/>
        <w:rPr>
          <w:lang w:val="en-US"/>
        </w:rPr>
      </w:pPr>
      <w:r w:rsidRPr="00BF031D">
        <w:rPr>
          <w:lang w:val="en-US"/>
        </w:rPr>
        <w:t>(a)</w:t>
      </w:r>
      <w:r w:rsidRPr="00BF031D">
        <w:rPr>
          <w:lang w:val="en-US"/>
        </w:rPr>
        <w:tab/>
        <w:t>In the case where the outer lens is textured, the declared light emitting surface shall be all or part of the exterior surface of the outer lens;</w:t>
      </w:r>
    </w:p>
    <w:p w14:paraId="2E5397B7" w14:textId="77777777" w:rsidR="00593C84" w:rsidRPr="00BF031D" w:rsidRDefault="00593C84" w:rsidP="00593C84">
      <w:pPr>
        <w:suppressAutoHyphens w:val="0"/>
        <w:spacing w:after="120" w:line="240" w:lineRule="auto"/>
        <w:ind w:left="2835" w:right="992" w:hanging="567"/>
        <w:jc w:val="both"/>
        <w:rPr>
          <w:lang w:val="en-US"/>
        </w:rPr>
      </w:pPr>
      <w:r w:rsidRPr="00BF031D">
        <w:rPr>
          <w:lang w:val="en-US"/>
        </w:rPr>
        <w:t>(b)</w:t>
      </w:r>
      <w:r w:rsidRPr="00BF031D">
        <w:rPr>
          <w:lang w:val="en-US"/>
        </w:rPr>
        <w:tab/>
        <w:t>In the case where the outer lens is non-textured the outer lens may be disregarded and the light emitting surface shall be as declared on the drawing, see Annex 3 (see e.g. Part 5).</w:t>
      </w:r>
    </w:p>
    <w:p w14:paraId="57F01BA0" w14:textId="258A0834" w:rsidR="00593C84" w:rsidRPr="00BF031D" w:rsidRDefault="00593C84" w:rsidP="00593C84">
      <w:pPr>
        <w:pStyle w:val="para"/>
        <w:ind w:right="992"/>
        <w:rPr>
          <w:lang w:val="en-US"/>
        </w:rPr>
      </w:pPr>
      <w:r w:rsidRPr="00BF031D">
        <w:t>2.10.3.</w:t>
      </w:r>
      <w:r w:rsidRPr="00BF031D">
        <w:rPr>
          <w:lang w:val="en-US"/>
        </w:rPr>
        <w:tab/>
      </w:r>
      <w:r w:rsidR="009019F6">
        <w:rPr>
          <w:lang w:val="en-US"/>
        </w:rPr>
        <w:t>"</w:t>
      </w:r>
      <w:r w:rsidRPr="00BF031D">
        <w:rPr>
          <w:i/>
          <w:lang w:val="en-US"/>
        </w:rPr>
        <w:t>Illuminating surface</w:t>
      </w:r>
      <w:r w:rsidR="009019F6">
        <w:rPr>
          <w:lang w:val="en-US"/>
        </w:rPr>
        <w:t>"</w:t>
      </w:r>
      <w:r w:rsidRPr="00BF031D">
        <w:rPr>
          <w:lang w:val="en-US"/>
        </w:rPr>
        <w:t xml:space="preserve"> (see Annex 3).</w:t>
      </w:r>
    </w:p>
    <w:p w14:paraId="3160A24A" w14:textId="401FCCB5" w:rsidR="00593C84" w:rsidRPr="00BF031D" w:rsidRDefault="00593C84" w:rsidP="00593C84">
      <w:pPr>
        <w:pStyle w:val="para"/>
        <w:ind w:right="992"/>
        <w:rPr>
          <w:lang w:val="en-US"/>
        </w:rPr>
      </w:pPr>
      <w:r w:rsidRPr="00BF031D">
        <w:rPr>
          <w:lang w:val="en-US"/>
        </w:rPr>
        <w:t>2.10.3.1.</w:t>
      </w:r>
      <w:r w:rsidRPr="00BF031D">
        <w:rPr>
          <w:lang w:val="en-US"/>
        </w:rPr>
        <w:tab/>
      </w:r>
      <w:r w:rsidR="009019F6">
        <w:rPr>
          <w:lang w:val="en-US"/>
        </w:rPr>
        <w:t>"</w:t>
      </w:r>
      <w:r w:rsidRPr="00BF031D">
        <w:rPr>
          <w:i/>
          <w:lang w:val="en-US"/>
        </w:rPr>
        <w:t>Illuminating surface of a lighting device</w:t>
      </w:r>
      <w:r w:rsidR="009019F6">
        <w:rPr>
          <w:lang w:val="en-US"/>
        </w:rPr>
        <w:t>"</w:t>
      </w:r>
      <w:r w:rsidRPr="00BF031D">
        <w:rPr>
          <w:lang w:val="en-US"/>
        </w:rPr>
        <w:t xml:space="preserve"> (paragraphs 2.5.1., 2.5.2., 2.5.10., 2.5.12. and 2.5.17.) means the orthogonal projection of the full aperture of the reflector, or in the case of headlamps</w:t>
      </w:r>
      <w:r w:rsidRPr="00BF031D">
        <w:rPr>
          <w:rFonts w:hint="eastAsia"/>
          <w:lang w:val="en-US"/>
        </w:rPr>
        <w:t xml:space="preserve"> </w:t>
      </w:r>
      <w:r w:rsidRPr="00BF031D">
        <w:rPr>
          <w:lang w:val="en-US"/>
        </w:rPr>
        <w:t xml:space="preserve">with an ellipsoidal reflector of the </w:t>
      </w:r>
      <w:r w:rsidR="009019F6">
        <w:rPr>
          <w:lang w:val="en-US"/>
        </w:rPr>
        <w:lastRenderedPageBreak/>
        <w:t>"</w:t>
      </w:r>
      <w:r w:rsidRPr="00BF031D">
        <w:rPr>
          <w:lang w:val="en-US"/>
        </w:rPr>
        <w:t>projection lens</w:t>
      </w:r>
      <w:r w:rsidR="009019F6">
        <w:rPr>
          <w:lang w:val="en-US"/>
        </w:rPr>
        <w:t>"</w:t>
      </w:r>
      <w:r w:rsidRPr="00BF031D">
        <w:rPr>
          <w:lang w:val="en-US"/>
        </w:rPr>
        <w:t>, on a transverse plane. If the lighting device</w:t>
      </w:r>
      <w:r w:rsidRPr="00BF031D">
        <w:rPr>
          <w:rFonts w:hint="eastAsia"/>
          <w:lang w:val="en-US"/>
        </w:rPr>
        <w:t xml:space="preserve"> </w:t>
      </w:r>
      <w:r w:rsidRPr="00BF031D">
        <w:rPr>
          <w:lang w:val="en-US"/>
        </w:rPr>
        <w:t>has no reflector, the definition of paragraph 2.10.3.2. shall be applied. If the light e</w:t>
      </w:r>
      <w:r w:rsidRPr="00BF031D">
        <w:rPr>
          <w:rFonts w:hint="eastAsia"/>
          <w:lang w:val="en-US"/>
        </w:rPr>
        <w:t>m</w:t>
      </w:r>
      <w:r w:rsidRPr="00BF031D">
        <w:rPr>
          <w:lang w:val="en-US"/>
        </w:rPr>
        <w:t>itting surface of</w:t>
      </w:r>
      <w:r w:rsidRPr="00BF031D">
        <w:rPr>
          <w:rFonts w:hint="eastAsia"/>
          <w:lang w:val="en-US"/>
        </w:rPr>
        <w:t xml:space="preserve"> </w:t>
      </w:r>
      <w:r w:rsidRPr="00BF031D">
        <w:rPr>
          <w:lang w:val="en-US"/>
        </w:rPr>
        <w:t>the lamp extends over part only of the full aperture of the reflector, then the projection of that</w:t>
      </w:r>
      <w:r w:rsidRPr="00BF031D">
        <w:rPr>
          <w:rFonts w:hint="eastAsia"/>
          <w:lang w:val="en-US"/>
        </w:rPr>
        <w:t xml:space="preserve"> </w:t>
      </w:r>
      <w:r w:rsidRPr="00BF031D">
        <w:rPr>
          <w:lang w:val="en-US"/>
        </w:rPr>
        <w:t>part only is taken into account.</w:t>
      </w:r>
    </w:p>
    <w:p w14:paraId="633ED090" w14:textId="77777777" w:rsidR="00593C84" w:rsidRPr="00BF031D" w:rsidRDefault="00593C84" w:rsidP="00593C84">
      <w:pPr>
        <w:pStyle w:val="para"/>
        <w:ind w:right="992" w:firstLine="0"/>
        <w:rPr>
          <w:lang w:val="en-US"/>
        </w:rPr>
      </w:pPr>
      <w:r w:rsidRPr="00BF031D">
        <w:rPr>
          <w:lang w:val="en-US"/>
        </w:rPr>
        <w:t>In the case of a dipped-beam headlamp, the illuminating surface is limited by the apparent trace of the cut-off on to the lens. If the reflector and lens are adjustable relative to one another, the mean adjustment should be used.</w:t>
      </w:r>
    </w:p>
    <w:p w14:paraId="7BD422CA" w14:textId="77777777" w:rsidR="00593C84" w:rsidRPr="00BF031D" w:rsidRDefault="00593C84" w:rsidP="00593C84">
      <w:pPr>
        <w:pStyle w:val="para"/>
        <w:ind w:right="992" w:firstLine="0"/>
        <w:rPr>
          <w:lang w:val="en-US"/>
        </w:rPr>
      </w:pPr>
      <w:r w:rsidRPr="00BF031D">
        <w:rPr>
          <w:lang w:val="en-US"/>
        </w:rPr>
        <w:t xml:space="preserve">In the case of AFS being installed: where a lighting function is produced by two or more simultaneously operated lighting units on a given side of the vehicle, the individual illuminating surfaces, taken together, constitute the illuminating surface to be considered (for example, in the figure of paragraph 6.22.4. below, the individual illuminating surfaces of the lighting units 8, 9 and 11, regarded together and taking into account their respective location, constitute the illuminating surface to be considered for the right hand side of the vehicle). </w:t>
      </w:r>
    </w:p>
    <w:p w14:paraId="1447909A" w14:textId="7012444A" w:rsidR="00593C84" w:rsidRPr="00BF031D" w:rsidRDefault="00593C84" w:rsidP="00593C84">
      <w:pPr>
        <w:pStyle w:val="para"/>
        <w:ind w:right="992"/>
        <w:rPr>
          <w:lang w:val="en-US"/>
        </w:rPr>
      </w:pPr>
      <w:r w:rsidRPr="00BF031D">
        <w:rPr>
          <w:lang w:val="en-US"/>
        </w:rPr>
        <w:t>2.10.3.2.</w:t>
      </w:r>
      <w:r w:rsidRPr="00BF031D">
        <w:rPr>
          <w:lang w:val="en-US"/>
        </w:rPr>
        <w:tab/>
      </w:r>
      <w:r w:rsidR="009019F6">
        <w:rPr>
          <w:lang w:val="en-US"/>
        </w:rPr>
        <w:t>"</w:t>
      </w:r>
      <w:r w:rsidRPr="00BF031D">
        <w:rPr>
          <w:i/>
          <w:lang w:val="en-US"/>
        </w:rPr>
        <w:t>Illuminating surface of a light-signalling device other than a retro-reflector</w:t>
      </w:r>
      <w:r w:rsidR="009019F6">
        <w:rPr>
          <w:lang w:val="en-US"/>
        </w:rPr>
        <w:t>"</w:t>
      </w:r>
      <w:r w:rsidRPr="00BF031D">
        <w:rPr>
          <w:lang w:val="en-US"/>
        </w:rPr>
        <w:t xml:space="preserve"> (paragraphs 2.5.3. to 2.5.7., 2.6.1., 2.5.11. and 2.5.13. to 2.5.16.) means the orthogonal projection of the lamp in a plane perpendicular to its axis of reference and in contact with the exterior light-emitting surface of the lamp, this projection being bounded by the edges of screens situated in this plane, each allowing only 98 per cent of the total luminous intensity of the light to persist in the direction of the axis of reference.</w:t>
      </w:r>
    </w:p>
    <w:p w14:paraId="1883291B" w14:textId="77777777" w:rsidR="00593C84" w:rsidRPr="00BF031D" w:rsidRDefault="00593C84" w:rsidP="00593C84">
      <w:pPr>
        <w:pStyle w:val="para"/>
        <w:ind w:right="992" w:firstLine="0"/>
        <w:rPr>
          <w:lang w:val="en-US"/>
        </w:rPr>
      </w:pPr>
      <w:r w:rsidRPr="00BF031D">
        <w:rPr>
          <w:lang w:val="en-US"/>
        </w:rPr>
        <w:t>To determine the lower, upper and lateral limits of the illuminating surface only screens with horizontal or vertical edges shall be used to verify the distance to the extreme edges of the vehicle and the height above the ground.</w:t>
      </w:r>
    </w:p>
    <w:p w14:paraId="7ACCBD62" w14:textId="77777777" w:rsidR="00593C84" w:rsidRPr="00BF031D" w:rsidRDefault="00593C84" w:rsidP="00593C84">
      <w:pPr>
        <w:pStyle w:val="para"/>
        <w:ind w:right="992" w:firstLine="0"/>
        <w:rPr>
          <w:lang w:val="en-US"/>
        </w:rPr>
      </w:pPr>
      <w:r w:rsidRPr="00BF031D">
        <w:rPr>
          <w:lang w:val="en-US"/>
        </w:rPr>
        <w:t>For other applications of the illuminating surface, e.g. distance between two lamps or functions, the shape of the periphery of this illuminating surface shall be used. The screens shall remain parallel, but other orientations are allowed to be used.</w:t>
      </w:r>
    </w:p>
    <w:p w14:paraId="1B8A4ADF" w14:textId="77777777" w:rsidR="00593C84" w:rsidRPr="00BF031D" w:rsidRDefault="00593C84" w:rsidP="00593C84">
      <w:pPr>
        <w:pStyle w:val="para"/>
        <w:ind w:right="992" w:firstLine="0"/>
        <w:rPr>
          <w:lang w:val="en-US"/>
        </w:rPr>
      </w:pPr>
      <w:r w:rsidRPr="00BF031D">
        <w:rPr>
          <w:lang w:val="en-US"/>
        </w:rPr>
        <w:t>In the case of a light-signalling device whose illuminating surface encloses either totally or partially the illuminating surface of another function or encloses a non-lighted surface, the illuminating surface may be considered to be the light emitting surface itself (see e.g. Annex 3, Parts 2, 3, 5 and 6).</w:t>
      </w:r>
    </w:p>
    <w:p w14:paraId="236700A4" w14:textId="3D0DB96E" w:rsidR="00593C84" w:rsidRPr="00BF031D" w:rsidRDefault="00593C84" w:rsidP="00593C84">
      <w:pPr>
        <w:pStyle w:val="para"/>
        <w:ind w:right="992"/>
        <w:rPr>
          <w:lang w:val="en-US"/>
        </w:rPr>
      </w:pPr>
      <w:r w:rsidRPr="00BF031D">
        <w:rPr>
          <w:lang w:val="en-US"/>
        </w:rPr>
        <w:t>2.10.3.3.</w:t>
      </w:r>
      <w:r w:rsidRPr="00BF031D">
        <w:rPr>
          <w:lang w:val="en-US"/>
        </w:rPr>
        <w:tab/>
      </w:r>
      <w:r w:rsidR="009019F6">
        <w:rPr>
          <w:lang w:val="en-US"/>
        </w:rPr>
        <w:t>"</w:t>
      </w:r>
      <w:r w:rsidRPr="00BF031D">
        <w:rPr>
          <w:i/>
          <w:lang w:val="en-US"/>
        </w:rPr>
        <w:t>Illuminating surface of a retro-reflector</w:t>
      </w:r>
      <w:r w:rsidR="009019F6">
        <w:rPr>
          <w:lang w:val="en-US"/>
        </w:rPr>
        <w:t>"</w:t>
      </w:r>
      <w:r w:rsidRPr="00BF031D">
        <w:rPr>
          <w:lang w:val="en-US"/>
        </w:rPr>
        <w:t xml:space="preserve"> (paragraph 2.5.8.) means, as declared by the applicant during the component approval procedure for the retro-reflectors, the orthogonal projection of a retro-reflector in a plane perpendicular to its axis of reference and delimited by planes contiguous to the declared outermost parts of the retro-reflectors' optical system and parallel to that axis. For the purposes of determining the lower, upper and lateral edges of the device, only horizontal and vertical planes shall be considered.</w:t>
      </w:r>
    </w:p>
    <w:p w14:paraId="41904CD3" w14:textId="698A3819" w:rsidR="00593C84" w:rsidRPr="00BF031D" w:rsidRDefault="00593C84" w:rsidP="00593C84">
      <w:pPr>
        <w:pStyle w:val="para"/>
        <w:ind w:right="992"/>
        <w:rPr>
          <w:bCs/>
          <w:iCs/>
          <w:lang w:val="en-US"/>
        </w:rPr>
      </w:pPr>
      <w:r w:rsidRPr="00BF031D">
        <w:rPr>
          <w:lang w:val="en-US"/>
        </w:rPr>
        <w:t>2.10.4.</w:t>
      </w:r>
      <w:r w:rsidRPr="00BF031D">
        <w:rPr>
          <w:lang w:val="en-US"/>
        </w:rPr>
        <w:tab/>
      </w:r>
      <w:r w:rsidRPr="00BF031D">
        <w:rPr>
          <w:bCs/>
          <w:iCs/>
          <w:lang w:val="en-US"/>
        </w:rPr>
        <w:t xml:space="preserve">The </w:t>
      </w:r>
      <w:r w:rsidR="009019F6">
        <w:rPr>
          <w:bCs/>
          <w:iCs/>
          <w:lang w:val="en-US"/>
        </w:rPr>
        <w:t>"</w:t>
      </w:r>
      <w:r w:rsidRPr="00BF031D">
        <w:rPr>
          <w:bCs/>
          <w:i/>
          <w:lang w:val="en-US"/>
        </w:rPr>
        <w:t>apparent surface</w:t>
      </w:r>
      <w:r w:rsidR="009019F6">
        <w:rPr>
          <w:bCs/>
          <w:iCs/>
          <w:lang w:val="en-US"/>
        </w:rPr>
        <w:t>"</w:t>
      </w:r>
      <w:r w:rsidRPr="00BF031D">
        <w:rPr>
          <w:bCs/>
          <w:iCs/>
          <w:lang w:val="en-US"/>
        </w:rPr>
        <w:t xml:space="preserve"> for a defined direction of observation means, at the request of the manufacturer or his duly accredited representative, the orthogonal projection of:</w:t>
      </w:r>
    </w:p>
    <w:p w14:paraId="57E00BCC" w14:textId="77777777" w:rsidR="00593C84" w:rsidRPr="00BF031D" w:rsidRDefault="00593C84" w:rsidP="00593C84">
      <w:pPr>
        <w:pStyle w:val="para"/>
        <w:ind w:right="992" w:firstLine="0"/>
        <w:rPr>
          <w:lang w:val="en-US"/>
        </w:rPr>
      </w:pPr>
      <w:r w:rsidRPr="00BF031D">
        <w:rPr>
          <w:lang w:val="en-US"/>
        </w:rPr>
        <w:t>Either the boundary of the illuminating surface projected on the exterior surface of the lens;</w:t>
      </w:r>
    </w:p>
    <w:p w14:paraId="49318672" w14:textId="77777777" w:rsidR="00593C84" w:rsidRPr="00BF031D" w:rsidRDefault="00593C84" w:rsidP="00593C84">
      <w:pPr>
        <w:pStyle w:val="para"/>
        <w:ind w:right="992" w:firstLine="0"/>
        <w:rPr>
          <w:lang w:val="en-US"/>
        </w:rPr>
      </w:pPr>
      <w:r w:rsidRPr="00BF031D">
        <w:rPr>
          <w:lang w:val="en-US"/>
        </w:rPr>
        <w:t>Or the light-emitting surface;</w:t>
      </w:r>
    </w:p>
    <w:p w14:paraId="0BFFAE7D" w14:textId="77777777" w:rsidR="00593C84" w:rsidRPr="00BF031D" w:rsidRDefault="00593C84" w:rsidP="00593C84">
      <w:pPr>
        <w:pStyle w:val="para"/>
        <w:ind w:right="992" w:firstLine="0"/>
        <w:rPr>
          <w:lang w:val="en-US"/>
        </w:rPr>
      </w:pPr>
      <w:r w:rsidRPr="00BF031D">
        <w:rPr>
          <w:lang w:val="en-US"/>
        </w:rPr>
        <w:t xml:space="preserve">Only in the case of a light-signalling device producing variable luminous intensities, its apparent surface that may be variable as specified in </w:t>
      </w:r>
      <w:r w:rsidRPr="00BF031D">
        <w:rPr>
          <w:lang w:val="en-US"/>
        </w:rPr>
        <w:lastRenderedPageBreak/>
        <w:t>paragraph 2.9.3. shall be considered under all conditions permitted by the variable intensity control, if applicable.</w:t>
      </w:r>
    </w:p>
    <w:p w14:paraId="6AD5BA8A" w14:textId="77777777" w:rsidR="00593C84" w:rsidRPr="00BF031D" w:rsidRDefault="00593C84" w:rsidP="00593C84">
      <w:pPr>
        <w:pStyle w:val="para"/>
        <w:ind w:right="992" w:firstLine="0"/>
        <w:rPr>
          <w:lang w:val="en-US"/>
        </w:rPr>
      </w:pPr>
      <w:r w:rsidRPr="00BF031D">
        <w:rPr>
          <w:lang w:val="en-US"/>
        </w:rPr>
        <w:t>In a plane perpendicular to the direction of observation and tangential to the most exterior point of the lens.  Different examples of the application of apparent surface can be found in Annex 3 to this Regulation.</w:t>
      </w:r>
    </w:p>
    <w:p w14:paraId="246224C3" w14:textId="70716328" w:rsidR="00593C84" w:rsidRPr="00BF031D" w:rsidRDefault="00593C84" w:rsidP="00593C84">
      <w:pPr>
        <w:pStyle w:val="para"/>
        <w:ind w:right="992"/>
        <w:rPr>
          <w:lang w:val="en-US"/>
        </w:rPr>
      </w:pPr>
      <w:r w:rsidRPr="00BF031D">
        <w:rPr>
          <w:lang w:val="en-US"/>
        </w:rPr>
        <w:t>2.10.5.</w:t>
      </w:r>
      <w:r w:rsidRPr="00BF031D">
        <w:rPr>
          <w:lang w:val="en-US"/>
        </w:rPr>
        <w:tab/>
      </w:r>
      <w:r w:rsidR="009019F6">
        <w:rPr>
          <w:lang w:val="en-US"/>
        </w:rPr>
        <w:t>"</w:t>
      </w:r>
      <w:r w:rsidRPr="00BF031D">
        <w:rPr>
          <w:i/>
          <w:lang w:val="en-US"/>
        </w:rPr>
        <w:t>Axis of reference</w:t>
      </w:r>
      <w:r w:rsidR="009019F6">
        <w:rPr>
          <w:lang w:val="en-US"/>
        </w:rPr>
        <w:t>"</w:t>
      </w:r>
      <w:r w:rsidRPr="00BF031D">
        <w:rPr>
          <w:lang w:val="en-US"/>
        </w:rPr>
        <w:t xml:space="preserve"> (or </w:t>
      </w:r>
      <w:r w:rsidR="009019F6">
        <w:rPr>
          <w:lang w:val="en-US"/>
        </w:rPr>
        <w:t>"</w:t>
      </w:r>
      <w:r w:rsidRPr="00BF031D">
        <w:rPr>
          <w:i/>
          <w:lang w:val="en-US"/>
        </w:rPr>
        <w:t>reference axis</w:t>
      </w:r>
      <w:r w:rsidR="009019F6">
        <w:rPr>
          <w:lang w:val="en-US"/>
        </w:rPr>
        <w:t>"</w:t>
      </w:r>
      <w:r w:rsidRPr="00BF031D">
        <w:rPr>
          <w:lang w:val="en-US"/>
        </w:rPr>
        <w:t>) means the characteristic axis of the lamp determined by the manufacturer (of the lamp) for use as the direction of reference (H = 0°, V = 0°) for angles of field for photometric measurements and for installing the lamp on the vehicle.</w:t>
      </w:r>
    </w:p>
    <w:p w14:paraId="64292494" w14:textId="1CD5D695" w:rsidR="00593C84" w:rsidRPr="00BF031D" w:rsidRDefault="00593C84" w:rsidP="00593C84">
      <w:pPr>
        <w:pStyle w:val="para"/>
        <w:ind w:right="992"/>
        <w:rPr>
          <w:lang w:val="en-US"/>
        </w:rPr>
      </w:pPr>
      <w:r w:rsidRPr="00BF031D">
        <w:rPr>
          <w:lang w:val="en-US"/>
        </w:rPr>
        <w:t>2.10.6.</w:t>
      </w:r>
      <w:r w:rsidRPr="00BF031D">
        <w:rPr>
          <w:lang w:val="en-US"/>
        </w:rPr>
        <w:tab/>
      </w:r>
      <w:r w:rsidR="009019F6">
        <w:rPr>
          <w:lang w:val="en-US"/>
        </w:rPr>
        <w:t>"</w:t>
      </w:r>
      <w:r w:rsidRPr="00BF031D">
        <w:rPr>
          <w:i/>
          <w:lang w:val="en-US"/>
        </w:rPr>
        <w:t>Centre of reference</w:t>
      </w:r>
      <w:r w:rsidR="009019F6">
        <w:rPr>
          <w:lang w:val="en-US"/>
        </w:rPr>
        <w:t>"</w:t>
      </w:r>
      <w:r w:rsidRPr="00BF031D">
        <w:rPr>
          <w:lang w:val="en-US"/>
        </w:rPr>
        <w:t xml:space="preserve"> means:</w:t>
      </w:r>
    </w:p>
    <w:p w14:paraId="196D3682" w14:textId="2973C43B" w:rsidR="00593C84" w:rsidRPr="00BF031D" w:rsidRDefault="009019F6" w:rsidP="009019F6">
      <w:pPr>
        <w:pStyle w:val="para"/>
        <w:ind w:left="2835" w:right="992" w:hanging="567"/>
        <w:rPr>
          <w:lang w:val="en-US"/>
        </w:rPr>
      </w:pPr>
      <w:r>
        <w:rPr>
          <w:lang w:val="en-US"/>
        </w:rPr>
        <w:t>(a)</w:t>
      </w:r>
      <w:r>
        <w:rPr>
          <w:lang w:val="en-US"/>
        </w:rPr>
        <w:tab/>
        <w:t>T</w:t>
      </w:r>
      <w:r w:rsidR="00593C84" w:rsidRPr="00BF031D">
        <w:rPr>
          <w:lang w:val="en-US"/>
        </w:rPr>
        <w:t xml:space="preserve">he intersection of the axis of reference with the exterior light-emitting surface or </w:t>
      </w:r>
    </w:p>
    <w:p w14:paraId="0DD0CC8E" w14:textId="65D26E66" w:rsidR="00593C84" w:rsidRPr="00BF031D" w:rsidRDefault="009019F6" w:rsidP="009019F6">
      <w:pPr>
        <w:pStyle w:val="para"/>
        <w:tabs>
          <w:tab w:val="left" w:pos="2835"/>
        </w:tabs>
        <w:ind w:right="992" w:firstLine="0"/>
        <w:rPr>
          <w:lang w:val="en-US"/>
        </w:rPr>
      </w:pPr>
      <w:r>
        <w:rPr>
          <w:lang w:val="en-US"/>
        </w:rPr>
        <w:t>(b)</w:t>
      </w:r>
      <w:r>
        <w:rPr>
          <w:lang w:val="en-US"/>
        </w:rPr>
        <w:tab/>
        <w:t>A</w:t>
      </w:r>
      <w:r w:rsidR="00593C84" w:rsidRPr="00BF031D">
        <w:rPr>
          <w:lang w:val="en-US"/>
        </w:rPr>
        <w:t xml:space="preserve"> point on or near a retro-reflective area</w:t>
      </w:r>
    </w:p>
    <w:p w14:paraId="1E442753" w14:textId="77777777" w:rsidR="00593C84" w:rsidRPr="00BF031D" w:rsidRDefault="00593C84" w:rsidP="00593C84">
      <w:pPr>
        <w:pStyle w:val="para"/>
        <w:ind w:right="992" w:firstLine="0"/>
        <w:rPr>
          <w:lang w:val="en-US"/>
        </w:rPr>
      </w:pPr>
      <w:r w:rsidRPr="00BF031D">
        <w:rPr>
          <w:lang w:val="en-US"/>
        </w:rPr>
        <w:t>which is designated to be the centre of the device for the purpose of specifying its performance; it is specified by the manufacturer of the lamp.</w:t>
      </w:r>
    </w:p>
    <w:p w14:paraId="37A5566C" w14:textId="2A4C78BF" w:rsidR="00593C84" w:rsidRPr="00BF031D" w:rsidRDefault="00593C84" w:rsidP="00593C84">
      <w:pPr>
        <w:pStyle w:val="para"/>
        <w:ind w:right="992"/>
        <w:rPr>
          <w:lang w:val="en-US"/>
        </w:rPr>
      </w:pPr>
      <w:r w:rsidRPr="00BF031D">
        <w:rPr>
          <w:lang w:val="en-US"/>
        </w:rPr>
        <w:t>2.10.7.</w:t>
      </w:r>
      <w:r w:rsidRPr="00BF031D">
        <w:rPr>
          <w:lang w:val="en-US"/>
        </w:rPr>
        <w:tab/>
      </w:r>
      <w:r w:rsidR="009019F6">
        <w:rPr>
          <w:lang w:val="en-US"/>
        </w:rPr>
        <w:t>"</w:t>
      </w:r>
      <w:r w:rsidRPr="00BF031D">
        <w:rPr>
          <w:i/>
          <w:lang w:val="en-US"/>
        </w:rPr>
        <w:t>Angles of geometric visibility</w:t>
      </w:r>
      <w:r w:rsidR="009019F6">
        <w:rPr>
          <w:lang w:val="en-US"/>
        </w:rPr>
        <w:t>"</w:t>
      </w:r>
      <w:r w:rsidRPr="00BF031D">
        <w:rPr>
          <w:lang w:val="en-US"/>
        </w:rPr>
        <w:t xml:space="preserve"> means the angles which determine the field of the minimum solid angle in which the apparent surface of the lamp is visible.  That field of the solid angle is determined by the segments of the sphere of which the centre coincides with the centre of reference of the lamp and the equator is parallel with the ground. These segments are determined in relation to the axis of reference. The horizontal angles ß correspond to the longitude and the vertical angles </w:t>
      </w:r>
      <w:r w:rsidRPr="00BF031D">
        <w:t>α</w:t>
      </w:r>
      <w:r w:rsidRPr="00BF031D">
        <w:rPr>
          <w:lang w:val="en-US"/>
        </w:rPr>
        <w:t xml:space="preserve"> to the latitude.</w:t>
      </w:r>
    </w:p>
    <w:p w14:paraId="5CF13AB5" w14:textId="534E94C9" w:rsidR="00593C84" w:rsidRPr="00BF031D" w:rsidRDefault="00593C84" w:rsidP="00593C84">
      <w:pPr>
        <w:pStyle w:val="para"/>
        <w:ind w:right="992"/>
        <w:rPr>
          <w:lang w:val="en-US"/>
        </w:rPr>
      </w:pPr>
      <w:r w:rsidRPr="00BF031D">
        <w:rPr>
          <w:lang w:val="en-US"/>
        </w:rPr>
        <w:t>2.10.8.</w:t>
      </w:r>
      <w:r w:rsidRPr="00BF031D">
        <w:rPr>
          <w:lang w:val="en-US"/>
        </w:rPr>
        <w:tab/>
      </w:r>
      <w:r w:rsidR="009019F6">
        <w:rPr>
          <w:lang w:val="en-US"/>
        </w:rPr>
        <w:t>"</w:t>
      </w:r>
      <w:r w:rsidRPr="00BF031D">
        <w:rPr>
          <w:i/>
          <w:lang w:val="en-US"/>
        </w:rPr>
        <w:t>Photometric stability has occurred</w:t>
      </w:r>
      <w:r w:rsidR="009019F6">
        <w:rPr>
          <w:lang w:val="en-US"/>
        </w:rPr>
        <w:t>"</w:t>
      </w:r>
      <w:r w:rsidRPr="00BF031D">
        <w:rPr>
          <w:lang w:val="en-US"/>
        </w:rPr>
        <w:t xml:space="preserve"> means the variation of the luminous intensity for the specified test point is less than 3 per cent within any 15 minute period.</w:t>
      </w:r>
    </w:p>
    <w:p w14:paraId="2D662AEA" w14:textId="2D0287C9" w:rsidR="00593C84" w:rsidRPr="00BF031D" w:rsidRDefault="00593C84" w:rsidP="00593C84">
      <w:pPr>
        <w:pStyle w:val="para"/>
        <w:ind w:right="992"/>
        <w:rPr>
          <w:lang w:val="en-US"/>
        </w:rPr>
      </w:pPr>
      <w:r w:rsidRPr="00BF031D">
        <w:rPr>
          <w:lang w:val="en-US"/>
        </w:rPr>
        <w:t>2.10.9.</w:t>
      </w:r>
      <w:r w:rsidRPr="00BF031D">
        <w:rPr>
          <w:bCs/>
          <w:lang w:val="en-US"/>
        </w:rPr>
        <w:tab/>
      </w:r>
      <w:r w:rsidR="009019F6">
        <w:rPr>
          <w:bCs/>
          <w:lang w:val="en-US"/>
        </w:rPr>
        <w:t>"</w:t>
      </w:r>
      <w:r w:rsidRPr="00BF031D">
        <w:rPr>
          <w:bCs/>
          <w:i/>
          <w:lang w:val="en-US"/>
        </w:rPr>
        <w:t>Gonio(photo)meter system (</w:t>
      </w:r>
      <w:r w:rsidRPr="00BF031D">
        <w:rPr>
          <w:i/>
          <w:lang w:val="en-US"/>
        </w:rPr>
        <w:t>i</w:t>
      </w:r>
      <w:r w:rsidRPr="00BF031D">
        <w:rPr>
          <w:i/>
          <w:lang w:val="x-none"/>
        </w:rPr>
        <w:t>f not otherwise specified in a particular Regulation</w:t>
      </w:r>
      <w:r w:rsidRPr="00BF031D">
        <w:rPr>
          <w:bCs/>
          <w:i/>
          <w:lang w:val="en-US"/>
        </w:rPr>
        <w:t>)</w:t>
      </w:r>
      <w:r w:rsidR="009019F6">
        <w:rPr>
          <w:bCs/>
          <w:lang w:val="en-US"/>
        </w:rPr>
        <w:t>"</w:t>
      </w:r>
      <w:r w:rsidRPr="00BF031D">
        <w:rPr>
          <w:bCs/>
          <w:lang w:val="en-US"/>
        </w:rPr>
        <w:t xml:space="preserve"> means a system used for the photometric measurements specified by the angular coordinates in degrees on a sphere with a vertical polar axis according to CIE publication No. 70, Vienna 1987, i.e. corresponding to a gonio(photo)meter system with a horizontal (</w:t>
      </w:r>
      <w:r w:rsidR="009019F6">
        <w:rPr>
          <w:bCs/>
          <w:lang w:val="en-US"/>
        </w:rPr>
        <w:t>"</w:t>
      </w:r>
      <w:r w:rsidRPr="00BF031D">
        <w:rPr>
          <w:bCs/>
          <w:lang w:val="en-US"/>
        </w:rPr>
        <w:t>elevation</w:t>
      </w:r>
      <w:r w:rsidR="009019F6">
        <w:rPr>
          <w:bCs/>
          <w:lang w:val="en-US"/>
        </w:rPr>
        <w:t>"</w:t>
      </w:r>
      <w:r w:rsidRPr="00BF031D">
        <w:rPr>
          <w:bCs/>
          <w:lang w:val="en-US"/>
        </w:rPr>
        <w:t>) axis fixed to the ground and a second, moveable (</w:t>
      </w:r>
      <w:r w:rsidR="009019F6">
        <w:rPr>
          <w:bCs/>
          <w:lang w:val="en-US"/>
        </w:rPr>
        <w:t>"</w:t>
      </w:r>
      <w:r w:rsidRPr="00BF031D">
        <w:rPr>
          <w:bCs/>
          <w:lang w:val="en-US"/>
        </w:rPr>
        <w:t>rotation</w:t>
      </w:r>
      <w:r w:rsidR="009019F6">
        <w:rPr>
          <w:bCs/>
          <w:lang w:val="en-US"/>
        </w:rPr>
        <w:t>"</w:t>
      </w:r>
      <w:r w:rsidRPr="00BF031D">
        <w:rPr>
          <w:bCs/>
          <w:lang w:val="en-US"/>
        </w:rPr>
        <w:t>) axis perpendicular to the fixed horizontal axis (see Annex 14 to this Regulation).</w:t>
      </w:r>
      <w:r w:rsidRPr="00BF031D">
        <w:rPr>
          <w:lang w:val="en-US"/>
        </w:rPr>
        <w:t xml:space="preserve"> </w:t>
      </w:r>
      <w:r w:rsidRPr="00BF031D">
        <w:rPr>
          <w:i/>
          <w:lang w:val="en-US"/>
        </w:rPr>
        <w:t>Note:</w:t>
      </w:r>
      <w:r w:rsidRPr="00BF031D">
        <w:rPr>
          <w:lang w:val="en-US"/>
        </w:rPr>
        <w:t xml:space="preserve"> </w:t>
      </w:r>
      <w:r w:rsidRPr="00BF031D">
        <w:rPr>
          <w:bCs/>
          <w:lang w:val="en-US"/>
        </w:rPr>
        <w:t>The above mentioned CIE publication</w:t>
      </w:r>
      <w:r w:rsidRPr="00BF031D">
        <w:rPr>
          <w:lang w:val="en-US"/>
        </w:rPr>
        <w:t xml:space="preserve"> specifies a procedure to correct the angular coordinates in the case where an alternative </w:t>
      </w:r>
      <w:r w:rsidRPr="00BF031D">
        <w:rPr>
          <w:bCs/>
          <w:lang w:val="en-US"/>
        </w:rPr>
        <w:t>gonio(photo)meter system</w:t>
      </w:r>
      <w:r w:rsidRPr="00BF031D">
        <w:rPr>
          <w:lang w:val="en-US"/>
        </w:rPr>
        <w:t xml:space="preserve"> is used.</w:t>
      </w:r>
    </w:p>
    <w:p w14:paraId="438921D5" w14:textId="48CADA63" w:rsidR="00593C84" w:rsidRPr="00BF031D" w:rsidRDefault="00593C84" w:rsidP="00593C84">
      <w:pPr>
        <w:pStyle w:val="para"/>
        <w:ind w:right="992"/>
        <w:rPr>
          <w:lang w:val="en-US"/>
        </w:rPr>
      </w:pPr>
      <w:r w:rsidRPr="00BF031D">
        <w:rPr>
          <w:lang w:val="en-US"/>
        </w:rPr>
        <w:t>2.10.10.</w:t>
      </w:r>
      <w:r w:rsidRPr="00BF031D">
        <w:rPr>
          <w:lang w:val="en-US"/>
        </w:rPr>
        <w:tab/>
      </w:r>
      <w:r w:rsidR="009019F6">
        <w:rPr>
          <w:lang w:val="en-US"/>
        </w:rPr>
        <w:t>"</w:t>
      </w:r>
      <w:r w:rsidRPr="00BF031D">
        <w:rPr>
          <w:i/>
          <w:lang w:val="en-US"/>
        </w:rPr>
        <w:t>H plane</w:t>
      </w:r>
      <w:r w:rsidR="009019F6">
        <w:rPr>
          <w:lang w:val="en-US"/>
        </w:rPr>
        <w:t>"</w:t>
      </w:r>
      <w:r w:rsidRPr="00BF031D">
        <w:rPr>
          <w:lang w:val="en-US"/>
        </w:rPr>
        <w:t xml:space="preserve"> means the horizontal plane containing the centre of reference of the lamp.</w:t>
      </w:r>
    </w:p>
    <w:p w14:paraId="7EE3C583" w14:textId="1F7438A2" w:rsidR="00593C84" w:rsidRPr="00BF031D" w:rsidRDefault="00593C84" w:rsidP="00593C84">
      <w:pPr>
        <w:pStyle w:val="para"/>
        <w:ind w:right="992"/>
        <w:rPr>
          <w:lang w:val="en-US"/>
        </w:rPr>
      </w:pPr>
      <w:r w:rsidRPr="00BF031D">
        <w:rPr>
          <w:lang w:val="en-US"/>
        </w:rPr>
        <w:t>2.10.11.</w:t>
      </w:r>
      <w:r w:rsidRPr="00BF031D">
        <w:rPr>
          <w:lang w:val="en-US"/>
        </w:rPr>
        <w:tab/>
      </w:r>
      <w:r w:rsidR="009019F6">
        <w:rPr>
          <w:lang w:val="en-US"/>
        </w:rPr>
        <w:t>"</w:t>
      </w:r>
      <w:r w:rsidRPr="00BF031D">
        <w:rPr>
          <w:i/>
          <w:lang w:val="en-US"/>
        </w:rPr>
        <w:t>Transverse plane</w:t>
      </w:r>
      <w:r w:rsidR="009019F6">
        <w:rPr>
          <w:lang w:val="en-US"/>
        </w:rPr>
        <w:t>"</w:t>
      </w:r>
      <w:r w:rsidRPr="00BF031D">
        <w:rPr>
          <w:lang w:val="en-US"/>
        </w:rPr>
        <w:t xml:space="preserve"> means a vertical plane perpendicular to the median longitudinal plane of the vehicle.</w:t>
      </w:r>
    </w:p>
    <w:p w14:paraId="031D2A54" w14:textId="48AD5B05" w:rsidR="00593C84" w:rsidRPr="00BF031D" w:rsidRDefault="00593C84" w:rsidP="00593C84">
      <w:pPr>
        <w:pStyle w:val="para"/>
        <w:ind w:right="992"/>
        <w:rPr>
          <w:lang w:val="en-US"/>
        </w:rPr>
      </w:pPr>
      <w:r w:rsidRPr="00BF031D">
        <w:rPr>
          <w:lang w:val="en-US"/>
        </w:rPr>
        <w:t>2.10.12.</w:t>
      </w:r>
      <w:r w:rsidRPr="00BF031D">
        <w:rPr>
          <w:lang w:val="en-US"/>
        </w:rPr>
        <w:tab/>
        <w:t>''</w:t>
      </w:r>
      <w:r w:rsidRPr="00BF031D">
        <w:rPr>
          <w:i/>
          <w:lang w:val="en-US"/>
        </w:rPr>
        <w:t>Angle of divergence</w:t>
      </w:r>
      <w:r w:rsidR="009019F6">
        <w:rPr>
          <w:lang w:val="en-US"/>
        </w:rPr>
        <w:t>"</w:t>
      </w:r>
      <w:r w:rsidRPr="00BF031D">
        <w:rPr>
          <w:lang w:val="en-US"/>
        </w:rPr>
        <w:t xml:space="preserve"> means the angle between the straight lines connecting the centre of reference to the centre of the receiver and to the centre of the source of illumination.</w:t>
      </w:r>
    </w:p>
    <w:p w14:paraId="10ED962F" w14:textId="3D89A330" w:rsidR="00593C84" w:rsidRPr="00BF031D" w:rsidRDefault="00593C84" w:rsidP="00593C84">
      <w:pPr>
        <w:pStyle w:val="para"/>
        <w:ind w:right="992"/>
        <w:rPr>
          <w:lang w:val="en-US"/>
        </w:rPr>
      </w:pPr>
      <w:r w:rsidRPr="00BF031D">
        <w:rPr>
          <w:lang w:val="en-US"/>
        </w:rPr>
        <w:t>2.10.13.</w:t>
      </w:r>
      <w:r w:rsidRPr="00BF031D">
        <w:rPr>
          <w:lang w:val="en-US"/>
        </w:rPr>
        <w:tab/>
        <w:t>''</w:t>
      </w:r>
      <w:r w:rsidRPr="00BF031D">
        <w:rPr>
          <w:i/>
          <w:lang w:val="en-US"/>
        </w:rPr>
        <w:t>Illumination angle</w:t>
      </w:r>
      <w:r w:rsidR="009019F6">
        <w:rPr>
          <w:lang w:val="en-US"/>
        </w:rPr>
        <w:t>"</w:t>
      </w:r>
      <w:r w:rsidRPr="00BF031D">
        <w:rPr>
          <w:lang w:val="en-US"/>
        </w:rPr>
        <w:t xml:space="preserve"> means the angle between the axis of reference and the straight line connecting the centre of reference to the centre of the source of illumination.</w:t>
      </w:r>
    </w:p>
    <w:p w14:paraId="05A74F5D" w14:textId="73B1CEC2" w:rsidR="00593C84" w:rsidRPr="00BF031D" w:rsidRDefault="00593C84" w:rsidP="00593C84">
      <w:pPr>
        <w:pStyle w:val="para"/>
        <w:ind w:right="992"/>
        <w:rPr>
          <w:lang w:val="en-US"/>
        </w:rPr>
      </w:pPr>
      <w:r w:rsidRPr="00BF031D">
        <w:rPr>
          <w:lang w:val="en-US"/>
        </w:rPr>
        <w:t>2.10.14.</w:t>
      </w:r>
      <w:r w:rsidRPr="00BF031D">
        <w:rPr>
          <w:lang w:val="en-US"/>
        </w:rPr>
        <w:tab/>
      </w:r>
      <w:r w:rsidR="009019F6">
        <w:rPr>
          <w:lang w:val="en-US"/>
        </w:rPr>
        <w:t>"</w:t>
      </w:r>
      <w:r w:rsidRPr="00BF031D">
        <w:rPr>
          <w:i/>
          <w:lang w:val="en-US"/>
        </w:rPr>
        <w:t>Angle of rotation</w:t>
      </w:r>
      <w:r w:rsidR="009019F6">
        <w:rPr>
          <w:lang w:val="en-US"/>
        </w:rPr>
        <w:t>"</w:t>
      </w:r>
      <w:r w:rsidRPr="00BF031D">
        <w:rPr>
          <w:lang w:val="en-US"/>
        </w:rPr>
        <w:t xml:space="preserve"> means the angle through which the retro-reflective device is rotated about its axis of reference starting from one given position.</w:t>
      </w:r>
    </w:p>
    <w:p w14:paraId="7E9C556F" w14:textId="05B52DFF" w:rsidR="00593C84" w:rsidRPr="00BF031D" w:rsidRDefault="00593C84" w:rsidP="00593C84">
      <w:pPr>
        <w:pStyle w:val="para"/>
        <w:ind w:right="992"/>
        <w:rPr>
          <w:lang w:val="en-US"/>
        </w:rPr>
      </w:pPr>
      <w:r w:rsidRPr="00BF031D">
        <w:rPr>
          <w:lang w:val="en-US"/>
        </w:rPr>
        <w:lastRenderedPageBreak/>
        <w:t>2.10.15.</w:t>
      </w:r>
      <w:r w:rsidRPr="00BF031D">
        <w:rPr>
          <w:lang w:val="en-US"/>
        </w:rPr>
        <w:tab/>
      </w:r>
      <w:r w:rsidR="009019F6">
        <w:rPr>
          <w:lang w:val="en-US"/>
        </w:rPr>
        <w:t>"</w:t>
      </w:r>
      <w:r w:rsidRPr="00BF031D">
        <w:rPr>
          <w:i/>
          <w:lang w:val="en-US"/>
        </w:rPr>
        <w:t>Angular diameter of the retro-reflective device</w:t>
      </w:r>
      <w:r w:rsidR="009019F6">
        <w:rPr>
          <w:lang w:val="en-US"/>
        </w:rPr>
        <w:t>"</w:t>
      </w:r>
      <w:r w:rsidRPr="00BF031D">
        <w:rPr>
          <w:lang w:val="en-US"/>
        </w:rPr>
        <w:t xml:space="preserve"> means the angle subtended by the greatest dimension of the visible area of the illuminating surface, either at the centre of the source of illumination or at the centre of the receiver.</w:t>
      </w:r>
    </w:p>
    <w:p w14:paraId="4E867B6F" w14:textId="5BF09F44" w:rsidR="00593C84" w:rsidRPr="00BF031D" w:rsidRDefault="00593C84" w:rsidP="00593C84">
      <w:pPr>
        <w:pStyle w:val="para"/>
        <w:ind w:right="992"/>
        <w:rPr>
          <w:lang w:val="en-US"/>
        </w:rPr>
      </w:pPr>
      <w:r w:rsidRPr="00BF031D">
        <w:rPr>
          <w:lang w:val="en-US"/>
        </w:rPr>
        <w:t>2.10.16.</w:t>
      </w:r>
      <w:r w:rsidRPr="00BF031D">
        <w:rPr>
          <w:lang w:val="en-US"/>
        </w:rPr>
        <w:tab/>
      </w:r>
      <w:r w:rsidR="009019F6">
        <w:rPr>
          <w:lang w:val="en-US"/>
        </w:rPr>
        <w:t>"</w:t>
      </w:r>
      <w:r w:rsidRPr="00BF031D">
        <w:rPr>
          <w:i/>
          <w:lang w:val="en-US"/>
        </w:rPr>
        <w:t>Illumination of the retro-reflective device</w:t>
      </w:r>
      <w:r w:rsidR="009019F6">
        <w:rPr>
          <w:lang w:val="en-US"/>
        </w:rPr>
        <w:t>"</w:t>
      </w:r>
      <w:r w:rsidRPr="00BF031D">
        <w:rPr>
          <w:lang w:val="en-US"/>
        </w:rPr>
        <w:t xml:space="preserve"> is the abbreviated expression used conventionally to designate the illumination measured in a plane perpendicular to the incident rays and passing through the centre of reference.</w:t>
      </w:r>
    </w:p>
    <w:p w14:paraId="183A31C2" w14:textId="5676E635" w:rsidR="00593C84" w:rsidRPr="00BF031D" w:rsidRDefault="00593C84" w:rsidP="00593C84">
      <w:pPr>
        <w:pStyle w:val="para"/>
        <w:ind w:right="992"/>
        <w:rPr>
          <w:lang w:val="en-US"/>
        </w:rPr>
      </w:pPr>
      <w:r w:rsidRPr="00BF031D">
        <w:rPr>
          <w:lang w:val="en-US"/>
        </w:rPr>
        <w:t>2.10.17.</w:t>
      </w:r>
      <w:r w:rsidRPr="00BF031D">
        <w:rPr>
          <w:lang w:val="en-US"/>
        </w:rPr>
        <w:tab/>
      </w:r>
      <w:r w:rsidR="009019F6">
        <w:rPr>
          <w:lang w:val="en-US"/>
        </w:rPr>
        <w:t>"</w:t>
      </w:r>
      <w:r w:rsidRPr="00BF031D">
        <w:rPr>
          <w:i/>
          <w:lang w:val="en-US"/>
        </w:rPr>
        <w:t>Coefficient of luminous intensity (CIL)</w:t>
      </w:r>
      <w:r w:rsidR="009019F6">
        <w:rPr>
          <w:lang w:val="en-US"/>
        </w:rPr>
        <w:t>"</w:t>
      </w:r>
      <w:r w:rsidRPr="00BF031D">
        <w:rPr>
          <w:lang w:val="en-US"/>
        </w:rPr>
        <w:t xml:space="preserve"> means the quotient of the luminous intensity reflected in the direction considered, divided by the illumination of the retro-reflective device for given angles of illumination, divergence and rotation.</w:t>
      </w:r>
    </w:p>
    <w:p w14:paraId="0B93B08D" w14:textId="5B19E9B8" w:rsidR="00593C84" w:rsidRPr="00BF031D" w:rsidRDefault="00593C84" w:rsidP="00593C84">
      <w:pPr>
        <w:pStyle w:val="para"/>
        <w:ind w:right="992"/>
        <w:rPr>
          <w:lang w:val="en-US"/>
        </w:rPr>
      </w:pPr>
      <w:r w:rsidRPr="00BF031D">
        <w:rPr>
          <w:lang w:val="en-US"/>
        </w:rPr>
        <w:t xml:space="preserve">2.11. </w:t>
      </w:r>
      <w:r w:rsidRPr="00BF031D">
        <w:rPr>
          <w:lang w:val="en-US"/>
        </w:rPr>
        <w:tab/>
      </w:r>
      <w:r w:rsidR="009019F6" w:rsidRPr="00BF031D">
        <w:rPr>
          <w:lang w:val="en-US"/>
        </w:rPr>
        <w:t>Colour</w:t>
      </w:r>
    </w:p>
    <w:p w14:paraId="3BE8D93B" w14:textId="77777777" w:rsidR="00593C84" w:rsidRPr="00BF031D" w:rsidRDefault="00593C84" w:rsidP="00593C84">
      <w:pPr>
        <w:pStyle w:val="para"/>
        <w:tabs>
          <w:tab w:val="left" w:pos="8505"/>
        </w:tabs>
        <w:ind w:right="992"/>
        <w:rPr>
          <w:i/>
          <w:lang w:val="en-US"/>
        </w:rPr>
      </w:pPr>
      <w:r w:rsidRPr="00BF031D">
        <w:rPr>
          <w:lang w:val="en-US"/>
        </w:rPr>
        <w:t>2.11.1.</w:t>
      </w:r>
      <w:r w:rsidRPr="00BF031D">
        <w:rPr>
          <w:lang w:val="en-US"/>
        </w:rPr>
        <w:tab/>
        <w:t>Colour of the light emitted from a device</w:t>
      </w:r>
    </w:p>
    <w:p w14:paraId="6EE27543" w14:textId="4E614E73" w:rsidR="00593C84" w:rsidRPr="00BF031D" w:rsidRDefault="00593C84" w:rsidP="00593C84">
      <w:pPr>
        <w:pStyle w:val="para"/>
        <w:tabs>
          <w:tab w:val="left" w:pos="8505"/>
        </w:tabs>
        <w:ind w:right="992"/>
        <w:rPr>
          <w:lang w:val="en-US"/>
        </w:rPr>
      </w:pPr>
      <w:r w:rsidRPr="00BF031D">
        <w:rPr>
          <w:lang w:val="en-US"/>
        </w:rPr>
        <w:t>2.11.1.1.</w:t>
      </w:r>
      <w:r w:rsidRPr="00BF031D">
        <w:rPr>
          <w:lang w:val="en-US"/>
        </w:rPr>
        <w:tab/>
      </w:r>
      <w:r w:rsidR="009019F6">
        <w:rPr>
          <w:lang w:val="en-US"/>
        </w:rPr>
        <w:t>"</w:t>
      </w:r>
      <w:r w:rsidRPr="00BF031D">
        <w:rPr>
          <w:i/>
          <w:lang w:val="en-US"/>
        </w:rPr>
        <w:t>White</w:t>
      </w:r>
      <w:r w:rsidR="009019F6">
        <w:rPr>
          <w:lang w:val="en-US"/>
        </w:rPr>
        <w:t>"</w:t>
      </w:r>
      <w:r w:rsidRPr="00BF031D">
        <w:rPr>
          <w:lang w:val="en-US"/>
        </w:rPr>
        <w:t xml:space="preserve"> means the chromaticity coordinates (x,y)</w:t>
      </w:r>
      <w:r w:rsidRPr="00BF031D">
        <w:rPr>
          <w:rStyle w:val="a3"/>
        </w:rPr>
        <w:footnoteReference w:id="41"/>
      </w:r>
      <w:r w:rsidRPr="00BF031D">
        <w:rPr>
          <w:lang w:val="en-US"/>
        </w:rPr>
        <w:t xml:space="preserve"> of the light emitted that lie inside the chromaticity areas defined by the boundaries:</w:t>
      </w:r>
    </w:p>
    <w:tbl>
      <w:tblPr>
        <w:tblW w:w="6144" w:type="dxa"/>
        <w:tblInd w:w="2376" w:type="dxa"/>
        <w:tblLook w:val="0000" w:firstRow="0" w:lastRow="0" w:firstColumn="0" w:lastColumn="0" w:noHBand="0" w:noVBand="0"/>
      </w:tblPr>
      <w:tblGrid>
        <w:gridCol w:w="1096"/>
        <w:gridCol w:w="2924"/>
        <w:gridCol w:w="2124"/>
      </w:tblGrid>
      <w:tr w:rsidR="00593C84" w:rsidRPr="00BF031D" w14:paraId="54B19470" w14:textId="77777777" w:rsidTr="009019F6">
        <w:trPr>
          <w:cantSplit/>
        </w:trPr>
        <w:tc>
          <w:tcPr>
            <w:tcW w:w="1096" w:type="dxa"/>
          </w:tcPr>
          <w:p w14:paraId="00B97A76" w14:textId="77777777" w:rsidR="00593C84" w:rsidRPr="00BF031D" w:rsidRDefault="00593C84" w:rsidP="009019F6">
            <w:pPr>
              <w:tabs>
                <w:tab w:val="left" w:pos="8505"/>
              </w:tabs>
              <w:suppressAutoHyphens w:val="0"/>
              <w:spacing w:line="240" w:lineRule="auto"/>
              <w:ind w:left="851" w:right="283" w:hanging="851"/>
              <w:rPr>
                <w:vertAlign w:val="subscript"/>
              </w:rPr>
            </w:pPr>
            <w:r w:rsidRPr="00BF031D">
              <w:t>W</w:t>
            </w:r>
            <w:r w:rsidRPr="00BF031D">
              <w:rPr>
                <w:vertAlign w:val="subscript"/>
              </w:rPr>
              <w:t>12</w:t>
            </w:r>
          </w:p>
        </w:tc>
        <w:tc>
          <w:tcPr>
            <w:tcW w:w="2924" w:type="dxa"/>
          </w:tcPr>
          <w:p w14:paraId="669BC2BA" w14:textId="77777777" w:rsidR="00593C84" w:rsidRPr="00BF031D" w:rsidRDefault="00593C84" w:rsidP="009019F6">
            <w:pPr>
              <w:keepNext/>
              <w:tabs>
                <w:tab w:val="left" w:pos="8505"/>
              </w:tabs>
              <w:suppressAutoHyphens w:val="0"/>
              <w:spacing w:line="240" w:lineRule="auto"/>
              <w:ind w:left="851" w:right="283" w:hanging="851"/>
            </w:pPr>
            <w:r w:rsidRPr="00BF031D">
              <w:t>green boundary</w:t>
            </w:r>
          </w:p>
        </w:tc>
        <w:tc>
          <w:tcPr>
            <w:tcW w:w="2124" w:type="dxa"/>
          </w:tcPr>
          <w:p w14:paraId="008A4CD1" w14:textId="77777777" w:rsidR="00593C84" w:rsidRPr="00BF031D" w:rsidRDefault="00593C84" w:rsidP="009019F6">
            <w:pPr>
              <w:keepNext/>
              <w:tabs>
                <w:tab w:val="left" w:pos="8505"/>
              </w:tabs>
              <w:suppressAutoHyphens w:val="0"/>
              <w:spacing w:line="240" w:lineRule="auto"/>
              <w:ind w:left="851" w:right="283" w:hanging="851"/>
            </w:pPr>
            <w:r w:rsidRPr="00BF031D">
              <w:t>y = 0.150 + 0.640 x</w:t>
            </w:r>
          </w:p>
        </w:tc>
      </w:tr>
      <w:tr w:rsidR="00593C84" w:rsidRPr="00BF031D" w14:paraId="330D4339" w14:textId="77777777" w:rsidTr="009019F6">
        <w:trPr>
          <w:cantSplit/>
        </w:trPr>
        <w:tc>
          <w:tcPr>
            <w:tcW w:w="1096" w:type="dxa"/>
          </w:tcPr>
          <w:p w14:paraId="3B987477" w14:textId="77777777" w:rsidR="00593C84" w:rsidRPr="00BF031D" w:rsidRDefault="00593C84" w:rsidP="009019F6">
            <w:pPr>
              <w:tabs>
                <w:tab w:val="left" w:pos="8505"/>
              </w:tabs>
              <w:suppressAutoHyphens w:val="0"/>
              <w:spacing w:line="240" w:lineRule="auto"/>
              <w:ind w:left="851" w:right="283" w:hanging="851"/>
              <w:rPr>
                <w:vertAlign w:val="subscript"/>
              </w:rPr>
            </w:pPr>
            <w:r w:rsidRPr="00BF031D">
              <w:t>W</w:t>
            </w:r>
            <w:r w:rsidRPr="00BF031D">
              <w:rPr>
                <w:vertAlign w:val="subscript"/>
              </w:rPr>
              <w:t>23</w:t>
            </w:r>
          </w:p>
        </w:tc>
        <w:tc>
          <w:tcPr>
            <w:tcW w:w="2924" w:type="dxa"/>
          </w:tcPr>
          <w:p w14:paraId="62B8CE1F" w14:textId="77777777" w:rsidR="00593C84" w:rsidRPr="00BF031D" w:rsidRDefault="00593C84" w:rsidP="009019F6">
            <w:pPr>
              <w:keepNext/>
              <w:tabs>
                <w:tab w:val="left" w:pos="8505"/>
              </w:tabs>
              <w:suppressAutoHyphens w:val="0"/>
              <w:spacing w:line="240" w:lineRule="auto"/>
              <w:ind w:left="851" w:right="283" w:hanging="851"/>
            </w:pPr>
            <w:r w:rsidRPr="00BF031D">
              <w:t>yellowish green boundary</w:t>
            </w:r>
          </w:p>
        </w:tc>
        <w:tc>
          <w:tcPr>
            <w:tcW w:w="2124" w:type="dxa"/>
          </w:tcPr>
          <w:p w14:paraId="66C873BF" w14:textId="77777777" w:rsidR="00593C84" w:rsidRPr="00BF031D" w:rsidRDefault="00593C84" w:rsidP="009019F6">
            <w:pPr>
              <w:keepNext/>
              <w:tabs>
                <w:tab w:val="left" w:pos="8505"/>
              </w:tabs>
              <w:suppressAutoHyphens w:val="0"/>
              <w:spacing w:line="240" w:lineRule="auto"/>
              <w:ind w:left="851" w:right="283" w:hanging="851"/>
            </w:pPr>
            <w:r w:rsidRPr="00BF031D">
              <w:t>y = 0.440</w:t>
            </w:r>
          </w:p>
        </w:tc>
      </w:tr>
      <w:tr w:rsidR="00593C84" w:rsidRPr="00BF031D" w14:paraId="405EBACF" w14:textId="77777777" w:rsidTr="009019F6">
        <w:trPr>
          <w:cantSplit/>
        </w:trPr>
        <w:tc>
          <w:tcPr>
            <w:tcW w:w="1096" w:type="dxa"/>
          </w:tcPr>
          <w:p w14:paraId="1ED8BD92" w14:textId="77777777" w:rsidR="00593C84" w:rsidRPr="00BF031D" w:rsidRDefault="00593C84" w:rsidP="009019F6">
            <w:pPr>
              <w:tabs>
                <w:tab w:val="left" w:pos="8505"/>
              </w:tabs>
              <w:suppressAutoHyphens w:val="0"/>
              <w:spacing w:line="240" w:lineRule="auto"/>
              <w:ind w:left="851" w:right="283" w:hanging="851"/>
              <w:rPr>
                <w:vertAlign w:val="subscript"/>
              </w:rPr>
            </w:pPr>
            <w:r w:rsidRPr="00BF031D">
              <w:t>W</w:t>
            </w:r>
            <w:r w:rsidRPr="00BF031D">
              <w:rPr>
                <w:vertAlign w:val="subscript"/>
              </w:rPr>
              <w:t>34</w:t>
            </w:r>
          </w:p>
        </w:tc>
        <w:tc>
          <w:tcPr>
            <w:tcW w:w="2924" w:type="dxa"/>
          </w:tcPr>
          <w:p w14:paraId="7BED5809" w14:textId="77777777" w:rsidR="00593C84" w:rsidRPr="00BF031D" w:rsidRDefault="00593C84" w:rsidP="009019F6">
            <w:pPr>
              <w:keepNext/>
              <w:tabs>
                <w:tab w:val="left" w:pos="8505"/>
              </w:tabs>
              <w:suppressAutoHyphens w:val="0"/>
              <w:spacing w:line="240" w:lineRule="auto"/>
              <w:ind w:left="851" w:right="283" w:hanging="851"/>
            </w:pPr>
            <w:r w:rsidRPr="00BF031D">
              <w:t>yellow boundary</w:t>
            </w:r>
          </w:p>
        </w:tc>
        <w:tc>
          <w:tcPr>
            <w:tcW w:w="2124" w:type="dxa"/>
          </w:tcPr>
          <w:p w14:paraId="5B5754D8" w14:textId="77777777" w:rsidR="00593C84" w:rsidRPr="00BF031D" w:rsidRDefault="00593C84" w:rsidP="009019F6">
            <w:pPr>
              <w:keepNext/>
              <w:tabs>
                <w:tab w:val="left" w:pos="8505"/>
              </w:tabs>
              <w:suppressAutoHyphens w:val="0"/>
              <w:spacing w:line="240" w:lineRule="auto"/>
              <w:ind w:left="851" w:right="283" w:hanging="851"/>
            </w:pPr>
            <w:r w:rsidRPr="00BF031D">
              <w:t>x = 0.500</w:t>
            </w:r>
          </w:p>
        </w:tc>
      </w:tr>
      <w:tr w:rsidR="00593C84" w:rsidRPr="00BF031D" w14:paraId="603F00D0" w14:textId="77777777" w:rsidTr="009019F6">
        <w:trPr>
          <w:cantSplit/>
        </w:trPr>
        <w:tc>
          <w:tcPr>
            <w:tcW w:w="1096" w:type="dxa"/>
          </w:tcPr>
          <w:p w14:paraId="0D3176F6" w14:textId="77777777" w:rsidR="00593C84" w:rsidRPr="00BF031D" w:rsidRDefault="00593C84" w:rsidP="009019F6">
            <w:pPr>
              <w:tabs>
                <w:tab w:val="left" w:pos="8505"/>
              </w:tabs>
              <w:suppressAutoHyphens w:val="0"/>
              <w:spacing w:line="240" w:lineRule="auto"/>
              <w:ind w:left="851" w:right="283" w:hanging="851"/>
              <w:rPr>
                <w:vertAlign w:val="subscript"/>
              </w:rPr>
            </w:pPr>
            <w:r w:rsidRPr="00BF031D">
              <w:t>W</w:t>
            </w:r>
            <w:r w:rsidRPr="00BF031D">
              <w:rPr>
                <w:vertAlign w:val="subscript"/>
              </w:rPr>
              <w:t>45</w:t>
            </w:r>
          </w:p>
        </w:tc>
        <w:tc>
          <w:tcPr>
            <w:tcW w:w="2924" w:type="dxa"/>
          </w:tcPr>
          <w:p w14:paraId="3DAD7417" w14:textId="77777777" w:rsidR="00593C84" w:rsidRPr="00BF031D" w:rsidRDefault="00593C84" w:rsidP="009019F6">
            <w:pPr>
              <w:keepNext/>
              <w:tabs>
                <w:tab w:val="left" w:pos="8505"/>
              </w:tabs>
              <w:suppressAutoHyphens w:val="0"/>
              <w:spacing w:line="240" w:lineRule="auto"/>
              <w:ind w:left="851" w:right="283" w:hanging="851"/>
            </w:pPr>
            <w:r w:rsidRPr="00BF031D">
              <w:t>reddish purple boundary</w:t>
            </w:r>
          </w:p>
        </w:tc>
        <w:tc>
          <w:tcPr>
            <w:tcW w:w="2124" w:type="dxa"/>
          </w:tcPr>
          <w:p w14:paraId="424B5D17" w14:textId="77777777" w:rsidR="00593C84" w:rsidRPr="00BF031D" w:rsidRDefault="00593C84" w:rsidP="009019F6">
            <w:pPr>
              <w:keepNext/>
              <w:tabs>
                <w:tab w:val="left" w:pos="8505"/>
              </w:tabs>
              <w:suppressAutoHyphens w:val="0"/>
              <w:spacing w:line="240" w:lineRule="auto"/>
              <w:ind w:left="851" w:right="283" w:hanging="851"/>
            </w:pPr>
            <w:r w:rsidRPr="00BF031D">
              <w:t>y = 0.382</w:t>
            </w:r>
          </w:p>
        </w:tc>
      </w:tr>
      <w:tr w:rsidR="00593C84" w:rsidRPr="00BF031D" w14:paraId="79B9C605" w14:textId="77777777" w:rsidTr="009019F6">
        <w:trPr>
          <w:cantSplit/>
        </w:trPr>
        <w:tc>
          <w:tcPr>
            <w:tcW w:w="1096" w:type="dxa"/>
          </w:tcPr>
          <w:p w14:paraId="6C0F1403" w14:textId="77777777" w:rsidR="00593C84" w:rsidRPr="00BF031D" w:rsidRDefault="00593C84" w:rsidP="009019F6">
            <w:pPr>
              <w:tabs>
                <w:tab w:val="left" w:pos="8505"/>
              </w:tabs>
              <w:suppressAutoHyphens w:val="0"/>
              <w:spacing w:line="240" w:lineRule="auto"/>
              <w:ind w:left="851" w:right="283" w:hanging="851"/>
              <w:rPr>
                <w:vertAlign w:val="subscript"/>
              </w:rPr>
            </w:pPr>
            <w:r w:rsidRPr="00BF031D">
              <w:t>W</w:t>
            </w:r>
            <w:r w:rsidRPr="00BF031D">
              <w:rPr>
                <w:vertAlign w:val="subscript"/>
              </w:rPr>
              <w:t>56</w:t>
            </w:r>
          </w:p>
        </w:tc>
        <w:tc>
          <w:tcPr>
            <w:tcW w:w="2924" w:type="dxa"/>
          </w:tcPr>
          <w:p w14:paraId="197F98E0" w14:textId="77777777" w:rsidR="00593C84" w:rsidRPr="00BF031D" w:rsidRDefault="00593C84" w:rsidP="009019F6">
            <w:pPr>
              <w:keepNext/>
              <w:tabs>
                <w:tab w:val="left" w:pos="8505"/>
              </w:tabs>
              <w:suppressAutoHyphens w:val="0"/>
              <w:spacing w:line="240" w:lineRule="auto"/>
              <w:ind w:left="851" w:right="283" w:hanging="851"/>
            </w:pPr>
            <w:r w:rsidRPr="00BF031D">
              <w:t>purple boundary</w:t>
            </w:r>
          </w:p>
        </w:tc>
        <w:tc>
          <w:tcPr>
            <w:tcW w:w="2124" w:type="dxa"/>
          </w:tcPr>
          <w:p w14:paraId="4F187E80" w14:textId="77777777" w:rsidR="00593C84" w:rsidRPr="00BF031D" w:rsidRDefault="00593C84" w:rsidP="009019F6">
            <w:pPr>
              <w:keepNext/>
              <w:tabs>
                <w:tab w:val="left" w:pos="8505"/>
              </w:tabs>
              <w:suppressAutoHyphens w:val="0"/>
              <w:spacing w:line="240" w:lineRule="auto"/>
              <w:ind w:left="851" w:right="283" w:hanging="851"/>
            </w:pPr>
            <w:r w:rsidRPr="00BF031D">
              <w:t>y = 0.050 + 0.750 x</w:t>
            </w:r>
          </w:p>
        </w:tc>
      </w:tr>
      <w:tr w:rsidR="00593C84" w:rsidRPr="00BF031D" w14:paraId="6FF3CCCE" w14:textId="77777777" w:rsidTr="009019F6">
        <w:trPr>
          <w:cantSplit/>
        </w:trPr>
        <w:tc>
          <w:tcPr>
            <w:tcW w:w="1096" w:type="dxa"/>
          </w:tcPr>
          <w:p w14:paraId="66EE9FA1" w14:textId="77777777" w:rsidR="00593C84" w:rsidRPr="00BF031D" w:rsidRDefault="00593C84" w:rsidP="009019F6">
            <w:pPr>
              <w:tabs>
                <w:tab w:val="left" w:pos="8505"/>
              </w:tabs>
              <w:suppressAutoHyphens w:val="0"/>
              <w:spacing w:line="240" w:lineRule="auto"/>
              <w:ind w:left="851" w:right="283" w:hanging="851"/>
              <w:rPr>
                <w:vertAlign w:val="subscript"/>
              </w:rPr>
            </w:pPr>
            <w:r w:rsidRPr="00BF031D">
              <w:t>W</w:t>
            </w:r>
            <w:r w:rsidRPr="00BF031D">
              <w:rPr>
                <w:vertAlign w:val="subscript"/>
              </w:rPr>
              <w:t>61</w:t>
            </w:r>
          </w:p>
        </w:tc>
        <w:tc>
          <w:tcPr>
            <w:tcW w:w="2924" w:type="dxa"/>
          </w:tcPr>
          <w:p w14:paraId="6B6EE064" w14:textId="77777777" w:rsidR="00593C84" w:rsidRPr="00BF031D" w:rsidRDefault="00593C84" w:rsidP="009019F6">
            <w:pPr>
              <w:keepNext/>
              <w:tabs>
                <w:tab w:val="left" w:pos="8505"/>
              </w:tabs>
              <w:suppressAutoHyphens w:val="0"/>
              <w:spacing w:line="240" w:lineRule="auto"/>
              <w:ind w:left="851" w:right="283" w:hanging="851"/>
            </w:pPr>
            <w:r w:rsidRPr="00BF031D">
              <w:t>blue boundary</w:t>
            </w:r>
          </w:p>
        </w:tc>
        <w:tc>
          <w:tcPr>
            <w:tcW w:w="2124" w:type="dxa"/>
          </w:tcPr>
          <w:p w14:paraId="17A354AA" w14:textId="77777777" w:rsidR="00593C84" w:rsidRPr="00BF031D" w:rsidRDefault="00593C84" w:rsidP="009019F6">
            <w:pPr>
              <w:keepNext/>
              <w:tabs>
                <w:tab w:val="left" w:pos="8505"/>
              </w:tabs>
              <w:suppressAutoHyphens w:val="0"/>
              <w:spacing w:line="240" w:lineRule="auto"/>
              <w:ind w:left="851" w:right="283" w:hanging="851"/>
            </w:pPr>
            <w:r w:rsidRPr="00BF031D">
              <w:t>x = 0.310</w:t>
            </w:r>
          </w:p>
        </w:tc>
      </w:tr>
    </w:tbl>
    <w:p w14:paraId="7704ECE0" w14:textId="77777777" w:rsidR="00593C84" w:rsidRPr="00BF031D" w:rsidRDefault="00593C84" w:rsidP="00593C84">
      <w:pPr>
        <w:pStyle w:val="para"/>
        <w:tabs>
          <w:tab w:val="left" w:pos="8505"/>
        </w:tabs>
        <w:spacing w:before="120"/>
        <w:ind w:right="992" w:firstLine="0"/>
      </w:pPr>
      <w:r w:rsidRPr="00BF031D">
        <w:t>With intersection points:</w:t>
      </w:r>
    </w:p>
    <w:tbl>
      <w:tblPr>
        <w:tblW w:w="0" w:type="auto"/>
        <w:tblInd w:w="23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4"/>
        <w:gridCol w:w="2835"/>
        <w:gridCol w:w="2126"/>
      </w:tblGrid>
      <w:tr w:rsidR="00593C84" w:rsidRPr="00BF031D" w14:paraId="32C6516B" w14:textId="77777777" w:rsidTr="009019F6">
        <w:trPr>
          <w:cantSplit/>
        </w:trPr>
        <w:tc>
          <w:tcPr>
            <w:tcW w:w="1134" w:type="dxa"/>
            <w:tcBorders>
              <w:top w:val="nil"/>
              <w:left w:val="nil"/>
              <w:bottom w:val="nil"/>
              <w:right w:val="nil"/>
            </w:tcBorders>
          </w:tcPr>
          <w:p w14:paraId="130038E6" w14:textId="77777777" w:rsidR="00593C84" w:rsidRPr="00BF031D" w:rsidRDefault="00593C84" w:rsidP="009019F6">
            <w:pPr>
              <w:tabs>
                <w:tab w:val="left" w:pos="8505"/>
              </w:tabs>
              <w:suppressAutoHyphens w:val="0"/>
              <w:spacing w:line="240" w:lineRule="auto"/>
              <w:ind w:left="851" w:right="283" w:hanging="851"/>
              <w:jc w:val="center"/>
            </w:pPr>
          </w:p>
        </w:tc>
        <w:tc>
          <w:tcPr>
            <w:tcW w:w="2835" w:type="dxa"/>
            <w:tcBorders>
              <w:top w:val="nil"/>
              <w:left w:val="nil"/>
              <w:bottom w:val="nil"/>
              <w:right w:val="nil"/>
            </w:tcBorders>
          </w:tcPr>
          <w:p w14:paraId="0A939C36" w14:textId="77777777" w:rsidR="00593C84" w:rsidRPr="00BF031D" w:rsidRDefault="00593C84" w:rsidP="009019F6">
            <w:pPr>
              <w:tabs>
                <w:tab w:val="left" w:pos="851"/>
                <w:tab w:val="left" w:pos="8505"/>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x</w:t>
            </w:r>
          </w:p>
        </w:tc>
        <w:tc>
          <w:tcPr>
            <w:tcW w:w="2126" w:type="dxa"/>
            <w:tcBorders>
              <w:top w:val="nil"/>
              <w:left w:val="nil"/>
              <w:bottom w:val="nil"/>
              <w:right w:val="nil"/>
            </w:tcBorders>
          </w:tcPr>
          <w:p w14:paraId="5BDC7020" w14:textId="77777777" w:rsidR="00593C84" w:rsidRPr="00BF031D" w:rsidRDefault="00593C84" w:rsidP="009019F6">
            <w:pPr>
              <w:tabs>
                <w:tab w:val="left" w:pos="851"/>
                <w:tab w:val="left" w:pos="8505"/>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p>
        </w:tc>
      </w:tr>
      <w:tr w:rsidR="00593C84" w:rsidRPr="00BF031D" w14:paraId="0D1867E0" w14:textId="77777777" w:rsidTr="009019F6">
        <w:trPr>
          <w:cantSplit/>
        </w:trPr>
        <w:tc>
          <w:tcPr>
            <w:tcW w:w="1134" w:type="dxa"/>
            <w:tcBorders>
              <w:top w:val="nil"/>
              <w:left w:val="nil"/>
              <w:bottom w:val="nil"/>
              <w:right w:val="nil"/>
            </w:tcBorders>
          </w:tcPr>
          <w:p w14:paraId="7D2E4EE2" w14:textId="77777777" w:rsidR="00593C84" w:rsidRPr="00BF031D" w:rsidRDefault="00593C84" w:rsidP="009019F6">
            <w:pPr>
              <w:tabs>
                <w:tab w:val="left" w:pos="8505"/>
              </w:tabs>
              <w:suppressAutoHyphens w:val="0"/>
              <w:spacing w:line="240" w:lineRule="auto"/>
              <w:ind w:left="851" w:right="283" w:hanging="851"/>
            </w:pPr>
            <w:r w:rsidRPr="00BF031D">
              <w:t>W</w:t>
            </w:r>
            <w:r w:rsidRPr="00BF031D">
              <w:rPr>
                <w:vertAlign w:val="subscript"/>
              </w:rPr>
              <w:t>1</w:t>
            </w:r>
          </w:p>
        </w:tc>
        <w:tc>
          <w:tcPr>
            <w:tcW w:w="2835" w:type="dxa"/>
            <w:tcBorders>
              <w:top w:val="nil"/>
              <w:left w:val="nil"/>
              <w:bottom w:val="nil"/>
              <w:right w:val="nil"/>
            </w:tcBorders>
          </w:tcPr>
          <w:p w14:paraId="74952C35" w14:textId="77777777" w:rsidR="00593C84" w:rsidRPr="00BF031D" w:rsidRDefault="00593C84" w:rsidP="009019F6">
            <w:pPr>
              <w:tabs>
                <w:tab w:val="left" w:pos="8505"/>
              </w:tabs>
              <w:suppressAutoHyphens w:val="0"/>
              <w:spacing w:line="240" w:lineRule="auto"/>
              <w:ind w:left="851" w:right="283" w:hanging="851"/>
            </w:pPr>
            <w:r w:rsidRPr="00BF031D">
              <w:t>0.310</w:t>
            </w:r>
          </w:p>
        </w:tc>
        <w:tc>
          <w:tcPr>
            <w:tcW w:w="2126" w:type="dxa"/>
            <w:tcBorders>
              <w:top w:val="nil"/>
              <w:left w:val="nil"/>
              <w:bottom w:val="nil"/>
              <w:right w:val="nil"/>
            </w:tcBorders>
          </w:tcPr>
          <w:p w14:paraId="19CDF40D" w14:textId="77777777" w:rsidR="00593C84" w:rsidRPr="00BF031D" w:rsidRDefault="00593C84" w:rsidP="009019F6">
            <w:pPr>
              <w:tabs>
                <w:tab w:val="left" w:pos="8505"/>
              </w:tabs>
              <w:suppressAutoHyphens w:val="0"/>
              <w:spacing w:line="240" w:lineRule="auto"/>
              <w:ind w:left="851" w:right="283" w:hanging="851"/>
            </w:pPr>
            <w:r w:rsidRPr="00BF031D">
              <w:t>0.348</w:t>
            </w:r>
          </w:p>
        </w:tc>
      </w:tr>
      <w:tr w:rsidR="00593C84" w:rsidRPr="00BF031D" w14:paraId="7FB36D66" w14:textId="77777777" w:rsidTr="009019F6">
        <w:trPr>
          <w:cantSplit/>
        </w:trPr>
        <w:tc>
          <w:tcPr>
            <w:tcW w:w="1134" w:type="dxa"/>
            <w:tcBorders>
              <w:top w:val="nil"/>
              <w:left w:val="nil"/>
              <w:bottom w:val="nil"/>
              <w:right w:val="nil"/>
            </w:tcBorders>
          </w:tcPr>
          <w:p w14:paraId="7C55A4FC" w14:textId="77777777" w:rsidR="00593C84" w:rsidRPr="00BF031D" w:rsidRDefault="00593C84" w:rsidP="009019F6">
            <w:pPr>
              <w:tabs>
                <w:tab w:val="left" w:pos="8505"/>
              </w:tabs>
              <w:suppressAutoHyphens w:val="0"/>
              <w:spacing w:line="240" w:lineRule="auto"/>
              <w:ind w:left="851" w:right="283" w:hanging="851"/>
              <w:rPr>
                <w:vertAlign w:val="subscript"/>
              </w:rPr>
            </w:pPr>
            <w:r w:rsidRPr="00BF031D">
              <w:t>W</w:t>
            </w:r>
            <w:r w:rsidRPr="00BF031D">
              <w:rPr>
                <w:vertAlign w:val="subscript"/>
              </w:rPr>
              <w:t>2</w:t>
            </w:r>
          </w:p>
        </w:tc>
        <w:tc>
          <w:tcPr>
            <w:tcW w:w="2835" w:type="dxa"/>
            <w:tcBorders>
              <w:top w:val="nil"/>
              <w:left w:val="nil"/>
              <w:bottom w:val="nil"/>
              <w:right w:val="nil"/>
            </w:tcBorders>
          </w:tcPr>
          <w:p w14:paraId="7CA7429E" w14:textId="77777777" w:rsidR="00593C84" w:rsidRPr="00BF031D" w:rsidRDefault="00593C84" w:rsidP="009019F6">
            <w:pPr>
              <w:tabs>
                <w:tab w:val="left" w:pos="8505"/>
              </w:tabs>
              <w:suppressAutoHyphens w:val="0"/>
              <w:spacing w:line="240" w:lineRule="auto"/>
              <w:ind w:left="851" w:right="283" w:hanging="851"/>
            </w:pPr>
            <w:r w:rsidRPr="00BF031D">
              <w:t>0.453</w:t>
            </w:r>
          </w:p>
        </w:tc>
        <w:tc>
          <w:tcPr>
            <w:tcW w:w="2126" w:type="dxa"/>
            <w:tcBorders>
              <w:top w:val="nil"/>
              <w:left w:val="nil"/>
              <w:bottom w:val="nil"/>
              <w:right w:val="nil"/>
            </w:tcBorders>
          </w:tcPr>
          <w:p w14:paraId="37B396F8" w14:textId="77777777" w:rsidR="00593C84" w:rsidRPr="00BF031D" w:rsidRDefault="00593C84" w:rsidP="009019F6">
            <w:pPr>
              <w:tabs>
                <w:tab w:val="left" w:pos="8505"/>
              </w:tabs>
              <w:suppressAutoHyphens w:val="0"/>
              <w:spacing w:line="240" w:lineRule="auto"/>
              <w:ind w:left="851" w:right="283" w:hanging="851"/>
            </w:pPr>
            <w:r w:rsidRPr="00BF031D">
              <w:t>0.440</w:t>
            </w:r>
          </w:p>
        </w:tc>
      </w:tr>
      <w:tr w:rsidR="00593C84" w:rsidRPr="00BF031D" w14:paraId="206208B7" w14:textId="77777777" w:rsidTr="009019F6">
        <w:trPr>
          <w:cantSplit/>
        </w:trPr>
        <w:tc>
          <w:tcPr>
            <w:tcW w:w="1134" w:type="dxa"/>
            <w:tcBorders>
              <w:top w:val="nil"/>
              <w:left w:val="nil"/>
              <w:bottom w:val="nil"/>
              <w:right w:val="nil"/>
            </w:tcBorders>
          </w:tcPr>
          <w:p w14:paraId="2178E2EF" w14:textId="77777777" w:rsidR="00593C84" w:rsidRPr="00BF031D" w:rsidRDefault="00593C84" w:rsidP="009019F6">
            <w:pPr>
              <w:tabs>
                <w:tab w:val="left" w:pos="8505"/>
              </w:tabs>
              <w:suppressAutoHyphens w:val="0"/>
              <w:spacing w:line="240" w:lineRule="auto"/>
              <w:ind w:left="851" w:right="283" w:hanging="851"/>
              <w:rPr>
                <w:vertAlign w:val="subscript"/>
              </w:rPr>
            </w:pPr>
            <w:r w:rsidRPr="00BF031D">
              <w:t>W</w:t>
            </w:r>
            <w:r w:rsidRPr="00BF031D">
              <w:rPr>
                <w:vertAlign w:val="subscript"/>
              </w:rPr>
              <w:t>3</w:t>
            </w:r>
          </w:p>
        </w:tc>
        <w:tc>
          <w:tcPr>
            <w:tcW w:w="2835" w:type="dxa"/>
            <w:tcBorders>
              <w:top w:val="nil"/>
              <w:left w:val="nil"/>
              <w:bottom w:val="nil"/>
              <w:right w:val="nil"/>
            </w:tcBorders>
          </w:tcPr>
          <w:p w14:paraId="35A6AE7C" w14:textId="77777777" w:rsidR="00593C84" w:rsidRPr="00BF031D" w:rsidRDefault="00593C84" w:rsidP="009019F6">
            <w:pPr>
              <w:tabs>
                <w:tab w:val="left" w:pos="8505"/>
              </w:tabs>
              <w:suppressAutoHyphens w:val="0"/>
              <w:spacing w:line="240" w:lineRule="auto"/>
              <w:ind w:left="851" w:right="283" w:hanging="851"/>
            </w:pPr>
            <w:r w:rsidRPr="00BF031D">
              <w:t>0.500</w:t>
            </w:r>
          </w:p>
        </w:tc>
        <w:tc>
          <w:tcPr>
            <w:tcW w:w="2126" w:type="dxa"/>
            <w:tcBorders>
              <w:top w:val="nil"/>
              <w:left w:val="nil"/>
              <w:bottom w:val="nil"/>
              <w:right w:val="nil"/>
            </w:tcBorders>
          </w:tcPr>
          <w:p w14:paraId="5680A5B6" w14:textId="77777777" w:rsidR="00593C84" w:rsidRPr="00BF031D" w:rsidRDefault="00593C84" w:rsidP="009019F6">
            <w:pPr>
              <w:tabs>
                <w:tab w:val="left" w:pos="8505"/>
              </w:tabs>
              <w:suppressAutoHyphens w:val="0"/>
              <w:spacing w:line="240" w:lineRule="auto"/>
              <w:ind w:left="851" w:right="283" w:hanging="851"/>
            </w:pPr>
            <w:r w:rsidRPr="00BF031D">
              <w:t>0.440</w:t>
            </w:r>
          </w:p>
        </w:tc>
      </w:tr>
      <w:tr w:rsidR="00593C84" w:rsidRPr="00BF031D" w14:paraId="3D3D0F00" w14:textId="77777777" w:rsidTr="009019F6">
        <w:trPr>
          <w:cantSplit/>
        </w:trPr>
        <w:tc>
          <w:tcPr>
            <w:tcW w:w="1134" w:type="dxa"/>
            <w:tcBorders>
              <w:top w:val="nil"/>
              <w:left w:val="nil"/>
              <w:bottom w:val="nil"/>
              <w:right w:val="nil"/>
            </w:tcBorders>
          </w:tcPr>
          <w:p w14:paraId="6BF526E6" w14:textId="77777777" w:rsidR="00593C84" w:rsidRPr="00BF031D" w:rsidRDefault="00593C84" w:rsidP="009019F6">
            <w:pPr>
              <w:tabs>
                <w:tab w:val="left" w:pos="8505"/>
              </w:tabs>
              <w:suppressAutoHyphens w:val="0"/>
              <w:spacing w:line="240" w:lineRule="auto"/>
              <w:ind w:left="851" w:right="283" w:hanging="851"/>
              <w:rPr>
                <w:vertAlign w:val="subscript"/>
              </w:rPr>
            </w:pPr>
            <w:r w:rsidRPr="00BF031D">
              <w:t>W</w:t>
            </w:r>
            <w:r w:rsidRPr="00BF031D">
              <w:rPr>
                <w:vertAlign w:val="subscript"/>
              </w:rPr>
              <w:t>4</w:t>
            </w:r>
          </w:p>
        </w:tc>
        <w:tc>
          <w:tcPr>
            <w:tcW w:w="2835" w:type="dxa"/>
            <w:tcBorders>
              <w:top w:val="nil"/>
              <w:left w:val="nil"/>
              <w:bottom w:val="nil"/>
              <w:right w:val="nil"/>
            </w:tcBorders>
          </w:tcPr>
          <w:p w14:paraId="36E23E44" w14:textId="77777777" w:rsidR="00593C84" w:rsidRPr="00BF031D" w:rsidRDefault="00593C84" w:rsidP="009019F6">
            <w:pPr>
              <w:tabs>
                <w:tab w:val="left" w:pos="8505"/>
              </w:tabs>
              <w:suppressAutoHyphens w:val="0"/>
              <w:spacing w:line="240" w:lineRule="auto"/>
              <w:ind w:left="851" w:right="283" w:hanging="851"/>
            </w:pPr>
            <w:r w:rsidRPr="00BF031D">
              <w:t>0.500</w:t>
            </w:r>
          </w:p>
        </w:tc>
        <w:tc>
          <w:tcPr>
            <w:tcW w:w="2126" w:type="dxa"/>
            <w:tcBorders>
              <w:top w:val="nil"/>
              <w:left w:val="nil"/>
              <w:bottom w:val="nil"/>
              <w:right w:val="nil"/>
            </w:tcBorders>
          </w:tcPr>
          <w:p w14:paraId="207B8228" w14:textId="77777777" w:rsidR="00593C84" w:rsidRPr="00BF031D" w:rsidRDefault="00593C84" w:rsidP="009019F6">
            <w:pPr>
              <w:tabs>
                <w:tab w:val="left" w:pos="8505"/>
              </w:tabs>
              <w:suppressAutoHyphens w:val="0"/>
              <w:spacing w:line="240" w:lineRule="auto"/>
              <w:ind w:left="851" w:right="283" w:hanging="851"/>
            </w:pPr>
            <w:r w:rsidRPr="00BF031D">
              <w:t>0.382</w:t>
            </w:r>
          </w:p>
        </w:tc>
      </w:tr>
      <w:tr w:rsidR="00593C84" w:rsidRPr="00BF031D" w14:paraId="6AAEABA6" w14:textId="77777777" w:rsidTr="009019F6">
        <w:trPr>
          <w:cantSplit/>
        </w:trPr>
        <w:tc>
          <w:tcPr>
            <w:tcW w:w="1134" w:type="dxa"/>
            <w:tcBorders>
              <w:top w:val="nil"/>
              <w:left w:val="nil"/>
              <w:bottom w:val="nil"/>
              <w:right w:val="nil"/>
            </w:tcBorders>
          </w:tcPr>
          <w:p w14:paraId="6A753E00" w14:textId="77777777" w:rsidR="00593C84" w:rsidRPr="00BF031D" w:rsidRDefault="00593C84" w:rsidP="009019F6">
            <w:pPr>
              <w:tabs>
                <w:tab w:val="left" w:pos="8505"/>
              </w:tabs>
              <w:suppressAutoHyphens w:val="0"/>
              <w:spacing w:line="240" w:lineRule="auto"/>
              <w:ind w:left="851" w:right="283" w:hanging="851"/>
              <w:rPr>
                <w:vertAlign w:val="subscript"/>
              </w:rPr>
            </w:pPr>
            <w:r w:rsidRPr="00BF031D">
              <w:t>W</w:t>
            </w:r>
            <w:r w:rsidRPr="00BF031D">
              <w:rPr>
                <w:vertAlign w:val="subscript"/>
              </w:rPr>
              <w:t>5</w:t>
            </w:r>
          </w:p>
        </w:tc>
        <w:tc>
          <w:tcPr>
            <w:tcW w:w="2835" w:type="dxa"/>
            <w:tcBorders>
              <w:top w:val="nil"/>
              <w:left w:val="nil"/>
              <w:bottom w:val="nil"/>
              <w:right w:val="nil"/>
            </w:tcBorders>
          </w:tcPr>
          <w:p w14:paraId="2ED87F63" w14:textId="77777777" w:rsidR="00593C84" w:rsidRPr="00BF031D" w:rsidRDefault="00593C84" w:rsidP="009019F6">
            <w:pPr>
              <w:tabs>
                <w:tab w:val="left" w:pos="8505"/>
              </w:tabs>
              <w:suppressAutoHyphens w:val="0"/>
              <w:spacing w:line="240" w:lineRule="auto"/>
              <w:ind w:left="851" w:right="283" w:hanging="851"/>
            </w:pPr>
            <w:r w:rsidRPr="00BF031D">
              <w:t>0.443</w:t>
            </w:r>
          </w:p>
        </w:tc>
        <w:tc>
          <w:tcPr>
            <w:tcW w:w="2126" w:type="dxa"/>
            <w:tcBorders>
              <w:top w:val="nil"/>
              <w:left w:val="nil"/>
              <w:bottom w:val="nil"/>
              <w:right w:val="nil"/>
            </w:tcBorders>
          </w:tcPr>
          <w:p w14:paraId="429BB655" w14:textId="77777777" w:rsidR="00593C84" w:rsidRPr="00BF031D" w:rsidRDefault="00593C84" w:rsidP="009019F6">
            <w:pPr>
              <w:tabs>
                <w:tab w:val="left" w:pos="8505"/>
              </w:tabs>
              <w:suppressAutoHyphens w:val="0"/>
              <w:spacing w:line="240" w:lineRule="auto"/>
              <w:ind w:left="851" w:right="283" w:hanging="851"/>
            </w:pPr>
            <w:r w:rsidRPr="00BF031D">
              <w:t>0.382</w:t>
            </w:r>
          </w:p>
        </w:tc>
      </w:tr>
      <w:tr w:rsidR="00593C84" w:rsidRPr="00BF031D" w14:paraId="14A61545" w14:textId="77777777" w:rsidTr="009019F6">
        <w:trPr>
          <w:cantSplit/>
        </w:trPr>
        <w:tc>
          <w:tcPr>
            <w:tcW w:w="1134" w:type="dxa"/>
            <w:tcBorders>
              <w:top w:val="nil"/>
              <w:left w:val="nil"/>
              <w:bottom w:val="nil"/>
              <w:right w:val="nil"/>
            </w:tcBorders>
          </w:tcPr>
          <w:p w14:paraId="49FBF82A" w14:textId="77777777" w:rsidR="00593C84" w:rsidRPr="00BF031D" w:rsidRDefault="00593C84" w:rsidP="009019F6">
            <w:pPr>
              <w:tabs>
                <w:tab w:val="left" w:pos="8505"/>
              </w:tabs>
              <w:suppressAutoHyphens w:val="0"/>
              <w:spacing w:line="240" w:lineRule="auto"/>
              <w:ind w:left="851" w:right="283" w:hanging="851"/>
              <w:rPr>
                <w:vertAlign w:val="subscript"/>
              </w:rPr>
            </w:pPr>
            <w:r w:rsidRPr="00BF031D">
              <w:t>W</w:t>
            </w:r>
            <w:r w:rsidRPr="00BF031D">
              <w:rPr>
                <w:vertAlign w:val="subscript"/>
              </w:rPr>
              <w:t>6</w:t>
            </w:r>
          </w:p>
        </w:tc>
        <w:tc>
          <w:tcPr>
            <w:tcW w:w="2835" w:type="dxa"/>
            <w:tcBorders>
              <w:top w:val="nil"/>
              <w:left w:val="nil"/>
              <w:bottom w:val="nil"/>
              <w:right w:val="nil"/>
            </w:tcBorders>
          </w:tcPr>
          <w:p w14:paraId="626C3C92" w14:textId="77777777" w:rsidR="00593C84" w:rsidRPr="00BF031D" w:rsidRDefault="00593C84" w:rsidP="009019F6">
            <w:pPr>
              <w:tabs>
                <w:tab w:val="left" w:pos="8505"/>
              </w:tabs>
              <w:suppressAutoHyphens w:val="0"/>
              <w:spacing w:line="240" w:lineRule="auto"/>
              <w:ind w:left="851" w:right="283" w:hanging="851"/>
            </w:pPr>
            <w:r w:rsidRPr="00BF031D">
              <w:t>0.310</w:t>
            </w:r>
          </w:p>
        </w:tc>
        <w:tc>
          <w:tcPr>
            <w:tcW w:w="2126" w:type="dxa"/>
            <w:tcBorders>
              <w:top w:val="nil"/>
              <w:left w:val="nil"/>
              <w:bottom w:val="nil"/>
              <w:right w:val="nil"/>
            </w:tcBorders>
          </w:tcPr>
          <w:p w14:paraId="6D5C9AA8" w14:textId="77777777" w:rsidR="00593C84" w:rsidRPr="00BF031D" w:rsidRDefault="00593C84" w:rsidP="009019F6">
            <w:pPr>
              <w:tabs>
                <w:tab w:val="left" w:pos="8505"/>
              </w:tabs>
              <w:suppressAutoHyphens w:val="0"/>
              <w:spacing w:line="240" w:lineRule="auto"/>
              <w:ind w:left="851" w:right="283" w:hanging="851"/>
            </w:pPr>
            <w:r w:rsidRPr="00BF031D">
              <w:t>0.283</w:t>
            </w:r>
          </w:p>
        </w:tc>
      </w:tr>
    </w:tbl>
    <w:p w14:paraId="428AC3D2" w14:textId="7EB0C3A1" w:rsidR="00593C84" w:rsidRPr="00BF031D" w:rsidRDefault="00593C84" w:rsidP="00593C84">
      <w:pPr>
        <w:pStyle w:val="para"/>
        <w:tabs>
          <w:tab w:val="left" w:pos="8505"/>
        </w:tabs>
        <w:spacing w:before="120"/>
        <w:ind w:right="992"/>
        <w:rPr>
          <w:lang w:val="en-US"/>
        </w:rPr>
      </w:pPr>
      <w:r w:rsidRPr="00BF031D">
        <w:rPr>
          <w:lang w:val="en-US"/>
        </w:rPr>
        <w:t>2.11.1.2.</w:t>
      </w:r>
      <w:r w:rsidRPr="00BF031D">
        <w:rPr>
          <w:lang w:val="en-US"/>
        </w:rPr>
        <w:tab/>
      </w:r>
      <w:r w:rsidR="009019F6">
        <w:rPr>
          <w:lang w:val="en-US"/>
        </w:rPr>
        <w:t>"</w:t>
      </w:r>
      <w:r w:rsidRPr="00BF031D">
        <w:rPr>
          <w:i/>
          <w:lang w:val="en-US"/>
        </w:rPr>
        <w:t>Selective-yellow</w:t>
      </w:r>
      <w:r w:rsidR="009019F6">
        <w:rPr>
          <w:lang w:val="en-US"/>
        </w:rPr>
        <w:t>"</w:t>
      </w:r>
      <w:r w:rsidRPr="00BF031D">
        <w:rPr>
          <w:lang w:val="en-US"/>
        </w:rPr>
        <w:t xml:space="preserve"> means the chromaticity coordinates (x,y)</w:t>
      </w:r>
      <w:r w:rsidRPr="00BF031D">
        <w:rPr>
          <w:vertAlign w:val="superscript"/>
          <w:lang w:val="en-US"/>
        </w:rPr>
        <w:t>4</w:t>
      </w:r>
      <w:r w:rsidRPr="00BF031D">
        <w:rPr>
          <w:lang w:val="en-US"/>
        </w:rPr>
        <w:t xml:space="preserve"> of the light emitted that lie inside the chromaticity areas defined by the boundaries:</w:t>
      </w:r>
    </w:p>
    <w:tbl>
      <w:tblPr>
        <w:tblW w:w="6249" w:type="dxa"/>
        <w:tblInd w:w="2376" w:type="dxa"/>
        <w:tblLook w:val="0000" w:firstRow="0" w:lastRow="0" w:firstColumn="0" w:lastColumn="0" w:noHBand="0" w:noVBand="0"/>
      </w:tblPr>
      <w:tblGrid>
        <w:gridCol w:w="1113"/>
        <w:gridCol w:w="2966"/>
        <w:gridCol w:w="2170"/>
      </w:tblGrid>
      <w:tr w:rsidR="00593C84" w:rsidRPr="00BF031D" w14:paraId="60FFDBBB" w14:textId="77777777" w:rsidTr="009019F6">
        <w:tc>
          <w:tcPr>
            <w:tcW w:w="1113" w:type="dxa"/>
          </w:tcPr>
          <w:p w14:paraId="60871B44" w14:textId="77777777" w:rsidR="00593C84" w:rsidRPr="00BF031D" w:rsidRDefault="00593C84" w:rsidP="009019F6">
            <w:pPr>
              <w:suppressAutoHyphens w:val="0"/>
              <w:spacing w:line="240" w:lineRule="auto"/>
              <w:ind w:left="851" w:right="283" w:hanging="851"/>
              <w:rPr>
                <w:vertAlign w:val="subscript"/>
              </w:rPr>
            </w:pPr>
            <w:r w:rsidRPr="00BF031D">
              <w:t>SY</w:t>
            </w:r>
            <w:r w:rsidRPr="00BF031D">
              <w:rPr>
                <w:vertAlign w:val="subscript"/>
              </w:rPr>
              <w:t>12</w:t>
            </w:r>
          </w:p>
        </w:tc>
        <w:tc>
          <w:tcPr>
            <w:tcW w:w="2966" w:type="dxa"/>
          </w:tcPr>
          <w:p w14:paraId="3A2DE096" w14:textId="77777777" w:rsidR="00593C84" w:rsidRPr="00BF031D" w:rsidRDefault="00593C84" w:rsidP="009019F6">
            <w:pPr>
              <w:suppressAutoHyphens w:val="0"/>
              <w:spacing w:line="240" w:lineRule="auto"/>
              <w:ind w:left="851" w:right="283" w:hanging="851"/>
            </w:pPr>
            <w:r w:rsidRPr="00BF031D">
              <w:t>green boundary</w:t>
            </w:r>
          </w:p>
        </w:tc>
        <w:tc>
          <w:tcPr>
            <w:tcW w:w="2170" w:type="dxa"/>
          </w:tcPr>
          <w:p w14:paraId="0D0DAF04" w14:textId="77777777" w:rsidR="00593C84" w:rsidRPr="00BF031D" w:rsidRDefault="00593C84" w:rsidP="009019F6">
            <w:pPr>
              <w:suppressAutoHyphens w:val="0"/>
              <w:spacing w:line="240" w:lineRule="auto"/>
              <w:ind w:left="851" w:right="283" w:hanging="851"/>
            </w:pPr>
            <w:r w:rsidRPr="00BF031D">
              <w:t>y = 1.290 x - 0.100</w:t>
            </w:r>
          </w:p>
        </w:tc>
      </w:tr>
      <w:tr w:rsidR="00593C84" w:rsidRPr="00BF031D" w14:paraId="15E3C558" w14:textId="77777777" w:rsidTr="009019F6">
        <w:tc>
          <w:tcPr>
            <w:tcW w:w="1113" w:type="dxa"/>
          </w:tcPr>
          <w:p w14:paraId="529D8660" w14:textId="77777777" w:rsidR="00593C84" w:rsidRPr="00BF031D" w:rsidRDefault="00593C84" w:rsidP="009019F6">
            <w:pPr>
              <w:suppressAutoHyphens w:val="0"/>
              <w:spacing w:line="240" w:lineRule="auto"/>
              <w:ind w:left="851" w:right="283" w:hanging="851"/>
            </w:pPr>
            <w:r w:rsidRPr="00BF031D">
              <w:t>SY</w:t>
            </w:r>
            <w:r w:rsidRPr="00BF031D">
              <w:rPr>
                <w:vertAlign w:val="subscript"/>
              </w:rPr>
              <w:t>23</w:t>
            </w:r>
          </w:p>
        </w:tc>
        <w:tc>
          <w:tcPr>
            <w:tcW w:w="2966" w:type="dxa"/>
          </w:tcPr>
          <w:p w14:paraId="0038EADE" w14:textId="77777777" w:rsidR="00593C84" w:rsidRPr="00BF031D" w:rsidRDefault="00593C84" w:rsidP="009019F6">
            <w:pPr>
              <w:suppressAutoHyphens w:val="0"/>
              <w:spacing w:line="240" w:lineRule="auto"/>
              <w:ind w:left="851" w:right="283" w:hanging="851"/>
            </w:pPr>
            <w:r w:rsidRPr="00BF031D">
              <w:t>the spectral locus</w:t>
            </w:r>
          </w:p>
        </w:tc>
        <w:tc>
          <w:tcPr>
            <w:tcW w:w="2170" w:type="dxa"/>
          </w:tcPr>
          <w:p w14:paraId="2296FFE5" w14:textId="77777777" w:rsidR="00593C84" w:rsidRPr="00BF031D" w:rsidRDefault="00593C84" w:rsidP="009019F6">
            <w:pPr>
              <w:suppressAutoHyphens w:val="0"/>
              <w:spacing w:line="240" w:lineRule="auto"/>
              <w:ind w:left="851" w:right="283" w:hanging="851"/>
            </w:pPr>
          </w:p>
        </w:tc>
      </w:tr>
      <w:tr w:rsidR="00593C84" w:rsidRPr="00BF031D" w14:paraId="248F4B5C" w14:textId="77777777" w:rsidTr="009019F6">
        <w:tc>
          <w:tcPr>
            <w:tcW w:w="1113" w:type="dxa"/>
          </w:tcPr>
          <w:p w14:paraId="5E1677F7" w14:textId="77777777" w:rsidR="00593C84" w:rsidRPr="00BF031D" w:rsidRDefault="00593C84" w:rsidP="009019F6">
            <w:pPr>
              <w:suppressAutoHyphens w:val="0"/>
              <w:spacing w:line="240" w:lineRule="auto"/>
              <w:ind w:left="851" w:right="283" w:hanging="851"/>
              <w:rPr>
                <w:vertAlign w:val="subscript"/>
              </w:rPr>
            </w:pPr>
            <w:r w:rsidRPr="00BF031D">
              <w:t>SY</w:t>
            </w:r>
            <w:r w:rsidRPr="00BF031D">
              <w:rPr>
                <w:vertAlign w:val="subscript"/>
              </w:rPr>
              <w:t>34</w:t>
            </w:r>
          </w:p>
        </w:tc>
        <w:tc>
          <w:tcPr>
            <w:tcW w:w="2966" w:type="dxa"/>
          </w:tcPr>
          <w:p w14:paraId="1F052503" w14:textId="77777777" w:rsidR="00593C84" w:rsidRPr="00BF031D" w:rsidRDefault="00593C84" w:rsidP="009019F6">
            <w:pPr>
              <w:suppressAutoHyphens w:val="0"/>
              <w:spacing w:line="240" w:lineRule="auto"/>
              <w:ind w:left="851" w:right="283" w:hanging="851"/>
            </w:pPr>
            <w:r w:rsidRPr="00BF031D">
              <w:t>red boundary</w:t>
            </w:r>
          </w:p>
        </w:tc>
        <w:tc>
          <w:tcPr>
            <w:tcW w:w="2170" w:type="dxa"/>
          </w:tcPr>
          <w:p w14:paraId="2369953F" w14:textId="77777777" w:rsidR="00593C84" w:rsidRPr="00BF031D" w:rsidRDefault="00593C84" w:rsidP="009019F6">
            <w:pPr>
              <w:suppressAutoHyphens w:val="0"/>
              <w:spacing w:line="240" w:lineRule="auto"/>
              <w:ind w:left="851" w:right="283" w:hanging="851"/>
            </w:pPr>
            <w:r w:rsidRPr="00BF031D">
              <w:t>y = 0.138 + 0.580 x</w:t>
            </w:r>
          </w:p>
        </w:tc>
      </w:tr>
      <w:tr w:rsidR="00593C84" w:rsidRPr="00BF031D" w14:paraId="4297A825" w14:textId="77777777" w:rsidTr="009019F6">
        <w:tc>
          <w:tcPr>
            <w:tcW w:w="1113" w:type="dxa"/>
          </w:tcPr>
          <w:p w14:paraId="284AC81D" w14:textId="77777777" w:rsidR="00593C84" w:rsidRPr="00BF031D" w:rsidRDefault="00593C84" w:rsidP="009019F6">
            <w:pPr>
              <w:suppressAutoHyphens w:val="0"/>
              <w:spacing w:line="240" w:lineRule="auto"/>
              <w:ind w:left="851" w:right="283" w:hanging="851"/>
            </w:pPr>
            <w:r w:rsidRPr="00BF031D">
              <w:t>SY</w:t>
            </w:r>
            <w:r w:rsidRPr="00BF031D">
              <w:rPr>
                <w:vertAlign w:val="subscript"/>
              </w:rPr>
              <w:t>45</w:t>
            </w:r>
          </w:p>
        </w:tc>
        <w:tc>
          <w:tcPr>
            <w:tcW w:w="2966" w:type="dxa"/>
          </w:tcPr>
          <w:p w14:paraId="57EBC325" w14:textId="77777777" w:rsidR="00593C84" w:rsidRPr="00BF031D" w:rsidRDefault="00593C84" w:rsidP="009019F6">
            <w:pPr>
              <w:suppressAutoHyphens w:val="0"/>
              <w:spacing w:line="240" w:lineRule="auto"/>
              <w:ind w:left="851" w:right="283" w:hanging="851"/>
            </w:pPr>
            <w:r w:rsidRPr="00BF031D">
              <w:t>yellowish white boundary</w:t>
            </w:r>
          </w:p>
        </w:tc>
        <w:tc>
          <w:tcPr>
            <w:tcW w:w="2170" w:type="dxa"/>
          </w:tcPr>
          <w:p w14:paraId="0AAA4EA4" w14:textId="77777777" w:rsidR="00593C84" w:rsidRPr="00BF031D" w:rsidRDefault="00593C84" w:rsidP="009019F6">
            <w:pPr>
              <w:suppressAutoHyphens w:val="0"/>
              <w:spacing w:line="240" w:lineRule="auto"/>
              <w:ind w:left="851" w:right="283" w:hanging="851"/>
            </w:pPr>
            <w:r w:rsidRPr="00BF031D">
              <w:t>y = 0.440</w:t>
            </w:r>
          </w:p>
        </w:tc>
      </w:tr>
      <w:tr w:rsidR="00593C84" w:rsidRPr="00BF031D" w14:paraId="4C08ABBD" w14:textId="77777777" w:rsidTr="009019F6">
        <w:tc>
          <w:tcPr>
            <w:tcW w:w="1113" w:type="dxa"/>
          </w:tcPr>
          <w:p w14:paraId="4F1A609E" w14:textId="77777777" w:rsidR="00593C84" w:rsidRPr="00BF031D" w:rsidRDefault="00593C84" w:rsidP="009019F6">
            <w:pPr>
              <w:suppressAutoHyphens w:val="0"/>
              <w:spacing w:line="240" w:lineRule="auto"/>
              <w:ind w:left="851" w:right="283" w:hanging="851"/>
              <w:rPr>
                <w:vertAlign w:val="subscript"/>
              </w:rPr>
            </w:pPr>
            <w:r w:rsidRPr="00BF031D">
              <w:t>SY</w:t>
            </w:r>
            <w:r w:rsidRPr="00BF031D">
              <w:rPr>
                <w:vertAlign w:val="subscript"/>
              </w:rPr>
              <w:t>51</w:t>
            </w:r>
          </w:p>
        </w:tc>
        <w:tc>
          <w:tcPr>
            <w:tcW w:w="2966" w:type="dxa"/>
          </w:tcPr>
          <w:p w14:paraId="41F96AAF" w14:textId="77777777" w:rsidR="00593C84" w:rsidRPr="00BF031D" w:rsidRDefault="00593C84" w:rsidP="009019F6">
            <w:pPr>
              <w:suppressAutoHyphens w:val="0"/>
              <w:spacing w:line="240" w:lineRule="auto"/>
              <w:ind w:left="851" w:right="283" w:hanging="851"/>
            </w:pPr>
            <w:r w:rsidRPr="00BF031D">
              <w:t>white boundary</w:t>
            </w:r>
          </w:p>
        </w:tc>
        <w:tc>
          <w:tcPr>
            <w:tcW w:w="2170" w:type="dxa"/>
          </w:tcPr>
          <w:p w14:paraId="187E9AE3" w14:textId="77777777" w:rsidR="00593C84" w:rsidRPr="00BF031D" w:rsidRDefault="00593C84" w:rsidP="009019F6">
            <w:pPr>
              <w:suppressAutoHyphens w:val="0"/>
              <w:spacing w:line="240" w:lineRule="auto"/>
              <w:ind w:left="851" w:right="283" w:hanging="851"/>
            </w:pPr>
            <w:r w:rsidRPr="00BF031D">
              <w:t>y = 0.940 - x</w:t>
            </w:r>
          </w:p>
        </w:tc>
      </w:tr>
    </w:tbl>
    <w:p w14:paraId="03B1511F" w14:textId="77777777" w:rsidR="00593C84" w:rsidRPr="00BF031D" w:rsidRDefault="00593C84" w:rsidP="00593C84">
      <w:pPr>
        <w:pStyle w:val="para"/>
        <w:tabs>
          <w:tab w:val="left" w:pos="8505"/>
        </w:tabs>
        <w:spacing w:before="120"/>
        <w:ind w:right="992" w:firstLine="0"/>
      </w:pPr>
      <w:r w:rsidRPr="00BF031D">
        <w:t>With intersection points:</w:t>
      </w:r>
    </w:p>
    <w:tbl>
      <w:tblPr>
        <w:tblW w:w="0" w:type="auto"/>
        <w:tblInd w:w="2376" w:type="dxa"/>
        <w:tblLook w:val="0000" w:firstRow="0" w:lastRow="0" w:firstColumn="0" w:lastColumn="0" w:noHBand="0" w:noVBand="0"/>
      </w:tblPr>
      <w:tblGrid>
        <w:gridCol w:w="1134"/>
        <w:gridCol w:w="2977"/>
        <w:gridCol w:w="2126"/>
      </w:tblGrid>
      <w:tr w:rsidR="00593C84" w:rsidRPr="00BF031D" w14:paraId="1A928AE0" w14:textId="77777777" w:rsidTr="009019F6">
        <w:tc>
          <w:tcPr>
            <w:tcW w:w="1134" w:type="dxa"/>
          </w:tcPr>
          <w:p w14:paraId="4481D579" w14:textId="77777777" w:rsidR="00593C84" w:rsidRPr="00BF031D" w:rsidRDefault="00593C84" w:rsidP="009019F6">
            <w:pPr>
              <w:keepNext/>
              <w:keepLines/>
              <w:suppressAutoHyphens w:val="0"/>
              <w:spacing w:line="240" w:lineRule="auto"/>
              <w:ind w:left="851" w:right="283" w:hanging="851"/>
            </w:pPr>
          </w:p>
        </w:tc>
        <w:tc>
          <w:tcPr>
            <w:tcW w:w="2977" w:type="dxa"/>
          </w:tcPr>
          <w:p w14:paraId="43E75A2C"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x</w:t>
            </w:r>
          </w:p>
        </w:tc>
        <w:tc>
          <w:tcPr>
            <w:tcW w:w="2126" w:type="dxa"/>
          </w:tcPr>
          <w:p w14:paraId="1D7B344F"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p>
        </w:tc>
      </w:tr>
      <w:tr w:rsidR="00593C84" w:rsidRPr="00BF031D" w14:paraId="3AF6A9C4" w14:textId="77777777" w:rsidTr="009019F6">
        <w:tc>
          <w:tcPr>
            <w:tcW w:w="1134" w:type="dxa"/>
          </w:tcPr>
          <w:p w14:paraId="02E6747E" w14:textId="77777777" w:rsidR="00593C84" w:rsidRPr="00BF031D" w:rsidRDefault="00593C84" w:rsidP="009019F6">
            <w:pPr>
              <w:keepNext/>
              <w:keepLines/>
              <w:suppressAutoHyphens w:val="0"/>
              <w:spacing w:line="240" w:lineRule="auto"/>
              <w:ind w:left="851" w:right="283" w:hanging="851"/>
              <w:rPr>
                <w:vertAlign w:val="subscript"/>
              </w:rPr>
            </w:pPr>
            <w:r w:rsidRPr="00BF031D">
              <w:t>SY</w:t>
            </w:r>
            <w:r w:rsidRPr="00BF031D">
              <w:rPr>
                <w:vertAlign w:val="subscript"/>
              </w:rPr>
              <w:t>1</w:t>
            </w:r>
          </w:p>
        </w:tc>
        <w:tc>
          <w:tcPr>
            <w:tcW w:w="2977" w:type="dxa"/>
          </w:tcPr>
          <w:p w14:paraId="5E0FB354" w14:textId="77777777" w:rsidR="00593C84" w:rsidRPr="00BF031D" w:rsidRDefault="00593C84" w:rsidP="009019F6">
            <w:pPr>
              <w:keepNext/>
              <w:keepLines/>
              <w:suppressAutoHyphens w:val="0"/>
              <w:spacing w:line="240" w:lineRule="auto"/>
              <w:ind w:left="851" w:right="283" w:hanging="851"/>
            </w:pPr>
            <w:r w:rsidRPr="00BF031D">
              <w:t>0.454</w:t>
            </w:r>
          </w:p>
        </w:tc>
        <w:tc>
          <w:tcPr>
            <w:tcW w:w="2126" w:type="dxa"/>
          </w:tcPr>
          <w:p w14:paraId="1B5F8825" w14:textId="77777777" w:rsidR="00593C84" w:rsidRPr="00BF031D" w:rsidRDefault="00593C84" w:rsidP="009019F6">
            <w:pPr>
              <w:keepNext/>
              <w:keepLines/>
              <w:suppressAutoHyphens w:val="0"/>
              <w:spacing w:line="240" w:lineRule="auto"/>
              <w:ind w:left="851" w:right="283" w:hanging="851"/>
            </w:pPr>
            <w:r w:rsidRPr="00BF031D">
              <w:t>0.486</w:t>
            </w:r>
          </w:p>
        </w:tc>
      </w:tr>
      <w:tr w:rsidR="00593C84" w:rsidRPr="00BF031D" w14:paraId="579B1993" w14:textId="77777777" w:rsidTr="009019F6">
        <w:tc>
          <w:tcPr>
            <w:tcW w:w="1134" w:type="dxa"/>
          </w:tcPr>
          <w:p w14:paraId="23DB9221" w14:textId="77777777" w:rsidR="00593C84" w:rsidRPr="00BF031D" w:rsidRDefault="00593C84" w:rsidP="009019F6">
            <w:pPr>
              <w:keepNext/>
              <w:keepLines/>
              <w:suppressAutoHyphens w:val="0"/>
              <w:spacing w:line="240" w:lineRule="auto"/>
              <w:ind w:left="851" w:right="283" w:hanging="851"/>
              <w:rPr>
                <w:vertAlign w:val="subscript"/>
              </w:rPr>
            </w:pPr>
            <w:r w:rsidRPr="00BF031D">
              <w:t>SY</w:t>
            </w:r>
            <w:r w:rsidRPr="00BF031D">
              <w:rPr>
                <w:vertAlign w:val="subscript"/>
              </w:rPr>
              <w:t>2</w:t>
            </w:r>
          </w:p>
        </w:tc>
        <w:tc>
          <w:tcPr>
            <w:tcW w:w="2977" w:type="dxa"/>
          </w:tcPr>
          <w:p w14:paraId="3981D23B" w14:textId="77777777" w:rsidR="00593C84" w:rsidRPr="00BF031D" w:rsidRDefault="00593C84" w:rsidP="009019F6">
            <w:pPr>
              <w:keepNext/>
              <w:keepLines/>
              <w:suppressAutoHyphens w:val="0"/>
              <w:spacing w:line="240" w:lineRule="auto"/>
              <w:ind w:left="851" w:right="283" w:hanging="851"/>
            </w:pPr>
            <w:r w:rsidRPr="00BF031D">
              <w:t>0.480</w:t>
            </w:r>
          </w:p>
        </w:tc>
        <w:tc>
          <w:tcPr>
            <w:tcW w:w="2126" w:type="dxa"/>
          </w:tcPr>
          <w:p w14:paraId="446AFDE5" w14:textId="77777777" w:rsidR="00593C84" w:rsidRPr="00BF031D" w:rsidRDefault="00593C84" w:rsidP="009019F6">
            <w:pPr>
              <w:keepNext/>
              <w:keepLines/>
              <w:suppressAutoHyphens w:val="0"/>
              <w:spacing w:line="240" w:lineRule="auto"/>
              <w:ind w:left="851" w:right="283" w:hanging="851"/>
            </w:pPr>
            <w:r w:rsidRPr="00BF031D">
              <w:t>0.519</w:t>
            </w:r>
          </w:p>
        </w:tc>
      </w:tr>
      <w:tr w:rsidR="00593C84" w:rsidRPr="00BF031D" w14:paraId="3A800268" w14:textId="77777777" w:rsidTr="009019F6">
        <w:tc>
          <w:tcPr>
            <w:tcW w:w="1134" w:type="dxa"/>
          </w:tcPr>
          <w:p w14:paraId="7430FF01" w14:textId="77777777" w:rsidR="00593C84" w:rsidRPr="00BF031D" w:rsidRDefault="00593C84" w:rsidP="009019F6">
            <w:pPr>
              <w:suppressAutoHyphens w:val="0"/>
              <w:spacing w:line="240" w:lineRule="auto"/>
              <w:ind w:left="851" w:right="283" w:hanging="851"/>
              <w:rPr>
                <w:vertAlign w:val="subscript"/>
              </w:rPr>
            </w:pPr>
            <w:r w:rsidRPr="00BF031D">
              <w:t>SY</w:t>
            </w:r>
            <w:r w:rsidRPr="00BF031D">
              <w:rPr>
                <w:vertAlign w:val="subscript"/>
              </w:rPr>
              <w:t>3</w:t>
            </w:r>
          </w:p>
        </w:tc>
        <w:tc>
          <w:tcPr>
            <w:tcW w:w="2977" w:type="dxa"/>
          </w:tcPr>
          <w:p w14:paraId="16B3CB11" w14:textId="77777777" w:rsidR="00593C84" w:rsidRPr="00BF031D" w:rsidRDefault="00593C84" w:rsidP="009019F6">
            <w:pPr>
              <w:suppressAutoHyphens w:val="0"/>
              <w:spacing w:line="240" w:lineRule="auto"/>
              <w:ind w:left="851" w:right="283" w:hanging="851"/>
            </w:pPr>
            <w:r w:rsidRPr="00BF031D">
              <w:t>0.545</w:t>
            </w:r>
          </w:p>
        </w:tc>
        <w:tc>
          <w:tcPr>
            <w:tcW w:w="2126" w:type="dxa"/>
          </w:tcPr>
          <w:p w14:paraId="0A820ED7" w14:textId="77777777" w:rsidR="00593C84" w:rsidRPr="00BF031D" w:rsidRDefault="00593C84" w:rsidP="009019F6">
            <w:pPr>
              <w:suppressAutoHyphens w:val="0"/>
              <w:spacing w:line="240" w:lineRule="auto"/>
              <w:ind w:left="851" w:right="283" w:hanging="851"/>
            </w:pPr>
            <w:r w:rsidRPr="00BF031D">
              <w:t>0.454</w:t>
            </w:r>
          </w:p>
        </w:tc>
      </w:tr>
      <w:tr w:rsidR="00593C84" w:rsidRPr="00BF031D" w14:paraId="2181CD67" w14:textId="77777777" w:rsidTr="009019F6">
        <w:tc>
          <w:tcPr>
            <w:tcW w:w="1134" w:type="dxa"/>
          </w:tcPr>
          <w:p w14:paraId="5BE92160" w14:textId="77777777" w:rsidR="00593C84" w:rsidRPr="00BF031D" w:rsidRDefault="00593C84" w:rsidP="009019F6">
            <w:pPr>
              <w:suppressAutoHyphens w:val="0"/>
              <w:spacing w:line="240" w:lineRule="auto"/>
              <w:ind w:left="851" w:right="283" w:hanging="851"/>
              <w:rPr>
                <w:vertAlign w:val="subscript"/>
              </w:rPr>
            </w:pPr>
            <w:r w:rsidRPr="00BF031D">
              <w:t>SY</w:t>
            </w:r>
            <w:r w:rsidRPr="00BF031D">
              <w:rPr>
                <w:vertAlign w:val="subscript"/>
              </w:rPr>
              <w:t>4</w:t>
            </w:r>
          </w:p>
        </w:tc>
        <w:tc>
          <w:tcPr>
            <w:tcW w:w="2977" w:type="dxa"/>
          </w:tcPr>
          <w:p w14:paraId="19B258A9" w14:textId="77777777" w:rsidR="00593C84" w:rsidRPr="00BF031D" w:rsidRDefault="00593C84" w:rsidP="009019F6">
            <w:pPr>
              <w:suppressAutoHyphens w:val="0"/>
              <w:spacing w:line="240" w:lineRule="auto"/>
              <w:ind w:left="851" w:right="283" w:hanging="851"/>
            </w:pPr>
            <w:r w:rsidRPr="00BF031D">
              <w:t>0.521</w:t>
            </w:r>
          </w:p>
        </w:tc>
        <w:tc>
          <w:tcPr>
            <w:tcW w:w="2126" w:type="dxa"/>
          </w:tcPr>
          <w:p w14:paraId="6A001DBD" w14:textId="77777777" w:rsidR="00593C84" w:rsidRPr="00BF031D" w:rsidRDefault="00593C84" w:rsidP="009019F6">
            <w:pPr>
              <w:suppressAutoHyphens w:val="0"/>
              <w:spacing w:line="240" w:lineRule="auto"/>
              <w:ind w:left="851" w:right="283" w:hanging="851"/>
            </w:pPr>
            <w:r w:rsidRPr="00BF031D">
              <w:t>0.440</w:t>
            </w:r>
          </w:p>
        </w:tc>
      </w:tr>
      <w:tr w:rsidR="00593C84" w:rsidRPr="00BF031D" w14:paraId="5DAC5AE8" w14:textId="77777777" w:rsidTr="009019F6">
        <w:tc>
          <w:tcPr>
            <w:tcW w:w="1134" w:type="dxa"/>
          </w:tcPr>
          <w:p w14:paraId="0BB1B7EC" w14:textId="77777777" w:rsidR="00593C84" w:rsidRPr="00BF031D" w:rsidRDefault="00593C84" w:rsidP="009019F6">
            <w:pPr>
              <w:suppressAutoHyphens w:val="0"/>
              <w:spacing w:line="240" w:lineRule="auto"/>
              <w:ind w:left="851" w:right="283" w:hanging="851"/>
              <w:rPr>
                <w:vertAlign w:val="subscript"/>
              </w:rPr>
            </w:pPr>
            <w:r w:rsidRPr="00BF031D">
              <w:t>SY</w:t>
            </w:r>
            <w:r w:rsidRPr="00BF031D">
              <w:rPr>
                <w:vertAlign w:val="subscript"/>
              </w:rPr>
              <w:t>5</w:t>
            </w:r>
          </w:p>
        </w:tc>
        <w:tc>
          <w:tcPr>
            <w:tcW w:w="2977" w:type="dxa"/>
          </w:tcPr>
          <w:p w14:paraId="3BE9817F" w14:textId="77777777" w:rsidR="00593C84" w:rsidRPr="00BF031D" w:rsidRDefault="00593C84" w:rsidP="009019F6">
            <w:pPr>
              <w:suppressAutoHyphens w:val="0"/>
              <w:spacing w:line="240" w:lineRule="auto"/>
              <w:ind w:left="851" w:right="283" w:hanging="851"/>
            </w:pPr>
            <w:r w:rsidRPr="00BF031D">
              <w:t>0.500</w:t>
            </w:r>
          </w:p>
        </w:tc>
        <w:tc>
          <w:tcPr>
            <w:tcW w:w="2126" w:type="dxa"/>
          </w:tcPr>
          <w:p w14:paraId="0819B7C9" w14:textId="77777777" w:rsidR="00593C84" w:rsidRPr="00BF031D" w:rsidRDefault="00593C84" w:rsidP="009019F6">
            <w:pPr>
              <w:suppressAutoHyphens w:val="0"/>
              <w:spacing w:line="240" w:lineRule="auto"/>
              <w:ind w:left="851" w:right="283" w:hanging="851"/>
            </w:pPr>
            <w:r w:rsidRPr="00BF031D">
              <w:t>0.440</w:t>
            </w:r>
          </w:p>
        </w:tc>
      </w:tr>
    </w:tbl>
    <w:p w14:paraId="38285BA9" w14:textId="6DE24D1D" w:rsidR="00593C84" w:rsidRPr="00BF031D" w:rsidRDefault="00593C84" w:rsidP="00593C84">
      <w:pPr>
        <w:pStyle w:val="para"/>
        <w:tabs>
          <w:tab w:val="left" w:pos="8505"/>
        </w:tabs>
        <w:spacing w:before="120"/>
        <w:ind w:right="992"/>
        <w:rPr>
          <w:lang w:val="en-US"/>
        </w:rPr>
      </w:pPr>
      <w:r w:rsidRPr="00BF031D">
        <w:rPr>
          <w:lang w:val="en-US"/>
        </w:rPr>
        <w:t>2.11.1.3.</w:t>
      </w:r>
      <w:r w:rsidRPr="00BF031D">
        <w:rPr>
          <w:lang w:val="en-US"/>
        </w:rPr>
        <w:tab/>
      </w:r>
      <w:r w:rsidR="009019F6">
        <w:rPr>
          <w:lang w:val="en-US"/>
        </w:rPr>
        <w:t>"</w:t>
      </w:r>
      <w:r w:rsidRPr="00BF031D">
        <w:rPr>
          <w:i/>
          <w:lang w:val="en-US"/>
        </w:rPr>
        <w:t>Amber</w:t>
      </w:r>
      <w:r w:rsidR="009019F6">
        <w:rPr>
          <w:lang w:val="en-US"/>
        </w:rPr>
        <w:t>"</w:t>
      </w:r>
      <w:r w:rsidRPr="00BF031D">
        <w:rPr>
          <w:lang w:val="en-US"/>
        </w:rPr>
        <w:t xml:space="preserve"> means the chromaticity coordinates (x,y)</w:t>
      </w:r>
      <w:r w:rsidRPr="00BF031D">
        <w:rPr>
          <w:vertAlign w:val="superscript"/>
          <w:lang w:val="en-US"/>
        </w:rPr>
        <w:t xml:space="preserve">4 </w:t>
      </w:r>
      <w:r w:rsidRPr="00BF031D">
        <w:rPr>
          <w:lang w:val="en-US"/>
        </w:rPr>
        <w:t>of the light emitted that lie inside the chromaticity areas defined by the boundaries:</w:t>
      </w:r>
    </w:p>
    <w:tbl>
      <w:tblPr>
        <w:tblW w:w="0" w:type="auto"/>
        <w:tblInd w:w="2376" w:type="dxa"/>
        <w:tblLook w:val="0000" w:firstRow="0" w:lastRow="0" w:firstColumn="0" w:lastColumn="0" w:noHBand="0" w:noVBand="0"/>
      </w:tblPr>
      <w:tblGrid>
        <w:gridCol w:w="1134"/>
        <w:gridCol w:w="2977"/>
        <w:gridCol w:w="2126"/>
      </w:tblGrid>
      <w:tr w:rsidR="00593C84" w:rsidRPr="00BF031D" w14:paraId="299E9FB4" w14:textId="77777777" w:rsidTr="009019F6">
        <w:tc>
          <w:tcPr>
            <w:tcW w:w="1134" w:type="dxa"/>
          </w:tcPr>
          <w:p w14:paraId="7F513304" w14:textId="77777777" w:rsidR="00593C84" w:rsidRPr="00BF031D" w:rsidRDefault="00593C84" w:rsidP="009019F6">
            <w:pPr>
              <w:keepNext/>
              <w:keepLines/>
              <w:suppressAutoHyphens w:val="0"/>
              <w:spacing w:line="240" w:lineRule="auto"/>
              <w:ind w:left="851" w:right="283" w:hanging="851"/>
              <w:rPr>
                <w:vertAlign w:val="subscript"/>
              </w:rPr>
            </w:pPr>
            <w:r w:rsidRPr="00BF031D">
              <w:lastRenderedPageBreak/>
              <w:t>A</w:t>
            </w:r>
            <w:r w:rsidRPr="00BF031D">
              <w:rPr>
                <w:vertAlign w:val="subscript"/>
              </w:rPr>
              <w:t>12</w:t>
            </w:r>
          </w:p>
        </w:tc>
        <w:tc>
          <w:tcPr>
            <w:tcW w:w="2977" w:type="dxa"/>
          </w:tcPr>
          <w:p w14:paraId="691F0B60" w14:textId="77777777" w:rsidR="00593C84" w:rsidRPr="00BF031D" w:rsidRDefault="00593C84" w:rsidP="009019F6">
            <w:pPr>
              <w:keepNext/>
              <w:keepLines/>
              <w:suppressAutoHyphens w:val="0"/>
              <w:spacing w:line="240" w:lineRule="auto"/>
              <w:ind w:left="851" w:right="283" w:hanging="851"/>
            </w:pPr>
            <w:r w:rsidRPr="00BF031D">
              <w:t>green boundary</w:t>
            </w:r>
          </w:p>
        </w:tc>
        <w:tc>
          <w:tcPr>
            <w:tcW w:w="2126" w:type="dxa"/>
          </w:tcPr>
          <w:p w14:paraId="67044381" w14:textId="77777777" w:rsidR="00593C84" w:rsidRPr="00BF031D" w:rsidRDefault="00593C84" w:rsidP="009019F6">
            <w:pPr>
              <w:keepNext/>
              <w:keepLines/>
              <w:suppressAutoHyphens w:val="0"/>
              <w:spacing w:line="240" w:lineRule="auto"/>
              <w:ind w:left="851" w:right="283" w:hanging="851"/>
            </w:pPr>
            <w:r w:rsidRPr="00BF031D">
              <w:t>y = x - 0.120</w:t>
            </w:r>
          </w:p>
        </w:tc>
      </w:tr>
      <w:tr w:rsidR="00593C84" w:rsidRPr="00BF031D" w14:paraId="4F0ECFB1" w14:textId="77777777" w:rsidTr="009019F6">
        <w:tc>
          <w:tcPr>
            <w:tcW w:w="1134" w:type="dxa"/>
          </w:tcPr>
          <w:p w14:paraId="45618F30" w14:textId="77777777" w:rsidR="00593C84" w:rsidRPr="00BF031D" w:rsidRDefault="00593C84" w:rsidP="009019F6">
            <w:pPr>
              <w:keepNext/>
              <w:keepLines/>
              <w:suppressAutoHyphens w:val="0"/>
              <w:spacing w:line="240" w:lineRule="auto"/>
              <w:ind w:left="851" w:right="283" w:hanging="851"/>
              <w:rPr>
                <w:vertAlign w:val="subscript"/>
              </w:rPr>
            </w:pPr>
            <w:r w:rsidRPr="00BF031D">
              <w:t>A</w:t>
            </w:r>
            <w:r w:rsidRPr="00BF031D">
              <w:rPr>
                <w:vertAlign w:val="subscript"/>
              </w:rPr>
              <w:t>23</w:t>
            </w:r>
          </w:p>
        </w:tc>
        <w:tc>
          <w:tcPr>
            <w:tcW w:w="2977" w:type="dxa"/>
          </w:tcPr>
          <w:p w14:paraId="4ABEF343" w14:textId="77777777" w:rsidR="00593C84" w:rsidRPr="00BF031D" w:rsidRDefault="00593C84" w:rsidP="009019F6">
            <w:pPr>
              <w:keepNext/>
              <w:keepLines/>
              <w:suppressAutoHyphens w:val="0"/>
              <w:spacing w:line="240" w:lineRule="auto"/>
              <w:ind w:left="851" w:right="283" w:hanging="851"/>
            </w:pPr>
            <w:r w:rsidRPr="00BF031D">
              <w:t>the spectral locus</w:t>
            </w:r>
          </w:p>
        </w:tc>
        <w:tc>
          <w:tcPr>
            <w:tcW w:w="2126" w:type="dxa"/>
          </w:tcPr>
          <w:p w14:paraId="1A872E7A" w14:textId="77777777" w:rsidR="00593C84" w:rsidRPr="00BF031D" w:rsidRDefault="00593C84" w:rsidP="009019F6">
            <w:pPr>
              <w:keepNext/>
              <w:keepLines/>
              <w:suppressAutoHyphens w:val="0"/>
              <w:spacing w:line="240" w:lineRule="auto"/>
              <w:ind w:left="851" w:right="283" w:hanging="851"/>
            </w:pPr>
          </w:p>
        </w:tc>
      </w:tr>
      <w:tr w:rsidR="00593C84" w:rsidRPr="00BF031D" w14:paraId="290C367A" w14:textId="77777777" w:rsidTr="009019F6">
        <w:tc>
          <w:tcPr>
            <w:tcW w:w="1134" w:type="dxa"/>
          </w:tcPr>
          <w:p w14:paraId="06429D2F" w14:textId="77777777" w:rsidR="00593C84" w:rsidRPr="00BF031D" w:rsidRDefault="00593C84" w:rsidP="009019F6">
            <w:pPr>
              <w:keepNext/>
              <w:keepLines/>
              <w:suppressAutoHyphens w:val="0"/>
              <w:spacing w:line="240" w:lineRule="auto"/>
              <w:ind w:left="851" w:right="283" w:hanging="851"/>
              <w:rPr>
                <w:vertAlign w:val="subscript"/>
              </w:rPr>
            </w:pPr>
            <w:r w:rsidRPr="00BF031D">
              <w:t>A</w:t>
            </w:r>
            <w:r w:rsidRPr="00BF031D">
              <w:rPr>
                <w:vertAlign w:val="subscript"/>
              </w:rPr>
              <w:t>34</w:t>
            </w:r>
          </w:p>
        </w:tc>
        <w:tc>
          <w:tcPr>
            <w:tcW w:w="2977" w:type="dxa"/>
          </w:tcPr>
          <w:p w14:paraId="4494CC6C" w14:textId="77777777" w:rsidR="00593C84" w:rsidRPr="00BF031D" w:rsidRDefault="00593C84" w:rsidP="009019F6">
            <w:pPr>
              <w:keepNext/>
              <w:keepLines/>
              <w:suppressAutoHyphens w:val="0"/>
              <w:spacing w:line="240" w:lineRule="auto"/>
              <w:ind w:left="851" w:right="283" w:hanging="851"/>
            </w:pPr>
            <w:r w:rsidRPr="00BF031D">
              <w:t>red boundary</w:t>
            </w:r>
          </w:p>
        </w:tc>
        <w:tc>
          <w:tcPr>
            <w:tcW w:w="2126" w:type="dxa"/>
          </w:tcPr>
          <w:p w14:paraId="1B73157E" w14:textId="77777777" w:rsidR="00593C84" w:rsidRPr="00BF031D" w:rsidRDefault="00593C84" w:rsidP="009019F6">
            <w:pPr>
              <w:keepNext/>
              <w:keepLines/>
              <w:suppressAutoHyphens w:val="0"/>
              <w:spacing w:line="240" w:lineRule="auto"/>
              <w:ind w:left="851" w:right="283" w:hanging="851"/>
            </w:pPr>
            <w:r w:rsidRPr="00BF031D">
              <w:t>y = 0.390</w:t>
            </w:r>
          </w:p>
        </w:tc>
      </w:tr>
      <w:tr w:rsidR="00593C84" w:rsidRPr="00BF031D" w14:paraId="0902DF0F" w14:textId="77777777" w:rsidTr="009019F6">
        <w:tc>
          <w:tcPr>
            <w:tcW w:w="1134" w:type="dxa"/>
          </w:tcPr>
          <w:p w14:paraId="5492A688" w14:textId="77777777" w:rsidR="00593C84" w:rsidRPr="00BF031D" w:rsidRDefault="00593C84" w:rsidP="009019F6">
            <w:pPr>
              <w:suppressAutoHyphens w:val="0"/>
              <w:spacing w:line="240" w:lineRule="auto"/>
              <w:ind w:left="851" w:right="283" w:hanging="851"/>
              <w:rPr>
                <w:vertAlign w:val="subscript"/>
              </w:rPr>
            </w:pPr>
            <w:r w:rsidRPr="00BF031D">
              <w:t>A</w:t>
            </w:r>
            <w:r w:rsidRPr="00BF031D">
              <w:rPr>
                <w:vertAlign w:val="subscript"/>
              </w:rPr>
              <w:t>41</w:t>
            </w:r>
          </w:p>
        </w:tc>
        <w:tc>
          <w:tcPr>
            <w:tcW w:w="2977" w:type="dxa"/>
          </w:tcPr>
          <w:p w14:paraId="190BA2CC" w14:textId="77777777" w:rsidR="00593C84" w:rsidRPr="00BF031D" w:rsidRDefault="00593C84" w:rsidP="009019F6">
            <w:pPr>
              <w:suppressAutoHyphens w:val="0"/>
              <w:spacing w:line="240" w:lineRule="auto"/>
              <w:ind w:left="851" w:right="283" w:hanging="851"/>
            </w:pPr>
            <w:r w:rsidRPr="00BF031D">
              <w:t>white boundary</w:t>
            </w:r>
          </w:p>
        </w:tc>
        <w:tc>
          <w:tcPr>
            <w:tcW w:w="2126" w:type="dxa"/>
          </w:tcPr>
          <w:p w14:paraId="6E713B75" w14:textId="77777777" w:rsidR="00593C84" w:rsidRPr="00BF031D" w:rsidRDefault="00593C84" w:rsidP="009019F6">
            <w:pPr>
              <w:suppressAutoHyphens w:val="0"/>
              <w:spacing w:line="240" w:lineRule="auto"/>
              <w:ind w:left="851" w:right="283" w:hanging="851"/>
            </w:pPr>
            <w:r w:rsidRPr="00BF031D">
              <w:t>y = 0.790 - 0.670 x</w:t>
            </w:r>
          </w:p>
        </w:tc>
      </w:tr>
    </w:tbl>
    <w:p w14:paraId="4E33F720" w14:textId="77777777" w:rsidR="00593C84" w:rsidRPr="00BF031D" w:rsidRDefault="00593C84" w:rsidP="00593C84">
      <w:pPr>
        <w:pStyle w:val="para"/>
        <w:tabs>
          <w:tab w:val="left" w:pos="8505"/>
        </w:tabs>
        <w:spacing w:before="120"/>
        <w:ind w:right="992" w:firstLine="0"/>
      </w:pPr>
      <w:r w:rsidRPr="00BF031D">
        <w:t>With intersection points:</w:t>
      </w:r>
    </w:p>
    <w:tbl>
      <w:tblPr>
        <w:tblW w:w="0" w:type="auto"/>
        <w:tblInd w:w="2376" w:type="dxa"/>
        <w:tblLook w:val="0000" w:firstRow="0" w:lastRow="0" w:firstColumn="0" w:lastColumn="0" w:noHBand="0" w:noVBand="0"/>
      </w:tblPr>
      <w:tblGrid>
        <w:gridCol w:w="1134"/>
        <w:gridCol w:w="2977"/>
        <w:gridCol w:w="2126"/>
      </w:tblGrid>
      <w:tr w:rsidR="00593C84" w:rsidRPr="00BF031D" w14:paraId="36DFE617" w14:textId="77777777" w:rsidTr="009019F6">
        <w:tc>
          <w:tcPr>
            <w:tcW w:w="1134" w:type="dxa"/>
          </w:tcPr>
          <w:p w14:paraId="3A9C54B3" w14:textId="77777777" w:rsidR="00593C84" w:rsidRPr="00BF031D" w:rsidRDefault="00593C84" w:rsidP="009019F6">
            <w:pPr>
              <w:keepNext/>
              <w:keepLines/>
              <w:suppressAutoHyphens w:val="0"/>
              <w:spacing w:line="240" w:lineRule="auto"/>
              <w:ind w:left="851" w:right="283" w:hanging="851"/>
            </w:pPr>
          </w:p>
        </w:tc>
        <w:tc>
          <w:tcPr>
            <w:tcW w:w="2977" w:type="dxa"/>
          </w:tcPr>
          <w:p w14:paraId="1A6A3B36"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x</w:t>
            </w:r>
          </w:p>
        </w:tc>
        <w:tc>
          <w:tcPr>
            <w:tcW w:w="2126" w:type="dxa"/>
          </w:tcPr>
          <w:p w14:paraId="786E3478"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p>
        </w:tc>
      </w:tr>
      <w:tr w:rsidR="00593C84" w:rsidRPr="00BF031D" w14:paraId="2FB81372" w14:textId="77777777" w:rsidTr="009019F6">
        <w:tc>
          <w:tcPr>
            <w:tcW w:w="1134" w:type="dxa"/>
          </w:tcPr>
          <w:p w14:paraId="468ADBFE" w14:textId="77777777" w:rsidR="00593C84" w:rsidRPr="00BF031D" w:rsidRDefault="00593C84" w:rsidP="009019F6">
            <w:pPr>
              <w:keepNext/>
              <w:keepLines/>
              <w:suppressAutoHyphens w:val="0"/>
              <w:spacing w:line="240" w:lineRule="auto"/>
              <w:ind w:left="851" w:right="283" w:hanging="851"/>
              <w:rPr>
                <w:vertAlign w:val="subscript"/>
              </w:rPr>
            </w:pPr>
            <w:r w:rsidRPr="00BF031D">
              <w:t>A</w:t>
            </w:r>
            <w:r w:rsidRPr="00BF031D">
              <w:rPr>
                <w:vertAlign w:val="subscript"/>
              </w:rPr>
              <w:t>1</w:t>
            </w:r>
          </w:p>
        </w:tc>
        <w:tc>
          <w:tcPr>
            <w:tcW w:w="2977" w:type="dxa"/>
          </w:tcPr>
          <w:p w14:paraId="58267EBB" w14:textId="77777777" w:rsidR="00593C84" w:rsidRPr="00BF031D" w:rsidRDefault="00593C84" w:rsidP="009019F6">
            <w:pPr>
              <w:keepNext/>
              <w:keepLines/>
              <w:suppressAutoHyphens w:val="0"/>
              <w:spacing w:line="240" w:lineRule="auto"/>
              <w:ind w:left="851" w:right="283" w:hanging="851"/>
            </w:pPr>
            <w:r w:rsidRPr="00BF031D">
              <w:t>0.545</w:t>
            </w:r>
          </w:p>
        </w:tc>
        <w:tc>
          <w:tcPr>
            <w:tcW w:w="2126" w:type="dxa"/>
          </w:tcPr>
          <w:p w14:paraId="57D8B582" w14:textId="77777777" w:rsidR="00593C84" w:rsidRPr="00BF031D" w:rsidRDefault="00593C84" w:rsidP="009019F6">
            <w:pPr>
              <w:keepNext/>
              <w:keepLines/>
              <w:suppressAutoHyphens w:val="0"/>
              <w:spacing w:line="240" w:lineRule="auto"/>
              <w:ind w:left="851" w:right="283" w:hanging="851"/>
            </w:pPr>
            <w:r w:rsidRPr="00BF031D">
              <w:t>0.425</w:t>
            </w:r>
          </w:p>
        </w:tc>
      </w:tr>
      <w:tr w:rsidR="00593C84" w:rsidRPr="00BF031D" w14:paraId="2121B7BD" w14:textId="77777777" w:rsidTr="009019F6">
        <w:tc>
          <w:tcPr>
            <w:tcW w:w="1134" w:type="dxa"/>
          </w:tcPr>
          <w:p w14:paraId="43CEC060" w14:textId="77777777" w:rsidR="00593C84" w:rsidRPr="00BF031D" w:rsidRDefault="00593C84" w:rsidP="009019F6">
            <w:pPr>
              <w:keepNext/>
              <w:keepLines/>
              <w:suppressAutoHyphens w:val="0"/>
              <w:spacing w:line="240" w:lineRule="auto"/>
              <w:ind w:left="851" w:right="283" w:hanging="851"/>
              <w:rPr>
                <w:vertAlign w:val="subscript"/>
              </w:rPr>
            </w:pPr>
            <w:r w:rsidRPr="00BF031D">
              <w:t>A</w:t>
            </w:r>
            <w:r w:rsidRPr="00BF031D">
              <w:rPr>
                <w:vertAlign w:val="subscript"/>
              </w:rPr>
              <w:t>2</w:t>
            </w:r>
          </w:p>
        </w:tc>
        <w:tc>
          <w:tcPr>
            <w:tcW w:w="2977" w:type="dxa"/>
          </w:tcPr>
          <w:p w14:paraId="6DB6F30C" w14:textId="77777777" w:rsidR="00593C84" w:rsidRPr="00BF031D" w:rsidRDefault="00593C84" w:rsidP="009019F6">
            <w:pPr>
              <w:keepNext/>
              <w:keepLines/>
              <w:suppressAutoHyphens w:val="0"/>
              <w:spacing w:line="240" w:lineRule="auto"/>
              <w:ind w:left="851" w:right="283" w:hanging="851"/>
            </w:pPr>
            <w:r w:rsidRPr="00BF031D">
              <w:t>0.560</w:t>
            </w:r>
          </w:p>
        </w:tc>
        <w:tc>
          <w:tcPr>
            <w:tcW w:w="2126" w:type="dxa"/>
          </w:tcPr>
          <w:p w14:paraId="1E96FAD6" w14:textId="77777777" w:rsidR="00593C84" w:rsidRPr="00BF031D" w:rsidRDefault="00593C84" w:rsidP="009019F6">
            <w:pPr>
              <w:keepNext/>
              <w:keepLines/>
              <w:suppressAutoHyphens w:val="0"/>
              <w:spacing w:line="240" w:lineRule="auto"/>
              <w:ind w:left="851" w:right="283" w:hanging="851"/>
            </w:pPr>
            <w:r w:rsidRPr="00BF031D">
              <w:t>0.440</w:t>
            </w:r>
          </w:p>
        </w:tc>
      </w:tr>
      <w:tr w:rsidR="00593C84" w:rsidRPr="00BF031D" w14:paraId="30456990" w14:textId="77777777" w:rsidTr="009019F6">
        <w:tc>
          <w:tcPr>
            <w:tcW w:w="1134" w:type="dxa"/>
          </w:tcPr>
          <w:p w14:paraId="259298E4" w14:textId="77777777" w:rsidR="00593C84" w:rsidRPr="00BF031D" w:rsidRDefault="00593C84" w:rsidP="009019F6">
            <w:pPr>
              <w:keepNext/>
              <w:keepLines/>
              <w:suppressAutoHyphens w:val="0"/>
              <w:spacing w:line="240" w:lineRule="auto"/>
              <w:ind w:left="851" w:right="283" w:hanging="851"/>
              <w:rPr>
                <w:vertAlign w:val="subscript"/>
              </w:rPr>
            </w:pPr>
            <w:r w:rsidRPr="00BF031D">
              <w:t>A</w:t>
            </w:r>
            <w:r w:rsidRPr="00BF031D">
              <w:rPr>
                <w:vertAlign w:val="subscript"/>
              </w:rPr>
              <w:t>3</w:t>
            </w:r>
          </w:p>
        </w:tc>
        <w:tc>
          <w:tcPr>
            <w:tcW w:w="2977" w:type="dxa"/>
          </w:tcPr>
          <w:p w14:paraId="04002465" w14:textId="77777777" w:rsidR="00593C84" w:rsidRPr="00BF031D" w:rsidRDefault="00593C84" w:rsidP="009019F6">
            <w:pPr>
              <w:keepNext/>
              <w:keepLines/>
              <w:suppressAutoHyphens w:val="0"/>
              <w:spacing w:line="240" w:lineRule="auto"/>
              <w:ind w:left="851" w:right="283" w:hanging="851"/>
            </w:pPr>
            <w:r w:rsidRPr="00BF031D">
              <w:t>0.609</w:t>
            </w:r>
          </w:p>
        </w:tc>
        <w:tc>
          <w:tcPr>
            <w:tcW w:w="2126" w:type="dxa"/>
          </w:tcPr>
          <w:p w14:paraId="1480E7B3" w14:textId="77777777" w:rsidR="00593C84" w:rsidRPr="00BF031D" w:rsidRDefault="00593C84" w:rsidP="009019F6">
            <w:pPr>
              <w:keepNext/>
              <w:keepLines/>
              <w:suppressAutoHyphens w:val="0"/>
              <w:spacing w:line="240" w:lineRule="auto"/>
              <w:ind w:left="851" w:right="283" w:hanging="851"/>
            </w:pPr>
            <w:r w:rsidRPr="00BF031D">
              <w:t>0.390</w:t>
            </w:r>
          </w:p>
        </w:tc>
      </w:tr>
      <w:tr w:rsidR="00593C84" w:rsidRPr="00BF031D" w14:paraId="43BA92C5" w14:textId="77777777" w:rsidTr="009019F6">
        <w:tc>
          <w:tcPr>
            <w:tcW w:w="1134" w:type="dxa"/>
          </w:tcPr>
          <w:p w14:paraId="71EF813E" w14:textId="77777777" w:rsidR="00593C84" w:rsidRPr="00BF031D" w:rsidRDefault="00593C84" w:rsidP="009019F6">
            <w:pPr>
              <w:suppressAutoHyphens w:val="0"/>
              <w:spacing w:line="240" w:lineRule="auto"/>
              <w:ind w:left="851" w:right="283" w:hanging="851"/>
              <w:rPr>
                <w:vertAlign w:val="subscript"/>
              </w:rPr>
            </w:pPr>
            <w:r w:rsidRPr="00BF031D">
              <w:t>A</w:t>
            </w:r>
            <w:r w:rsidRPr="00BF031D">
              <w:rPr>
                <w:vertAlign w:val="subscript"/>
              </w:rPr>
              <w:t>4</w:t>
            </w:r>
          </w:p>
        </w:tc>
        <w:tc>
          <w:tcPr>
            <w:tcW w:w="2977" w:type="dxa"/>
          </w:tcPr>
          <w:p w14:paraId="0C3E0FC1" w14:textId="77777777" w:rsidR="00593C84" w:rsidRPr="00BF031D" w:rsidRDefault="00593C84" w:rsidP="009019F6">
            <w:pPr>
              <w:suppressAutoHyphens w:val="0"/>
              <w:spacing w:line="240" w:lineRule="auto"/>
              <w:ind w:left="851" w:right="283" w:hanging="851"/>
            </w:pPr>
            <w:r w:rsidRPr="00BF031D">
              <w:t>0.597</w:t>
            </w:r>
          </w:p>
        </w:tc>
        <w:tc>
          <w:tcPr>
            <w:tcW w:w="2126" w:type="dxa"/>
          </w:tcPr>
          <w:p w14:paraId="43EF05B4" w14:textId="77777777" w:rsidR="00593C84" w:rsidRPr="00BF031D" w:rsidRDefault="00593C84" w:rsidP="009019F6">
            <w:pPr>
              <w:suppressAutoHyphens w:val="0"/>
              <w:spacing w:line="240" w:lineRule="auto"/>
              <w:ind w:left="851" w:right="283" w:hanging="851"/>
            </w:pPr>
            <w:r w:rsidRPr="00BF031D">
              <w:t>0.390</w:t>
            </w:r>
          </w:p>
        </w:tc>
      </w:tr>
    </w:tbl>
    <w:p w14:paraId="679D7B3C" w14:textId="4FBA353B" w:rsidR="00593C84" w:rsidRPr="00BF031D" w:rsidRDefault="00593C84" w:rsidP="00593C84">
      <w:pPr>
        <w:pStyle w:val="para"/>
        <w:tabs>
          <w:tab w:val="left" w:pos="8505"/>
        </w:tabs>
        <w:spacing w:before="120"/>
        <w:ind w:right="992"/>
        <w:rPr>
          <w:lang w:val="en-US"/>
        </w:rPr>
      </w:pPr>
      <w:r w:rsidRPr="00BF031D">
        <w:rPr>
          <w:lang w:val="en-US"/>
        </w:rPr>
        <w:t>2.11.1.4.</w:t>
      </w:r>
      <w:r w:rsidRPr="00BF031D">
        <w:rPr>
          <w:lang w:val="en-US"/>
        </w:rPr>
        <w:tab/>
      </w:r>
      <w:r w:rsidR="009019F6">
        <w:rPr>
          <w:lang w:val="en-US"/>
        </w:rPr>
        <w:t>"</w:t>
      </w:r>
      <w:r w:rsidRPr="00BF031D">
        <w:rPr>
          <w:i/>
          <w:lang w:val="en-US"/>
        </w:rPr>
        <w:t>Red</w:t>
      </w:r>
      <w:r w:rsidR="009019F6">
        <w:rPr>
          <w:lang w:val="en-US"/>
        </w:rPr>
        <w:t>"</w:t>
      </w:r>
      <w:r w:rsidRPr="00BF031D">
        <w:rPr>
          <w:lang w:val="en-US"/>
        </w:rPr>
        <w:t xml:space="preserve"> means the chromaticity coordinates (x,y)</w:t>
      </w:r>
      <w:r w:rsidRPr="00BF031D">
        <w:rPr>
          <w:vertAlign w:val="superscript"/>
          <w:lang w:val="en-US"/>
        </w:rPr>
        <w:t xml:space="preserve">4 </w:t>
      </w:r>
      <w:r w:rsidRPr="00BF031D">
        <w:rPr>
          <w:lang w:val="en-US"/>
        </w:rPr>
        <w:t>of the light emitted that lie inside the chromaticity areas defined by the boundaries:</w:t>
      </w:r>
    </w:p>
    <w:tbl>
      <w:tblPr>
        <w:tblW w:w="6237" w:type="dxa"/>
        <w:tblInd w:w="2376" w:type="dxa"/>
        <w:tblLook w:val="0000" w:firstRow="0" w:lastRow="0" w:firstColumn="0" w:lastColumn="0" w:noHBand="0" w:noVBand="0"/>
      </w:tblPr>
      <w:tblGrid>
        <w:gridCol w:w="1134"/>
        <w:gridCol w:w="1843"/>
        <w:gridCol w:w="3260"/>
      </w:tblGrid>
      <w:tr w:rsidR="00593C84" w:rsidRPr="00BF031D" w14:paraId="57C86E6D" w14:textId="77777777" w:rsidTr="009019F6">
        <w:tc>
          <w:tcPr>
            <w:tcW w:w="1134" w:type="dxa"/>
          </w:tcPr>
          <w:p w14:paraId="1F8DADAD" w14:textId="77777777" w:rsidR="00593C84" w:rsidRPr="00BF031D" w:rsidRDefault="00593C84" w:rsidP="009019F6">
            <w:pPr>
              <w:keepNext/>
              <w:keepLines/>
              <w:suppressAutoHyphens w:val="0"/>
              <w:spacing w:line="240" w:lineRule="auto"/>
              <w:ind w:left="851" w:right="283" w:hanging="851"/>
              <w:rPr>
                <w:vertAlign w:val="subscript"/>
              </w:rPr>
            </w:pPr>
            <w:r w:rsidRPr="00BF031D">
              <w:t>R</w:t>
            </w:r>
            <w:r w:rsidRPr="00BF031D">
              <w:rPr>
                <w:vertAlign w:val="subscript"/>
              </w:rPr>
              <w:t>12</w:t>
            </w:r>
          </w:p>
        </w:tc>
        <w:tc>
          <w:tcPr>
            <w:tcW w:w="1843" w:type="dxa"/>
          </w:tcPr>
          <w:p w14:paraId="194C8983" w14:textId="77777777" w:rsidR="00593C84" w:rsidRPr="00BF031D" w:rsidRDefault="00593C84" w:rsidP="009019F6">
            <w:pPr>
              <w:keepNext/>
              <w:keepLines/>
              <w:suppressAutoHyphens w:val="0"/>
              <w:spacing w:line="240" w:lineRule="auto"/>
              <w:ind w:left="34" w:right="34"/>
            </w:pPr>
            <w:r w:rsidRPr="00BF031D">
              <w:t>yellow boundary</w:t>
            </w:r>
          </w:p>
        </w:tc>
        <w:tc>
          <w:tcPr>
            <w:tcW w:w="3260" w:type="dxa"/>
          </w:tcPr>
          <w:p w14:paraId="28441AE4" w14:textId="77777777" w:rsidR="00593C84" w:rsidRPr="00BF031D" w:rsidRDefault="00593C84" w:rsidP="009019F6">
            <w:pPr>
              <w:keepNext/>
              <w:keepLines/>
              <w:suppressAutoHyphens w:val="0"/>
              <w:spacing w:line="240" w:lineRule="auto"/>
              <w:ind w:left="34" w:right="175"/>
              <w:jc w:val="both"/>
            </w:pPr>
            <w:r w:rsidRPr="00BF031D">
              <w:t>y = 0.335</w:t>
            </w:r>
          </w:p>
        </w:tc>
      </w:tr>
      <w:tr w:rsidR="00593C84" w:rsidRPr="00BF031D" w14:paraId="4C7F72B7" w14:textId="77777777" w:rsidTr="009019F6">
        <w:tc>
          <w:tcPr>
            <w:tcW w:w="1134" w:type="dxa"/>
          </w:tcPr>
          <w:p w14:paraId="3F411E05" w14:textId="77777777" w:rsidR="00593C84" w:rsidRPr="00BF031D" w:rsidRDefault="00593C84" w:rsidP="009019F6">
            <w:pPr>
              <w:keepNext/>
              <w:keepLines/>
              <w:suppressAutoHyphens w:val="0"/>
              <w:spacing w:line="240" w:lineRule="auto"/>
              <w:ind w:left="851" w:right="283" w:hanging="851"/>
              <w:rPr>
                <w:vertAlign w:val="subscript"/>
              </w:rPr>
            </w:pPr>
            <w:r w:rsidRPr="00BF031D">
              <w:t>R</w:t>
            </w:r>
            <w:r w:rsidRPr="00BF031D">
              <w:rPr>
                <w:vertAlign w:val="subscript"/>
              </w:rPr>
              <w:t>23</w:t>
            </w:r>
          </w:p>
        </w:tc>
        <w:tc>
          <w:tcPr>
            <w:tcW w:w="1843" w:type="dxa"/>
          </w:tcPr>
          <w:p w14:paraId="4029782A" w14:textId="77777777" w:rsidR="00593C84" w:rsidRPr="00BF031D" w:rsidRDefault="00593C84" w:rsidP="009019F6">
            <w:pPr>
              <w:keepNext/>
              <w:keepLines/>
              <w:suppressAutoHyphens w:val="0"/>
              <w:spacing w:line="240" w:lineRule="auto"/>
              <w:ind w:left="34" w:right="34"/>
            </w:pPr>
            <w:r w:rsidRPr="00BF031D">
              <w:t>the spectral locus</w:t>
            </w:r>
          </w:p>
        </w:tc>
        <w:tc>
          <w:tcPr>
            <w:tcW w:w="3260" w:type="dxa"/>
          </w:tcPr>
          <w:p w14:paraId="11F3AEA4" w14:textId="77777777" w:rsidR="00593C84" w:rsidRPr="00BF031D" w:rsidRDefault="00593C84" w:rsidP="009019F6">
            <w:pPr>
              <w:keepNext/>
              <w:keepLines/>
              <w:suppressAutoHyphens w:val="0"/>
              <w:spacing w:line="240" w:lineRule="auto"/>
              <w:ind w:left="34" w:right="175"/>
              <w:jc w:val="both"/>
            </w:pPr>
          </w:p>
        </w:tc>
      </w:tr>
      <w:tr w:rsidR="00593C84" w:rsidRPr="00BF031D" w14:paraId="45C5F035" w14:textId="77777777" w:rsidTr="009019F6">
        <w:tc>
          <w:tcPr>
            <w:tcW w:w="1134" w:type="dxa"/>
          </w:tcPr>
          <w:p w14:paraId="5060A59B" w14:textId="77777777" w:rsidR="00593C84" w:rsidRPr="00BF031D" w:rsidRDefault="00593C84" w:rsidP="009019F6">
            <w:pPr>
              <w:keepNext/>
              <w:keepLines/>
              <w:suppressAutoHyphens w:val="0"/>
              <w:spacing w:line="240" w:lineRule="auto"/>
              <w:ind w:left="851" w:right="283" w:hanging="851"/>
              <w:rPr>
                <w:vertAlign w:val="subscript"/>
              </w:rPr>
            </w:pPr>
            <w:r w:rsidRPr="00BF031D">
              <w:t>R</w:t>
            </w:r>
            <w:r w:rsidRPr="00BF031D">
              <w:rPr>
                <w:vertAlign w:val="subscript"/>
              </w:rPr>
              <w:t>34</w:t>
            </w:r>
          </w:p>
        </w:tc>
        <w:tc>
          <w:tcPr>
            <w:tcW w:w="1843" w:type="dxa"/>
          </w:tcPr>
          <w:p w14:paraId="26BDFDF5" w14:textId="77777777" w:rsidR="00593C84" w:rsidRPr="00BF031D" w:rsidRDefault="00593C84" w:rsidP="009019F6">
            <w:pPr>
              <w:keepNext/>
              <w:keepLines/>
              <w:suppressAutoHyphens w:val="0"/>
              <w:spacing w:line="240" w:lineRule="auto"/>
              <w:ind w:left="34" w:right="34"/>
            </w:pPr>
            <w:r w:rsidRPr="00BF031D">
              <w:t>the purple line</w:t>
            </w:r>
          </w:p>
        </w:tc>
        <w:tc>
          <w:tcPr>
            <w:tcW w:w="3260" w:type="dxa"/>
          </w:tcPr>
          <w:p w14:paraId="61C460E4" w14:textId="77777777" w:rsidR="00593C84" w:rsidRPr="00BF031D" w:rsidRDefault="00593C84" w:rsidP="009019F6">
            <w:pPr>
              <w:keepNext/>
              <w:keepLines/>
              <w:suppressAutoHyphens w:val="0"/>
              <w:spacing w:line="240" w:lineRule="auto"/>
              <w:ind w:left="34" w:right="175"/>
              <w:jc w:val="both"/>
            </w:pPr>
            <w:r w:rsidRPr="00BF031D">
              <w:t>(its linear extension across the purple range of colours between the red and the blue extremities of the spectral locus).</w:t>
            </w:r>
          </w:p>
        </w:tc>
      </w:tr>
      <w:tr w:rsidR="00593C84" w:rsidRPr="00BF031D" w14:paraId="25865A22" w14:textId="77777777" w:rsidTr="009019F6">
        <w:tc>
          <w:tcPr>
            <w:tcW w:w="1134" w:type="dxa"/>
          </w:tcPr>
          <w:p w14:paraId="559CF1E0" w14:textId="77777777" w:rsidR="00593C84" w:rsidRPr="00BF031D" w:rsidRDefault="00593C84" w:rsidP="009019F6">
            <w:pPr>
              <w:keepNext/>
              <w:keepLines/>
              <w:suppressAutoHyphens w:val="0"/>
              <w:spacing w:line="240" w:lineRule="auto"/>
              <w:ind w:left="851" w:right="283" w:hanging="851"/>
              <w:rPr>
                <w:vertAlign w:val="subscript"/>
              </w:rPr>
            </w:pPr>
            <w:r w:rsidRPr="00BF031D">
              <w:t>R</w:t>
            </w:r>
            <w:r w:rsidRPr="00BF031D">
              <w:rPr>
                <w:vertAlign w:val="subscript"/>
              </w:rPr>
              <w:t>41</w:t>
            </w:r>
          </w:p>
        </w:tc>
        <w:tc>
          <w:tcPr>
            <w:tcW w:w="1843" w:type="dxa"/>
          </w:tcPr>
          <w:p w14:paraId="00F8094D" w14:textId="77777777" w:rsidR="00593C84" w:rsidRPr="00BF031D" w:rsidRDefault="00593C84" w:rsidP="009019F6">
            <w:pPr>
              <w:keepNext/>
              <w:keepLines/>
              <w:suppressAutoHyphens w:val="0"/>
              <w:spacing w:line="240" w:lineRule="auto"/>
              <w:ind w:left="34" w:right="34"/>
            </w:pPr>
            <w:r w:rsidRPr="00BF031D">
              <w:t>purple boundary:</w:t>
            </w:r>
          </w:p>
        </w:tc>
        <w:tc>
          <w:tcPr>
            <w:tcW w:w="3260" w:type="dxa"/>
          </w:tcPr>
          <w:p w14:paraId="46898A2A" w14:textId="77777777" w:rsidR="00593C84" w:rsidRPr="00BF031D" w:rsidRDefault="00593C84" w:rsidP="009019F6">
            <w:pPr>
              <w:keepNext/>
              <w:keepLines/>
              <w:suppressAutoHyphens w:val="0"/>
              <w:spacing w:line="240" w:lineRule="auto"/>
              <w:ind w:left="34" w:right="175"/>
              <w:jc w:val="both"/>
            </w:pPr>
            <w:r w:rsidRPr="00BF031D">
              <w:t>y = 0.980 – x</w:t>
            </w:r>
          </w:p>
        </w:tc>
      </w:tr>
    </w:tbl>
    <w:p w14:paraId="2E3C865F" w14:textId="77777777" w:rsidR="00593C84" w:rsidRPr="00BF031D" w:rsidRDefault="00593C84" w:rsidP="00593C84">
      <w:pPr>
        <w:pStyle w:val="para"/>
        <w:tabs>
          <w:tab w:val="left" w:pos="8505"/>
        </w:tabs>
        <w:spacing w:before="120"/>
        <w:ind w:right="992" w:firstLine="0"/>
      </w:pPr>
      <w:r w:rsidRPr="00BF031D">
        <w:t>With intersection points:</w:t>
      </w:r>
    </w:p>
    <w:tbl>
      <w:tblPr>
        <w:tblW w:w="0" w:type="auto"/>
        <w:tblInd w:w="2376" w:type="dxa"/>
        <w:tblLook w:val="0000" w:firstRow="0" w:lastRow="0" w:firstColumn="0" w:lastColumn="0" w:noHBand="0" w:noVBand="0"/>
      </w:tblPr>
      <w:tblGrid>
        <w:gridCol w:w="1134"/>
        <w:gridCol w:w="2977"/>
        <w:gridCol w:w="2126"/>
      </w:tblGrid>
      <w:tr w:rsidR="00593C84" w:rsidRPr="00BF031D" w14:paraId="2E773CFE" w14:textId="77777777" w:rsidTr="009019F6">
        <w:tc>
          <w:tcPr>
            <w:tcW w:w="1134" w:type="dxa"/>
          </w:tcPr>
          <w:p w14:paraId="62FBB0F1" w14:textId="77777777" w:rsidR="00593C84" w:rsidRPr="00BF031D" w:rsidRDefault="00593C84" w:rsidP="009019F6">
            <w:pPr>
              <w:suppressAutoHyphens w:val="0"/>
              <w:spacing w:line="240" w:lineRule="auto"/>
              <w:ind w:left="851" w:right="283" w:hanging="851"/>
              <w:jc w:val="center"/>
            </w:pPr>
          </w:p>
        </w:tc>
        <w:tc>
          <w:tcPr>
            <w:tcW w:w="2977" w:type="dxa"/>
          </w:tcPr>
          <w:p w14:paraId="6CC003DC"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x</w:t>
            </w:r>
          </w:p>
        </w:tc>
        <w:tc>
          <w:tcPr>
            <w:tcW w:w="2126" w:type="dxa"/>
          </w:tcPr>
          <w:p w14:paraId="1D6107DC"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p>
        </w:tc>
      </w:tr>
      <w:tr w:rsidR="00593C84" w:rsidRPr="00BF031D" w14:paraId="5D94CA71" w14:textId="77777777" w:rsidTr="009019F6">
        <w:tc>
          <w:tcPr>
            <w:tcW w:w="1134" w:type="dxa"/>
          </w:tcPr>
          <w:p w14:paraId="2F6BAD59" w14:textId="77777777" w:rsidR="00593C84" w:rsidRPr="00BF031D" w:rsidRDefault="00593C84" w:rsidP="009019F6">
            <w:pPr>
              <w:suppressAutoHyphens w:val="0"/>
              <w:spacing w:line="240" w:lineRule="auto"/>
              <w:ind w:left="851" w:right="283" w:hanging="851"/>
              <w:rPr>
                <w:vertAlign w:val="subscript"/>
              </w:rPr>
            </w:pPr>
            <w:r w:rsidRPr="00BF031D">
              <w:t>R</w:t>
            </w:r>
            <w:r w:rsidRPr="00BF031D">
              <w:rPr>
                <w:vertAlign w:val="subscript"/>
              </w:rPr>
              <w:t>1</w:t>
            </w:r>
          </w:p>
        </w:tc>
        <w:tc>
          <w:tcPr>
            <w:tcW w:w="2977" w:type="dxa"/>
          </w:tcPr>
          <w:p w14:paraId="50E5F756" w14:textId="77777777" w:rsidR="00593C84" w:rsidRPr="00BF031D" w:rsidRDefault="00593C84" w:rsidP="009019F6">
            <w:pPr>
              <w:suppressAutoHyphens w:val="0"/>
              <w:spacing w:line="240" w:lineRule="auto"/>
              <w:ind w:left="851" w:right="283" w:hanging="851"/>
            </w:pPr>
            <w:r w:rsidRPr="00BF031D">
              <w:t>0.645</w:t>
            </w:r>
          </w:p>
        </w:tc>
        <w:tc>
          <w:tcPr>
            <w:tcW w:w="2126" w:type="dxa"/>
          </w:tcPr>
          <w:p w14:paraId="214E8D70" w14:textId="77777777" w:rsidR="00593C84" w:rsidRPr="00BF031D" w:rsidRDefault="00593C84" w:rsidP="009019F6">
            <w:pPr>
              <w:suppressAutoHyphens w:val="0"/>
              <w:spacing w:line="240" w:lineRule="auto"/>
              <w:ind w:left="851" w:right="283" w:hanging="851"/>
            </w:pPr>
            <w:r w:rsidRPr="00BF031D">
              <w:t>0.335</w:t>
            </w:r>
          </w:p>
        </w:tc>
      </w:tr>
      <w:tr w:rsidR="00593C84" w:rsidRPr="00BF031D" w14:paraId="604F08C8" w14:textId="77777777" w:rsidTr="009019F6">
        <w:tc>
          <w:tcPr>
            <w:tcW w:w="1134" w:type="dxa"/>
          </w:tcPr>
          <w:p w14:paraId="30273934" w14:textId="77777777" w:rsidR="00593C84" w:rsidRPr="00BF031D" w:rsidRDefault="00593C84" w:rsidP="009019F6">
            <w:pPr>
              <w:suppressAutoHyphens w:val="0"/>
              <w:spacing w:line="240" w:lineRule="auto"/>
              <w:ind w:left="851" w:right="283" w:hanging="851"/>
              <w:rPr>
                <w:vertAlign w:val="subscript"/>
              </w:rPr>
            </w:pPr>
            <w:r w:rsidRPr="00BF031D">
              <w:t>R</w:t>
            </w:r>
            <w:r w:rsidRPr="00BF031D">
              <w:rPr>
                <w:vertAlign w:val="subscript"/>
              </w:rPr>
              <w:t>2</w:t>
            </w:r>
          </w:p>
        </w:tc>
        <w:tc>
          <w:tcPr>
            <w:tcW w:w="2977" w:type="dxa"/>
          </w:tcPr>
          <w:p w14:paraId="6BCA45CC" w14:textId="77777777" w:rsidR="00593C84" w:rsidRPr="00BF031D" w:rsidRDefault="00593C84" w:rsidP="009019F6">
            <w:pPr>
              <w:suppressAutoHyphens w:val="0"/>
              <w:spacing w:line="240" w:lineRule="auto"/>
              <w:ind w:left="851" w:right="283" w:hanging="851"/>
            </w:pPr>
            <w:r w:rsidRPr="00BF031D">
              <w:t>0.665</w:t>
            </w:r>
          </w:p>
        </w:tc>
        <w:tc>
          <w:tcPr>
            <w:tcW w:w="2126" w:type="dxa"/>
          </w:tcPr>
          <w:p w14:paraId="49E48F01" w14:textId="77777777" w:rsidR="00593C84" w:rsidRPr="00BF031D" w:rsidRDefault="00593C84" w:rsidP="009019F6">
            <w:pPr>
              <w:suppressAutoHyphens w:val="0"/>
              <w:spacing w:line="240" w:lineRule="auto"/>
              <w:ind w:left="851" w:right="283" w:hanging="851"/>
            </w:pPr>
            <w:r w:rsidRPr="00BF031D">
              <w:t>0.335</w:t>
            </w:r>
          </w:p>
        </w:tc>
      </w:tr>
      <w:tr w:rsidR="00593C84" w:rsidRPr="00BF031D" w14:paraId="5A15126C" w14:textId="77777777" w:rsidTr="009019F6">
        <w:tc>
          <w:tcPr>
            <w:tcW w:w="1134" w:type="dxa"/>
          </w:tcPr>
          <w:p w14:paraId="5310BE51" w14:textId="77777777" w:rsidR="00593C84" w:rsidRPr="00BF031D" w:rsidRDefault="00593C84" w:rsidP="009019F6">
            <w:pPr>
              <w:suppressAutoHyphens w:val="0"/>
              <w:spacing w:line="240" w:lineRule="auto"/>
              <w:ind w:left="851" w:right="283" w:hanging="851"/>
              <w:rPr>
                <w:vertAlign w:val="subscript"/>
              </w:rPr>
            </w:pPr>
            <w:r w:rsidRPr="00BF031D">
              <w:t>R</w:t>
            </w:r>
            <w:r w:rsidRPr="00BF031D">
              <w:rPr>
                <w:vertAlign w:val="subscript"/>
              </w:rPr>
              <w:t>3</w:t>
            </w:r>
          </w:p>
        </w:tc>
        <w:tc>
          <w:tcPr>
            <w:tcW w:w="2977" w:type="dxa"/>
          </w:tcPr>
          <w:p w14:paraId="44620537" w14:textId="77777777" w:rsidR="00593C84" w:rsidRPr="00BF031D" w:rsidRDefault="00593C84" w:rsidP="009019F6">
            <w:pPr>
              <w:suppressAutoHyphens w:val="0"/>
              <w:spacing w:line="240" w:lineRule="auto"/>
              <w:ind w:left="851" w:right="283" w:hanging="851"/>
            </w:pPr>
            <w:r w:rsidRPr="00BF031D">
              <w:t>0.735</w:t>
            </w:r>
          </w:p>
        </w:tc>
        <w:tc>
          <w:tcPr>
            <w:tcW w:w="2126" w:type="dxa"/>
          </w:tcPr>
          <w:p w14:paraId="7F6ED602" w14:textId="77777777" w:rsidR="00593C84" w:rsidRPr="00BF031D" w:rsidRDefault="00593C84" w:rsidP="009019F6">
            <w:pPr>
              <w:suppressAutoHyphens w:val="0"/>
              <w:spacing w:line="240" w:lineRule="auto"/>
              <w:ind w:left="851" w:right="283" w:hanging="851"/>
            </w:pPr>
            <w:r w:rsidRPr="00BF031D">
              <w:t>0.265</w:t>
            </w:r>
          </w:p>
        </w:tc>
      </w:tr>
      <w:tr w:rsidR="00593C84" w:rsidRPr="00BF031D" w14:paraId="61CE2DEB" w14:textId="77777777" w:rsidTr="009019F6">
        <w:tc>
          <w:tcPr>
            <w:tcW w:w="1134" w:type="dxa"/>
          </w:tcPr>
          <w:p w14:paraId="75709146" w14:textId="77777777" w:rsidR="00593C84" w:rsidRPr="00BF031D" w:rsidRDefault="00593C84" w:rsidP="009019F6">
            <w:pPr>
              <w:suppressAutoHyphens w:val="0"/>
              <w:spacing w:line="240" w:lineRule="auto"/>
              <w:ind w:left="851" w:right="283" w:hanging="851"/>
              <w:rPr>
                <w:vertAlign w:val="subscript"/>
              </w:rPr>
            </w:pPr>
            <w:r w:rsidRPr="00BF031D">
              <w:t>R</w:t>
            </w:r>
            <w:r w:rsidRPr="00BF031D">
              <w:rPr>
                <w:vertAlign w:val="subscript"/>
              </w:rPr>
              <w:t>4</w:t>
            </w:r>
          </w:p>
        </w:tc>
        <w:tc>
          <w:tcPr>
            <w:tcW w:w="2977" w:type="dxa"/>
          </w:tcPr>
          <w:p w14:paraId="7A8214AD" w14:textId="77777777" w:rsidR="00593C84" w:rsidRPr="00BF031D" w:rsidRDefault="00593C84" w:rsidP="009019F6">
            <w:pPr>
              <w:suppressAutoHyphens w:val="0"/>
              <w:spacing w:line="240" w:lineRule="auto"/>
              <w:ind w:left="851" w:right="283" w:hanging="851"/>
            </w:pPr>
            <w:r w:rsidRPr="00BF031D">
              <w:t>0.721</w:t>
            </w:r>
          </w:p>
        </w:tc>
        <w:tc>
          <w:tcPr>
            <w:tcW w:w="2126" w:type="dxa"/>
          </w:tcPr>
          <w:p w14:paraId="6B602090" w14:textId="77777777" w:rsidR="00593C84" w:rsidRPr="00BF031D" w:rsidRDefault="00593C84" w:rsidP="009019F6">
            <w:pPr>
              <w:suppressAutoHyphens w:val="0"/>
              <w:spacing w:line="240" w:lineRule="auto"/>
              <w:ind w:left="851" w:right="283" w:hanging="851"/>
            </w:pPr>
            <w:r w:rsidRPr="00BF031D">
              <w:t>0.259</w:t>
            </w:r>
          </w:p>
        </w:tc>
      </w:tr>
    </w:tbl>
    <w:p w14:paraId="3DC48915" w14:textId="335464E5" w:rsidR="00593C84" w:rsidRPr="00BF031D" w:rsidRDefault="00593C84" w:rsidP="00593C84">
      <w:pPr>
        <w:pStyle w:val="para"/>
        <w:tabs>
          <w:tab w:val="left" w:pos="8505"/>
        </w:tabs>
        <w:spacing w:before="120"/>
        <w:ind w:right="992"/>
        <w:rPr>
          <w:lang w:val="en-US"/>
        </w:rPr>
      </w:pPr>
      <w:r w:rsidRPr="00BF031D">
        <w:rPr>
          <w:lang w:val="en-US"/>
        </w:rPr>
        <w:t>2.11.2.</w:t>
      </w:r>
      <w:r w:rsidRPr="00BF031D">
        <w:rPr>
          <w:lang w:val="en-US"/>
        </w:rPr>
        <w:tab/>
        <w:t xml:space="preserve">Night-time colour of the light retro-reflected from a device excluding retro-reflective tires according to </w:t>
      </w:r>
      <w:r w:rsidR="00285535">
        <w:rPr>
          <w:lang w:val="en-US"/>
        </w:rPr>
        <w:t xml:space="preserve">UN </w:t>
      </w:r>
      <w:r w:rsidRPr="00BF031D">
        <w:rPr>
          <w:lang w:val="en-US"/>
        </w:rPr>
        <w:t>Regulation No. 88</w:t>
      </w:r>
    </w:p>
    <w:p w14:paraId="37CBB602" w14:textId="4A423A31" w:rsidR="00593C84" w:rsidRPr="00BF031D" w:rsidRDefault="00593C84" w:rsidP="00593C84">
      <w:pPr>
        <w:pStyle w:val="para"/>
        <w:tabs>
          <w:tab w:val="left" w:pos="8505"/>
        </w:tabs>
        <w:ind w:right="992"/>
        <w:rPr>
          <w:lang w:val="en-US"/>
        </w:rPr>
      </w:pPr>
      <w:r w:rsidRPr="00BF031D">
        <w:rPr>
          <w:lang w:val="en-US"/>
        </w:rPr>
        <w:t>2.11.2.1.</w:t>
      </w:r>
      <w:r w:rsidRPr="00BF031D">
        <w:rPr>
          <w:lang w:val="en-US"/>
        </w:rPr>
        <w:tab/>
      </w:r>
      <w:r w:rsidR="009019F6">
        <w:rPr>
          <w:lang w:val="en-US"/>
        </w:rPr>
        <w:t>"</w:t>
      </w:r>
      <w:r w:rsidRPr="00BF031D">
        <w:rPr>
          <w:i/>
          <w:lang w:val="en-US"/>
        </w:rPr>
        <w:t>White</w:t>
      </w:r>
      <w:r w:rsidR="009019F6">
        <w:rPr>
          <w:lang w:val="en-US"/>
        </w:rPr>
        <w:t>"</w:t>
      </w:r>
      <w:r w:rsidRPr="00BF031D">
        <w:rPr>
          <w:lang w:val="en-US"/>
        </w:rPr>
        <w:t xml:space="preserve"> means the chromaticity coordinates (x,y)</w:t>
      </w:r>
      <w:r w:rsidRPr="00BF031D">
        <w:rPr>
          <w:vertAlign w:val="superscript"/>
          <w:lang w:val="en-US"/>
        </w:rPr>
        <w:t>4</w:t>
      </w:r>
      <w:r w:rsidRPr="00BF031D">
        <w:rPr>
          <w:lang w:val="en-US"/>
        </w:rPr>
        <w:t xml:space="preserve"> of the light reflected that lie inside the chromaticity areas defined by the boundaries:</w:t>
      </w:r>
    </w:p>
    <w:tbl>
      <w:tblPr>
        <w:tblW w:w="0" w:type="auto"/>
        <w:tblInd w:w="2376" w:type="dxa"/>
        <w:tblLook w:val="0000" w:firstRow="0" w:lastRow="0" w:firstColumn="0" w:lastColumn="0" w:noHBand="0" w:noVBand="0"/>
      </w:tblPr>
      <w:tblGrid>
        <w:gridCol w:w="1134"/>
        <w:gridCol w:w="2268"/>
        <w:gridCol w:w="2551"/>
      </w:tblGrid>
      <w:tr w:rsidR="00593C84" w:rsidRPr="00BF031D" w14:paraId="35799E74" w14:textId="77777777" w:rsidTr="009019F6">
        <w:tc>
          <w:tcPr>
            <w:tcW w:w="1134" w:type="dxa"/>
          </w:tcPr>
          <w:p w14:paraId="1D123A3A"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W</w:t>
            </w:r>
            <w:r w:rsidRPr="00BF031D">
              <w:rPr>
                <w:vertAlign w:val="subscript"/>
                <w:lang w:eastAsia="cs-CZ"/>
              </w:rPr>
              <w:t>12</w:t>
            </w:r>
          </w:p>
        </w:tc>
        <w:tc>
          <w:tcPr>
            <w:tcW w:w="2268" w:type="dxa"/>
          </w:tcPr>
          <w:p w14:paraId="5F509231"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blue boundary:</w:t>
            </w:r>
          </w:p>
        </w:tc>
        <w:tc>
          <w:tcPr>
            <w:tcW w:w="2551" w:type="dxa"/>
          </w:tcPr>
          <w:p w14:paraId="31055AD0"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0.843 - 1.182 x</w:t>
            </w:r>
          </w:p>
        </w:tc>
      </w:tr>
      <w:tr w:rsidR="00593C84" w:rsidRPr="00BF031D" w14:paraId="6AA554E9" w14:textId="77777777" w:rsidTr="009019F6">
        <w:tc>
          <w:tcPr>
            <w:tcW w:w="1134" w:type="dxa"/>
          </w:tcPr>
          <w:p w14:paraId="15C08729"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W</w:t>
            </w:r>
            <w:r w:rsidRPr="00BF031D">
              <w:rPr>
                <w:vertAlign w:val="subscript"/>
                <w:lang w:eastAsia="cs-CZ"/>
              </w:rPr>
              <w:t>23</w:t>
            </w:r>
          </w:p>
        </w:tc>
        <w:tc>
          <w:tcPr>
            <w:tcW w:w="2268" w:type="dxa"/>
          </w:tcPr>
          <w:p w14:paraId="160DDA28"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violet boundary</w:t>
            </w:r>
          </w:p>
        </w:tc>
        <w:tc>
          <w:tcPr>
            <w:tcW w:w="2551" w:type="dxa"/>
          </w:tcPr>
          <w:p w14:paraId="2C76F518"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0.489 x + 0.146</w:t>
            </w:r>
          </w:p>
        </w:tc>
      </w:tr>
      <w:tr w:rsidR="00593C84" w:rsidRPr="00BF031D" w14:paraId="4D4E1986" w14:textId="77777777" w:rsidTr="009019F6">
        <w:tc>
          <w:tcPr>
            <w:tcW w:w="1134" w:type="dxa"/>
          </w:tcPr>
          <w:p w14:paraId="63B75B83"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W</w:t>
            </w:r>
            <w:r w:rsidRPr="00BF031D">
              <w:rPr>
                <w:vertAlign w:val="subscript"/>
                <w:lang w:eastAsia="cs-CZ"/>
              </w:rPr>
              <w:t>34</w:t>
            </w:r>
          </w:p>
        </w:tc>
        <w:tc>
          <w:tcPr>
            <w:tcW w:w="2268" w:type="dxa"/>
          </w:tcPr>
          <w:p w14:paraId="0C3EADE0"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yellow boundary</w:t>
            </w:r>
          </w:p>
        </w:tc>
        <w:tc>
          <w:tcPr>
            <w:tcW w:w="2551" w:type="dxa"/>
          </w:tcPr>
          <w:p w14:paraId="5BA11276"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0.968 - 1.010 x</w:t>
            </w:r>
          </w:p>
        </w:tc>
      </w:tr>
      <w:tr w:rsidR="00593C84" w:rsidRPr="00BF031D" w14:paraId="2AE4F60C" w14:textId="77777777" w:rsidTr="009019F6">
        <w:tc>
          <w:tcPr>
            <w:tcW w:w="1134" w:type="dxa"/>
          </w:tcPr>
          <w:p w14:paraId="48360FA8"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W</w:t>
            </w:r>
            <w:r w:rsidRPr="00BF031D">
              <w:rPr>
                <w:vertAlign w:val="subscript"/>
                <w:lang w:eastAsia="cs-CZ"/>
              </w:rPr>
              <w:t>41</w:t>
            </w:r>
          </w:p>
        </w:tc>
        <w:tc>
          <w:tcPr>
            <w:tcW w:w="2268" w:type="dxa"/>
          </w:tcPr>
          <w:p w14:paraId="5D038209"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green boundary</w:t>
            </w:r>
          </w:p>
        </w:tc>
        <w:tc>
          <w:tcPr>
            <w:tcW w:w="2551" w:type="dxa"/>
          </w:tcPr>
          <w:p w14:paraId="6AA08396"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1.442 x - 0.136</w:t>
            </w:r>
          </w:p>
        </w:tc>
      </w:tr>
    </w:tbl>
    <w:p w14:paraId="2CBFFB0F" w14:textId="77777777" w:rsidR="00593C84" w:rsidRPr="00BF031D" w:rsidRDefault="00593C84" w:rsidP="00593C84">
      <w:pPr>
        <w:pStyle w:val="para"/>
        <w:tabs>
          <w:tab w:val="left" w:pos="8505"/>
        </w:tabs>
        <w:spacing w:before="120"/>
        <w:ind w:right="992" w:firstLine="0"/>
      </w:pPr>
      <w:r w:rsidRPr="00BF031D">
        <w:t>With intersection points:</w:t>
      </w:r>
    </w:p>
    <w:tbl>
      <w:tblPr>
        <w:tblW w:w="0" w:type="auto"/>
        <w:tblInd w:w="2376" w:type="dxa"/>
        <w:tblLook w:val="0000" w:firstRow="0" w:lastRow="0" w:firstColumn="0" w:lastColumn="0" w:noHBand="0" w:noVBand="0"/>
      </w:tblPr>
      <w:tblGrid>
        <w:gridCol w:w="1172"/>
        <w:gridCol w:w="2230"/>
        <w:gridCol w:w="2551"/>
      </w:tblGrid>
      <w:tr w:rsidR="00593C84" w:rsidRPr="00BF031D" w14:paraId="2A019E52" w14:textId="77777777" w:rsidTr="009019F6">
        <w:tc>
          <w:tcPr>
            <w:tcW w:w="1172" w:type="dxa"/>
          </w:tcPr>
          <w:p w14:paraId="5C0F39FA"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jc w:val="center"/>
              <w:textAlignment w:val="baseline"/>
              <w:rPr>
                <w:lang w:eastAsia="cs-CZ"/>
              </w:rPr>
            </w:pPr>
          </w:p>
        </w:tc>
        <w:tc>
          <w:tcPr>
            <w:tcW w:w="2230" w:type="dxa"/>
          </w:tcPr>
          <w:p w14:paraId="4F300941"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x</w:t>
            </w:r>
          </w:p>
        </w:tc>
        <w:tc>
          <w:tcPr>
            <w:tcW w:w="2551" w:type="dxa"/>
          </w:tcPr>
          <w:p w14:paraId="00DFEFDD"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p>
        </w:tc>
      </w:tr>
      <w:tr w:rsidR="00593C84" w:rsidRPr="00BF031D" w14:paraId="3C066B58" w14:textId="77777777" w:rsidTr="009019F6">
        <w:tc>
          <w:tcPr>
            <w:tcW w:w="1172" w:type="dxa"/>
          </w:tcPr>
          <w:p w14:paraId="1B2369A3"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W</w:t>
            </w:r>
            <w:r w:rsidRPr="00BF031D">
              <w:rPr>
                <w:vertAlign w:val="subscript"/>
                <w:lang w:eastAsia="cs-CZ"/>
              </w:rPr>
              <w:t>1</w:t>
            </w:r>
          </w:p>
        </w:tc>
        <w:tc>
          <w:tcPr>
            <w:tcW w:w="2230" w:type="dxa"/>
          </w:tcPr>
          <w:p w14:paraId="389859E2"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0.373</w:t>
            </w:r>
          </w:p>
        </w:tc>
        <w:tc>
          <w:tcPr>
            <w:tcW w:w="2551" w:type="dxa"/>
          </w:tcPr>
          <w:p w14:paraId="47BD161F"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0.402</w:t>
            </w:r>
          </w:p>
        </w:tc>
      </w:tr>
      <w:tr w:rsidR="00593C84" w:rsidRPr="00BF031D" w14:paraId="3B4E847A" w14:textId="77777777" w:rsidTr="009019F6">
        <w:tc>
          <w:tcPr>
            <w:tcW w:w="1172" w:type="dxa"/>
          </w:tcPr>
          <w:p w14:paraId="5D50DEC4"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W</w:t>
            </w:r>
            <w:r w:rsidRPr="00BF031D">
              <w:rPr>
                <w:vertAlign w:val="subscript"/>
                <w:lang w:eastAsia="cs-CZ"/>
              </w:rPr>
              <w:t>2</w:t>
            </w:r>
          </w:p>
        </w:tc>
        <w:tc>
          <w:tcPr>
            <w:tcW w:w="2230" w:type="dxa"/>
          </w:tcPr>
          <w:p w14:paraId="027EF034"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0.417</w:t>
            </w:r>
          </w:p>
        </w:tc>
        <w:tc>
          <w:tcPr>
            <w:tcW w:w="2551" w:type="dxa"/>
          </w:tcPr>
          <w:p w14:paraId="5AD1BD0D"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0.350</w:t>
            </w:r>
          </w:p>
        </w:tc>
      </w:tr>
      <w:tr w:rsidR="00593C84" w:rsidRPr="00BF031D" w14:paraId="323AD1F1" w14:textId="77777777" w:rsidTr="009019F6">
        <w:tc>
          <w:tcPr>
            <w:tcW w:w="1172" w:type="dxa"/>
          </w:tcPr>
          <w:p w14:paraId="4E3D0440"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W</w:t>
            </w:r>
            <w:r w:rsidRPr="00BF031D">
              <w:rPr>
                <w:vertAlign w:val="subscript"/>
                <w:lang w:eastAsia="cs-CZ"/>
              </w:rPr>
              <w:t>3</w:t>
            </w:r>
          </w:p>
        </w:tc>
        <w:tc>
          <w:tcPr>
            <w:tcW w:w="2230" w:type="dxa"/>
          </w:tcPr>
          <w:p w14:paraId="15D8F37A"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0.548</w:t>
            </w:r>
          </w:p>
        </w:tc>
        <w:tc>
          <w:tcPr>
            <w:tcW w:w="2551" w:type="dxa"/>
          </w:tcPr>
          <w:p w14:paraId="3F015C32"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0.414</w:t>
            </w:r>
          </w:p>
        </w:tc>
      </w:tr>
      <w:tr w:rsidR="00593C84" w:rsidRPr="00BF031D" w14:paraId="30A73526" w14:textId="77777777" w:rsidTr="009019F6">
        <w:tc>
          <w:tcPr>
            <w:tcW w:w="1172" w:type="dxa"/>
          </w:tcPr>
          <w:p w14:paraId="1594D3FC"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W</w:t>
            </w:r>
            <w:r w:rsidRPr="00BF031D">
              <w:rPr>
                <w:vertAlign w:val="subscript"/>
                <w:lang w:eastAsia="cs-CZ"/>
              </w:rPr>
              <w:t>4</w:t>
            </w:r>
          </w:p>
        </w:tc>
        <w:tc>
          <w:tcPr>
            <w:tcW w:w="2230" w:type="dxa"/>
          </w:tcPr>
          <w:p w14:paraId="09951E53"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0.450</w:t>
            </w:r>
          </w:p>
        </w:tc>
        <w:tc>
          <w:tcPr>
            <w:tcW w:w="2551" w:type="dxa"/>
          </w:tcPr>
          <w:p w14:paraId="38B91D56"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0.513</w:t>
            </w:r>
          </w:p>
        </w:tc>
      </w:tr>
    </w:tbl>
    <w:p w14:paraId="19AEC288" w14:textId="6B61876D" w:rsidR="00593C84" w:rsidRPr="00BF031D" w:rsidRDefault="00593C84" w:rsidP="00593C84">
      <w:pPr>
        <w:pStyle w:val="para"/>
        <w:tabs>
          <w:tab w:val="left" w:pos="8505"/>
        </w:tabs>
        <w:spacing w:before="120"/>
        <w:ind w:right="992"/>
        <w:rPr>
          <w:lang w:val="en-US"/>
        </w:rPr>
      </w:pPr>
      <w:r w:rsidRPr="00BF031D">
        <w:rPr>
          <w:lang w:val="en-US"/>
        </w:rPr>
        <w:t>2.11.2.2.</w:t>
      </w:r>
      <w:r w:rsidRPr="00BF031D">
        <w:rPr>
          <w:lang w:val="en-US"/>
        </w:rPr>
        <w:tab/>
      </w:r>
      <w:r w:rsidR="009019F6">
        <w:rPr>
          <w:lang w:val="en-US"/>
        </w:rPr>
        <w:t>"</w:t>
      </w:r>
      <w:r w:rsidRPr="00BF031D">
        <w:rPr>
          <w:i/>
          <w:lang w:val="en-US"/>
        </w:rPr>
        <w:t>Yellow</w:t>
      </w:r>
      <w:r w:rsidR="009019F6">
        <w:rPr>
          <w:lang w:val="en-US"/>
        </w:rPr>
        <w:t>"</w:t>
      </w:r>
      <w:r w:rsidRPr="00BF031D">
        <w:rPr>
          <w:lang w:val="en-US"/>
        </w:rPr>
        <w:t xml:space="preserve"> means the chromaticity coordinates (x,y)</w:t>
      </w:r>
      <w:r w:rsidRPr="00BF031D">
        <w:rPr>
          <w:vertAlign w:val="superscript"/>
          <w:lang w:val="en-US"/>
        </w:rPr>
        <w:t>4</w:t>
      </w:r>
      <w:r w:rsidRPr="00BF031D">
        <w:rPr>
          <w:lang w:val="en-US"/>
        </w:rPr>
        <w:t xml:space="preserve"> of the light reflected that lie inside the chromaticity areas defined by the boundaries:</w:t>
      </w:r>
    </w:p>
    <w:tbl>
      <w:tblPr>
        <w:tblW w:w="0" w:type="auto"/>
        <w:tblInd w:w="2376" w:type="dxa"/>
        <w:tblLook w:val="0000" w:firstRow="0" w:lastRow="0" w:firstColumn="0" w:lastColumn="0" w:noHBand="0" w:noVBand="0"/>
      </w:tblPr>
      <w:tblGrid>
        <w:gridCol w:w="1134"/>
        <w:gridCol w:w="2268"/>
        <w:gridCol w:w="2693"/>
      </w:tblGrid>
      <w:tr w:rsidR="00593C84" w:rsidRPr="00BF031D" w14:paraId="4CAE3197" w14:textId="77777777" w:rsidTr="009019F6">
        <w:tc>
          <w:tcPr>
            <w:tcW w:w="1134" w:type="dxa"/>
          </w:tcPr>
          <w:p w14:paraId="60699912"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w:t>
            </w:r>
            <w:r w:rsidRPr="00BF031D">
              <w:rPr>
                <w:vertAlign w:val="subscript"/>
                <w:lang w:eastAsia="cs-CZ"/>
              </w:rPr>
              <w:t>12</w:t>
            </w:r>
          </w:p>
        </w:tc>
        <w:tc>
          <w:tcPr>
            <w:tcW w:w="2268" w:type="dxa"/>
          </w:tcPr>
          <w:p w14:paraId="4E22342F"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green boundary</w:t>
            </w:r>
          </w:p>
        </w:tc>
        <w:tc>
          <w:tcPr>
            <w:tcW w:w="2693" w:type="dxa"/>
          </w:tcPr>
          <w:p w14:paraId="1138D774"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x - 0.040</w:t>
            </w:r>
          </w:p>
        </w:tc>
      </w:tr>
      <w:tr w:rsidR="00593C84" w:rsidRPr="00BF031D" w14:paraId="5904817C" w14:textId="77777777" w:rsidTr="009019F6">
        <w:tc>
          <w:tcPr>
            <w:tcW w:w="1134" w:type="dxa"/>
          </w:tcPr>
          <w:p w14:paraId="51B14D63"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w:t>
            </w:r>
            <w:r w:rsidRPr="00BF031D">
              <w:rPr>
                <w:vertAlign w:val="subscript"/>
                <w:lang w:eastAsia="cs-CZ"/>
              </w:rPr>
              <w:t>23</w:t>
            </w:r>
          </w:p>
        </w:tc>
        <w:tc>
          <w:tcPr>
            <w:tcW w:w="2268" w:type="dxa"/>
          </w:tcPr>
          <w:p w14:paraId="19F2BF83"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the spectral locus</w:t>
            </w:r>
          </w:p>
        </w:tc>
        <w:tc>
          <w:tcPr>
            <w:tcW w:w="2693" w:type="dxa"/>
          </w:tcPr>
          <w:p w14:paraId="10A9B153"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p>
        </w:tc>
      </w:tr>
      <w:tr w:rsidR="00593C84" w:rsidRPr="00BF031D" w14:paraId="66425329" w14:textId="77777777" w:rsidTr="009019F6">
        <w:tc>
          <w:tcPr>
            <w:tcW w:w="1134" w:type="dxa"/>
          </w:tcPr>
          <w:p w14:paraId="1CE86510"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w:t>
            </w:r>
            <w:r w:rsidRPr="00BF031D">
              <w:rPr>
                <w:vertAlign w:val="subscript"/>
                <w:lang w:eastAsia="cs-CZ"/>
              </w:rPr>
              <w:t>34</w:t>
            </w:r>
          </w:p>
        </w:tc>
        <w:tc>
          <w:tcPr>
            <w:tcW w:w="2268" w:type="dxa"/>
          </w:tcPr>
          <w:p w14:paraId="1A79E9B0"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red boundary</w:t>
            </w:r>
          </w:p>
        </w:tc>
        <w:tc>
          <w:tcPr>
            <w:tcW w:w="2693" w:type="dxa"/>
          </w:tcPr>
          <w:p w14:paraId="5206B45E"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0.200 x + 0.268</w:t>
            </w:r>
          </w:p>
        </w:tc>
      </w:tr>
      <w:tr w:rsidR="00593C84" w:rsidRPr="00BF031D" w14:paraId="397C6A44" w14:textId="77777777" w:rsidTr="009019F6">
        <w:tc>
          <w:tcPr>
            <w:tcW w:w="1134" w:type="dxa"/>
          </w:tcPr>
          <w:p w14:paraId="197D4402"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w:t>
            </w:r>
            <w:r w:rsidRPr="00BF031D">
              <w:rPr>
                <w:vertAlign w:val="subscript"/>
                <w:lang w:eastAsia="cs-CZ"/>
              </w:rPr>
              <w:t>41</w:t>
            </w:r>
          </w:p>
        </w:tc>
        <w:tc>
          <w:tcPr>
            <w:tcW w:w="2268" w:type="dxa"/>
          </w:tcPr>
          <w:p w14:paraId="75A6BAB8"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white boundary</w:t>
            </w:r>
          </w:p>
        </w:tc>
        <w:tc>
          <w:tcPr>
            <w:tcW w:w="2693" w:type="dxa"/>
          </w:tcPr>
          <w:p w14:paraId="18561550"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0.970 - x</w:t>
            </w:r>
          </w:p>
        </w:tc>
      </w:tr>
    </w:tbl>
    <w:p w14:paraId="75058220" w14:textId="77777777" w:rsidR="00593C84" w:rsidRPr="00BF031D" w:rsidRDefault="00593C84" w:rsidP="00593C84">
      <w:pPr>
        <w:pStyle w:val="para"/>
        <w:tabs>
          <w:tab w:val="left" w:pos="8505"/>
        </w:tabs>
        <w:spacing w:before="120"/>
        <w:ind w:right="992" w:firstLine="0"/>
      </w:pPr>
      <w:r w:rsidRPr="00BF031D">
        <w:t>With intersection points:</w:t>
      </w:r>
    </w:p>
    <w:tbl>
      <w:tblPr>
        <w:tblW w:w="0" w:type="auto"/>
        <w:tblInd w:w="2376" w:type="dxa"/>
        <w:tblLook w:val="0000" w:firstRow="0" w:lastRow="0" w:firstColumn="0" w:lastColumn="0" w:noHBand="0" w:noVBand="0"/>
      </w:tblPr>
      <w:tblGrid>
        <w:gridCol w:w="1134"/>
        <w:gridCol w:w="2977"/>
        <w:gridCol w:w="2126"/>
      </w:tblGrid>
      <w:tr w:rsidR="00593C84" w:rsidRPr="00BF031D" w14:paraId="193C52A7" w14:textId="77777777" w:rsidTr="009019F6">
        <w:tc>
          <w:tcPr>
            <w:tcW w:w="1134" w:type="dxa"/>
          </w:tcPr>
          <w:p w14:paraId="6F5DF424"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p>
        </w:tc>
        <w:tc>
          <w:tcPr>
            <w:tcW w:w="2977" w:type="dxa"/>
          </w:tcPr>
          <w:p w14:paraId="026C064A"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x</w:t>
            </w:r>
          </w:p>
        </w:tc>
        <w:tc>
          <w:tcPr>
            <w:tcW w:w="2126" w:type="dxa"/>
          </w:tcPr>
          <w:p w14:paraId="0539E614"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p>
        </w:tc>
      </w:tr>
      <w:tr w:rsidR="00593C84" w:rsidRPr="00BF031D" w14:paraId="215CAE88" w14:textId="77777777" w:rsidTr="009019F6">
        <w:tc>
          <w:tcPr>
            <w:tcW w:w="1134" w:type="dxa"/>
          </w:tcPr>
          <w:p w14:paraId="3A3BA2C8"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r w:rsidRPr="00BF031D">
              <w:rPr>
                <w:vertAlign w:val="subscript"/>
                <w:lang w:eastAsia="cs-CZ"/>
              </w:rPr>
              <w:t>1</w:t>
            </w:r>
          </w:p>
        </w:tc>
        <w:tc>
          <w:tcPr>
            <w:tcW w:w="2977" w:type="dxa"/>
          </w:tcPr>
          <w:p w14:paraId="1CE0A03F"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0.505</w:t>
            </w:r>
          </w:p>
        </w:tc>
        <w:tc>
          <w:tcPr>
            <w:tcW w:w="2126" w:type="dxa"/>
          </w:tcPr>
          <w:p w14:paraId="70705AEA"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0.465</w:t>
            </w:r>
          </w:p>
        </w:tc>
      </w:tr>
      <w:tr w:rsidR="00593C84" w:rsidRPr="00BF031D" w14:paraId="1F4445E3" w14:textId="77777777" w:rsidTr="009019F6">
        <w:tc>
          <w:tcPr>
            <w:tcW w:w="1134" w:type="dxa"/>
          </w:tcPr>
          <w:p w14:paraId="7BA0640E"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r w:rsidRPr="00BF031D">
              <w:rPr>
                <w:vertAlign w:val="subscript"/>
                <w:lang w:eastAsia="cs-CZ"/>
              </w:rPr>
              <w:t>2</w:t>
            </w:r>
          </w:p>
        </w:tc>
        <w:tc>
          <w:tcPr>
            <w:tcW w:w="2977" w:type="dxa"/>
          </w:tcPr>
          <w:p w14:paraId="532B6652"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0.520</w:t>
            </w:r>
          </w:p>
        </w:tc>
        <w:tc>
          <w:tcPr>
            <w:tcW w:w="2126" w:type="dxa"/>
          </w:tcPr>
          <w:p w14:paraId="43012DBB"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0.480</w:t>
            </w:r>
          </w:p>
        </w:tc>
      </w:tr>
      <w:tr w:rsidR="00593C84" w:rsidRPr="00BF031D" w14:paraId="2D918BEC" w14:textId="77777777" w:rsidTr="009019F6">
        <w:tc>
          <w:tcPr>
            <w:tcW w:w="1134" w:type="dxa"/>
          </w:tcPr>
          <w:p w14:paraId="1939DEF9"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r w:rsidRPr="00BF031D">
              <w:rPr>
                <w:vertAlign w:val="subscript"/>
                <w:lang w:eastAsia="cs-CZ"/>
              </w:rPr>
              <w:t>3</w:t>
            </w:r>
          </w:p>
        </w:tc>
        <w:tc>
          <w:tcPr>
            <w:tcW w:w="2977" w:type="dxa"/>
          </w:tcPr>
          <w:p w14:paraId="5C2BB133"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0.610</w:t>
            </w:r>
          </w:p>
        </w:tc>
        <w:tc>
          <w:tcPr>
            <w:tcW w:w="2126" w:type="dxa"/>
          </w:tcPr>
          <w:p w14:paraId="1339DAF4"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0.390</w:t>
            </w:r>
          </w:p>
        </w:tc>
      </w:tr>
      <w:tr w:rsidR="00593C84" w:rsidRPr="00BF031D" w14:paraId="06309F92" w14:textId="77777777" w:rsidTr="009019F6">
        <w:tc>
          <w:tcPr>
            <w:tcW w:w="1134" w:type="dxa"/>
          </w:tcPr>
          <w:p w14:paraId="43B1A8F0"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r w:rsidRPr="00BF031D">
              <w:rPr>
                <w:vertAlign w:val="subscript"/>
                <w:lang w:eastAsia="cs-CZ"/>
              </w:rPr>
              <w:t>4</w:t>
            </w:r>
          </w:p>
        </w:tc>
        <w:tc>
          <w:tcPr>
            <w:tcW w:w="2977" w:type="dxa"/>
          </w:tcPr>
          <w:p w14:paraId="11AACE9D"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0.585</w:t>
            </w:r>
          </w:p>
        </w:tc>
        <w:tc>
          <w:tcPr>
            <w:tcW w:w="2126" w:type="dxa"/>
          </w:tcPr>
          <w:p w14:paraId="60C52530"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0.385</w:t>
            </w:r>
          </w:p>
        </w:tc>
      </w:tr>
    </w:tbl>
    <w:p w14:paraId="1266648E" w14:textId="56EC1E99" w:rsidR="00593C84" w:rsidRPr="00BF031D" w:rsidRDefault="00593C84" w:rsidP="00593C84">
      <w:pPr>
        <w:pStyle w:val="para"/>
        <w:tabs>
          <w:tab w:val="left" w:pos="8505"/>
        </w:tabs>
        <w:spacing w:before="120"/>
        <w:ind w:right="992"/>
        <w:rPr>
          <w:lang w:val="en-US"/>
        </w:rPr>
      </w:pPr>
      <w:r w:rsidRPr="00BF031D">
        <w:rPr>
          <w:lang w:val="en-US"/>
        </w:rPr>
        <w:t>2.11.2.3.</w:t>
      </w:r>
      <w:r w:rsidRPr="00BF031D">
        <w:rPr>
          <w:lang w:val="en-US"/>
        </w:rPr>
        <w:tab/>
      </w:r>
      <w:r w:rsidR="009019F6">
        <w:rPr>
          <w:lang w:val="en-US"/>
        </w:rPr>
        <w:t>"</w:t>
      </w:r>
      <w:r w:rsidRPr="00BF031D">
        <w:rPr>
          <w:i/>
          <w:lang w:val="en-US"/>
        </w:rPr>
        <w:t>Amber</w:t>
      </w:r>
      <w:r w:rsidR="009019F6">
        <w:rPr>
          <w:lang w:val="en-US"/>
        </w:rPr>
        <w:t>"</w:t>
      </w:r>
      <w:r w:rsidRPr="00BF031D">
        <w:rPr>
          <w:lang w:val="en-US"/>
        </w:rPr>
        <w:t xml:space="preserve"> means the chromaticity coordinates (x,y)</w:t>
      </w:r>
      <w:r w:rsidRPr="00BF031D">
        <w:rPr>
          <w:vertAlign w:val="superscript"/>
          <w:lang w:val="en-US"/>
        </w:rPr>
        <w:t xml:space="preserve">4 </w:t>
      </w:r>
      <w:r w:rsidRPr="00BF031D">
        <w:rPr>
          <w:lang w:val="en-US"/>
        </w:rPr>
        <w:t>of the light reflected that lie inside the chromaticity areas defined by the boundaries:</w:t>
      </w:r>
    </w:p>
    <w:tbl>
      <w:tblPr>
        <w:tblW w:w="0" w:type="auto"/>
        <w:tblInd w:w="2376" w:type="dxa"/>
        <w:tblLook w:val="01E0" w:firstRow="1" w:lastRow="1" w:firstColumn="1" w:lastColumn="1" w:noHBand="0" w:noVBand="0"/>
      </w:tblPr>
      <w:tblGrid>
        <w:gridCol w:w="1134"/>
        <w:gridCol w:w="2977"/>
        <w:gridCol w:w="2126"/>
      </w:tblGrid>
      <w:tr w:rsidR="00593C84" w:rsidRPr="00BF031D" w14:paraId="66ED1F8A" w14:textId="77777777" w:rsidTr="009019F6">
        <w:tc>
          <w:tcPr>
            <w:tcW w:w="1134" w:type="dxa"/>
            <w:shd w:val="clear" w:color="auto" w:fill="auto"/>
          </w:tcPr>
          <w:p w14:paraId="7D2C5E1E" w14:textId="77777777" w:rsidR="00593C84" w:rsidRPr="00BF031D" w:rsidRDefault="00593C84" w:rsidP="009019F6">
            <w:pPr>
              <w:widowControl w:val="0"/>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A</w:t>
            </w:r>
            <w:r w:rsidRPr="00BF031D">
              <w:rPr>
                <w:vertAlign w:val="subscript"/>
                <w:lang w:eastAsia="cs-CZ"/>
              </w:rPr>
              <w:t>12</w:t>
            </w:r>
          </w:p>
        </w:tc>
        <w:tc>
          <w:tcPr>
            <w:tcW w:w="2977" w:type="dxa"/>
            <w:shd w:val="clear" w:color="auto" w:fill="auto"/>
          </w:tcPr>
          <w:p w14:paraId="2A23B07E" w14:textId="77777777" w:rsidR="00593C84" w:rsidRPr="00BF031D" w:rsidRDefault="00593C84" w:rsidP="009019F6">
            <w:pPr>
              <w:widowControl w:val="0"/>
              <w:suppressAutoHyphens w:val="0"/>
              <w:spacing w:line="240" w:lineRule="auto"/>
              <w:ind w:left="851" w:right="283" w:hanging="851"/>
              <w:jc w:val="both"/>
              <w:rPr>
                <w:rFonts w:cs="Arial"/>
              </w:rPr>
            </w:pPr>
            <w:r w:rsidRPr="00BF031D">
              <w:rPr>
                <w:lang w:eastAsia="cs-CZ"/>
              </w:rPr>
              <w:t>green boundary</w:t>
            </w:r>
          </w:p>
        </w:tc>
        <w:tc>
          <w:tcPr>
            <w:tcW w:w="2126" w:type="dxa"/>
            <w:shd w:val="clear" w:color="auto" w:fill="auto"/>
          </w:tcPr>
          <w:p w14:paraId="36369489" w14:textId="77777777" w:rsidR="00593C84" w:rsidRPr="00BF031D" w:rsidRDefault="00593C84" w:rsidP="009019F6">
            <w:pPr>
              <w:widowControl w:val="0"/>
              <w:suppressAutoHyphens w:val="0"/>
              <w:spacing w:line="240" w:lineRule="auto"/>
              <w:ind w:left="851" w:right="283" w:hanging="851"/>
              <w:jc w:val="both"/>
              <w:rPr>
                <w:rFonts w:cs="Arial"/>
              </w:rPr>
            </w:pPr>
            <w:r w:rsidRPr="00BF031D">
              <w:rPr>
                <w:lang w:eastAsia="cs-CZ"/>
              </w:rPr>
              <w:t>y = 1.417 x - 0.347</w:t>
            </w:r>
          </w:p>
        </w:tc>
      </w:tr>
      <w:tr w:rsidR="00593C84" w:rsidRPr="00BF031D" w14:paraId="1AADA23F" w14:textId="77777777" w:rsidTr="009019F6">
        <w:tc>
          <w:tcPr>
            <w:tcW w:w="1134" w:type="dxa"/>
            <w:shd w:val="clear" w:color="auto" w:fill="auto"/>
          </w:tcPr>
          <w:p w14:paraId="31DFCDD2" w14:textId="77777777" w:rsidR="00593C84" w:rsidRPr="00BF031D" w:rsidRDefault="00593C84" w:rsidP="009019F6">
            <w:pPr>
              <w:widowControl w:val="0"/>
              <w:suppressAutoHyphens w:val="0"/>
              <w:spacing w:line="240" w:lineRule="auto"/>
              <w:ind w:left="851" w:right="283" w:hanging="851"/>
              <w:jc w:val="both"/>
              <w:rPr>
                <w:rFonts w:cs="Arial"/>
              </w:rPr>
            </w:pPr>
            <w:r w:rsidRPr="00BF031D">
              <w:rPr>
                <w:lang w:eastAsia="cs-CZ"/>
              </w:rPr>
              <w:t>A</w:t>
            </w:r>
            <w:r w:rsidRPr="00BF031D">
              <w:rPr>
                <w:vertAlign w:val="subscript"/>
                <w:lang w:eastAsia="cs-CZ"/>
              </w:rPr>
              <w:t>23</w:t>
            </w:r>
          </w:p>
        </w:tc>
        <w:tc>
          <w:tcPr>
            <w:tcW w:w="2977" w:type="dxa"/>
            <w:shd w:val="clear" w:color="auto" w:fill="auto"/>
          </w:tcPr>
          <w:p w14:paraId="71E7BF36" w14:textId="77777777" w:rsidR="00593C84" w:rsidRPr="00BF031D" w:rsidRDefault="00593C84" w:rsidP="009019F6">
            <w:pPr>
              <w:widowControl w:val="0"/>
              <w:suppressAutoHyphens w:val="0"/>
              <w:spacing w:line="240" w:lineRule="auto"/>
              <w:ind w:left="851" w:right="283" w:hanging="851"/>
              <w:jc w:val="both"/>
              <w:rPr>
                <w:rFonts w:cs="Arial"/>
              </w:rPr>
            </w:pPr>
            <w:r w:rsidRPr="00BF031D">
              <w:rPr>
                <w:lang w:eastAsia="cs-CZ"/>
              </w:rPr>
              <w:t>the spectral locus</w:t>
            </w:r>
          </w:p>
        </w:tc>
        <w:tc>
          <w:tcPr>
            <w:tcW w:w="2126" w:type="dxa"/>
            <w:shd w:val="clear" w:color="auto" w:fill="auto"/>
          </w:tcPr>
          <w:p w14:paraId="629F7739" w14:textId="77777777" w:rsidR="00593C84" w:rsidRPr="00BF031D" w:rsidRDefault="00593C84" w:rsidP="009019F6">
            <w:pPr>
              <w:widowControl w:val="0"/>
              <w:suppressAutoHyphens w:val="0"/>
              <w:spacing w:line="240" w:lineRule="auto"/>
              <w:ind w:left="851" w:right="283" w:hanging="851"/>
              <w:jc w:val="both"/>
              <w:rPr>
                <w:rFonts w:cs="Arial"/>
              </w:rPr>
            </w:pPr>
          </w:p>
        </w:tc>
      </w:tr>
      <w:tr w:rsidR="00593C84" w:rsidRPr="00BF031D" w14:paraId="09632D48" w14:textId="77777777" w:rsidTr="009019F6">
        <w:tc>
          <w:tcPr>
            <w:tcW w:w="1134" w:type="dxa"/>
            <w:shd w:val="clear" w:color="auto" w:fill="auto"/>
          </w:tcPr>
          <w:p w14:paraId="12360AE1" w14:textId="77777777" w:rsidR="00593C84" w:rsidRPr="00BF031D" w:rsidRDefault="00593C84" w:rsidP="009019F6">
            <w:pPr>
              <w:widowControl w:val="0"/>
              <w:suppressAutoHyphens w:val="0"/>
              <w:spacing w:line="240" w:lineRule="auto"/>
              <w:ind w:left="851" w:right="283" w:hanging="851"/>
              <w:jc w:val="both"/>
              <w:rPr>
                <w:lang w:eastAsia="cs-CZ"/>
              </w:rPr>
            </w:pPr>
            <w:r w:rsidRPr="00BF031D">
              <w:rPr>
                <w:lang w:eastAsia="cs-CZ"/>
              </w:rPr>
              <w:t>A</w:t>
            </w:r>
            <w:r w:rsidRPr="00BF031D">
              <w:rPr>
                <w:vertAlign w:val="subscript"/>
                <w:lang w:eastAsia="cs-CZ"/>
              </w:rPr>
              <w:t>34</w:t>
            </w:r>
          </w:p>
        </w:tc>
        <w:tc>
          <w:tcPr>
            <w:tcW w:w="2977" w:type="dxa"/>
            <w:shd w:val="clear" w:color="auto" w:fill="auto"/>
          </w:tcPr>
          <w:p w14:paraId="3E4C11DC" w14:textId="77777777" w:rsidR="00593C84" w:rsidRPr="00BF031D" w:rsidRDefault="00593C84" w:rsidP="009019F6">
            <w:pPr>
              <w:widowControl w:val="0"/>
              <w:suppressAutoHyphens w:val="0"/>
              <w:spacing w:line="240" w:lineRule="auto"/>
              <w:ind w:left="851" w:right="283" w:hanging="851"/>
              <w:jc w:val="both"/>
              <w:rPr>
                <w:lang w:eastAsia="cs-CZ"/>
              </w:rPr>
            </w:pPr>
            <w:r w:rsidRPr="00BF031D">
              <w:rPr>
                <w:lang w:eastAsia="cs-CZ"/>
              </w:rPr>
              <w:t>red boundary</w:t>
            </w:r>
          </w:p>
        </w:tc>
        <w:tc>
          <w:tcPr>
            <w:tcW w:w="2126" w:type="dxa"/>
            <w:shd w:val="clear" w:color="auto" w:fill="auto"/>
          </w:tcPr>
          <w:p w14:paraId="075600A3" w14:textId="77777777" w:rsidR="00593C84" w:rsidRPr="00BF031D" w:rsidRDefault="00593C84" w:rsidP="009019F6">
            <w:pPr>
              <w:widowControl w:val="0"/>
              <w:suppressAutoHyphens w:val="0"/>
              <w:spacing w:line="240" w:lineRule="auto"/>
              <w:ind w:left="851" w:right="283" w:hanging="851"/>
              <w:jc w:val="both"/>
              <w:rPr>
                <w:rFonts w:cs="Arial"/>
              </w:rPr>
            </w:pPr>
            <w:r w:rsidRPr="00BF031D">
              <w:rPr>
                <w:lang w:eastAsia="cs-CZ"/>
              </w:rPr>
              <w:t>y = 0.390</w:t>
            </w:r>
          </w:p>
        </w:tc>
      </w:tr>
      <w:tr w:rsidR="00593C84" w:rsidRPr="00BF031D" w14:paraId="0C968C32" w14:textId="77777777" w:rsidTr="009019F6">
        <w:tc>
          <w:tcPr>
            <w:tcW w:w="1134" w:type="dxa"/>
            <w:shd w:val="clear" w:color="auto" w:fill="auto"/>
          </w:tcPr>
          <w:p w14:paraId="3CCCE23F" w14:textId="77777777" w:rsidR="00593C84" w:rsidRPr="00BF031D" w:rsidRDefault="00593C84" w:rsidP="009019F6">
            <w:pPr>
              <w:widowControl w:val="0"/>
              <w:suppressAutoHyphens w:val="0"/>
              <w:spacing w:line="240" w:lineRule="auto"/>
              <w:ind w:left="851" w:right="283" w:hanging="851"/>
              <w:jc w:val="both"/>
              <w:rPr>
                <w:lang w:eastAsia="cs-CZ"/>
              </w:rPr>
            </w:pPr>
            <w:r w:rsidRPr="00BF031D">
              <w:rPr>
                <w:lang w:eastAsia="cs-CZ"/>
              </w:rPr>
              <w:t>A</w:t>
            </w:r>
            <w:r w:rsidRPr="00BF031D">
              <w:rPr>
                <w:vertAlign w:val="subscript"/>
                <w:lang w:eastAsia="cs-CZ"/>
              </w:rPr>
              <w:t>41</w:t>
            </w:r>
          </w:p>
        </w:tc>
        <w:tc>
          <w:tcPr>
            <w:tcW w:w="2977" w:type="dxa"/>
            <w:shd w:val="clear" w:color="auto" w:fill="auto"/>
          </w:tcPr>
          <w:p w14:paraId="1B10627B" w14:textId="77777777" w:rsidR="00593C84" w:rsidRPr="00BF031D" w:rsidRDefault="00593C84" w:rsidP="009019F6">
            <w:pPr>
              <w:widowControl w:val="0"/>
              <w:suppressAutoHyphens w:val="0"/>
              <w:spacing w:line="240" w:lineRule="auto"/>
              <w:ind w:left="851" w:right="283" w:hanging="851"/>
              <w:jc w:val="both"/>
              <w:rPr>
                <w:lang w:eastAsia="cs-CZ"/>
              </w:rPr>
            </w:pPr>
            <w:r w:rsidRPr="00BF031D">
              <w:rPr>
                <w:lang w:eastAsia="cs-CZ"/>
              </w:rPr>
              <w:t>white boundary</w:t>
            </w:r>
          </w:p>
        </w:tc>
        <w:tc>
          <w:tcPr>
            <w:tcW w:w="2126" w:type="dxa"/>
            <w:shd w:val="clear" w:color="auto" w:fill="auto"/>
          </w:tcPr>
          <w:p w14:paraId="5E9EC91F" w14:textId="77777777" w:rsidR="00593C84" w:rsidRPr="00BF031D" w:rsidRDefault="00593C84" w:rsidP="009019F6">
            <w:pPr>
              <w:widowControl w:val="0"/>
              <w:suppressAutoHyphens w:val="0"/>
              <w:spacing w:line="240" w:lineRule="auto"/>
              <w:ind w:left="851" w:right="283" w:hanging="851"/>
              <w:jc w:val="both"/>
              <w:rPr>
                <w:lang w:eastAsia="cs-CZ"/>
              </w:rPr>
            </w:pPr>
            <w:r w:rsidRPr="00BF031D">
              <w:rPr>
                <w:lang w:eastAsia="cs-CZ"/>
              </w:rPr>
              <w:t>y = 0.790 - 0.670 x</w:t>
            </w:r>
          </w:p>
        </w:tc>
      </w:tr>
    </w:tbl>
    <w:p w14:paraId="068D1D27" w14:textId="77777777" w:rsidR="00593C84" w:rsidRPr="00BF031D" w:rsidRDefault="00593C84" w:rsidP="00593C84">
      <w:pPr>
        <w:pStyle w:val="para"/>
        <w:tabs>
          <w:tab w:val="left" w:pos="8505"/>
        </w:tabs>
        <w:spacing w:before="120"/>
        <w:ind w:right="992" w:firstLine="0"/>
      </w:pPr>
      <w:r w:rsidRPr="00BF031D">
        <w:t>With intersection points:</w:t>
      </w:r>
    </w:p>
    <w:tbl>
      <w:tblPr>
        <w:tblW w:w="0" w:type="auto"/>
        <w:tblInd w:w="2376" w:type="dxa"/>
        <w:tblLook w:val="0000" w:firstRow="0" w:lastRow="0" w:firstColumn="0" w:lastColumn="0" w:noHBand="0" w:noVBand="0"/>
      </w:tblPr>
      <w:tblGrid>
        <w:gridCol w:w="1134"/>
        <w:gridCol w:w="2977"/>
        <w:gridCol w:w="2126"/>
      </w:tblGrid>
      <w:tr w:rsidR="00593C84" w:rsidRPr="00BF031D" w14:paraId="7C8792F8" w14:textId="77777777" w:rsidTr="009019F6">
        <w:tc>
          <w:tcPr>
            <w:tcW w:w="1134" w:type="dxa"/>
          </w:tcPr>
          <w:p w14:paraId="6EA4237A" w14:textId="77777777" w:rsidR="00593C84" w:rsidRPr="00BF031D" w:rsidRDefault="00593C84" w:rsidP="009019F6">
            <w:pPr>
              <w:keepNext/>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p>
        </w:tc>
        <w:tc>
          <w:tcPr>
            <w:tcW w:w="2977" w:type="dxa"/>
          </w:tcPr>
          <w:p w14:paraId="29F1F602" w14:textId="77777777" w:rsidR="00593C84" w:rsidRPr="00BF031D" w:rsidRDefault="00593C84" w:rsidP="009019F6">
            <w:pPr>
              <w:keepNext/>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x</w:t>
            </w:r>
          </w:p>
        </w:tc>
        <w:tc>
          <w:tcPr>
            <w:tcW w:w="2126" w:type="dxa"/>
          </w:tcPr>
          <w:p w14:paraId="427779C7" w14:textId="77777777" w:rsidR="00593C84" w:rsidRPr="00BF031D" w:rsidRDefault="00593C84" w:rsidP="009019F6">
            <w:pPr>
              <w:keepNext/>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p>
        </w:tc>
      </w:tr>
      <w:tr w:rsidR="00593C84" w:rsidRPr="00BF031D" w14:paraId="4BADD27A" w14:textId="77777777" w:rsidTr="009019F6">
        <w:tc>
          <w:tcPr>
            <w:tcW w:w="1134" w:type="dxa"/>
          </w:tcPr>
          <w:p w14:paraId="781E1F77" w14:textId="77777777" w:rsidR="00593C84" w:rsidRPr="00BF031D" w:rsidRDefault="00593C84" w:rsidP="009019F6">
            <w:pPr>
              <w:keepNext/>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A</w:t>
            </w:r>
            <w:r w:rsidRPr="00BF031D">
              <w:rPr>
                <w:vertAlign w:val="subscript"/>
                <w:lang w:eastAsia="cs-CZ"/>
              </w:rPr>
              <w:t>1</w:t>
            </w:r>
          </w:p>
        </w:tc>
        <w:tc>
          <w:tcPr>
            <w:tcW w:w="2977" w:type="dxa"/>
          </w:tcPr>
          <w:p w14:paraId="36A9FD4F" w14:textId="77777777" w:rsidR="00593C84" w:rsidRPr="00BF031D" w:rsidRDefault="00593C84" w:rsidP="009019F6">
            <w:pPr>
              <w:keepNext/>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0.545</w:t>
            </w:r>
          </w:p>
        </w:tc>
        <w:tc>
          <w:tcPr>
            <w:tcW w:w="2126" w:type="dxa"/>
          </w:tcPr>
          <w:p w14:paraId="32679AE3" w14:textId="77777777" w:rsidR="00593C84" w:rsidRPr="00BF031D" w:rsidRDefault="00593C84" w:rsidP="009019F6">
            <w:pPr>
              <w:keepNext/>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0.425</w:t>
            </w:r>
          </w:p>
        </w:tc>
      </w:tr>
      <w:tr w:rsidR="00593C84" w:rsidRPr="00BF031D" w14:paraId="19032615" w14:textId="77777777" w:rsidTr="009019F6">
        <w:tc>
          <w:tcPr>
            <w:tcW w:w="1134" w:type="dxa"/>
          </w:tcPr>
          <w:p w14:paraId="66706E41" w14:textId="77777777" w:rsidR="00593C84" w:rsidRPr="00BF031D" w:rsidRDefault="00593C84" w:rsidP="009019F6">
            <w:pPr>
              <w:keepNext/>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A</w:t>
            </w:r>
            <w:r w:rsidRPr="00BF031D">
              <w:rPr>
                <w:vertAlign w:val="subscript"/>
                <w:lang w:eastAsia="cs-CZ"/>
              </w:rPr>
              <w:t>2</w:t>
            </w:r>
          </w:p>
        </w:tc>
        <w:tc>
          <w:tcPr>
            <w:tcW w:w="2977" w:type="dxa"/>
          </w:tcPr>
          <w:p w14:paraId="0242AEF3" w14:textId="77777777" w:rsidR="00593C84" w:rsidRPr="00BF031D" w:rsidRDefault="00593C84" w:rsidP="009019F6">
            <w:pPr>
              <w:keepNext/>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0.557</w:t>
            </w:r>
          </w:p>
        </w:tc>
        <w:tc>
          <w:tcPr>
            <w:tcW w:w="2126" w:type="dxa"/>
          </w:tcPr>
          <w:p w14:paraId="533E5301" w14:textId="77777777" w:rsidR="00593C84" w:rsidRPr="00BF031D" w:rsidRDefault="00593C84" w:rsidP="009019F6">
            <w:pPr>
              <w:keepNext/>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0.442</w:t>
            </w:r>
          </w:p>
        </w:tc>
      </w:tr>
      <w:tr w:rsidR="00593C84" w:rsidRPr="00BF031D" w14:paraId="4244CBDE" w14:textId="77777777" w:rsidTr="009019F6">
        <w:tc>
          <w:tcPr>
            <w:tcW w:w="1134" w:type="dxa"/>
          </w:tcPr>
          <w:p w14:paraId="28D8C082" w14:textId="77777777" w:rsidR="00593C84" w:rsidRPr="00BF031D" w:rsidRDefault="00593C84" w:rsidP="009019F6">
            <w:pPr>
              <w:keepNext/>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A</w:t>
            </w:r>
            <w:r w:rsidRPr="00BF031D">
              <w:rPr>
                <w:vertAlign w:val="subscript"/>
                <w:lang w:eastAsia="cs-CZ"/>
              </w:rPr>
              <w:t>3</w:t>
            </w:r>
          </w:p>
        </w:tc>
        <w:tc>
          <w:tcPr>
            <w:tcW w:w="2977" w:type="dxa"/>
          </w:tcPr>
          <w:p w14:paraId="1E5DFCA4" w14:textId="77777777" w:rsidR="00593C84" w:rsidRPr="00BF031D" w:rsidRDefault="00593C84" w:rsidP="009019F6">
            <w:pPr>
              <w:keepNext/>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0.609</w:t>
            </w:r>
          </w:p>
        </w:tc>
        <w:tc>
          <w:tcPr>
            <w:tcW w:w="2126" w:type="dxa"/>
          </w:tcPr>
          <w:p w14:paraId="16B1E903" w14:textId="77777777" w:rsidR="00593C84" w:rsidRPr="00BF031D" w:rsidRDefault="00593C84" w:rsidP="009019F6">
            <w:pPr>
              <w:keepNext/>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0.390</w:t>
            </w:r>
          </w:p>
        </w:tc>
      </w:tr>
      <w:tr w:rsidR="00593C84" w:rsidRPr="00BF031D" w14:paraId="5589348D" w14:textId="77777777" w:rsidTr="009019F6">
        <w:tc>
          <w:tcPr>
            <w:tcW w:w="1134" w:type="dxa"/>
          </w:tcPr>
          <w:p w14:paraId="644DCAD4" w14:textId="77777777" w:rsidR="00593C84" w:rsidRPr="00BF031D" w:rsidRDefault="00593C84" w:rsidP="009019F6">
            <w:pPr>
              <w:keepNext/>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A</w:t>
            </w:r>
            <w:r w:rsidRPr="00BF031D">
              <w:rPr>
                <w:vertAlign w:val="subscript"/>
                <w:lang w:eastAsia="cs-CZ"/>
              </w:rPr>
              <w:t>4</w:t>
            </w:r>
          </w:p>
        </w:tc>
        <w:tc>
          <w:tcPr>
            <w:tcW w:w="2977" w:type="dxa"/>
          </w:tcPr>
          <w:p w14:paraId="176B1649" w14:textId="77777777" w:rsidR="00593C84" w:rsidRPr="00BF031D" w:rsidRDefault="00593C84" w:rsidP="009019F6">
            <w:pPr>
              <w:keepNext/>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0.597</w:t>
            </w:r>
          </w:p>
        </w:tc>
        <w:tc>
          <w:tcPr>
            <w:tcW w:w="2126" w:type="dxa"/>
          </w:tcPr>
          <w:p w14:paraId="0242BE3F" w14:textId="77777777" w:rsidR="00593C84" w:rsidRPr="00BF031D" w:rsidRDefault="00593C84" w:rsidP="009019F6">
            <w:pPr>
              <w:keepNext/>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0.390</w:t>
            </w:r>
          </w:p>
        </w:tc>
      </w:tr>
    </w:tbl>
    <w:p w14:paraId="0BB1F1E0" w14:textId="3B6EEB8D" w:rsidR="00593C84" w:rsidRPr="00BF031D" w:rsidRDefault="00593C84" w:rsidP="00593C84">
      <w:pPr>
        <w:pStyle w:val="para"/>
        <w:tabs>
          <w:tab w:val="left" w:pos="8505"/>
        </w:tabs>
        <w:spacing w:before="120"/>
        <w:ind w:right="992"/>
        <w:rPr>
          <w:lang w:val="en-US"/>
        </w:rPr>
      </w:pPr>
      <w:r w:rsidRPr="00BF031D">
        <w:rPr>
          <w:lang w:val="en-US"/>
        </w:rPr>
        <w:t>2.11.2.4.</w:t>
      </w:r>
      <w:r w:rsidRPr="00BF031D">
        <w:rPr>
          <w:lang w:val="en-US"/>
        </w:rPr>
        <w:tab/>
      </w:r>
      <w:r w:rsidR="009019F6">
        <w:rPr>
          <w:lang w:val="en-US"/>
        </w:rPr>
        <w:t>"</w:t>
      </w:r>
      <w:r w:rsidRPr="00BF031D">
        <w:rPr>
          <w:i/>
          <w:lang w:val="en-US"/>
        </w:rPr>
        <w:t>Red</w:t>
      </w:r>
      <w:r w:rsidR="009019F6">
        <w:rPr>
          <w:lang w:val="en-US"/>
        </w:rPr>
        <w:t>"</w:t>
      </w:r>
      <w:r w:rsidRPr="00BF031D">
        <w:rPr>
          <w:lang w:val="en-US"/>
        </w:rPr>
        <w:t xml:space="preserve"> means the chromaticity coordinates (x,y)</w:t>
      </w:r>
      <w:r w:rsidRPr="00BF031D">
        <w:rPr>
          <w:vertAlign w:val="superscript"/>
          <w:lang w:val="en-US"/>
        </w:rPr>
        <w:t>4</w:t>
      </w:r>
      <w:r w:rsidRPr="00BF031D">
        <w:rPr>
          <w:lang w:val="en-US"/>
        </w:rPr>
        <w:t xml:space="preserve"> of the light reflected that lie inside the chromaticity areas defined by the boundaries:</w:t>
      </w:r>
    </w:p>
    <w:tbl>
      <w:tblPr>
        <w:tblW w:w="0" w:type="auto"/>
        <w:tblInd w:w="2376" w:type="dxa"/>
        <w:tblLook w:val="0000" w:firstRow="0" w:lastRow="0" w:firstColumn="0" w:lastColumn="0" w:noHBand="0" w:noVBand="0"/>
      </w:tblPr>
      <w:tblGrid>
        <w:gridCol w:w="1134"/>
        <w:gridCol w:w="2977"/>
        <w:gridCol w:w="2126"/>
      </w:tblGrid>
      <w:tr w:rsidR="00593C84" w:rsidRPr="00BF031D" w14:paraId="1B8232A1" w14:textId="77777777" w:rsidTr="009019F6">
        <w:tc>
          <w:tcPr>
            <w:tcW w:w="1134" w:type="dxa"/>
          </w:tcPr>
          <w:p w14:paraId="4498D107"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R</w:t>
            </w:r>
            <w:r w:rsidRPr="00BF031D">
              <w:rPr>
                <w:vertAlign w:val="subscript"/>
                <w:lang w:eastAsia="cs-CZ"/>
              </w:rPr>
              <w:t>12</w:t>
            </w:r>
          </w:p>
        </w:tc>
        <w:tc>
          <w:tcPr>
            <w:tcW w:w="2977" w:type="dxa"/>
          </w:tcPr>
          <w:p w14:paraId="3597CB4A"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yellow boundary</w:t>
            </w:r>
          </w:p>
        </w:tc>
        <w:tc>
          <w:tcPr>
            <w:tcW w:w="2126" w:type="dxa"/>
          </w:tcPr>
          <w:p w14:paraId="1B5EB63E"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0.335</w:t>
            </w:r>
          </w:p>
        </w:tc>
      </w:tr>
      <w:tr w:rsidR="00593C84" w:rsidRPr="00BF031D" w14:paraId="40921C15" w14:textId="77777777" w:rsidTr="009019F6">
        <w:tc>
          <w:tcPr>
            <w:tcW w:w="1134" w:type="dxa"/>
          </w:tcPr>
          <w:p w14:paraId="6CDD169D"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R</w:t>
            </w:r>
            <w:r w:rsidRPr="00BF031D">
              <w:rPr>
                <w:vertAlign w:val="subscript"/>
                <w:lang w:eastAsia="cs-CZ"/>
              </w:rPr>
              <w:t>23</w:t>
            </w:r>
          </w:p>
        </w:tc>
        <w:tc>
          <w:tcPr>
            <w:tcW w:w="2977" w:type="dxa"/>
          </w:tcPr>
          <w:p w14:paraId="78B973DA"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the spectral locus</w:t>
            </w:r>
          </w:p>
        </w:tc>
        <w:tc>
          <w:tcPr>
            <w:tcW w:w="2126" w:type="dxa"/>
          </w:tcPr>
          <w:p w14:paraId="7D9E64E8"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p>
        </w:tc>
      </w:tr>
      <w:tr w:rsidR="00593C84" w:rsidRPr="00BF031D" w14:paraId="4E68E1D9" w14:textId="77777777" w:rsidTr="009019F6">
        <w:tc>
          <w:tcPr>
            <w:tcW w:w="1134" w:type="dxa"/>
          </w:tcPr>
          <w:p w14:paraId="404C1896"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R</w:t>
            </w:r>
            <w:r w:rsidRPr="00BF031D">
              <w:rPr>
                <w:vertAlign w:val="subscript"/>
                <w:lang w:eastAsia="cs-CZ"/>
              </w:rPr>
              <w:t>34</w:t>
            </w:r>
          </w:p>
        </w:tc>
        <w:tc>
          <w:tcPr>
            <w:tcW w:w="2977" w:type="dxa"/>
          </w:tcPr>
          <w:p w14:paraId="42580CDB"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 xml:space="preserve">the purple line </w:t>
            </w:r>
          </w:p>
        </w:tc>
        <w:tc>
          <w:tcPr>
            <w:tcW w:w="2126" w:type="dxa"/>
          </w:tcPr>
          <w:p w14:paraId="46F209A5"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p>
        </w:tc>
      </w:tr>
      <w:tr w:rsidR="00593C84" w:rsidRPr="00BF031D" w14:paraId="322B8DA1" w14:textId="77777777" w:rsidTr="009019F6">
        <w:tc>
          <w:tcPr>
            <w:tcW w:w="1134" w:type="dxa"/>
          </w:tcPr>
          <w:p w14:paraId="28AD12AE"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R</w:t>
            </w:r>
            <w:r w:rsidRPr="00BF031D">
              <w:rPr>
                <w:vertAlign w:val="subscript"/>
                <w:lang w:eastAsia="cs-CZ"/>
              </w:rPr>
              <w:t>41</w:t>
            </w:r>
          </w:p>
        </w:tc>
        <w:tc>
          <w:tcPr>
            <w:tcW w:w="2977" w:type="dxa"/>
          </w:tcPr>
          <w:p w14:paraId="12B276AE"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purple boundary</w:t>
            </w:r>
          </w:p>
        </w:tc>
        <w:tc>
          <w:tcPr>
            <w:tcW w:w="2126" w:type="dxa"/>
          </w:tcPr>
          <w:p w14:paraId="637FA00A"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rFonts w:cs="Arial"/>
              </w:rPr>
              <w:t>y = 0.978 - x</w:t>
            </w:r>
          </w:p>
        </w:tc>
      </w:tr>
    </w:tbl>
    <w:p w14:paraId="4BE525D7" w14:textId="77777777" w:rsidR="00593C84" w:rsidRPr="00BF031D" w:rsidRDefault="00593C84" w:rsidP="00593C84">
      <w:pPr>
        <w:pStyle w:val="para"/>
        <w:tabs>
          <w:tab w:val="left" w:pos="8505"/>
        </w:tabs>
        <w:spacing w:before="120"/>
        <w:ind w:right="992" w:firstLine="0"/>
      </w:pPr>
      <w:r w:rsidRPr="00BF031D">
        <w:t>With intersection points:</w:t>
      </w:r>
    </w:p>
    <w:tbl>
      <w:tblPr>
        <w:tblW w:w="0" w:type="auto"/>
        <w:tblInd w:w="2376" w:type="dxa"/>
        <w:tblLayout w:type="fixed"/>
        <w:tblLook w:val="0000" w:firstRow="0" w:lastRow="0" w:firstColumn="0" w:lastColumn="0" w:noHBand="0" w:noVBand="0"/>
      </w:tblPr>
      <w:tblGrid>
        <w:gridCol w:w="1134"/>
        <w:gridCol w:w="2977"/>
        <w:gridCol w:w="2126"/>
      </w:tblGrid>
      <w:tr w:rsidR="00593C84" w:rsidRPr="00BF031D" w14:paraId="198293DC" w14:textId="77777777" w:rsidTr="009019F6">
        <w:tc>
          <w:tcPr>
            <w:tcW w:w="1134" w:type="dxa"/>
          </w:tcPr>
          <w:p w14:paraId="30E98678"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jc w:val="center"/>
              <w:textAlignment w:val="baseline"/>
              <w:rPr>
                <w:lang w:eastAsia="cs-CZ"/>
              </w:rPr>
            </w:pPr>
          </w:p>
        </w:tc>
        <w:tc>
          <w:tcPr>
            <w:tcW w:w="2977" w:type="dxa"/>
          </w:tcPr>
          <w:p w14:paraId="09D86983"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x</w:t>
            </w:r>
          </w:p>
        </w:tc>
        <w:tc>
          <w:tcPr>
            <w:tcW w:w="2126" w:type="dxa"/>
          </w:tcPr>
          <w:p w14:paraId="4E5477BE"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p>
        </w:tc>
      </w:tr>
      <w:tr w:rsidR="00593C84" w:rsidRPr="00BF031D" w14:paraId="6F6158A4" w14:textId="77777777" w:rsidTr="009019F6">
        <w:tc>
          <w:tcPr>
            <w:tcW w:w="1134" w:type="dxa"/>
          </w:tcPr>
          <w:p w14:paraId="416F1E9C"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R</w:t>
            </w:r>
            <w:r w:rsidRPr="00BF031D">
              <w:rPr>
                <w:vertAlign w:val="subscript"/>
                <w:lang w:eastAsia="cs-CZ"/>
              </w:rPr>
              <w:t>1</w:t>
            </w:r>
          </w:p>
        </w:tc>
        <w:tc>
          <w:tcPr>
            <w:tcW w:w="2977" w:type="dxa"/>
          </w:tcPr>
          <w:p w14:paraId="5EF62FA5"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0.643</w:t>
            </w:r>
          </w:p>
        </w:tc>
        <w:tc>
          <w:tcPr>
            <w:tcW w:w="2126" w:type="dxa"/>
          </w:tcPr>
          <w:p w14:paraId="258EB924"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0.335</w:t>
            </w:r>
          </w:p>
        </w:tc>
      </w:tr>
      <w:tr w:rsidR="00593C84" w:rsidRPr="00BF031D" w14:paraId="2F421806" w14:textId="77777777" w:rsidTr="009019F6">
        <w:tc>
          <w:tcPr>
            <w:tcW w:w="1134" w:type="dxa"/>
          </w:tcPr>
          <w:p w14:paraId="04927F1F"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R</w:t>
            </w:r>
            <w:r w:rsidRPr="00BF031D">
              <w:rPr>
                <w:vertAlign w:val="subscript"/>
                <w:lang w:eastAsia="cs-CZ"/>
              </w:rPr>
              <w:t>2</w:t>
            </w:r>
          </w:p>
        </w:tc>
        <w:tc>
          <w:tcPr>
            <w:tcW w:w="2977" w:type="dxa"/>
          </w:tcPr>
          <w:p w14:paraId="03237F57"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0.665</w:t>
            </w:r>
          </w:p>
        </w:tc>
        <w:tc>
          <w:tcPr>
            <w:tcW w:w="2126" w:type="dxa"/>
          </w:tcPr>
          <w:p w14:paraId="03D8CD21"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0.335</w:t>
            </w:r>
          </w:p>
        </w:tc>
      </w:tr>
      <w:tr w:rsidR="00593C84" w:rsidRPr="00BF031D" w14:paraId="79CC2689" w14:textId="77777777" w:rsidTr="009019F6">
        <w:tc>
          <w:tcPr>
            <w:tcW w:w="1134" w:type="dxa"/>
          </w:tcPr>
          <w:p w14:paraId="15A06F05"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R</w:t>
            </w:r>
            <w:r w:rsidRPr="00BF031D">
              <w:rPr>
                <w:vertAlign w:val="subscript"/>
                <w:lang w:eastAsia="cs-CZ"/>
              </w:rPr>
              <w:t>3</w:t>
            </w:r>
          </w:p>
        </w:tc>
        <w:tc>
          <w:tcPr>
            <w:tcW w:w="2977" w:type="dxa"/>
          </w:tcPr>
          <w:p w14:paraId="46CFDD08"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0.735</w:t>
            </w:r>
          </w:p>
        </w:tc>
        <w:tc>
          <w:tcPr>
            <w:tcW w:w="2126" w:type="dxa"/>
          </w:tcPr>
          <w:p w14:paraId="2F5F65AB"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0.265</w:t>
            </w:r>
          </w:p>
        </w:tc>
      </w:tr>
      <w:tr w:rsidR="00593C84" w:rsidRPr="00BF031D" w14:paraId="064122A8" w14:textId="77777777" w:rsidTr="009019F6">
        <w:tc>
          <w:tcPr>
            <w:tcW w:w="1134" w:type="dxa"/>
          </w:tcPr>
          <w:p w14:paraId="27EF58AC"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R</w:t>
            </w:r>
            <w:r w:rsidRPr="00BF031D">
              <w:rPr>
                <w:vertAlign w:val="subscript"/>
                <w:lang w:eastAsia="cs-CZ"/>
              </w:rPr>
              <w:t>4</w:t>
            </w:r>
          </w:p>
        </w:tc>
        <w:tc>
          <w:tcPr>
            <w:tcW w:w="2977" w:type="dxa"/>
          </w:tcPr>
          <w:p w14:paraId="24297E8D"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0.720</w:t>
            </w:r>
          </w:p>
        </w:tc>
        <w:tc>
          <w:tcPr>
            <w:tcW w:w="2126" w:type="dxa"/>
          </w:tcPr>
          <w:p w14:paraId="66E8A64F"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0.258</w:t>
            </w:r>
          </w:p>
        </w:tc>
      </w:tr>
    </w:tbl>
    <w:p w14:paraId="0BDB4779" w14:textId="77777777" w:rsidR="00593C84" w:rsidRPr="00BF031D" w:rsidRDefault="00593C84" w:rsidP="00593C84">
      <w:pPr>
        <w:pStyle w:val="para"/>
        <w:tabs>
          <w:tab w:val="left" w:pos="8505"/>
        </w:tabs>
        <w:spacing w:before="120"/>
        <w:ind w:right="992"/>
        <w:rPr>
          <w:lang w:val="en-US"/>
        </w:rPr>
      </w:pPr>
      <w:r w:rsidRPr="00BF031D">
        <w:rPr>
          <w:lang w:val="en-US"/>
        </w:rPr>
        <w:t>2.11.3.</w:t>
      </w:r>
      <w:r w:rsidRPr="00BF031D">
        <w:rPr>
          <w:lang w:val="en-US"/>
        </w:rPr>
        <w:tab/>
        <w:t xml:space="preserve">Day-time Colour of the light reflected from a device </w:t>
      </w:r>
    </w:p>
    <w:p w14:paraId="7651A886" w14:textId="649DC537" w:rsidR="00593C84" w:rsidRPr="00BF031D" w:rsidRDefault="00593C84" w:rsidP="00593C84">
      <w:pPr>
        <w:pStyle w:val="para"/>
        <w:tabs>
          <w:tab w:val="left" w:pos="8505"/>
        </w:tabs>
        <w:ind w:right="992"/>
        <w:rPr>
          <w:lang w:val="en-US"/>
        </w:rPr>
      </w:pPr>
      <w:r w:rsidRPr="00BF031D">
        <w:rPr>
          <w:lang w:val="en-US"/>
        </w:rPr>
        <w:t>2.11.3.1.</w:t>
      </w:r>
      <w:r w:rsidRPr="00BF031D">
        <w:rPr>
          <w:lang w:val="en-US"/>
        </w:rPr>
        <w:tab/>
      </w:r>
      <w:r w:rsidR="009019F6">
        <w:rPr>
          <w:lang w:val="en-US"/>
        </w:rPr>
        <w:t>"</w:t>
      </w:r>
      <w:r w:rsidRPr="00BF031D">
        <w:rPr>
          <w:i/>
          <w:lang w:val="en-US"/>
        </w:rPr>
        <w:t>White</w:t>
      </w:r>
      <w:r w:rsidR="009019F6">
        <w:rPr>
          <w:lang w:val="en-US"/>
        </w:rPr>
        <w:t>"</w:t>
      </w:r>
      <w:r w:rsidRPr="00BF031D">
        <w:rPr>
          <w:lang w:val="en-US"/>
        </w:rPr>
        <w:t xml:space="preserve"> means the chromaticity coordinates (x,y)</w:t>
      </w:r>
      <w:r w:rsidRPr="00BF031D">
        <w:rPr>
          <w:vertAlign w:val="superscript"/>
          <w:lang w:val="en-US"/>
        </w:rPr>
        <w:t>4</w:t>
      </w:r>
      <w:r w:rsidRPr="00BF031D">
        <w:rPr>
          <w:lang w:val="en-US"/>
        </w:rPr>
        <w:t xml:space="preserve"> of the light reflected that lie inside the chromaticity areas defined by the boundaries:</w:t>
      </w:r>
    </w:p>
    <w:tbl>
      <w:tblPr>
        <w:tblW w:w="6237" w:type="dxa"/>
        <w:tblInd w:w="2338" w:type="dxa"/>
        <w:tblCellMar>
          <w:left w:w="70" w:type="dxa"/>
          <w:right w:w="70" w:type="dxa"/>
        </w:tblCellMar>
        <w:tblLook w:val="0000" w:firstRow="0" w:lastRow="0" w:firstColumn="0" w:lastColumn="0" w:noHBand="0" w:noVBand="0"/>
      </w:tblPr>
      <w:tblGrid>
        <w:gridCol w:w="1134"/>
        <w:gridCol w:w="2977"/>
        <w:gridCol w:w="2126"/>
      </w:tblGrid>
      <w:tr w:rsidR="00593C84" w:rsidRPr="00BF031D" w14:paraId="664CA1F3" w14:textId="77777777" w:rsidTr="009019F6">
        <w:trPr>
          <w:trHeight w:val="255"/>
        </w:trPr>
        <w:tc>
          <w:tcPr>
            <w:tcW w:w="1134" w:type="dxa"/>
            <w:noWrap/>
            <w:vAlign w:val="bottom"/>
          </w:tcPr>
          <w:p w14:paraId="35BB0608"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W</w:t>
            </w:r>
            <w:r w:rsidRPr="00BF031D">
              <w:rPr>
                <w:vertAlign w:val="subscript"/>
                <w:lang w:eastAsia="cs-CZ"/>
              </w:rPr>
              <w:t>12</w:t>
            </w:r>
          </w:p>
        </w:tc>
        <w:tc>
          <w:tcPr>
            <w:tcW w:w="2977" w:type="dxa"/>
            <w:vAlign w:val="bottom"/>
          </w:tcPr>
          <w:p w14:paraId="62E3235E"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violet boundary</w:t>
            </w:r>
          </w:p>
        </w:tc>
        <w:tc>
          <w:tcPr>
            <w:tcW w:w="2126" w:type="dxa"/>
            <w:noWrap/>
            <w:vAlign w:val="bottom"/>
          </w:tcPr>
          <w:p w14:paraId="3ED0AB69"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rFonts w:cs="Arial"/>
              </w:rPr>
              <w:t>y = x - 0.030</w:t>
            </w:r>
          </w:p>
        </w:tc>
      </w:tr>
      <w:tr w:rsidR="00593C84" w:rsidRPr="00BF031D" w14:paraId="2BAFC4B5" w14:textId="77777777" w:rsidTr="009019F6">
        <w:trPr>
          <w:trHeight w:val="255"/>
        </w:trPr>
        <w:tc>
          <w:tcPr>
            <w:tcW w:w="1134" w:type="dxa"/>
            <w:noWrap/>
            <w:vAlign w:val="bottom"/>
          </w:tcPr>
          <w:p w14:paraId="24EDDA12"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W</w:t>
            </w:r>
            <w:r w:rsidRPr="00BF031D">
              <w:rPr>
                <w:vertAlign w:val="subscript"/>
                <w:lang w:eastAsia="cs-CZ"/>
              </w:rPr>
              <w:t>23</w:t>
            </w:r>
          </w:p>
        </w:tc>
        <w:tc>
          <w:tcPr>
            <w:tcW w:w="2977" w:type="dxa"/>
            <w:vAlign w:val="bottom"/>
          </w:tcPr>
          <w:p w14:paraId="53D3A281"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yellow boundary</w:t>
            </w:r>
          </w:p>
        </w:tc>
        <w:tc>
          <w:tcPr>
            <w:tcW w:w="2126" w:type="dxa"/>
            <w:noWrap/>
            <w:vAlign w:val="bottom"/>
          </w:tcPr>
          <w:p w14:paraId="790E1104"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0.740 – x</w:t>
            </w:r>
          </w:p>
        </w:tc>
      </w:tr>
      <w:tr w:rsidR="00593C84" w:rsidRPr="00BF031D" w14:paraId="43B98677" w14:textId="77777777" w:rsidTr="009019F6">
        <w:trPr>
          <w:trHeight w:val="255"/>
        </w:trPr>
        <w:tc>
          <w:tcPr>
            <w:tcW w:w="1134" w:type="dxa"/>
            <w:noWrap/>
            <w:vAlign w:val="bottom"/>
          </w:tcPr>
          <w:p w14:paraId="111A3025"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W</w:t>
            </w:r>
            <w:r w:rsidRPr="00BF031D">
              <w:rPr>
                <w:vertAlign w:val="subscript"/>
                <w:lang w:eastAsia="cs-CZ"/>
              </w:rPr>
              <w:t>34</w:t>
            </w:r>
          </w:p>
        </w:tc>
        <w:tc>
          <w:tcPr>
            <w:tcW w:w="2977" w:type="dxa"/>
            <w:vAlign w:val="bottom"/>
          </w:tcPr>
          <w:p w14:paraId="34B5AD7F"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green boundary</w:t>
            </w:r>
          </w:p>
        </w:tc>
        <w:tc>
          <w:tcPr>
            <w:tcW w:w="2126" w:type="dxa"/>
            <w:noWrap/>
            <w:vAlign w:val="bottom"/>
          </w:tcPr>
          <w:p w14:paraId="38CDA180"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x + 0,050</w:t>
            </w:r>
          </w:p>
        </w:tc>
      </w:tr>
      <w:tr w:rsidR="00593C84" w:rsidRPr="00BF031D" w14:paraId="713CCA42" w14:textId="77777777" w:rsidTr="009019F6">
        <w:trPr>
          <w:trHeight w:val="255"/>
        </w:trPr>
        <w:tc>
          <w:tcPr>
            <w:tcW w:w="1134" w:type="dxa"/>
            <w:noWrap/>
            <w:vAlign w:val="bottom"/>
          </w:tcPr>
          <w:p w14:paraId="3F684A56"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W</w:t>
            </w:r>
            <w:r w:rsidRPr="00BF031D">
              <w:rPr>
                <w:vertAlign w:val="subscript"/>
                <w:lang w:eastAsia="cs-CZ"/>
              </w:rPr>
              <w:t>41</w:t>
            </w:r>
          </w:p>
        </w:tc>
        <w:tc>
          <w:tcPr>
            <w:tcW w:w="2977" w:type="dxa"/>
            <w:vAlign w:val="bottom"/>
          </w:tcPr>
          <w:p w14:paraId="1EF8AD8B"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blue boundary</w:t>
            </w:r>
          </w:p>
        </w:tc>
        <w:tc>
          <w:tcPr>
            <w:tcW w:w="2126" w:type="dxa"/>
            <w:noWrap/>
            <w:vAlign w:val="bottom"/>
          </w:tcPr>
          <w:p w14:paraId="45268157"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0.570 – x</w:t>
            </w:r>
          </w:p>
        </w:tc>
      </w:tr>
    </w:tbl>
    <w:p w14:paraId="44283625" w14:textId="77777777" w:rsidR="00593C84" w:rsidRPr="00BF031D" w:rsidRDefault="00593C84" w:rsidP="00593C84">
      <w:pPr>
        <w:pStyle w:val="para"/>
        <w:tabs>
          <w:tab w:val="left" w:pos="8505"/>
        </w:tabs>
        <w:spacing w:before="120"/>
        <w:ind w:right="992" w:firstLine="0"/>
      </w:pPr>
      <w:r w:rsidRPr="00BF031D">
        <w:t>With intersection points:</w:t>
      </w:r>
    </w:p>
    <w:tbl>
      <w:tblPr>
        <w:tblW w:w="0" w:type="auto"/>
        <w:tblInd w:w="2376" w:type="dxa"/>
        <w:tblLook w:val="0000" w:firstRow="0" w:lastRow="0" w:firstColumn="0" w:lastColumn="0" w:noHBand="0" w:noVBand="0"/>
      </w:tblPr>
      <w:tblGrid>
        <w:gridCol w:w="1134"/>
        <w:gridCol w:w="2268"/>
        <w:gridCol w:w="2693"/>
      </w:tblGrid>
      <w:tr w:rsidR="00593C84" w:rsidRPr="00BF031D" w14:paraId="1F0A637E" w14:textId="77777777" w:rsidTr="009019F6">
        <w:tc>
          <w:tcPr>
            <w:tcW w:w="1134" w:type="dxa"/>
          </w:tcPr>
          <w:p w14:paraId="55B20022"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p>
        </w:tc>
        <w:tc>
          <w:tcPr>
            <w:tcW w:w="2268" w:type="dxa"/>
          </w:tcPr>
          <w:p w14:paraId="28BBF843"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x</w:t>
            </w:r>
          </w:p>
        </w:tc>
        <w:tc>
          <w:tcPr>
            <w:tcW w:w="2693" w:type="dxa"/>
          </w:tcPr>
          <w:p w14:paraId="4E2FE8FF"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p>
        </w:tc>
      </w:tr>
      <w:tr w:rsidR="00593C84" w:rsidRPr="00BF031D" w14:paraId="2BFB4B8B" w14:textId="77777777" w:rsidTr="009019F6">
        <w:tc>
          <w:tcPr>
            <w:tcW w:w="1134" w:type="dxa"/>
            <w:vAlign w:val="center"/>
          </w:tcPr>
          <w:p w14:paraId="6C979EFB"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W</w:t>
            </w:r>
            <w:r w:rsidRPr="00BF031D">
              <w:rPr>
                <w:vertAlign w:val="subscript"/>
                <w:lang w:eastAsia="cs-CZ"/>
              </w:rPr>
              <w:t>1</w:t>
            </w:r>
          </w:p>
        </w:tc>
        <w:tc>
          <w:tcPr>
            <w:tcW w:w="2268" w:type="dxa"/>
            <w:vAlign w:val="center"/>
          </w:tcPr>
          <w:p w14:paraId="0FBAE498"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0.300</w:t>
            </w:r>
          </w:p>
        </w:tc>
        <w:tc>
          <w:tcPr>
            <w:tcW w:w="2693" w:type="dxa"/>
            <w:vAlign w:val="center"/>
          </w:tcPr>
          <w:p w14:paraId="0FE053CB"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0.270</w:t>
            </w:r>
          </w:p>
        </w:tc>
      </w:tr>
      <w:tr w:rsidR="00593C84" w:rsidRPr="00BF031D" w14:paraId="33F54D82" w14:textId="77777777" w:rsidTr="009019F6">
        <w:tc>
          <w:tcPr>
            <w:tcW w:w="1134" w:type="dxa"/>
            <w:vAlign w:val="center"/>
          </w:tcPr>
          <w:p w14:paraId="628DE132"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W</w:t>
            </w:r>
            <w:r w:rsidRPr="00BF031D">
              <w:rPr>
                <w:vertAlign w:val="subscript"/>
                <w:lang w:eastAsia="cs-CZ"/>
              </w:rPr>
              <w:t>2</w:t>
            </w:r>
          </w:p>
        </w:tc>
        <w:tc>
          <w:tcPr>
            <w:tcW w:w="2268" w:type="dxa"/>
            <w:vAlign w:val="center"/>
          </w:tcPr>
          <w:p w14:paraId="780522DD"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0.385</w:t>
            </w:r>
          </w:p>
        </w:tc>
        <w:tc>
          <w:tcPr>
            <w:tcW w:w="2693" w:type="dxa"/>
            <w:vAlign w:val="center"/>
          </w:tcPr>
          <w:p w14:paraId="7817611B"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0.355</w:t>
            </w:r>
          </w:p>
        </w:tc>
      </w:tr>
      <w:tr w:rsidR="00593C84" w:rsidRPr="00BF031D" w14:paraId="36D3E97E" w14:textId="77777777" w:rsidTr="009019F6">
        <w:tc>
          <w:tcPr>
            <w:tcW w:w="1134" w:type="dxa"/>
            <w:vAlign w:val="center"/>
          </w:tcPr>
          <w:p w14:paraId="64AB4213"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W</w:t>
            </w:r>
            <w:r w:rsidRPr="00BF031D">
              <w:rPr>
                <w:vertAlign w:val="subscript"/>
                <w:lang w:eastAsia="cs-CZ"/>
              </w:rPr>
              <w:t>3</w:t>
            </w:r>
          </w:p>
        </w:tc>
        <w:tc>
          <w:tcPr>
            <w:tcW w:w="2268" w:type="dxa"/>
            <w:vAlign w:val="center"/>
          </w:tcPr>
          <w:p w14:paraId="1912C88B"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0.345</w:t>
            </w:r>
          </w:p>
        </w:tc>
        <w:tc>
          <w:tcPr>
            <w:tcW w:w="2693" w:type="dxa"/>
            <w:vAlign w:val="center"/>
          </w:tcPr>
          <w:p w14:paraId="00A436B8"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0.395</w:t>
            </w:r>
          </w:p>
        </w:tc>
      </w:tr>
      <w:tr w:rsidR="00593C84" w:rsidRPr="00BF031D" w14:paraId="38E0E952" w14:textId="77777777" w:rsidTr="009019F6">
        <w:tc>
          <w:tcPr>
            <w:tcW w:w="1134" w:type="dxa"/>
            <w:vAlign w:val="center"/>
          </w:tcPr>
          <w:p w14:paraId="7AB14689"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W</w:t>
            </w:r>
            <w:r w:rsidRPr="00BF031D">
              <w:rPr>
                <w:vertAlign w:val="subscript"/>
                <w:lang w:eastAsia="cs-CZ"/>
              </w:rPr>
              <w:t>4</w:t>
            </w:r>
          </w:p>
        </w:tc>
        <w:tc>
          <w:tcPr>
            <w:tcW w:w="2268" w:type="dxa"/>
            <w:vAlign w:val="center"/>
          </w:tcPr>
          <w:p w14:paraId="7DEBF12C"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0.260</w:t>
            </w:r>
          </w:p>
        </w:tc>
        <w:tc>
          <w:tcPr>
            <w:tcW w:w="2693" w:type="dxa"/>
            <w:vAlign w:val="center"/>
          </w:tcPr>
          <w:p w14:paraId="5F902B7B" w14:textId="13A3B9D5"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0.310</w:t>
            </w:r>
            <w:r w:rsidR="009019F6">
              <w:rPr>
                <w:rFonts w:cs="Arial"/>
              </w:rPr>
              <w:t>"</w:t>
            </w:r>
          </w:p>
        </w:tc>
      </w:tr>
    </w:tbl>
    <w:p w14:paraId="2763CE40" w14:textId="6C1508EF" w:rsidR="00593C84" w:rsidRPr="00BF031D" w:rsidRDefault="00593C84" w:rsidP="00593C84">
      <w:pPr>
        <w:pStyle w:val="para"/>
        <w:tabs>
          <w:tab w:val="left" w:pos="8505"/>
        </w:tabs>
        <w:spacing w:before="120"/>
        <w:ind w:right="992"/>
        <w:rPr>
          <w:lang w:val="en-US"/>
        </w:rPr>
      </w:pPr>
      <w:r w:rsidRPr="00BF031D">
        <w:rPr>
          <w:lang w:val="en-US"/>
        </w:rPr>
        <w:t>2.11.3.2.</w:t>
      </w:r>
      <w:r w:rsidRPr="00BF031D">
        <w:rPr>
          <w:lang w:val="en-US"/>
        </w:rPr>
        <w:tab/>
      </w:r>
      <w:r w:rsidR="009019F6">
        <w:rPr>
          <w:lang w:val="en-US"/>
        </w:rPr>
        <w:t>"</w:t>
      </w:r>
      <w:r w:rsidRPr="00BF031D">
        <w:rPr>
          <w:i/>
          <w:lang w:val="en-US"/>
        </w:rPr>
        <w:t>Yellow</w:t>
      </w:r>
      <w:r w:rsidR="009019F6">
        <w:rPr>
          <w:lang w:val="en-US"/>
        </w:rPr>
        <w:t>"</w:t>
      </w:r>
      <w:r w:rsidRPr="00BF031D">
        <w:rPr>
          <w:lang w:val="en-US"/>
        </w:rPr>
        <w:t xml:space="preserve"> means the chromaticity coordinates (x,y)</w:t>
      </w:r>
      <w:r w:rsidRPr="00BF031D">
        <w:rPr>
          <w:vertAlign w:val="superscript"/>
          <w:lang w:val="en-US"/>
        </w:rPr>
        <w:t>4</w:t>
      </w:r>
      <w:r w:rsidRPr="00BF031D">
        <w:rPr>
          <w:lang w:val="en-US"/>
        </w:rPr>
        <w:t xml:space="preserve"> of the light reflected that lie inside the chromaticity areas defined by the boundaries:</w:t>
      </w:r>
    </w:p>
    <w:tbl>
      <w:tblPr>
        <w:tblW w:w="6095" w:type="dxa"/>
        <w:tblInd w:w="2338" w:type="dxa"/>
        <w:tblCellMar>
          <w:left w:w="70" w:type="dxa"/>
          <w:right w:w="70" w:type="dxa"/>
        </w:tblCellMar>
        <w:tblLook w:val="0000" w:firstRow="0" w:lastRow="0" w:firstColumn="0" w:lastColumn="0" w:noHBand="0" w:noVBand="0"/>
      </w:tblPr>
      <w:tblGrid>
        <w:gridCol w:w="1134"/>
        <w:gridCol w:w="2268"/>
        <w:gridCol w:w="2693"/>
      </w:tblGrid>
      <w:tr w:rsidR="00593C84" w:rsidRPr="00BF031D" w14:paraId="5C42F9D0" w14:textId="77777777" w:rsidTr="009019F6">
        <w:trPr>
          <w:trHeight w:val="255"/>
        </w:trPr>
        <w:tc>
          <w:tcPr>
            <w:tcW w:w="1134" w:type="dxa"/>
            <w:noWrap/>
            <w:vAlign w:val="bottom"/>
          </w:tcPr>
          <w:p w14:paraId="3AEC3076" w14:textId="77777777" w:rsidR="00593C84" w:rsidRPr="00BF031D" w:rsidRDefault="00593C84" w:rsidP="009019F6">
            <w:pPr>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w:t>
            </w:r>
            <w:r w:rsidRPr="00BF031D">
              <w:rPr>
                <w:vertAlign w:val="subscript"/>
                <w:lang w:eastAsia="cs-CZ"/>
              </w:rPr>
              <w:t>12</w:t>
            </w:r>
          </w:p>
        </w:tc>
        <w:tc>
          <w:tcPr>
            <w:tcW w:w="2268" w:type="dxa"/>
          </w:tcPr>
          <w:p w14:paraId="120BF616" w14:textId="77777777" w:rsidR="00593C84" w:rsidRPr="00BF031D" w:rsidRDefault="00593C84" w:rsidP="009019F6">
            <w:pPr>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red boundary</w:t>
            </w:r>
          </w:p>
        </w:tc>
        <w:tc>
          <w:tcPr>
            <w:tcW w:w="2693" w:type="dxa"/>
            <w:noWrap/>
            <w:vAlign w:val="center"/>
          </w:tcPr>
          <w:p w14:paraId="6FEC6DF3" w14:textId="77777777" w:rsidR="00593C84" w:rsidRPr="00BF031D" w:rsidRDefault="00593C84" w:rsidP="009019F6">
            <w:pPr>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 xml:space="preserve">y = 0.534 x + 0.163 </w:t>
            </w:r>
          </w:p>
        </w:tc>
      </w:tr>
      <w:tr w:rsidR="00593C84" w:rsidRPr="00BF031D" w14:paraId="4DDCBCEC" w14:textId="77777777" w:rsidTr="009019F6">
        <w:trPr>
          <w:trHeight w:val="255"/>
        </w:trPr>
        <w:tc>
          <w:tcPr>
            <w:tcW w:w="1134" w:type="dxa"/>
            <w:noWrap/>
            <w:vAlign w:val="center"/>
          </w:tcPr>
          <w:p w14:paraId="10768831" w14:textId="77777777" w:rsidR="00593C84" w:rsidRPr="00BF031D" w:rsidRDefault="00593C84" w:rsidP="009019F6">
            <w:pPr>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w:t>
            </w:r>
            <w:r w:rsidRPr="00BF031D">
              <w:rPr>
                <w:vertAlign w:val="subscript"/>
                <w:lang w:eastAsia="cs-CZ"/>
              </w:rPr>
              <w:t>23</w:t>
            </w:r>
          </w:p>
        </w:tc>
        <w:tc>
          <w:tcPr>
            <w:tcW w:w="2268" w:type="dxa"/>
            <w:vAlign w:val="center"/>
          </w:tcPr>
          <w:p w14:paraId="2E537B4C" w14:textId="77777777" w:rsidR="00593C84" w:rsidRPr="00BF031D" w:rsidRDefault="00593C84" w:rsidP="009019F6">
            <w:pPr>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white boundary</w:t>
            </w:r>
          </w:p>
        </w:tc>
        <w:tc>
          <w:tcPr>
            <w:tcW w:w="2693" w:type="dxa"/>
            <w:noWrap/>
            <w:vAlign w:val="center"/>
          </w:tcPr>
          <w:p w14:paraId="53ADCEA0" w14:textId="77777777" w:rsidR="00593C84" w:rsidRPr="00BF031D" w:rsidRDefault="00593C84" w:rsidP="009019F6">
            <w:pPr>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0.910 - x</w:t>
            </w:r>
          </w:p>
        </w:tc>
      </w:tr>
      <w:tr w:rsidR="00593C84" w:rsidRPr="00BF031D" w14:paraId="69324AC7" w14:textId="77777777" w:rsidTr="009019F6">
        <w:trPr>
          <w:trHeight w:val="255"/>
        </w:trPr>
        <w:tc>
          <w:tcPr>
            <w:tcW w:w="1134" w:type="dxa"/>
            <w:noWrap/>
            <w:vAlign w:val="center"/>
          </w:tcPr>
          <w:p w14:paraId="284879AF" w14:textId="77777777" w:rsidR="00593C84" w:rsidRPr="00BF031D" w:rsidRDefault="00593C84" w:rsidP="009019F6">
            <w:pPr>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lastRenderedPageBreak/>
              <w:t>Y</w:t>
            </w:r>
            <w:r w:rsidRPr="00BF031D">
              <w:rPr>
                <w:vertAlign w:val="subscript"/>
                <w:lang w:eastAsia="cs-CZ"/>
              </w:rPr>
              <w:t>34</w:t>
            </w:r>
          </w:p>
        </w:tc>
        <w:tc>
          <w:tcPr>
            <w:tcW w:w="2268" w:type="dxa"/>
            <w:vAlign w:val="center"/>
          </w:tcPr>
          <w:p w14:paraId="7F710124" w14:textId="77777777" w:rsidR="00593C84" w:rsidRPr="00BF031D" w:rsidRDefault="00593C84" w:rsidP="009019F6">
            <w:pPr>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green boundary</w:t>
            </w:r>
          </w:p>
        </w:tc>
        <w:tc>
          <w:tcPr>
            <w:tcW w:w="2693" w:type="dxa"/>
            <w:noWrap/>
            <w:vAlign w:val="center"/>
          </w:tcPr>
          <w:p w14:paraId="2D45C8BA" w14:textId="77777777" w:rsidR="00593C84" w:rsidRPr="00BF031D" w:rsidRDefault="00593C84" w:rsidP="009019F6">
            <w:pPr>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=1.342 x - 0.090</w:t>
            </w:r>
          </w:p>
        </w:tc>
      </w:tr>
      <w:tr w:rsidR="00593C84" w:rsidRPr="00BF031D" w14:paraId="2F8902FC" w14:textId="77777777" w:rsidTr="009019F6">
        <w:trPr>
          <w:trHeight w:val="255"/>
        </w:trPr>
        <w:tc>
          <w:tcPr>
            <w:tcW w:w="1134" w:type="dxa"/>
            <w:noWrap/>
            <w:vAlign w:val="center"/>
          </w:tcPr>
          <w:p w14:paraId="496BB1DF" w14:textId="77777777" w:rsidR="00593C84" w:rsidRPr="00BF031D" w:rsidRDefault="00593C84" w:rsidP="009019F6">
            <w:pPr>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w:t>
            </w:r>
            <w:r w:rsidRPr="00BF031D">
              <w:rPr>
                <w:vertAlign w:val="subscript"/>
                <w:lang w:eastAsia="cs-CZ"/>
              </w:rPr>
              <w:t>41</w:t>
            </w:r>
          </w:p>
        </w:tc>
        <w:tc>
          <w:tcPr>
            <w:tcW w:w="2268" w:type="dxa"/>
            <w:vAlign w:val="center"/>
          </w:tcPr>
          <w:p w14:paraId="4393A256" w14:textId="77777777" w:rsidR="00593C84" w:rsidRPr="00BF031D" w:rsidRDefault="00593C84" w:rsidP="009019F6">
            <w:pPr>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the spectral locus</w:t>
            </w:r>
          </w:p>
        </w:tc>
        <w:tc>
          <w:tcPr>
            <w:tcW w:w="2693" w:type="dxa"/>
            <w:noWrap/>
            <w:vAlign w:val="center"/>
          </w:tcPr>
          <w:p w14:paraId="11C78D6B" w14:textId="77777777" w:rsidR="00593C84" w:rsidRPr="00BF031D" w:rsidRDefault="00593C84" w:rsidP="009019F6">
            <w:pPr>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p>
        </w:tc>
      </w:tr>
    </w:tbl>
    <w:p w14:paraId="36445178" w14:textId="77777777" w:rsidR="00593C84" w:rsidRPr="00BF031D" w:rsidRDefault="00593C84" w:rsidP="00593C84">
      <w:pPr>
        <w:pStyle w:val="para"/>
        <w:tabs>
          <w:tab w:val="left" w:pos="8505"/>
        </w:tabs>
        <w:spacing w:before="120"/>
        <w:ind w:right="992" w:firstLine="0"/>
      </w:pPr>
      <w:r w:rsidRPr="00BF031D">
        <w:t>With intersection points:</w:t>
      </w:r>
    </w:p>
    <w:tbl>
      <w:tblPr>
        <w:tblW w:w="0" w:type="auto"/>
        <w:tblInd w:w="2376" w:type="dxa"/>
        <w:tblLook w:val="0000" w:firstRow="0" w:lastRow="0" w:firstColumn="0" w:lastColumn="0" w:noHBand="0" w:noVBand="0"/>
      </w:tblPr>
      <w:tblGrid>
        <w:gridCol w:w="1134"/>
        <w:gridCol w:w="2268"/>
        <w:gridCol w:w="2693"/>
      </w:tblGrid>
      <w:tr w:rsidR="00593C84" w:rsidRPr="00BF031D" w14:paraId="478BC51D" w14:textId="77777777" w:rsidTr="009019F6">
        <w:tc>
          <w:tcPr>
            <w:tcW w:w="1134" w:type="dxa"/>
          </w:tcPr>
          <w:p w14:paraId="75F62CDA"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p>
        </w:tc>
        <w:tc>
          <w:tcPr>
            <w:tcW w:w="2268" w:type="dxa"/>
          </w:tcPr>
          <w:p w14:paraId="0023933F"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x</w:t>
            </w:r>
          </w:p>
        </w:tc>
        <w:tc>
          <w:tcPr>
            <w:tcW w:w="2693" w:type="dxa"/>
          </w:tcPr>
          <w:p w14:paraId="6FD488AA"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p>
        </w:tc>
      </w:tr>
      <w:tr w:rsidR="00593C84" w:rsidRPr="00BF031D" w14:paraId="1C8A0467" w14:textId="77777777" w:rsidTr="009019F6">
        <w:tc>
          <w:tcPr>
            <w:tcW w:w="1134" w:type="dxa"/>
          </w:tcPr>
          <w:p w14:paraId="5815CC37"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r w:rsidRPr="00BF031D">
              <w:rPr>
                <w:vertAlign w:val="subscript"/>
                <w:lang w:eastAsia="cs-CZ"/>
              </w:rPr>
              <w:t>1</w:t>
            </w:r>
          </w:p>
        </w:tc>
        <w:tc>
          <w:tcPr>
            <w:tcW w:w="2268" w:type="dxa"/>
            <w:vAlign w:val="center"/>
          </w:tcPr>
          <w:p w14:paraId="57483C49"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0.545</w:t>
            </w:r>
          </w:p>
        </w:tc>
        <w:tc>
          <w:tcPr>
            <w:tcW w:w="2693" w:type="dxa"/>
            <w:vAlign w:val="center"/>
          </w:tcPr>
          <w:p w14:paraId="093DA25A"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0.454</w:t>
            </w:r>
          </w:p>
        </w:tc>
      </w:tr>
      <w:tr w:rsidR="00593C84" w:rsidRPr="00BF031D" w14:paraId="743D8947" w14:textId="77777777" w:rsidTr="009019F6">
        <w:tc>
          <w:tcPr>
            <w:tcW w:w="1134" w:type="dxa"/>
          </w:tcPr>
          <w:p w14:paraId="75D7B59D"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r w:rsidRPr="00BF031D">
              <w:rPr>
                <w:vertAlign w:val="subscript"/>
                <w:lang w:eastAsia="cs-CZ"/>
              </w:rPr>
              <w:t>2</w:t>
            </w:r>
          </w:p>
        </w:tc>
        <w:tc>
          <w:tcPr>
            <w:tcW w:w="2268" w:type="dxa"/>
            <w:vAlign w:val="center"/>
          </w:tcPr>
          <w:p w14:paraId="6F5F2BD6"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0.487</w:t>
            </w:r>
          </w:p>
        </w:tc>
        <w:tc>
          <w:tcPr>
            <w:tcW w:w="2693" w:type="dxa"/>
            <w:vAlign w:val="center"/>
          </w:tcPr>
          <w:p w14:paraId="3121AED9"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0.423</w:t>
            </w:r>
          </w:p>
        </w:tc>
      </w:tr>
      <w:tr w:rsidR="00593C84" w:rsidRPr="00BF031D" w14:paraId="45FBB6AF" w14:textId="77777777" w:rsidTr="009019F6">
        <w:tc>
          <w:tcPr>
            <w:tcW w:w="1134" w:type="dxa"/>
          </w:tcPr>
          <w:p w14:paraId="77C86FD0"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r w:rsidRPr="00BF031D">
              <w:rPr>
                <w:vertAlign w:val="subscript"/>
                <w:lang w:eastAsia="cs-CZ"/>
              </w:rPr>
              <w:t>3</w:t>
            </w:r>
          </w:p>
        </w:tc>
        <w:tc>
          <w:tcPr>
            <w:tcW w:w="2268" w:type="dxa"/>
            <w:vAlign w:val="center"/>
          </w:tcPr>
          <w:p w14:paraId="5F7664B0"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0.427</w:t>
            </w:r>
          </w:p>
        </w:tc>
        <w:tc>
          <w:tcPr>
            <w:tcW w:w="2693" w:type="dxa"/>
            <w:vAlign w:val="center"/>
          </w:tcPr>
          <w:p w14:paraId="5C01A3F4"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0.483</w:t>
            </w:r>
          </w:p>
        </w:tc>
      </w:tr>
      <w:tr w:rsidR="00593C84" w:rsidRPr="00BF031D" w14:paraId="4969B68B" w14:textId="77777777" w:rsidTr="009019F6">
        <w:tc>
          <w:tcPr>
            <w:tcW w:w="1134" w:type="dxa"/>
          </w:tcPr>
          <w:p w14:paraId="649C38C1"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r w:rsidRPr="00BF031D">
              <w:rPr>
                <w:vertAlign w:val="subscript"/>
                <w:lang w:eastAsia="cs-CZ"/>
              </w:rPr>
              <w:t>4</w:t>
            </w:r>
          </w:p>
        </w:tc>
        <w:tc>
          <w:tcPr>
            <w:tcW w:w="2268" w:type="dxa"/>
            <w:vAlign w:val="center"/>
          </w:tcPr>
          <w:p w14:paraId="583A3481"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0.465</w:t>
            </w:r>
          </w:p>
        </w:tc>
        <w:tc>
          <w:tcPr>
            <w:tcW w:w="2693" w:type="dxa"/>
            <w:vAlign w:val="center"/>
          </w:tcPr>
          <w:p w14:paraId="4BFD2463" w14:textId="77777777" w:rsidR="00593C84" w:rsidRPr="00BF031D" w:rsidRDefault="00593C84" w:rsidP="009019F6">
            <w:pPr>
              <w:widowControl w:val="0"/>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0.534</w:t>
            </w:r>
          </w:p>
        </w:tc>
      </w:tr>
    </w:tbl>
    <w:p w14:paraId="778CBE65" w14:textId="15BC98FC" w:rsidR="00593C84" w:rsidRPr="00BF031D" w:rsidRDefault="00593C84" w:rsidP="00593C84">
      <w:pPr>
        <w:pStyle w:val="para"/>
        <w:tabs>
          <w:tab w:val="left" w:pos="8505"/>
        </w:tabs>
        <w:spacing w:before="120"/>
        <w:ind w:right="992"/>
        <w:rPr>
          <w:lang w:val="en-US"/>
        </w:rPr>
      </w:pPr>
      <w:r w:rsidRPr="00BF031D">
        <w:rPr>
          <w:lang w:val="en-US"/>
        </w:rPr>
        <w:t>2.11.3.3.</w:t>
      </w:r>
      <w:r w:rsidRPr="00BF031D">
        <w:rPr>
          <w:lang w:val="en-US"/>
        </w:rPr>
        <w:tab/>
      </w:r>
      <w:r w:rsidR="009019F6">
        <w:rPr>
          <w:lang w:val="en-US"/>
        </w:rPr>
        <w:t>"</w:t>
      </w:r>
      <w:r w:rsidRPr="00BF031D">
        <w:rPr>
          <w:i/>
          <w:lang w:val="en-US"/>
        </w:rPr>
        <w:t>Red</w:t>
      </w:r>
      <w:r w:rsidR="009019F6">
        <w:rPr>
          <w:lang w:val="en-US"/>
        </w:rPr>
        <w:t>"</w:t>
      </w:r>
      <w:r w:rsidRPr="00BF031D">
        <w:rPr>
          <w:lang w:val="en-US"/>
        </w:rPr>
        <w:t xml:space="preserve"> means the chromaticity coordinates (x,y)</w:t>
      </w:r>
      <w:r w:rsidRPr="00BF031D">
        <w:rPr>
          <w:vertAlign w:val="superscript"/>
          <w:lang w:val="en-US"/>
        </w:rPr>
        <w:t>4</w:t>
      </w:r>
      <w:r w:rsidRPr="00BF031D">
        <w:rPr>
          <w:lang w:val="en-US"/>
        </w:rPr>
        <w:t xml:space="preserve"> of the light reflected that lie inside the chromaticity areas defined by the boundaries:</w:t>
      </w:r>
    </w:p>
    <w:tbl>
      <w:tblPr>
        <w:tblW w:w="6095" w:type="dxa"/>
        <w:tblInd w:w="2338" w:type="dxa"/>
        <w:tblCellMar>
          <w:left w:w="70" w:type="dxa"/>
          <w:right w:w="70" w:type="dxa"/>
        </w:tblCellMar>
        <w:tblLook w:val="0000" w:firstRow="0" w:lastRow="0" w:firstColumn="0" w:lastColumn="0" w:noHBand="0" w:noVBand="0"/>
      </w:tblPr>
      <w:tblGrid>
        <w:gridCol w:w="1134"/>
        <w:gridCol w:w="2268"/>
        <w:gridCol w:w="2693"/>
      </w:tblGrid>
      <w:tr w:rsidR="00593C84" w:rsidRPr="00BF031D" w14:paraId="55642025" w14:textId="77777777" w:rsidTr="009019F6">
        <w:trPr>
          <w:trHeight w:val="255"/>
        </w:trPr>
        <w:tc>
          <w:tcPr>
            <w:tcW w:w="1134" w:type="dxa"/>
            <w:noWrap/>
            <w:vAlign w:val="bottom"/>
          </w:tcPr>
          <w:p w14:paraId="6D7128F7"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R</w:t>
            </w:r>
            <w:r w:rsidRPr="00BF031D">
              <w:rPr>
                <w:vertAlign w:val="subscript"/>
                <w:lang w:eastAsia="cs-CZ"/>
              </w:rPr>
              <w:t>12</w:t>
            </w:r>
          </w:p>
        </w:tc>
        <w:tc>
          <w:tcPr>
            <w:tcW w:w="2268" w:type="dxa"/>
          </w:tcPr>
          <w:p w14:paraId="293D8ABC"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red boundary</w:t>
            </w:r>
          </w:p>
        </w:tc>
        <w:tc>
          <w:tcPr>
            <w:tcW w:w="2693" w:type="dxa"/>
            <w:noWrap/>
            <w:vAlign w:val="center"/>
          </w:tcPr>
          <w:p w14:paraId="390023A4"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0.346 – 0.053 x</w:t>
            </w:r>
          </w:p>
        </w:tc>
      </w:tr>
      <w:tr w:rsidR="00593C84" w:rsidRPr="00BF031D" w14:paraId="72CD2305" w14:textId="77777777" w:rsidTr="009019F6">
        <w:trPr>
          <w:trHeight w:val="255"/>
        </w:trPr>
        <w:tc>
          <w:tcPr>
            <w:tcW w:w="1134" w:type="dxa"/>
            <w:noWrap/>
            <w:vAlign w:val="bottom"/>
          </w:tcPr>
          <w:p w14:paraId="7D3215E9"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R</w:t>
            </w:r>
            <w:r w:rsidRPr="00BF031D">
              <w:rPr>
                <w:vertAlign w:val="subscript"/>
                <w:lang w:eastAsia="cs-CZ"/>
              </w:rPr>
              <w:t>23</w:t>
            </w:r>
          </w:p>
        </w:tc>
        <w:tc>
          <w:tcPr>
            <w:tcW w:w="2268" w:type="dxa"/>
          </w:tcPr>
          <w:p w14:paraId="057F901F"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purple boundary</w:t>
            </w:r>
          </w:p>
        </w:tc>
        <w:tc>
          <w:tcPr>
            <w:tcW w:w="2693" w:type="dxa"/>
            <w:noWrap/>
            <w:vAlign w:val="center"/>
          </w:tcPr>
          <w:p w14:paraId="09C8AE23"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0.910 – x</w:t>
            </w:r>
          </w:p>
        </w:tc>
      </w:tr>
      <w:tr w:rsidR="00593C84" w:rsidRPr="00BF031D" w14:paraId="408A3322" w14:textId="77777777" w:rsidTr="009019F6">
        <w:trPr>
          <w:trHeight w:val="255"/>
        </w:trPr>
        <w:tc>
          <w:tcPr>
            <w:tcW w:w="1134" w:type="dxa"/>
            <w:noWrap/>
            <w:vAlign w:val="bottom"/>
          </w:tcPr>
          <w:p w14:paraId="42C55A65" w14:textId="77777777" w:rsidR="00593C84" w:rsidRPr="00BF031D" w:rsidRDefault="00593C84" w:rsidP="009019F6">
            <w:pPr>
              <w:keepNext/>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R</w:t>
            </w:r>
            <w:r w:rsidRPr="00BF031D">
              <w:rPr>
                <w:vertAlign w:val="subscript"/>
                <w:lang w:eastAsia="cs-CZ"/>
              </w:rPr>
              <w:t>34</w:t>
            </w:r>
          </w:p>
        </w:tc>
        <w:tc>
          <w:tcPr>
            <w:tcW w:w="2268" w:type="dxa"/>
          </w:tcPr>
          <w:p w14:paraId="2829BDF8" w14:textId="77777777" w:rsidR="00593C84" w:rsidRPr="00BF031D" w:rsidRDefault="00593C84" w:rsidP="009019F6">
            <w:pPr>
              <w:keepNext/>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yellow boundary</w:t>
            </w:r>
          </w:p>
        </w:tc>
        <w:tc>
          <w:tcPr>
            <w:tcW w:w="2693" w:type="dxa"/>
            <w:noWrap/>
            <w:vAlign w:val="center"/>
          </w:tcPr>
          <w:p w14:paraId="64698E6F" w14:textId="77777777" w:rsidR="00593C84" w:rsidRPr="00BF031D" w:rsidRDefault="00593C84" w:rsidP="009019F6">
            <w:pPr>
              <w:keepNext/>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0.350</w:t>
            </w:r>
          </w:p>
        </w:tc>
      </w:tr>
      <w:tr w:rsidR="00593C84" w:rsidRPr="00BF031D" w14:paraId="0D0E3359" w14:textId="77777777" w:rsidTr="009019F6">
        <w:trPr>
          <w:trHeight w:val="255"/>
        </w:trPr>
        <w:tc>
          <w:tcPr>
            <w:tcW w:w="1134" w:type="dxa"/>
            <w:noWrap/>
            <w:vAlign w:val="bottom"/>
          </w:tcPr>
          <w:p w14:paraId="10D86E08" w14:textId="77777777" w:rsidR="00593C84" w:rsidRPr="00BF031D" w:rsidRDefault="00593C84" w:rsidP="009019F6">
            <w:pPr>
              <w:keepNext/>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R</w:t>
            </w:r>
            <w:r w:rsidRPr="00BF031D">
              <w:rPr>
                <w:vertAlign w:val="subscript"/>
                <w:lang w:eastAsia="cs-CZ"/>
              </w:rPr>
              <w:t>41</w:t>
            </w:r>
          </w:p>
        </w:tc>
        <w:tc>
          <w:tcPr>
            <w:tcW w:w="2268" w:type="dxa"/>
          </w:tcPr>
          <w:p w14:paraId="5A01D1BE" w14:textId="77777777" w:rsidR="00593C84" w:rsidRPr="00BF031D" w:rsidRDefault="00593C84" w:rsidP="009019F6">
            <w:pPr>
              <w:keepNext/>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the spectral locus</w:t>
            </w:r>
          </w:p>
        </w:tc>
        <w:tc>
          <w:tcPr>
            <w:tcW w:w="2693" w:type="dxa"/>
            <w:noWrap/>
            <w:vAlign w:val="center"/>
          </w:tcPr>
          <w:p w14:paraId="12D83FA4" w14:textId="77777777" w:rsidR="00593C84" w:rsidRPr="00BF031D" w:rsidRDefault="00593C84" w:rsidP="009019F6">
            <w:pPr>
              <w:keepNext/>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p>
        </w:tc>
      </w:tr>
    </w:tbl>
    <w:p w14:paraId="74D49CB8" w14:textId="77777777" w:rsidR="00593C84" w:rsidRPr="00BF031D" w:rsidRDefault="00593C84" w:rsidP="00593C84">
      <w:pPr>
        <w:pStyle w:val="para"/>
        <w:tabs>
          <w:tab w:val="left" w:pos="8505"/>
        </w:tabs>
        <w:spacing w:before="120"/>
        <w:ind w:right="992" w:firstLine="0"/>
      </w:pPr>
      <w:r w:rsidRPr="00BF031D">
        <w:t>With intersection points:</w:t>
      </w:r>
    </w:p>
    <w:tbl>
      <w:tblPr>
        <w:tblW w:w="0" w:type="auto"/>
        <w:tblInd w:w="2376" w:type="dxa"/>
        <w:tblLook w:val="0000" w:firstRow="0" w:lastRow="0" w:firstColumn="0" w:lastColumn="0" w:noHBand="0" w:noVBand="0"/>
      </w:tblPr>
      <w:tblGrid>
        <w:gridCol w:w="1134"/>
        <w:gridCol w:w="2268"/>
        <w:gridCol w:w="2693"/>
      </w:tblGrid>
      <w:tr w:rsidR="00593C84" w:rsidRPr="00BF031D" w14:paraId="7DADFE40" w14:textId="77777777" w:rsidTr="009019F6">
        <w:tc>
          <w:tcPr>
            <w:tcW w:w="1134" w:type="dxa"/>
          </w:tcPr>
          <w:p w14:paraId="1B8D3250"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p>
        </w:tc>
        <w:tc>
          <w:tcPr>
            <w:tcW w:w="2268" w:type="dxa"/>
          </w:tcPr>
          <w:p w14:paraId="12CFD718"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x</w:t>
            </w:r>
          </w:p>
        </w:tc>
        <w:tc>
          <w:tcPr>
            <w:tcW w:w="2693" w:type="dxa"/>
          </w:tcPr>
          <w:p w14:paraId="4A7B77C1"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p>
        </w:tc>
      </w:tr>
      <w:tr w:rsidR="00593C84" w:rsidRPr="00BF031D" w14:paraId="2433CC8D" w14:textId="77777777" w:rsidTr="009019F6">
        <w:tc>
          <w:tcPr>
            <w:tcW w:w="1134" w:type="dxa"/>
          </w:tcPr>
          <w:p w14:paraId="16FFE6F9"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R</w:t>
            </w:r>
            <w:r w:rsidRPr="00BF031D">
              <w:rPr>
                <w:vertAlign w:val="subscript"/>
                <w:lang w:eastAsia="cs-CZ"/>
              </w:rPr>
              <w:t>1</w:t>
            </w:r>
          </w:p>
        </w:tc>
        <w:tc>
          <w:tcPr>
            <w:tcW w:w="2268" w:type="dxa"/>
            <w:vAlign w:val="bottom"/>
          </w:tcPr>
          <w:p w14:paraId="724C8C89"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0.690</w:t>
            </w:r>
          </w:p>
        </w:tc>
        <w:tc>
          <w:tcPr>
            <w:tcW w:w="2693" w:type="dxa"/>
            <w:vAlign w:val="bottom"/>
          </w:tcPr>
          <w:p w14:paraId="7DB858CE"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0.310</w:t>
            </w:r>
          </w:p>
        </w:tc>
      </w:tr>
      <w:tr w:rsidR="00593C84" w:rsidRPr="00BF031D" w14:paraId="43C82C26" w14:textId="77777777" w:rsidTr="009019F6">
        <w:tc>
          <w:tcPr>
            <w:tcW w:w="1134" w:type="dxa"/>
          </w:tcPr>
          <w:p w14:paraId="723AFE7C"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R</w:t>
            </w:r>
            <w:r w:rsidRPr="00BF031D">
              <w:rPr>
                <w:vertAlign w:val="subscript"/>
                <w:lang w:eastAsia="cs-CZ"/>
              </w:rPr>
              <w:t>2</w:t>
            </w:r>
          </w:p>
        </w:tc>
        <w:tc>
          <w:tcPr>
            <w:tcW w:w="2268" w:type="dxa"/>
            <w:vAlign w:val="bottom"/>
          </w:tcPr>
          <w:p w14:paraId="5C41BCE7"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0.595</w:t>
            </w:r>
          </w:p>
        </w:tc>
        <w:tc>
          <w:tcPr>
            <w:tcW w:w="2693" w:type="dxa"/>
            <w:vAlign w:val="bottom"/>
          </w:tcPr>
          <w:p w14:paraId="60F8CC72"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0.315</w:t>
            </w:r>
          </w:p>
        </w:tc>
      </w:tr>
      <w:tr w:rsidR="00593C84" w:rsidRPr="00BF031D" w14:paraId="719DF8C0" w14:textId="77777777" w:rsidTr="009019F6">
        <w:tc>
          <w:tcPr>
            <w:tcW w:w="1134" w:type="dxa"/>
          </w:tcPr>
          <w:p w14:paraId="71527582"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R</w:t>
            </w:r>
            <w:r w:rsidRPr="00BF031D">
              <w:rPr>
                <w:vertAlign w:val="subscript"/>
                <w:lang w:eastAsia="cs-CZ"/>
              </w:rPr>
              <w:t>3</w:t>
            </w:r>
          </w:p>
        </w:tc>
        <w:tc>
          <w:tcPr>
            <w:tcW w:w="2268" w:type="dxa"/>
            <w:vAlign w:val="bottom"/>
          </w:tcPr>
          <w:p w14:paraId="0372F5EA"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0.560</w:t>
            </w:r>
          </w:p>
        </w:tc>
        <w:tc>
          <w:tcPr>
            <w:tcW w:w="2693" w:type="dxa"/>
            <w:vAlign w:val="bottom"/>
          </w:tcPr>
          <w:p w14:paraId="6C50C4E2"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0.350</w:t>
            </w:r>
          </w:p>
        </w:tc>
      </w:tr>
      <w:tr w:rsidR="00593C84" w:rsidRPr="00BF031D" w14:paraId="5D1ECBD8" w14:textId="77777777" w:rsidTr="009019F6">
        <w:tc>
          <w:tcPr>
            <w:tcW w:w="1134" w:type="dxa"/>
          </w:tcPr>
          <w:p w14:paraId="545CD842"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R</w:t>
            </w:r>
            <w:r w:rsidRPr="00BF031D">
              <w:rPr>
                <w:vertAlign w:val="subscript"/>
                <w:lang w:eastAsia="cs-CZ"/>
              </w:rPr>
              <w:t>4</w:t>
            </w:r>
          </w:p>
        </w:tc>
        <w:tc>
          <w:tcPr>
            <w:tcW w:w="2268" w:type="dxa"/>
            <w:vAlign w:val="bottom"/>
          </w:tcPr>
          <w:p w14:paraId="08E13538"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0.650</w:t>
            </w:r>
          </w:p>
        </w:tc>
        <w:tc>
          <w:tcPr>
            <w:tcW w:w="2693" w:type="dxa"/>
            <w:vAlign w:val="bottom"/>
          </w:tcPr>
          <w:p w14:paraId="42C365A2" w14:textId="7F45AB1F"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0.350</w:t>
            </w:r>
            <w:r w:rsidR="009019F6">
              <w:rPr>
                <w:rFonts w:cs="Arial"/>
              </w:rPr>
              <w:t>"</w:t>
            </w:r>
          </w:p>
        </w:tc>
      </w:tr>
    </w:tbl>
    <w:p w14:paraId="017F0F10" w14:textId="77777777" w:rsidR="00593C84" w:rsidRPr="00BF031D" w:rsidRDefault="00593C84" w:rsidP="00593C84">
      <w:pPr>
        <w:pStyle w:val="para"/>
        <w:tabs>
          <w:tab w:val="left" w:pos="8505"/>
        </w:tabs>
        <w:spacing w:before="120"/>
        <w:ind w:right="992"/>
        <w:rPr>
          <w:lang w:val="en-US"/>
        </w:rPr>
      </w:pPr>
      <w:r w:rsidRPr="00BF031D">
        <w:rPr>
          <w:lang w:val="en-US"/>
        </w:rPr>
        <w:t>2.11.4.</w:t>
      </w:r>
      <w:r w:rsidRPr="00BF031D">
        <w:rPr>
          <w:lang w:val="en-US"/>
        </w:rPr>
        <w:tab/>
        <w:t xml:space="preserve">Day-time colour of the fluorescent a device </w:t>
      </w:r>
    </w:p>
    <w:p w14:paraId="02719A61" w14:textId="02EEE46D" w:rsidR="00593C84" w:rsidRPr="00BF031D" w:rsidRDefault="00593C84" w:rsidP="00593C84">
      <w:pPr>
        <w:pStyle w:val="para"/>
        <w:tabs>
          <w:tab w:val="left" w:pos="8505"/>
        </w:tabs>
        <w:ind w:right="992"/>
        <w:rPr>
          <w:lang w:val="en-US"/>
        </w:rPr>
      </w:pPr>
      <w:r w:rsidRPr="00BF031D">
        <w:rPr>
          <w:lang w:val="en-US"/>
        </w:rPr>
        <w:t>2.11.4.1.</w:t>
      </w:r>
      <w:r w:rsidRPr="00BF031D">
        <w:rPr>
          <w:lang w:val="en-US"/>
        </w:rPr>
        <w:tab/>
      </w:r>
      <w:r w:rsidR="009019F6">
        <w:rPr>
          <w:lang w:val="en-US"/>
        </w:rPr>
        <w:t>"</w:t>
      </w:r>
      <w:r w:rsidRPr="00BF031D">
        <w:rPr>
          <w:i/>
          <w:lang w:val="en-US"/>
        </w:rPr>
        <w:t>Red</w:t>
      </w:r>
      <w:r w:rsidR="009019F6">
        <w:rPr>
          <w:lang w:val="en-US"/>
        </w:rPr>
        <w:t>"</w:t>
      </w:r>
      <w:r w:rsidRPr="00BF031D">
        <w:rPr>
          <w:lang w:val="en-US"/>
        </w:rPr>
        <w:t xml:space="preserve"> means the chromaticity coordinates (x,y)</w:t>
      </w:r>
      <w:r w:rsidRPr="00BF031D">
        <w:rPr>
          <w:vertAlign w:val="superscript"/>
          <w:lang w:val="en-US"/>
        </w:rPr>
        <w:t>4</w:t>
      </w:r>
      <w:r w:rsidRPr="00BF031D">
        <w:rPr>
          <w:lang w:val="en-US"/>
        </w:rPr>
        <w:t xml:space="preserve"> of the light reflected that lie inside the chromaticity areas defined by the boundaries:</w:t>
      </w:r>
    </w:p>
    <w:tbl>
      <w:tblPr>
        <w:tblW w:w="6095" w:type="dxa"/>
        <w:tblInd w:w="2338" w:type="dxa"/>
        <w:tblCellMar>
          <w:left w:w="70" w:type="dxa"/>
          <w:right w:w="70" w:type="dxa"/>
        </w:tblCellMar>
        <w:tblLook w:val="0000" w:firstRow="0" w:lastRow="0" w:firstColumn="0" w:lastColumn="0" w:noHBand="0" w:noVBand="0"/>
      </w:tblPr>
      <w:tblGrid>
        <w:gridCol w:w="1134"/>
        <w:gridCol w:w="2268"/>
        <w:gridCol w:w="2693"/>
      </w:tblGrid>
      <w:tr w:rsidR="00593C84" w:rsidRPr="00BF031D" w14:paraId="669F3C56" w14:textId="77777777" w:rsidTr="009019F6">
        <w:trPr>
          <w:trHeight w:val="255"/>
        </w:trPr>
        <w:tc>
          <w:tcPr>
            <w:tcW w:w="1134" w:type="dxa"/>
            <w:noWrap/>
            <w:vAlign w:val="bottom"/>
          </w:tcPr>
          <w:p w14:paraId="5B3C2C3E"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FR</w:t>
            </w:r>
            <w:r w:rsidRPr="00BF031D">
              <w:rPr>
                <w:vertAlign w:val="subscript"/>
                <w:lang w:eastAsia="cs-CZ"/>
              </w:rPr>
              <w:t>12</w:t>
            </w:r>
          </w:p>
        </w:tc>
        <w:tc>
          <w:tcPr>
            <w:tcW w:w="2268" w:type="dxa"/>
          </w:tcPr>
          <w:p w14:paraId="2E7A23EC"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red boundary</w:t>
            </w:r>
          </w:p>
        </w:tc>
        <w:tc>
          <w:tcPr>
            <w:tcW w:w="2693" w:type="dxa"/>
            <w:noWrap/>
            <w:vAlign w:val="center"/>
          </w:tcPr>
          <w:p w14:paraId="1EC0D45A"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0.346 – 0.053 x</w:t>
            </w:r>
          </w:p>
        </w:tc>
      </w:tr>
      <w:tr w:rsidR="00593C84" w:rsidRPr="00BF031D" w14:paraId="04474DD8" w14:textId="77777777" w:rsidTr="009019F6">
        <w:trPr>
          <w:trHeight w:val="255"/>
        </w:trPr>
        <w:tc>
          <w:tcPr>
            <w:tcW w:w="1134" w:type="dxa"/>
            <w:noWrap/>
            <w:vAlign w:val="bottom"/>
          </w:tcPr>
          <w:p w14:paraId="05DA9F90"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FR</w:t>
            </w:r>
            <w:r w:rsidRPr="00BF031D">
              <w:rPr>
                <w:vertAlign w:val="subscript"/>
                <w:lang w:eastAsia="cs-CZ"/>
              </w:rPr>
              <w:t>23</w:t>
            </w:r>
          </w:p>
        </w:tc>
        <w:tc>
          <w:tcPr>
            <w:tcW w:w="2268" w:type="dxa"/>
          </w:tcPr>
          <w:p w14:paraId="2F281581"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purple boundary</w:t>
            </w:r>
          </w:p>
        </w:tc>
        <w:tc>
          <w:tcPr>
            <w:tcW w:w="2693" w:type="dxa"/>
            <w:noWrap/>
            <w:vAlign w:val="center"/>
          </w:tcPr>
          <w:p w14:paraId="2FCDC690"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0.910 – x</w:t>
            </w:r>
          </w:p>
        </w:tc>
      </w:tr>
      <w:tr w:rsidR="00593C84" w:rsidRPr="00BF031D" w14:paraId="23098C10" w14:textId="77777777" w:rsidTr="009019F6">
        <w:trPr>
          <w:trHeight w:val="255"/>
        </w:trPr>
        <w:tc>
          <w:tcPr>
            <w:tcW w:w="1134" w:type="dxa"/>
            <w:noWrap/>
            <w:vAlign w:val="bottom"/>
          </w:tcPr>
          <w:p w14:paraId="3E820E8B"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FR</w:t>
            </w:r>
            <w:r w:rsidRPr="00BF031D">
              <w:rPr>
                <w:vertAlign w:val="subscript"/>
                <w:lang w:eastAsia="cs-CZ"/>
              </w:rPr>
              <w:t>34</w:t>
            </w:r>
          </w:p>
        </w:tc>
        <w:tc>
          <w:tcPr>
            <w:tcW w:w="2268" w:type="dxa"/>
          </w:tcPr>
          <w:p w14:paraId="1E74B161"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yellow boundary</w:t>
            </w:r>
          </w:p>
        </w:tc>
        <w:tc>
          <w:tcPr>
            <w:tcW w:w="2693" w:type="dxa"/>
            <w:noWrap/>
            <w:vAlign w:val="center"/>
          </w:tcPr>
          <w:p w14:paraId="7DC5A9A1"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y = 0.315 + 0.047 x</w:t>
            </w:r>
          </w:p>
        </w:tc>
      </w:tr>
      <w:tr w:rsidR="00593C84" w:rsidRPr="00BF031D" w14:paraId="69EC2D90" w14:textId="77777777" w:rsidTr="009019F6">
        <w:trPr>
          <w:trHeight w:val="255"/>
        </w:trPr>
        <w:tc>
          <w:tcPr>
            <w:tcW w:w="1134" w:type="dxa"/>
            <w:noWrap/>
            <w:vAlign w:val="bottom"/>
          </w:tcPr>
          <w:p w14:paraId="404EFDFB"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FR</w:t>
            </w:r>
            <w:r w:rsidRPr="00BF031D">
              <w:rPr>
                <w:vertAlign w:val="subscript"/>
                <w:lang w:eastAsia="cs-CZ"/>
              </w:rPr>
              <w:t>41</w:t>
            </w:r>
          </w:p>
        </w:tc>
        <w:tc>
          <w:tcPr>
            <w:tcW w:w="2268" w:type="dxa"/>
          </w:tcPr>
          <w:p w14:paraId="31725A8E"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r w:rsidRPr="00BF031D">
              <w:rPr>
                <w:lang w:eastAsia="cs-CZ"/>
              </w:rPr>
              <w:t>the spectral locus</w:t>
            </w:r>
          </w:p>
        </w:tc>
        <w:tc>
          <w:tcPr>
            <w:tcW w:w="2693" w:type="dxa"/>
            <w:noWrap/>
            <w:vAlign w:val="center"/>
          </w:tcPr>
          <w:p w14:paraId="0B08C14C"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jc w:val="both"/>
              <w:textAlignment w:val="baseline"/>
              <w:rPr>
                <w:lang w:eastAsia="cs-CZ"/>
              </w:rPr>
            </w:pPr>
          </w:p>
        </w:tc>
      </w:tr>
    </w:tbl>
    <w:p w14:paraId="249CECEB" w14:textId="77777777" w:rsidR="00593C84" w:rsidRPr="00BF031D" w:rsidRDefault="00593C84" w:rsidP="00593C84">
      <w:pPr>
        <w:pStyle w:val="para"/>
        <w:tabs>
          <w:tab w:val="left" w:pos="8505"/>
        </w:tabs>
        <w:spacing w:before="120"/>
        <w:ind w:right="992" w:firstLine="0"/>
      </w:pPr>
      <w:r w:rsidRPr="00BF031D">
        <w:t>With intersection points:</w:t>
      </w:r>
    </w:p>
    <w:tbl>
      <w:tblPr>
        <w:tblW w:w="0" w:type="auto"/>
        <w:tblInd w:w="2376" w:type="dxa"/>
        <w:tblLayout w:type="fixed"/>
        <w:tblLook w:val="0000" w:firstRow="0" w:lastRow="0" w:firstColumn="0" w:lastColumn="0" w:noHBand="0" w:noVBand="0"/>
      </w:tblPr>
      <w:tblGrid>
        <w:gridCol w:w="1134"/>
        <w:gridCol w:w="2269"/>
        <w:gridCol w:w="2693"/>
      </w:tblGrid>
      <w:tr w:rsidR="00593C84" w:rsidRPr="00BF031D" w14:paraId="457B9883" w14:textId="77777777" w:rsidTr="009019F6">
        <w:tc>
          <w:tcPr>
            <w:tcW w:w="1134" w:type="dxa"/>
          </w:tcPr>
          <w:p w14:paraId="3339B3A9"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jc w:val="center"/>
              <w:textAlignment w:val="baseline"/>
              <w:rPr>
                <w:lang w:eastAsia="cs-CZ"/>
              </w:rPr>
            </w:pPr>
          </w:p>
        </w:tc>
        <w:tc>
          <w:tcPr>
            <w:tcW w:w="2269" w:type="dxa"/>
          </w:tcPr>
          <w:p w14:paraId="47AE2E64"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x</w:t>
            </w:r>
          </w:p>
        </w:tc>
        <w:tc>
          <w:tcPr>
            <w:tcW w:w="2693" w:type="dxa"/>
          </w:tcPr>
          <w:p w14:paraId="00367D8F"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y</w:t>
            </w:r>
          </w:p>
        </w:tc>
      </w:tr>
      <w:tr w:rsidR="00593C84" w:rsidRPr="00BF031D" w14:paraId="5DEFC110" w14:textId="77777777" w:rsidTr="009019F6">
        <w:tc>
          <w:tcPr>
            <w:tcW w:w="1134" w:type="dxa"/>
          </w:tcPr>
          <w:p w14:paraId="3196B0F5"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FR</w:t>
            </w:r>
            <w:r w:rsidRPr="00BF031D">
              <w:rPr>
                <w:vertAlign w:val="subscript"/>
                <w:lang w:eastAsia="cs-CZ"/>
              </w:rPr>
              <w:t>1</w:t>
            </w:r>
          </w:p>
        </w:tc>
        <w:tc>
          <w:tcPr>
            <w:tcW w:w="2269" w:type="dxa"/>
            <w:vAlign w:val="bottom"/>
          </w:tcPr>
          <w:p w14:paraId="7D0F8749"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0,690</w:t>
            </w:r>
          </w:p>
        </w:tc>
        <w:tc>
          <w:tcPr>
            <w:tcW w:w="2693" w:type="dxa"/>
            <w:vAlign w:val="bottom"/>
          </w:tcPr>
          <w:p w14:paraId="57C5E504"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0,310</w:t>
            </w:r>
          </w:p>
        </w:tc>
      </w:tr>
      <w:tr w:rsidR="00593C84" w:rsidRPr="00BF031D" w14:paraId="6436AA9F" w14:textId="77777777" w:rsidTr="009019F6">
        <w:tc>
          <w:tcPr>
            <w:tcW w:w="1134" w:type="dxa"/>
          </w:tcPr>
          <w:p w14:paraId="51CE7142"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FR</w:t>
            </w:r>
            <w:r w:rsidRPr="00BF031D">
              <w:rPr>
                <w:vertAlign w:val="subscript"/>
                <w:lang w:eastAsia="cs-CZ"/>
              </w:rPr>
              <w:t>2</w:t>
            </w:r>
          </w:p>
        </w:tc>
        <w:tc>
          <w:tcPr>
            <w:tcW w:w="2269" w:type="dxa"/>
            <w:vAlign w:val="bottom"/>
          </w:tcPr>
          <w:p w14:paraId="77DBC0C6"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0,595</w:t>
            </w:r>
          </w:p>
        </w:tc>
        <w:tc>
          <w:tcPr>
            <w:tcW w:w="2693" w:type="dxa"/>
            <w:vAlign w:val="bottom"/>
          </w:tcPr>
          <w:p w14:paraId="447F56ED" w14:textId="77777777" w:rsidR="00593C84" w:rsidRPr="00BF031D" w:rsidRDefault="00593C84" w:rsidP="009019F6">
            <w:pPr>
              <w:keepNext/>
              <w:keepLines/>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0,315</w:t>
            </w:r>
          </w:p>
        </w:tc>
      </w:tr>
      <w:tr w:rsidR="00593C84" w:rsidRPr="00BF031D" w14:paraId="72CC11F5" w14:textId="77777777" w:rsidTr="009019F6">
        <w:tc>
          <w:tcPr>
            <w:tcW w:w="1134" w:type="dxa"/>
          </w:tcPr>
          <w:p w14:paraId="203C7E84"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FR</w:t>
            </w:r>
            <w:r w:rsidRPr="00BF031D">
              <w:rPr>
                <w:vertAlign w:val="subscript"/>
                <w:lang w:eastAsia="cs-CZ"/>
              </w:rPr>
              <w:t>3</w:t>
            </w:r>
          </w:p>
        </w:tc>
        <w:tc>
          <w:tcPr>
            <w:tcW w:w="2269" w:type="dxa"/>
            <w:vAlign w:val="bottom"/>
          </w:tcPr>
          <w:p w14:paraId="4BCE3EE2"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0,569</w:t>
            </w:r>
          </w:p>
        </w:tc>
        <w:tc>
          <w:tcPr>
            <w:tcW w:w="2693" w:type="dxa"/>
            <w:vAlign w:val="bottom"/>
          </w:tcPr>
          <w:p w14:paraId="424F2F08"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0,341</w:t>
            </w:r>
          </w:p>
        </w:tc>
      </w:tr>
      <w:tr w:rsidR="00593C84" w:rsidRPr="00BF031D" w14:paraId="52121A84" w14:textId="77777777" w:rsidTr="009019F6">
        <w:tc>
          <w:tcPr>
            <w:tcW w:w="1134" w:type="dxa"/>
          </w:tcPr>
          <w:p w14:paraId="19D9CBDB"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FR</w:t>
            </w:r>
            <w:r w:rsidRPr="00BF031D">
              <w:rPr>
                <w:vertAlign w:val="subscript"/>
                <w:lang w:eastAsia="cs-CZ"/>
              </w:rPr>
              <w:t>4</w:t>
            </w:r>
          </w:p>
        </w:tc>
        <w:tc>
          <w:tcPr>
            <w:tcW w:w="2269" w:type="dxa"/>
            <w:vAlign w:val="bottom"/>
          </w:tcPr>
          <w:p w14:paraId="536E611B"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0,655</w:t>
            </w:r>
          </w:p>
        </w:tc>
        <w:tc>
          <w:tcPr>
            <w:tcW w:w="2693" w:type="dxa"/>
            <w:vAlign w:val="bottom"/>
          </w:tcPr>
          <w:p w14:paraId="4C902CC3" w14:textId="77777777" w:rsidR="00593C84" w:rsidRPr="00BF031D" w:rsidRDefault="00593C84" w:rsidP="009019F6">
            <w:pPr>
              <w:tabs>
                <w:tab w:val="left" w:pos="851"/>
              </w:tabs>
              <w:suppressAutoHyphens w:val="0"/>
              <w:overflowPunct w:val="0"/>
              <w:autoSpaceDE w:val="0"/>
              <w:autoSpaceDN w:val="0"/>
              <w:adjustRightInd w:val="0"/>
              <w:spacing w:line="240" w:lineRule="auto"/>
              <w:ind w:left="851" w:right="283" w:hanging="851"/>
              <w:textAlignment w:val="baseline"/>
              <w:rPr>
                <w:lang w:eastAsia="cs-CZ"/>
              </w:rPr>
            </w:pPr>
            <w:r w:rsidRPr="00BF031D">
              <w:rPr>
                <w:lang w:eastAsia="cs-CZ"/>
              </w:rPr>
              <w:t>0,345</w:t>
            </w:r>
          </w:p>
        </w:tc>
      </w:tr>
    </w:tbl>
    <w:p w14:paraId="1B902674" w14:textId="21BDCBEB" w:rsidR="00593C84" w:rsidRPr="00963CEB" w:rsidRDefault="009019F6" w:rsidP="00593C84">
      <w:pPr>
        <w:spacing w:line="276" w:lineRule="auto"/>
        <w:ind w:left="1134" w:right="992"/>
        <w:jc w:val="right"/>
        <w:rPr>
          <w:bCs/>
        </w:rPr>
      </w:pPr>
      <w:r>
        <w:rPr>
          <w:bCs/>
        </w:rPr>
        <w:t>"</w:t>
      </w:r>
    </w:p>
    <w:p w14:paraId="2310ACAE" w14:textId="77777777" w:rsidR="00593C84" w:rsidRDefault="00593C84" w:rsidP="009019F6">
      <w:pPr>
        <w:pStyle w:val="SingleTxtG"/>
        <w:keepNext/>
        <w:keepLines/>
        <w:ind w:right="0"/>
        <w:rPr>
          <w:snapToGrid w:val="0"/>
        </w:rPr>
      </w:pPr>
      <w:r w:rsidRPr="00391654">
        <w:rPr>
          <w:i/>
          <w:snapToGrid w:val="0"/>
        </w:rPr>
        <w:t>Paragraph 3.2.1.</w:t>
      </w:r>
      <w:r w:rsidRPr="00EB477F">
        <w:rPr>
          <w:snapToGrid w:val="0"/>
        </w:rPr>
        <w:t>, amend to read:</w:t>
      </w:r>
    </w:p>
    <w:p w14:paraId="51BD4289" w14:textId="2B4E85D6" w:rsidR="00593C84" w:rsidRPr="00BF031D" w:rsidRDefault="009019F6" w:rsidP="009019F6">
      <w:pPr>
        <w:pStyle w:val="SingleTxtG"/>
        <w:keepNext/>
        <w:keepLines/>
        <w:ind w:left="2268" w:right="992" w:hanging="1134"/>
        <w:rPr>
          <w:lang w:val="en-US"/>
        </w:rPr>
      </w:pPr>
      <w:r>
        <w:rPr>
          <w:lang w:val="en-US"/>
        </w:rPr>
        <w:t>"</w:t>
      </w:r>
      <w:r w:rsidR="00593C84" w:rsidRPr="00EB477F">
        <w:rPr>
          <w:lang w:val="en-US"/>
        </w:rPr>
        <w:t>3.2.1.</w:t>
      </w:r>
      <w:r w:rsidR="00593C84" w:rsidRPr="00EB477F">
        <w:rPr>
          <w:lang w:val="en-US"/>
        </w:rPr>
        <w:tab/>
        <w:t xml:space="preserve">A </w:t>
      </w:r>
      <w:r w:rsidR="00593C84" w:rsidRPr="00391654">
        <w:t>description</w:t>
      </w:r>
      <w:r w:rsidR="00593C84" w:rsidRPr="00EB477F">
        <w:rPr>
          <w:lang w:val="en-US"/>
        </w:rPr>
        <w:t xml:space="preserve"> of the vehicle type with regard to the items mentioned in paragraphs </w:t>
      </w:r>
      <w:r w:rsidR="00593C84" w:rsidRPr="00BF031D">
        <w:rPr>
          <w:lang w:val="en-US"/>
        </w:rPr>
        <w:t>2.2.1.1. to 2.2.1.4. above, together with the restrictions on loading, particularly the maximum permissible load in the boot;</w:t>
      </w:r>
      <w:r>
        <w:rPr>
          <w:lang w:val="en-US"/>
        </w:rPr>
        <w:t>"</w:t>
      </w:r>
    </w:p>
    <w:p w14:paraId="64AE6BDE" w14:textId="77777777" w:rsidR="00593C84" w:rsidRPr="00BF031D" w:rsidRDefault="00593C84" w:rsidP="00593C84">
      <w:pPr>
        <w:pStyle w:val="SingleTxtG"/>
        <w:ind w:right="0"/>
        <w:rPr>
          <w:snapToGrid w:val="0"/>
        </w:rPr>
      </w:pPr>
      <w:r w:rsidRPr="00BF031D">
        <w:rPr>
          <w:i/>
          <w:snapToGrid w:val="0"/>
        </w:rPr>
        <w:t>Paragraph 3.2.4.</w:t>
      </w:r>
      <w:r w:rsidRPr="00BF031D">
        <w:rPr>
          <w:snapToGrid w:val="0"/>
        </w:rPr>
        <w:t>, amend to read:</w:t>
      </w:r>
    </w:p>
    <w:p w14:paraId="126D0548" w14:textId="54B8C524" w:rsidR="00593C84" w:rsidRPr="00BF031D" w:rsidRDefault="009019F6" w:rsidP="00593C84">
      <w:pPr>
        <w:pStyle w:val="SingleTxtG"/>
        <w:ind w:left="2268" w:right="992" w:hanging="1134"/>
        <w:rPr>
          <w:lang w:val="en-US"/>
        </w:rPr>
      </w:pPr>
      <w:r>
        <w:rPr>
          <w:lang w:val="en-US"/>
        </w:rPr>
        <w:t>"</w:t>
      </w:r>
      <w:r w:rsidR="00593C84" w:rsidRPr="00BF031D">
        <w:rPr>
          <w:lang w:val="en-US"/>
        </w:rPr>
        <w:t>3.2.4.</w:t>
      </w:r>
      <w:r w:rsidR="00593C84" w:rsidRPr="00BF031D">
        <w:rPr>
          <w:lang w:val="en-US"/>
        </w:rPr>
        <w:tab/>
        <w:t xml:space="preserve">If necessary, in order to verify the conformity to the prescriptions of the present Regulation, layout drawing(s) for each individual lamp showing the illuminating surface as defined in paragraph 2.10.3., the light-emitting surface as defined in paragraph 2.10.2., the axis of reference as defined in paragraph 2.10.5. and the centre of reference as defined in paragraph </w:t>
      </w:r>
      <w:r w:rsidR="00593C84" w:rsidRPr="00BF031D">
        <w:rPr>
          <w:strike/>
          <w:lang w:val="en-US"/>
        </w:rPr>
        <w:t>2.12.</w:t>
      </w:r>
      <w:r w:rsidR="00593C84" w:rsidRPr="00BF031D">
        <w:rPr>
          <w:lang w:val="en-US"/>
        </w:rPr>
        <w:t xml:space="preserve"> 2.10.6. This information is not necessary in the case of the rear registration plate lamp (paragraph 2.5.5.);</w:t>
      </w:r>
      <w:r>
        <w:rPr>
          <w:lang w:val="en-US"/>
        </w:rPr>
        <w:t>"</w:t>
      </w:r>
    </w:p>
    <w:p w14:paraId="7B7068A1" w14:textId="77777777" w:rsidR="00593C84" w:rsidRPr="00BF031D" w:rsidRDefault="00593C84" w:rsidP="00593C84">
      <w:pPr>
        <w:pStyle w:val="SingleTxtG"/>
        <w:ind w:right="0"/>
        <w:rPr>
          <w:snapToGrid w:val="0"/>
        </w:rPr>
      </w:pPr>
      <w:r w:rsidRPr="00BF031D">
        <w:rPr>
          <w:i/>
          <w:snapToGrid w:val="0"/>
        </w:rPr>
        <w:t>Paragraph 3.2.5.</w:t>
      </w:r>
      <w:r w:rsidRPr="00BF031D">
        <w:rPr>
          <w:snapToGrid w:val="0"/>
        </w:rPr>
        <w:t>, amend to read:</w:t>
      </w:r>
    </w:p>
    <w:p w14:paraId="226AE1A6" w14:textId="133151E3" w:rsidR="00593C84" w:rsidRPr="00BF031D" w:rsidRDefault="009019F6" w:rsidP="00593C84">
      <w:pPr>
        <w:pStyle w:val="SingleTxtG"/>
        <w:ind w:left="2268" w:right="992" w:hanging="1134"/>
        <w:rPr>
          <w:lang w:val="en-US"/>
        </w:rPr>
      </w:pPr>
      <w:r>
        <w:rPr>
          <w:lang w:val="en-US"/>
        </w:rPr>
        <w:lastRenderedPageBreak/>
        <w:t>"</w:t>
      </w:r>
      <w:r w:rsidR="00593C84" w:rsidRPr="00BF031D">
        <w:rPr>
          <w:lang w:val="en-US"/>
        </w:rPr>
        <w:t>3.2.5.</w:t>
      </w:r>
      <w:r w:rsidR="00593C84" w:rsidRPr="00BF031D">
        <w:rPr>
          <w:lang w:val="en-US"/>
        </w:rPr>
        <w:tab/>
        <w:t>The application shall include a statement of the method used for the definition of the apparent surface (see paragraph 2.10.4.).</w:t>
      </w:r>
      <w:r>
        <w:rPr>
          <w:lang w:val="en-US"/>
        </w:rPr>
        <w:t>"</w:t>
      </w:r>
    </w:p>
    <w:p w14:paraId="132A99CA" w14:textId="77777777" w:rsidR="00646AB1" w:rsidRPr="00B73E34" w:rsidRDefault="00646AB1" w:rsidP="00646AB1">
      <w:pPr>
        <w:spacing w:after="120"/>
        <w:ind w:left="1134" w:right="1134"/>
        <w:jc w:val="both"/>
      </w:pPr>
      <w:r w:rsidRPr="00B73E34">
        <w:rPr>
          <w:i/>
        </w:rPr>
        <w:t xml:space="preserve">Paragraph 3.2.6.2., </w:t>
      </w:r>
      <w:r w:rsidRPr="00B73E34">
        <w:t>amend to read:</w:t>
      </w:r>
    </w:p>
    <w:p w14:paraId="645A9CFE" w14:textId="53AB054A" w:rsidR="00646AB1" w:rsidRPr="00B73E34" w:rsidRDefault="009019F6" w:rsidP="00646AB1">
      <w:pPr>
        <w:pStyle w:val="SingleTxtG"/>
        <w:ind w:left="2268" w:hanging="1134"/>
      </w:pPr>
      <w:r>
        <w:rPr>
          <w:rFonts w:eastAsia="MS Mincho"/>
        </w:rPr>
        <w:t>"</w:t>
      </w:r>
      <w:r w:rsidR="00646AB1" w:rsidRPr="00B73E34">
        <w:t>3.2.6.2.</w:t>
      </w:r>
      <w:r w:rsidR="00646AB1" w:rsidRPr="00B73E34">
        <w:tab/>
        <w:t xml:space="preserve">The related AFS control signals and their technical characteristics as defined according to Annex 10 to </w:t>
      </w:r>
      <w:r w:rsidR="00A23798" w:rsidRPr="00B73E34">
        <w:t>UN Regulation</w:t>
      </w:r>
      <w:r w:rsidR="00646AB1" w:rsidRPr="00B73E34">
        <w:t xml:space="preserve"> No. 123 or Annex 14 to </w:t>
      </w:r>
      <w:r w:rsidR="00A23798" w:rsidRPr="00B73E34">
        <w:t>UN Regulation</w:t>
      </w:r>
      <w:r w:rsidR="00646AB1" w:rsidRPr="00B73E34">
        <w:t> No. [RID].</w:t>
      </w:r>
      <w:r>
        <w:rPr>
          <w:rFonts w:eastAsia="MS Mincho"/>
        </w:rPr>
        <w:t>"</w:t>
      </w:r>
    </w:p>
    <w:p w14:paraId="55B7BD01" w14:textId="77777777" w:rsidR="00593C84" w:rsidRPr="00BF031D" w:rsidRDefault="00593C84" w:rsidP="00593C84">
      <w:pPr>
        <w:pStyle w:val="SingleTxtG"/>
        <w:ind w:right="0"/>
        <w:rPr>
          <w:snapToGrid w:val="0"/>
        </w:rPr>
      </w:pPr>
      <w:r w:rsidRPr="00BF031D">
        <w:rPr>
          <w:i/>
          <w:snapToGrid w:val="0"/>
        </w:rPr>
        <w:t>Paragraph 3.2.7.</w:t>
      </w:r>
      <w:r w:rsidRPr="00BF031D">
        <w:rPr>
          <w:snapToGrid w:val="0"/>
        </w:rPr>
        <w:t>, amend to read:</w:t>
      </w:r>
    </w:p>
    <w:p w14:paraId="04DAC455" w14:textId="33833910" w:rsidR="00593C84" w:rsidRPr="00BF031D" w:rsidRDefault="009019F6" w:rsidP="00593C84">
      <w:pPr>
        <w:pStyle w:val="SingleTxtG"/>
        <w:ind w:left="2268" w:right="992" w:hanging="1134"/>
        <w:rPr>
          <w:i/>
          <w:snapToGrid w:val="0"/>
        </w:rPr>
      </w:pPr>
      <w:r>
        <w:rPr>
          <w:lang w:val="en-US"/>
        </w:rPr>
        <w:t>"</w:t>
      </w:r>
      <w:r w:rsidR="00593C84" w:rsidRPr="00BF031D">
        <w:rPr>
          <w:lang w:val="en-US"/>
        </w:rPr>
        <w:t>3.2.7.</w:t>
      </w:r>
      <w:r w:rsidR="00593C84" w:rsidRPr="00BF031D">
        <w:rPr>
          <w:lang w:val="en-US"/>
        </w:rPr>
        <w:tab/>
      </w:r>
      <w:r w:rsidR="00593C84" w:rsidRPr="00BF031D">
        <w:rPr>
          <w:bCs/>
          <w:lang w:val="en-US"/>
        </w:rPr>
        <w:t xml:space="preserve">For vehicles of M and N categories a description of </w:t>
      </w:r>
      <w:r w:rsidR="00593C84" w:rsidRPr="00BF031D">
        <w:rPr>
          <w:lang w:val="en-US"/>
        </w:rPr>
        <w:t>the electric power supply conditions for the devices indicated in paragraphs 2.5.1., 2.5.2., 2.5.4., 2.5.6. and 2.5.7. above, including, if applicable, information on a special power supply/electronic light source control gear, or variable intensity control.</w:t>
      </w:r>
      <w:r>
        <w:rPr>
          <w:lang w:val="en-US"/>
        </w:rPr>
        <w:t>"</w:t>
      </w:r>
    </w:p>
    <w:p w14:paraId="39DF2071" w14:textId="77777777" w:rsidR="00593C84" w:rsidRPr="00BF031D" w:rsidRDefault="00593C84" w:rsidP="00593C84">
      <w:pPr>
        <w:pStyle w:val="SingleTxtG"/>
        <w:rPr>
          <w:snapToGrid w:val="0"/>
        </w:rPr>
      </w:pPr>
      <w:bookmarkStart w:id="106" w:name="_Toc338161436"/>
      <w:r w:rsidRPr="00BF031D">
        <w:rPr>
          <w:i/>
          <w:snapToGrid w:val="0"/>
        </w:rPr>
        <w:t>Paragraph 5.1.</w:t>
      </w:r>
      <w:r w:rsidRPr="00BF031D">
        <w:rPr>
          <w:snapToGrid w:val="0"/>
        </w:rPr>
        <w:t>, amend to read:</w:t>
      </w:r>
    </w:p>
    <w:bookmarkEnd w:id="106"/>
    <w:p w14:paraId="3FEC7242" w14:textId="0DBBF59E" w:rsidR="00593C84" w:rsidRPr="00391654" w:rsidRDefault="009019F6" w:rsidP="00593C84">
      <w:pPr>
        <w:pStyle w:val="SingleTxtG"/>
        <w:ind w:left="2268" w:right="992" w:hanging="1134"/>
        <w:rPr>
          <w:bCs/>
          <w:lang w:val="en-US"/>
        </w:rPr>
      </w:pPr>
      <w:r>
        <w:t>"</w:t>
      </w:r>
      <w:r w:rsidR="00593C84" w:rsidRPr="00BF031D">
        <w:rPr>
          <w:lang w:val="en-US"/>
        </w:rPr>
        <w:t>5.1.</w:t>
      </w:r>
      <w:r w:rsidR="00593C84" w:rsidRPr="00BF031D">
        <w:rPr>
          <w:lang w:val="en-US"/>
        </w:rPr>
        <w:tab/>
      </w:r>
      <w:r w:rsidR="00593C84" w:rsidRPr="00BF031D">
        <w:rPr>
          <w:bCs/>
          <w:lang w:val="en-US"/>
        </w:rPr>
        <w:t xml:space="preserve">The lighting and light-signalling devices shall be so fitted that under normal conditions of use as defined in paragraphs 2.3.10., 2.3.10.1. and 2.3.10.2. and </w:t>
      </w:r>
      <w:r w:rsidR="00593C84" w:rsidRPr="00391654">
        <w:rPr>
          <w:bCs/>
          <w:lang w:val="en-US"/>
        </w:rPr>
        <w:t>notwithstanding any vibrations to which they may be subjected, they retain the characteristics prescribed by this Regulation and enable the vehicle to comply with the requirements of this Regulation. In particular, it shall not be possible for the lamps to be inadvertently maladjusted.</w:t>
      </w:r>
      <w:r>
        <w:rPr>
          <w:bCs/>
          <w:lang w:val="en-US"/>
        </w:rPr>
        <w:t>"</w:t>
      </w:r>
    </w:p>
    <w:p w14:paraId="6CE81455" w14:textId="77777777" w:rsidR="00593C84" w:rsidRDefault="00593C84" w:rsidP="00593C84">
      <w:pPr>
        <w:pStyle w:val="SingleTxtG"/>
        <w:rPr>
          <w:snapToGrid w:val="0"/>
        </w:rPr>
      </w:pPr>
      <w:r w:rsidRPr="00CF37A7">
        <w:rPr>
          <w:i/>
          <w:snapToGrid w:val="0"/>
        </w:rPr>
        <w:t xml:space="preserve">Paragraph </w:t>
      </w:r>
      <w:r>
        <w:rPr>
          <w:i/>
          <w:snapToGrid w:val="0"/>
        </w:rPr>
        <w:t>5</w:t>
      </w:r>
      <w:r w:rsidRPr="00CF37A7">
        <w:rPr>
          <w:i/>
          <w:snapToGrid w:val="0"/>
        </w:rPr>
        <w:t>.</w:t>
      </w:r>
      <w:r>
        <w:rPr>
          <w:i/>
          <w:snapToGrid w:val="0"/>
        </w:rPr>
        <w:t>2.</w:t>
      </w:r>
      <w:r w:rsidRPr="00EB477F">
        <w:rPr>
          <w:snapToGrid w:val="0"/>
        </w:rPr>
        <w:t>, amend to read:</w:t>
      </w:r>
    </w:p>
    <w:p w14:paraId="1E60F03A" w14:textId="3769C568" w:rsidR="00593C84" w:rsidRPr="00BF031D" w:rsidRDefault="009019F6" w:rsidP="00593C84">
      <w:pPr>
        <w:pStyle w:val="SingleTxtG"/>
        <w:ind w:left="2268" w:right="992" w:hanging="1134"/>
        <w:rPr>
          <w:lang w:val="en-US"/>
        </w:rPr>
      </w:pPr>
      <w:r>
        <w:rPr>
          <w:lang w:val="en-US"/>
        </w:rPr>
        <w:t>"</w:t>
      </w:r>
      <w:r w:rsidR="00593C84" w:rsidRPr="00391654">
        <w:rPr>
          <w:lang w:val="en-US"/>
        </w:rPr>
        <w:t>5.2.</w:t>
      </w:r>
      <w:r w:rsidR="00593C84" w:rsidRPr="00391654">
        <w:rPr>
          <w:lang w:val="en-US"/>
        </w:rPr>
        <w:tab/>
      </w:r>
      <w:r w:rsidR="00593C84" w:rsidRPr="00BF031D">
        <w:rPr>
          <w:lang w:val="en-US"/>
        </w:rPr>
        <w:t>The illuminating lamps described in paragraphs 2.5.1., 2.5.2. and 2.5.10. shall be so installed that correct adjustment of their orientation can easily be carried out.</w:t>
      </w:r>
      <w:r>
        <w:rPr>
          <w:lang w:val="en-US"/>
        </w:rPr>
        <w:t>"</w:t>
      </w:r>
    </w:p>
    <w:p w14:paraId="07EC918D" w14:textId="77777777" w:rsidR="00593C84" w:rsidRPr="00BF031D" w:rsidRDefault="00593C84" w:rsidP="00593C84">
      <w:pPr>
        <w:pStyle w:val="SingleTxtG"/>
        <w:rPr>
          <w:snapToGrid w:val="0"/>
        </w:rPr>
      </w:pPr>
      <w:r w:rsidRPr="00BF031D">
        <w:rPr>
          <w:i/>
          <w:snapToGrid w:val="0"/>
        </w:rPr>
        <w:t>Paragraph 5.4.</w:t>
      </w:r>
      <w:r w:rsidRPr="00BF031D">
        <w:rPr>
          <w:snapToGrid w:val="0"/>
        </w:rPr>
        <w:t>, amend to read:</w:t>
      </w:r>
    </w:p>
    <w:p w14:paraId="199895B5" w14:textId="3FA0AEBF" w:rsidR="00593C84" w:rsidRPr="00BF031D" w:rsidRDefault="009019F6" w:rsidP="00593C84">
      <w:pPr>
        <w:pStyle w:val="SingleTxtG"/>
        <w:ind w:left="2268" w:right="992" w:hanging="1134"/>
        <w:rPr>
          <w:lang w:val="en-US"/>
        </w:rPr>
      </w:pPr>
      <w:r>
        <w:rPr>
          <w:lang w:val="en-US"/>
        </w:rPr>
        <w:t>"</w:t>
      </w:r>
      <w:r w:rsidR="00593C84" w:rsidRPr="00BF031D">
        <w:rPr>
          <w:lang w:val="en-US"/>
        </w:rPr>
        <w:t>5.4.</w:t>
      </w:r>
      <w:r w:rsidR="00593C84" w:rsidRPr="00BF031D">
        <w:rPr>
          <w:lang w:val="en-US"/>
        </w:rPr>
        <w:tab/>
        <w:t>In the absence of specific instructions, the height and orientation of the lamps shall be verified with the vehicle unladen and placed on a flat, horizontal surface, in the condition defined in paragraphs 2.3.10., 2.3.10.1. and 2.3.10.2. and, in the case where an AFS is installed, with the system in its neutral state.</w:t>
      </w:r>
      <w:r>
        <w:rPr>
          <w:lang w:val="en-US"/>
        </w:rPr>
        <w:t>"</w:t>
      </w:r>
    </w:p>
    <w:p w14:paraId="0DB3FF2C" w14:textId="77777777" w:rsidR="00593C84" w:rsidRDefault="00593C84" w:rsidP="00593C84">
      <w:pPr>
        <w:pStyle w:val="SingleTxtG"/>
        <w:rPr>
          <w:snapToGrid w:val="0"/>
        </w:rPr>
      </w:pPr>
      <w:r w:rsidRPr="00CF37A7">
        <w:rPr>
          <w:i/>
          <w:snapToGrid w:val="0"/>
        </w:rPr>
        <w:t xml:space="preserve">Paragraph </w:t>
      </w:r>
      <w:r>
        <w:rPr>
          <w:i/>
          <w:snapToGrid w:val="0"/>
        </w:rPr>
        <w:t>5</w:t>
      </w:r>
      <w:r w:rsidRPr="00CF37A7">
        <w:rPr>
          <w:i/>
          <w:snapToGrid w:val="0"/>
        </w:rPr>
        <w:t>.</w:t>
      </w:r>
      <w:r>
        <w:rPr>
          <w:i/>
          <w:snapToGrid w:val="0"/>
        </w:rPr>
        <w:t>5.1.</w:t>
      </w:r>
      <w:r w:rsidRPr="00EB477F">
        <w:rPr>
          <w:snapToGrid w:val="0"/>
        </w:rPr>
        <w:t>, amend to read:</w:t>
      </w:r>
    </w:p>
    <w:p w14:paraId="4D50FA39" w14:textId="275B498F" w:rsidR="00593C84" w:rsidRPr="00BF031D" w:rsidRDefault="009019F6" w:rsidP="00593C84">
      <w:pPr>
        <w:pStyle w:val="SingleTxtG"/>
        <w:ind w:left="2268" w:right="992" w:hanging="1134"/>
        <w:rPr>
          <w:lang w:val="en-US"/>
        </w:rPr>
      </w:pPr>
      <w:r>
        <w:rPr>
          <w:lang w:val="en-US"/>
        </w:rPr>
        <w:t>"</w:t>
      </w:r>
      <w:r w:rsidR="00593C84" w:rsidRPr="00391654">
        <w:rPr>
          <w:lang w:val="en-US"/>
        </w:rPr>
        <w:t>5.5.1.</w:t>
      </w:r>
      <w:r w:rsidR="00593C84" w:rsidRPr="00391654">
        <w:rPr>
          <w:lang w:val="en-US"/>
        </w:rPr>
        <w:tab/>
        <w:t>Be fitted to the vehicle symmetrically in relation to the median longitudinal plane (this estimate to be based on the exterior geometrical form of the lamp a</w:t>
      </w:r>
      <w:r w:rsidR="00593C84" w:rsidRPr="00BF031D">
        <w:rPr>
          <w:lang w:val="en-US"/>
        </w:rPr>
        <w:t>nd not on the edge of its illuminating surface referred to in paragraph 2.10.3.);</w:t>
      </w:r>
      <w:r>
        <w:rPr>
          <w:lang w:val="en-US"/>
        </w:rPr>
        <w:t>"</w:t>
      </w:r>
    </w:p>
    <w:p w14:paraId="369C423C" w14:textId="77777777" w:rsidR="00593C84" w:rsidRPr="00BF031D" w:rsidRDefault="00593C84" w:rsidP="00593C84">
      <w:pPr>
        <w:pStyle w:val="SingleTxtG"/>
        <w:rPr>
          <w:snapToGrid w:val="0"/>
        </w:rPr>
      </w:pPr>
      <w:r w:rsidRPr="00BF031D">
        <w:rPr>
          <w:i/>
          <w:snapToGrid w:val="0"/>
        </w:rPr>
        <w:t>Paragraph 5.7.2.1.</w:t>
      </w:r>
      <w:r w:rsidRPr="00BF031D">
        <w:rPr>
          <w:snapToGrid w:val="0"/>
        </w:rPr>
        <w:t>, amend to read:</w:t>
      </w:r>
    </w:p>
    <w:p w14:paraId="23A5D65C" w14:textId="3DBC0AB8" w:rsidR="00593C84" w:rsidRPr="00BF031D" w:rsidRDefault="009019F6" w:rsidP="00593C84">
      <w:pPr>
        <w:pStyle w:val="SingleTxtG"/>
        <w:ind w:left="2268" w:right="992" w:hanging="1134"/>
        <w:rPr>
          <w:bCs/>
          <w:lang w:val="en-US"/>
        </w:rPr>
      </w:pPr>
      <w:r>
        <w:t>"</w:t>
      </w:r>
      <w:r w:rsidR="00593C84" w:rsidRPr="00BF031D">
        <w:rPr>
          <w:lang w:val="en-US"/>
        </w:rPr>
        <w:t>5.7.2.1.</w:t>
      </w:r>
      <w:r w:rsidR="00593C84" w:rsidRPr="00BF031D">
        <w:rPr>
          <w:lang w:val="en-US"/>
        </w:rPr>
        <w:tab/>
      </w:r>
      <w:r w:rsidR="00593C84" w:rsidRPr="00BF031D">
        <w:rPr>
          <w:bCs/>
          <w:lang w:val="en-US"/>
        </w:rPr>
        <w:t>Single lamps as defined in paragraph 2.4.11.1., subparagraph (a), composed of two or more distinct parts, shall be installed in such a way that:</w:t>
      </w:r>
    </w:p>
    <w:p w14:paraId="2C1D43BE" w14:textId="71F41B58" w:rsidR="00593C84" w:rsidRPr="00BF031D" w:rsidRDefault="00593C84" w:rsidP="00593C84">
      <w:pPr>
        <w:pStyle w:val="para"/>
        <w:rPr>
          <w:bCs/>
          <w:lang w:val="en-US"/>
        </w:rPr>
      </w:pPr>
      <w:r w:rsidRPr="00BF031D">
        <w:rPr>
          <w:bCs/>
          <w:lang w:val="en-US"/>
        </w:rPr>
        <w:tab/>
        <w:t>…</w:t>
      </w:r>
      <w:r w:rsidR="009019F6">
        <w:rPr>
          <w:bCs/>
          <w:lang w:val="en-US"/>
        </w:rPr>
        <w:t>"</w:t>
      </w:r>
    </w:p>
    <w:p w14:paraId="79BC8BF6" w14:textId="77777777" w:rsidR="00593C84" w:rsidRPr="00BF031D" w:rsidRDefault="00593C84" w:rsidP="00593C84">
      <w:pPr>
        <w:pStyle w:val="SingleTxtG"/>
        <w:rPr>
          <w:snapToGrid w:val="0"/>
        </w:rPr>
      </w:pPr>
      <w:r w:rsidRPr="00BF031D">
        <w:rPr>
          <w:i/>
          <w:snapToGrid w:val="0"/>
        </w:rPr>
        <w:t>Paragraph 5.7.2.2.</w:t>
      </w:r>
      <w:r w:rsidRPr="00BF031D">
        <w:rPr>
          <w:snapToGrid w:val="0"/>
        </w:rPr>
        <w:t>, amend to read:</w:t>
      </w:r>
    </w:p>
    <w:p w14:paraId="5152688F" w14:textId="370B0F28" w:rsidR="00593C84" w:rsidRPr="00BF031D" w:rsidRDefault="009019F6" w:rsidP="00593C84">
      <w:pPr>
        <w:pStyle w:val="SingleTxtG"/>
        <w:ind w:left="2268" w:right="992" w:hanging="1134"/>
        <w:rPr>
          <w:lang w:val="en-US"/>
        </w:rPr>
      </w:pPr>
      <w:r>
        <w:rPr>
          <w:lang w:val="en-US"/>
        </w:rPr>
        <w:t>"</w:t>
      </w:r>
      <w:r w:rsidR="00593C84" w:rsidRPr="00BF031D">
        <w:rPr>
          <w:lang w:val="en-US"/>
        </w:rPr>
        <w:t xml:space="preserve">5.7.2.2. </w:t>
      </w:r>
      <w:r w:rsidR="00593C84" w:rsidRPr="00BF031D">
        <w:rPr>
          <w:lang w:val="en-US"/>
        </w:rPr>
        <w:tab/>
        <w:t xml:space="preserve">Single lamps as defined in paragraph </w:t>
      </w:r>
      <w:r w:rsidR="00593C84" w:rsidRPr="00BF031D">
        <w:rPr>
          <w:bCs/>
          <w:lang w:val="en-US"/>
        </w:rPr>
        <w:t>2.4.11.1.,</w:t>
      </w:r>
      <w:r w:rsidR="00593C84" w:rsidRPr="00BF031D">
        <w:rPr>
          <w:lang w:val="en-US"/>
        </w:rPr>
        <w:t xml:space="preserve"> subparagraph (b) or (c), composed of two lamps marked </w:t>
      </w:r>
      <w:r>
        <w:rPr>
          <w:lang w:val="en-US"/>
        </w:rPr>
        <w:t>"</w:t>
      </w:r>
      <w:r w:rsidR="00593C84" w:rsidRPr="00BF031D">
        <w:rPr>
          <w:lang w:val="en-US"/>
        </w:rPr>
        <w:t>D</w:t>
      </w:r>
      <w:r>
        <w:rPr>
          <w:lang w:val="en-US"/>
        </w:rPr>
        <w:t>"</w:t>
      </w:r>
      <w:r w:rsidR="00593C84" w:rsidRPr="00BF031D">
        <w:rPr>
          <w:lang w:val="en-US"/>
        </w:rPr>
        <w:t xml:space="preserve"> or two independent retro reflectors, shall be installed in such a way that:</w:t>
      </w:r>
    </w:p>
    <w:p w14:paraId="61820A18" w14:textId="3E514BD2" w:rsidR="00593C84" w:rsidRPr="00BF031D" w:rsidRDefault="00593C84" w:rsidP="00593C84">
      <w:pPr>
        <w:pStyle w:val="para"/>
        <w:ind w:right="0" w:firstLine="0"/>
        <w:rPr>
          <w:lang w:val="en-US"/>
        </w:rPr>
      </w:pPr>
      <w:r w:rsidRPr="00BF031D">
        <w:rPr>
          <w:lang w:val="en-US"/>
        </w:rPr>
        <w:t>…</w:t>
      </w:r>
      <w:r w:rsidR="009019F6">
        <w:rPr>
          <w:lang w:val="en-US"/>
        </w:rPr>
        <w:t>"</w:t>
      </w:r>
    </w:p>
    <w:p w14:paraId="54CA13E2" w14:textId="77777777" w:rsidR="00593C84" w:rsidRPr="00BF031D" w:rsidRDefault="00593C84" w:rsidP="00593C84">
      <w:pPr>
        <w:pStyle w:val="SingleTxtG"/>
        <w:rPr>
          <w:snapToGrid w:val="0"/>
        </w:rPr>
      </w:pPr>
      <w:r w:rsidRPr="00BF031D">
        <w:rPr>
          <w:i/>
          <w:snapToGrid w:val="0"/>
        </w:rPr>
        <w:t>Paragraph 5.7.2.3.</w:t>
      </w:r>
      <w:r w:rsidRPr="00BF031D">
        <w:rPr>
          <w:snapToGrid w:val="0"/>
        </w:rPr>
        <w:t>, amend to read:</w:t>
      </w:r>
    </w:p>
    <w:p w14:paraId="6769A4C8" w14:textId="4FD68C68" w:rsidR="00593C84" w:rsidRPr="00BF031D" w:rsidRDefault="009019F6" w:rsidP="00593C84">
      <w:pPr>
        <w:pStyle w:val="SingleTxtG"/>
        <w:ind w:left="2268" w:right="992" w:hanging="1134"/>
        <w:rPr>
          <w:lang w:val="en-US"/>
        </w:rPr>
      </w:pPr>
      <w:r>
        <w:rPr>
          <w:lang w:val="en-US"/>
        </w:rPr>
        <w:t>"</w:t>
      </w:r>
      <w:r w:rsidR="00593C84" w:rsidRPr="00BF031D">
        <w:rPr>
          <w:lang w:val="en-US"/>
        </w:rPr>
        <w:t xml:space="preserve">5.7.2.3. </w:t>
      </w:r>
      <w:r w:rsidR="00593C84" w:rsidRPr="00BF031D">
        <w:rPr>
          <w:lang w:val="en-US"/>
        </w:rPr>
        <w:tab/>
        <w:t xml:space="preserve">Single lamps as defined in paragraph </w:t>
      </w:r>
      <w:r w:rsidR="00593C84" w:rsidRPr="00BF031D">
        <w:rPr>
          <w:bCs/>
          <w:lang w:val="en-US"/>
        </w:rPr>
        <w:t>2.4.11.1.,</w:t>
      </w:r>
      <w:r w:rsidR="00593C84" w:rsidRPr="00BF031D">
        <w:rPr>
          <w:lang w:val="en-US"/>
        </w:rPr>
        <w:t xml:space="preserve"> subparagraph (d) shall fulfil the requirements of paragraph 5.7.2.1.</w:t>
      </w:r>
    </w:p>
    <w:p w14:paraId="5AE38B22" w14:textId="77777777" w:rsidR="00593C84" w:rsidRPr="00391654" w:rsidRDefault="00593C84" w:rsidP="00593C84">
      <w:pPr>
        <w:pStyle w:val="para"/>
        <w:ind w:right="992" w:firstLine="0"/>
        <w:rPr>
          <w:lang w:val="en-US"/>
        </w:rPr>
      </w:pPr>
      <w:r w:rsidRPr="00391654">
        <w:rPr>
          <w:lang w:val="en-US"/>
        </w:rPr>
        <w:lastRenderedPageBreak/>
        <w:t>Where two or more lamps and/or two or more separate apparent surfaces are included into the same lamp body and/or have a common outer lens these shall not be considered as an interdependent lamp system.</w:t>
      </w:r>
    </w:p>
    <w:p w14:paraId="665D8891" w14:textId="74D558CE" w:rsidR="00593C84" w:rsidRDefault="00593C84" w:rsidP="00593C84">
      <w:pPr>
        <w:pStyle w:val="para"/>
        <w:ind w:right="992" w:firstLine="0"/>
        <w:rPr>
          <w:lang w:val="en-US"/>
        </w:rPr>
      </w:pPr>
      <w:r w:rsidRPr="00391654">
        <w:rPr>
          <w:lang w:val="en-US"/>
        </w:rPr>
        <w:t>However, a lamp in the shape of a band or strip may be part of an interdependent lamp system</w:t>
      </w:r>
      <w:r w:rsidRPr="000B3AA1">
        <w:rPr>
          <w:lang w:val="en-US"/>
        </w:rPr>
        <w:t>.</w:t>
      </w:r>
      <w:r w:rsidR="009019F6">
        <w:rPr>
          <w:lang w:val="en-US"/>
        </w:rPr>
        <w:t>"</w:t>
      </w:r>
    </w:p>
    <w:p w14:paraId="0345A879" w14:textId="77777777" w:rsidR="00646AB1" w:rsidRPr="00B73E34" w:rsidRDefault="00646AB1" w:rsidP="00646AB1">
      <w:pPr>
        <w:spacing w:after="120"/>
        <w:ind w:left="1134" w:right="1134"/>
        <w:jc w:val="both"/>
      </w:pPr>
      <w:r w:rsidRPr="00B73E34">
        <w:rPr>
          <w:i/>
        </w:rPr>
        <w:t xml:space="preserve">Paragraph 5.9.3., </w:t>
      </w:r>
      <w:r w:rsidRPr="00B73E34">
        <w:t>amend to read:</w:t>
      </w:r>
    </w:p>
    <w:p w14:paraId="225CE886" w14:textId="37BCCDAC" w:rsidR="00646AB1" w:rsidRPr="00B73E34" w:rsidRDefault="009019F6" w:rsidP="00646AB1">
      <w:pPr>
        <w:pStyle w:val="SingleTxtG"/>
        <w:ind w:left="2268" w:hanging="1134"/>
      </w:pPr>
      <w:r>
        <w:rPr>
          <w:rFonts w:eastAsia="MS Mincho"/>
        </w:rPr>
        <w:t>"</w:t>
      </w:r>
      <w:r w:rsidR="00646AB1" w:rsidRPr="00B73E34">
        <w:t>5.9.3.</w:t>
      </w:r>
      <w:r w:rsidR="00646AB1" w:rsidRPr="00B73E34">
        <w:tab/>
        <w:t xml:space="preserve">The photometric characteristics of a direction indicator lamp of categories 1, 1a, 1b, 2a or 2b may be varied during a flash by sequential activation of light sources as specified in paragraph 5.6. of </w:t>
      </w:r>
      <w:r w:rsidR="00A23798" w:rsidRPr="00B73E34">
        <w:t>UN Regulation</w:t>
      </w:r>
      <w:r w:rsidR="00646AB1" w:rsidRPr="00B73E34">
        <w:t xml:space="preserve"> No. 6. or paragraph 5.6.11. of </w:t>
      </w:r>
      <w:r w:rsidR="00A23798" w:rsidRPr="00B73E34">
        <w:t>UN Regulation</w:t>
      </w:r>
      <w:r w:rsidR="00646AB1" w:rsidRPr="00B73E34">
        <w:t xml:space="preserve"> No. [LSD].</w:t>
      </w:r>
    </w:p>
    <w:p w14:paraId="615129DB" w14:textId="612B1C9E" w:rsidR="00646AB1" w:rsidRPr="00B73E34" w:rsidRDefault="00646AB1" w:rsidP="00646AB1">
      <w:pPr>
        <w:pStyle w:val="SingleTxtG"/>
        <w:ind w:left="2268"/>
      </w:pPr>
      <w:r w:rsidRPr="00B73E34">
        <w:t>This provision shall not apply when direction indicator lamps of categories 2a and 2b are operated as emergency stop signal according to paragraph 6.23.1. of this</w:t>
      </w:r>
      <w:r w:rsidR="00A23798" w:rsidRPr="00B73E34">
        <w:t xml:space="preserve"> Regulation</w:t>
      </w:r>
      <w:r w:rsidRPr="00B73E34">
        <w:t>.</w:t>
      </w:r>
      <w:r w:rsidR="009019F6">
        <w:rPr>
          <w:rFonts w:eastAsia="MS Mincho"/>
        </w:rPr>
        <w:t>"</w:t>
      </w:r>
    </w:p>
    <w:p w14:paraId="6807C784" w14:textId="77777777" w:rsidR="00092E57" w:rsidRDefault="00092E57" w:rsidP="00092E57">
      <w:pPr>
        <w:pStyle w:val="SingleTxtG"/>
        <w:rPr>
          <w:snapToGrid w:val="0"/>
        </w:rPr>
      </w:pPr>
      <w:r w:rsidRPr="00CF37A7">
        <w:rPr>
          <w:i/>
          <w:snapToGrid w:val="0"/>
        </w:rPr>
        <w:t xml:space="preserve">Paragraph </w:t>
      </w:r>
      <w:r>
        <w:rPr>
          <w:i/>
          <w:snapToGrid w:val="0"/>
        </w:rPr>
        <w:t>5</w:t>
      </w:r>
      <w:r w:rsidRPr="00CF37A7">
        <w:rPr>
          <w:i/>
          <w:snapToGrid w:val="0"/>
        </w:rPr>
        <w:t>.</w:t>
      </w:r>
      <w:r>
        <w:rPr>
          <w:i/>
          <w:snapToGrid w:val="0"/>
        </w:rPr>
        <w:t>10.</w:t>
      </w:r>
      <w:r w:rsidRPr="00EB477F">
        <w:rPr>
          <w:snapToGrid w:val="0"/>
        </w:rPr>
        <w:t>, amend to read:</w:t>
      </w:r>
    </w:p>
    <w:p w14:paraId="0D7E08D2" w14:textId="6A64E93B" w:rsidR="00092E57" w:rsidRPr="00BF031D" w:rsidRDefault="009019F6" w:rsidP="00092E57">
      <w:pPr>
        <w:pStyle w:val="SingleTxtG"/>
        <w:ind w:left="2268" w:right="992" w:hanging="1134"/>
        <w:rPr>
          <w:lang w:val="en-US"/>
        </w:rPr>
      </w:pPr>
      <w:r>
        <w:rPr>
          <w:lang w:val="en-US"/>
        </w:rPr>
        <w:t>"</w:t>
      </w:r>
      <w:r w:rsidR="00092E57" w:rsidRPr="00391654">
        <w:rPr>
          <w:lang w:val="en-US"/>
        </w:rPr>
        <w:t>5.10.</w:t>
      </w:r>
      <w:r w:rsidR="00092E57" w:rsidRPr="00391654">
        <w:rPr>
          <w:lang w:val="en-US"/>
        </w:rPr>
        <w:tab/>
        <w:t>No red light which could give rise to confusion shall be emitted from a lamp as d</w:t>
      </w:r>
      <w:r w:rsidR="00092E57" w:rsidRPr="00BF031D">
        <w:rPr>
          <w:lang w:val="en-US"/>
        </w:rPr>
        <w:t>efined in paragraph 2.1.5. in a forward direction and no white light which could give rise to confusion, shall be emitted from a lamp as defined in paragraph 2.1.5. in a rearward direction. No account shall be taken of lighting devices fitted for the interior lighting of the vehicle. In case of doubt, this requirement shall be verified as follows:</w:t>
      </w:r>
      <w:r>
        <w:rPr>
          <w:lang w:val="en-US"/>
        </w:rPr>
        <w:t>"</w:t>
      </w:r>
    </w:p>
    <w:p w14:paraId="3725090D" w14:textId="77777777" w:rsidR="00092E57" w:rsidRPr="00BF031D" w:rsidRDefault="00092E57" w:rsidP="00092E57">
      <w:pPr>
        <w:pStyle w:val="SingleTxtG"/>
        <w:rPr>
          <w:snapToGrid w:val="0"/>
        </w:rPr>
      </w:pPr>
      <w:r w:rsidRPr="00BF031D">
        <w:rPr>
          <w:i/>
          <w:snapToGrid w:val="0"/>
        </w:rPr>
        <w:t>Paragraph 5.18.2.</w:t>
      </w:r>
      <w:r w:rsidRPr="00BF031D">
        <w:rPr>
          <w:snapToGrid w:val="0"/>
        </w:rPr>
        <w:t>, amend to read:</w:t>
      </w:r>
    </w:p>
    <w:p w14:paraId="22D90A5F" w14:textId="214BF826" w:rsidR="00092E57" w:rsidRPr="00BF031D" w:rsidRDefault="009019F6" w:rsidP="00092E57">
      <w:pPr>
        <w:pStyle w:val="SingleTxtG"/>
        <w:ind w:left="2268" w:right="992" w:hanging="1134"/>
        <w:rPr>
          <w:lang w:val="en-US"/>
        </w:rPr>
      </w:pPr>
      <w:r>
        <w:rPr>
          <w:lang w:val="en-US"/>
        </w:rPr>
        <w:t>"</w:t>
      </w:r>
      <w:r w:rsidR="00092E57" w:rsidRPr="00BF031D">
        <w:rPr>
          <w:lang w:val="en-US"/>
        </w:rPr>
        <w:t>5.18.2.</w:t>
      </w:r>
      <w:r w:rsidR="00092E57" w:rsidRPr="00BF031D">
        <w:rPr>
          <w:lang w:val="en-US"/>
        </w:rPr>
        <w:tab/>
        <w:t xml:space="preserve">In the case where the functions referred to in paragraph 5.18. are obtained by an assembly of two lamps marked </w:t>
      </w:r>
      <w:r>
        <w:rPr>
          <w:lang w:val="en-US"/>
        </w:rPr>
        <w:t>"</w:t>
      </w:r>
      <w:r w:rsidR="00092E57" w:rsidRPr="00BF031D">
        <w:rPr>
          <w:lang w:val="en-US"/>
        </w:rPr>
        <w:t>D</w:t>
      </w:r>
      <w:r>
        <w:rPr>
          <w:lang w:val="en-US"/>
        </w:rPr>
        <w:t>"</w:t>
      </w:r>
      <w:r w:rsidR="00092E57" w:rsidRPr="00BF031D">
        <w:rPr>
          <w:lang w:val="en-US"/>
        </w:rPr>
        <w:t xml:space="preserve"> (see paragraph 2.4.11.1.), only one of the lamps needs to meet the position, geometric visibility and photometric requirements for those lamps at all fixed positions of the movable components.</w:t>
      </w:r>
      <w:r>
        <w:rPr>
          <w:lang w:val="en-US"/>
        </w:rPr>
        <w:t>"</w:t>
      </w:r>
    </w:p>
    <w:p w14:paraId="7B6F9F65" w14:textId="77777777" w:rsidR="00092E57" w:rsidRPr="00BF031D" w:rsidRDefault="00092E57" w:rsidP="00092E57">
      <w:pPr>
        <w:pStyle w:val="SingleTxtG"/>
        <w:rPr>
          <w:snapToGrid w:val="0"/>
        </w:rPr>
      </w:pPr>
      <w:r w:rsidRPr="00BF031D">
        <w:rPr>
          <w:i/>
          <w:snapToGrid w:val="0"/>
        </w:rPr>
        <w:t>Paragraph 5.23.</w:t>
      </w:r>
      <w:r w:rsidRPr="00BF031D">
        <w:rPr>
          <w:snapToGrid w:val="0"/>
        </w:rPr>
        <w:t>, amend to read:</w:t>
      </w:r>
    </w:p>
    <w:p w14:paraId="0442F170" w14:textId="725638BA" w:rsidR="00092E57" w:rsidRPr="00BF031D" w:rsidRDefault="009019F6" w:rsidP="00092E57">
      <w:pPr>
        <w:pStyle w:val="SingleTxtG"/>
        <w:ind w:left="2268" w:right="992" w:hanging="1134"/>
        <w:rPr>
          <w:lang w:val="en-US"/>
        </w:rPr>
      </w:pPr>
      <w:r>
        <w:rPr>
          <w:lang w:val="en-US"/>
        </w:rPr>
        <w:t>"</w:t>
      </w:r>
      <w:r w:rsidR="00092E57" w:rsidRPr="00BF031D">
        <w:rPr>
          <w:lang w:val="en-US"/>
        </w:rPr>
        <w:t>5.23.</w:t>
      </w:r>
      <w:r w:rsidR="00092E57" w:rsidRPr="00BF031D">
        <w:rPr>
          <w:lang w:val="en-US"/>
        </w:rPr>
        <w:tab/>
        <w:t xml:space="preserve">Lamps approved with light source(s) according to </w:t>
      </w:r>
      <w:r w:rsidR="00266A96">
        <w:rPr>
          <w:lang w:val="en-US"/>
        </w:rPr>
        <w:t xml:space="preserve">UN </w:t>
      </w:r>
      <w:r w:rsidR="00092E57" w:rsidRPr="00BF031D">
        <w:rPr>
          <w:lang w:val="en-US"/>
        </w:rPr>
        <w:t>Regulation No. 37, except when such light sources are used as non-replaceable light source(s) as defined in paragraph 2.9.1.2., shall be fitted in a vehicle in such a way that the light source can be correctly replaced without the need for expert assistance and without the need for special tools, other than those provided with the vehicle by the manufacturer. The vehicle manufacturer shall provide with the vehicle a detailed description of the procedure for replacement.</w:t>
      </w:r>
      <w:r>
        <w:rPr>
          <w:lang w:val="en-US"/>
        </w:rPr>
        <w:t>"</w:t>
      </w:r>
    </w:p>
    <w:p w14:paraId="17350006" w14:textId="77777777" w:rsidR="00092E57" w:rsidRDefault="00092E57" w:rsidP="00092E57">
      <w:pPr>
        <w:pStyle w:val="SingleTxtG"/>
        <w:rPr>
          <w:snapToGrid w:val="0"/>
        </w:rPr>
      </w:pPr>
      <w:r w:rsidRPr="00CF37A7">
        <w:rPr>
          <w:i/>
          <w:snapToGrid w:val="0"/>
        </w:rPr>
        <w:t xml:space="preserve">Paragraph </w:t>
      </w:r>
      <w:r>
        <w:rPr>
          <w:i/>
          <w:snapToGrid w:val="0"/>
        </w:rPr>
        <w:t>5</w:t>
      </w:r>
      <w:r w:rsidRPr="00CF37A7">
        <w:rPr>
          <w:i/>
          <w:snapToGrid w:val="0"/>
        </w:rPr>
        <w:t>.</w:t>
      </w:r>
      <w:r>
        <w:rPr>
          <w:i/>
          <w:snapToGrid w:val="0"/>
        </w:rPr>
        <w:t>24.</w:t>
      </w:r>
      <w:r w:rsidRPr="00EB477F">
        <w:rPr>
          <w:snapToGrid w:val="0"/>
        </w:rPr>
        <w:t>, amend to read:</w:t>
      </w:r>
    </w:p>
    <w:p w14:paraId="674EB1B5" w14:textId="3B78A319" w:rsidR="00092E57" w:rsidRPr="00BF031D" w:rsidRDefault="009019F6" w:rsidP="00092E57">
      <w:pPr>
        <w:pStyle w:val="SingleTxtG"/>
        <w:ind w:left="2268" w:right="992" w:hanging="1134"/>
        <w:rPr>
          <w:lang w:val="en-US"/>
        </w:rPr>
      </w:pPr>
      <w:r>
        <w:rPr>
          <w:lang w:val="en-US"/>
        </w:rPr>
        <w:t>"</w:t>
      </w:r>
      <w:r w:rsidR="00092E57" w:rsidRPr="00391654">
        <w:rPr>
          <w:lang w:val="en-US"/>
        </w:rPr>
        <w:t>5.24.</w:t>
      </w:r>
      <w:r w:rsidR="00092E57" w:rsidRPr="00391654">
        <w:rPr>
          <w:lang w:val="en-US"/>
        </w:rPr>
        <w:tab/>
        <w:t>Any temporary fail-safe replacement of the light-signalling function of a rear position lamp is allowed, provided that the replacement function in case of a failure is similar in colour, main intensity and position to the function that has ceased to operate and provided that the replacement device remains operational in its original safety function. During replacement, a tell-tale on the dashboard (paragraph </w:t>
      </w:r>
      <w:r w:rsidR="00092E57" w:rsidRPr="00BF031D">
        <w:rPr>
          <w:lang w:val="en-US"/>
        </w:rPr>
        <w:t>2.3.5. of this Regulation) shall indicate occurrence of a temporary replacement and need for repair.</w:t>
      </w:r>
      <w:r>
        <w:rPr>
          <w:lang w:val="en-US"/>
        </w:rPr>
        <w:t>"</w:t>
      </w:r>
    </w:p>
    <w:p w14:paraId="51044A30" w14:textId="77777777" w:rsidR="00092E57" w:rsidRPr="00BF031D" w:rsidRDefault="00092E57" w:rsidP="00092E57">
      <w:pPr>
        <w:pStyle w:val="SingleTxtG"/>
        <w:rPr>
          <w:snapToGrid w:val="0"/>
        </w:rPr>
      </w:pPr>
      <w:r w:rsidRPr="00BF031D">
        <w:rPr>
          <w:i/>
          <w:snapToGrid w:val="0"/>
        </w:rPr>
        <w:t>Paragraph 5.27.</w:t>
      </w:r>
      <w:r w:rsidRPr="00BF031D">
        <w:rPr>
          <w:snapToGrid w:val="0"/>
        </w:rPr>
        <w:t>, amend to read:</w:t>
      </w:r>
    </w:p>
    <w:p w14:paraId="2C9F00AF" w14:textId="1E15B925" w:rsidR="00092E57" w:rsidRPr="00BF031D" w:rsidRDefault="009019F6" w:rsidP="00092E57">
      <w:pPr>
        <w:pStyle w:val="SingleTxtG"/>
        <w:ind w:left="2268" w:right="992" w:hanging="1134"/>
        <w:rPr>
          <w:lang w:val="en-US"/>
        </w:rPr>
      </w:pPr>
      <w:r>
        <w:rPr>
          <w:lang w:val="en-US"/>
        </w:rPr>
        <w:t>"</w:t>
      </w:r>
      <w:r w:rsidR="00092E57" w:rsidRPr="00BF031D">
        <w:rPr>
          <w:lang w:val="en-US"/>
        </w:rPr>
        <w:t>5.27.</w:t>
      </w:r>
      <w:r w:rsidR="00092E57" w:rsidRPr="00BF031D">
        <w:rPr>
          <w:lang w:val="en-US"/>
        </w:rPr>
        <w:tab/>
      </w:r>
      <w:r w:rsidR="00092E57" w:rsidRPr="00BF031D">
        <w:rPr>
          <w:bCs/>
          <w:lang w:val="en-US"/>
        </w:rPr>
        <w:t xml:space="preserve">For vehicles of M and N categories the applicant shall </w:t>
      </w:r>
      <w:r w:rsidR="00092E57" w:rsidRPr="00BF031D">
        <w:rPr>
          <w:lang w:val="en-US"/>
        </w:rPr>
        <w:t xml:space="preserve">demonstrate to the Technical Service responsible for type approval testing that the electric power supply conditions for the devices indicated in 2.5.1., 2.5.2., 2.5.4., 2.5.6. and 2.5.7. above comply, when the electrical system of the vehicle is in a constant </w:t>
      </w:r>
      <w:r w:rsidR="00092E57" w:rsidRPr="00BF031D">
        <w:rPr>
          <w:lang w:val="en-US"/>
        </w:rPr>
        <w:lastRenderedPageBreak/>
        <w:t xml:space="preserve">voltage operating condition, representative for the relevant category of powered vehicle as specified by the applicant, with the following provisions: </w:t>
      </w:r>
    </w:p>
    <w:p w14:paraId="6AEA0CF8" w14:textId="58EC4A68" w:rsidR="00092E57" w:rsidRPr="00BF031D" w:rsidRDefault="00092E57" w:rsidP="00092E57">
      <w:pPr>
        <w:pStyle w:val="para"/>
        <w:ind w:right="0" w:firstLine="0"/>
        <w:rPr>
          <w:lang w:val="en-US"/>
        </w:rPr>
      </w:pPr>
      <w:r w:rsidRPr="00BF031D">
        <w:rPr>
          <w:lang w:val="en-US"/>
        </w:rPr>
        <w:t>…</w:t>
      </w:r>
      <w:r w:rsidR="009019F6">
        <w:rPr>
          <w:lang w:val="en-US"/>
        </w:rPr>
        <w:t>"</w:t>
      </w:r>
    </w:p>
    <w:p w14:paraId="1850AAFF" w14:textId="77777777" w:rsidR="00424903" w:rsidRPr="00110DBB" w:rsidRDefault="00424903" w:rsidP="00424903">
      <w:pPr>
        <w:spacing w:after="120"/>
        <w:ind w:left="1134" w:right="1134"/>
        <w:jc w:val="both"/>
      </w:pPr>
      <w:r w:rsidRPr="00110DBB">
        <w:rPr>
          <w:i/>
        </w:rPr>
        <w:t>Insert a new paragraph 5.32.</w:t>
      </w:r>
      <w:r w:rsidRPr="00110DBB">
        <w:t>, to read:</w:t>
      </w:r>
    </w:p>
    <w:p w14:paraId="69BCA97D" w14:textId="2B4B4232" w:rsidR="00424903" w:rsidRPr="00110DBB" w:rsidRDefault="009019F6" w:rsidP="00424903">
      <w:pPr>
        <w:pStyle w:val="SingleTxtG"/>
        <w:ind w:left="2268" w:hanging="1134"/>
      </w:pPr>
      <w:r>
        <w:rPr>
          <w:lang w:val="en-US"/>
        </w:rPr>
        <w:t>"</w:t>
      </w:r>
      <w:r w:rsidR="00424903" w:rsidRPr="00110DBB">
        <w:rPr>
          <w:rFonts w:eastAsia="MS Mincho"/>
        </w:rPr>
        <w:t>5</w:t>
      </w:r>
      <w:r w:rsidR="00424903" w:rsidRPr="00110DBB">
        <w:t>.32.</w:t>
      </w:r>
      <w:r w:rsidR="00424903" w:rsidRPr="00110DBB">
        <w:tab/>
        <w:t>A device type approved according to any preceding series of amendments to UN Regulations Nos. [LSD] and/or [RID] and/or [RRD] is deemed equivalent to one approved according to the latest series of amendments to the pertinent UN Regulations Nos. [LSD] and/or [RID] and/or [RRD], when the change indexes (defined in paragraph 2.1.6.) related to each individual lamp (function) do not differ. In this case such a device may be fitted on the vehicle to be type approved without any update of the device type approval documents and device markings.</w:t>
      </w:r>
      <w:r>
        <w:t>"</w:t>
      </w:r>
    </w:p>
    <w:p w14:paraId="01BFAADA" w14:textId="77777777" w:rsidR="00646AB1" w:rsidRPr="00B73E34" w:rsidRDefault="00646AB1" w:rsidP="00646AB1">
      <w:pPr>
        <w:spacing w:after="120"/>
        <w:ind w:left="1134" w:right="1134"/>
        <w:jc w:val="both"/>
      </w:pPr>
      <w:r w:rsidRPr="00B73E34">
        <w:rPr>
          <w:i/>
        </w:rPr>
        <w:t xml:space="preserve">Paragraph 6.1., </w:t>
      </w:r>
      <w:r w:rsidRPr="00B73E34">
        <w:t>amend to read:</w:t>
      </w:r>
    </w:p>
    <w:p w14:paraId="310A1D13" w14:textId="41DEC735" w:rsidR="00646AB1" w:rsidRPr="00B73E34" w:rsidRDefault="009019F6" w:rsidP="00646AB1">
      <w:pPr>
        <w:pStyle w:val="SingleTxtG"/>
        <w:ind w:left="2268" w:hanging="1134"/>
      </w:pPr>
      <w:r>
        <w:rPr>
          <w:rFonts w:eastAsia="MS Mincho"/>
        </w:rPr>
        <w:t>"</w:t>
      </w:r>
      <w:r w:rsidR="00646AB1" w:rsidRPr="00B73E34">
        <w:t>6.1.</w:t>
      </w:r>
      <w:r w:rsidR="00646AB1" w:rsidRPr="00B73E34">
        <w:tab/>
        <w:t>Main-beam headlamp (</w:t>
      </w:r>
      <w:r w:rsidR="00A23798" w:rsidRPr="00B73E34">
        <w:t>UN Regulati</w:t>
      </w:r>
      <w:r w:rsidR="00A23798" w:rsidRPr="007E25B1">
        <w:t>on</w:t>
      </w:r>
      <w:r w:rsidR="00646AB1" w:rsidRPr="007E25B1">
        <w:t>s Nos.</w:t>
      </w:r>
      <w:r w:rsidR="00646AB1" w:rsidRPr="00B73E34">
        <w:t xml:space="preserve"> 98, 112 and [RID])</w:t>
      </w:r>
      <w:r>
        <w:rPr>
          <w:rFonts w:eastAsia="MS Mincho"/>
        </w:rPr>
        <w:t>"</w:t>
      </w:r>
    </w:p>
    <w:p w14:paraId="6C0A3E5D" w14:textId="77777777" w:rsidR="00646AB1" w:rsidRPr="00B73E34" w:rsidRDefault="00646AB1" w:rsidP="00646AB1">
      <w:pPr>
        <w:spacing w:after="120"/>
        <w:ind w:left="1134" w:right="1134"/>
        <w:jc w:val="both"/>
      </w:pPr>
      <w:r w:rsidRPr="00B73E34">
        <w:rPr>
          <w:i/>
        </w:rPr>
        <w:t xml:space="preserve">Paragraph 6.1.2., </w:t>
      </w:r>
      <w:r w:rsidRPr="00B73E34">
        <w:t>amend to read:</w:t>
      </w:r>
    </w:p>
    <w:p w14:paraId="60076C2C" w14:textId="1A8D2109" w:rsidR="00646AB1" w:rsidRPr="00B73E34" w:rsidRDefault="009019F6" w:rsidP="00646AB1">
      <w:pPr>
        <w:pStyle w:val="SingleTxtG"/>
        <w:ind w:left="2268" w:hanging="1134"/>
      </w:pPr>
      <w:r>
        <w:rPr>
          <w:rFonts w:eastAsia="MS Mincho"/>
        </w:rPr>
        <w:t>"</w:t>
      </w:r>
      <w:r w:rsidR="00646AB1" w:rsidRPr="00B73E34">
        <w:t>6.1.2.</w:t>
      </w:r>
      <w:r w:rsidR="00646AB1" w:rsidRPr="00B73E34">
        <w:tab/>
        <w:t>Number</w:t>
      </w:r>
    </w:p>
    <w:p w14:paraId="17CDAD87" w14:textId="77777777" w:rsidR="00646AB1" w:rsidRPr="00B73E34" w:rsidRDefault="00646AB1" w:rsidP="00646AB1">
      <w:pPr>
        <w:pStyle w:val="SingleTxtG"/>
        <w:ind w:left="2268"/>
      </w:pPr>
      <w:r w:rsidRPr="00B73E34">
        <w:t>Two or four, type approved according to</w:t>
      </w:r>
    </w:p>
    <w:p w14:paraId="4886C9D7" w14:textId="45A6FA14" w:rsidR="00646AB1" w:rsidRPr="00B73E34" w:rsidRDefault="00E250BA" w:rsidP="00646AB1">
      <w:pPr>
        <w:spacing w:after="120" w:line="240" w:lineRule="auto"/>
        <w:ind w:left="2268" w:right="1469"/>
        <w:jc w:val="both"/>
      </w:pPr>
      <w:r>
        <w:t>(a)</w:t>
      </w:r>
      <w:r>
        <w:tab/>
      </w:r>
      <w:r w:rsidR="00A23798" w:rsidRPr="00B73E34">
        <w:t>UN Regulation</w:t>
      </w:r>
      <w:r w:rsidR="00646AB1" w:rsidRPr="007E25B1">
        <w:t xml:space="preserve"> No.</w:t>
      </w:r>
      <w:r w:rsidR="00646AB1" w:rsidRPr="00B73E34">
        <w:t xml:space="preserve"> 98 or 112, excluding Class A headlamp</w:t>
      </w:r>
    </w:p>
    <w:p w14:paraId="75FA26FA" w14:textId="77777777" w:rsidR="00646AB1" w:rsidRPr="00B73E34" w:rsidRDefault="00646AB1" w:rsidP="00646AB1">
      <w:pPr>
        <w:spacing w:after="120" w:line="240" w:lineRule="auto"/>
        <w:ind w:left="2268" w:right="1469"/>
        <w:jc w:val="both"/>
      </w:pPr>
      <w:r w:rsidRPr="00B73E34">
        <w:t xml:space="preserve">or </w:t>
      </w:r>
    </w:p>
    <w:p w14:paraId="18B637EA" w14:textId="31D4B8AB" w:rsidR="00646AB1" w:rsidRPr="00B73E34" w:rsidRDefault="00E250BA" w:rsidP="00646AB1">
      <w:pPr>
        <w:pStyle w:val="SingleTxtG"/>
        <w:ind w:left="2268"/>
      </w:pPr>
      <w:r>
        <w:t>(b)</w:t>
      </w:r>
      <w:r>
        <w:tab/>
      </w:r>
      <w:r w:rsidR="00A23798" w:rsidRPr="00B73E34">
        <w:t>UN Regulation</w:t>
      </w:r>
      <w:r w:rsidR="00646AB1" w:rsidRPr="00B73E34">
        <w:t xml:space="preserve"> [RID], Classes B and D headlamps only</w:t>
      </w:r>
    </w:p>
    <w:p w14:paraId="218BBF7C" w14:textId="77777777" w:rsidR="00646AB1" w:rsidRPr="00B73E34" w:rsidRDefault="00646AB1" w:rsidP="00646AB1">
      <w:pPr>
        <w:pStyle w:val="SingleTxtG"/>
        <w:ind w:left="2268"/>
      </w:pPr>
      <w:r w:rsidRPr="00B73E34">
        <w:t>For vehicles of the category N</w:t>
      </w:r>
      <w:r w:rsidRPr="00EA0B04">
        <w:rPr>
          <w:vertAlign w:val="subscript"/>
        </w:rPr>
        <w:t>3</w:t>
      </w:r>
      <w:r w:rsidRPr="00B73E34">
        <w:t>: Two extra main-beam headlamps may be installed.</w:t>
      </w:r>
    </w:p>
    <w:p w14:paraId="093DC9B9" w14:textId="333920F9" w:rsidR="00646AB1" w:rsidRPr="00B73E34" w:rsidRDefault="00646AB1" w:rsidP="00646AB1">
      <w:pPr>
        <w:pStyle w:val="SingleTxtG"/>
        <w:ind w:left="2268"/>
      </w:pPr>
      <w:r w:rsidRPr="00B73E34">
        <w:t>Where a vehicle is fitted with four concealable headlamps the installation of two additional headlamps shall only be authorized for the purpose of light-signalling, consisting of intermittent illumination, at short intervals (see paragraph 5.12. above) in daylight.</w:t>
      </w:r>
      <w:r w:rsidR="009019F6">
        <w:rPr>
          <w:rFonts w:eastAsia="MS Mincho"/>
        </w:rPr>
        <w:t>"</w:t>
      </w:r>
    </w:p>
    <w:p w14:paraId="2270713C" w14:textId="77777777" w:rsidR="00646AB1" w:rsidRPr="00B73E34" w:rsidRDefault="00646AB1" w:rsidP="00646AB1">
      <w:pPr>
        <w:spacing w:after="120"/>
        <w:ind w:left="1134" w:right="1134"/>
        <w:jc w:val="both"/>
      </w:pPr>
      <w:r w:rsidRPr="00B73E34">
        <w:rPr>
          <w:i/>
        </w:rPr>
        <w:t xml:space="preserve">Paragraph 6.2., </w:t>
      </w:r>
      <w:r w:rsidRPr="00B73E34">
        <w:t>amend to read:</w:t>
      </w:r>
    </w:p>
    <w:p w14:paraId="4EB4D905" w14:textId="339470F2" w:rsidR="00646AB1" w:rsidRPr="00B73E34" w:rsidRDefault="009019F6" w:rsidP="00646AB1">
      <w:pPr>
        <w:pStyle w:val="SingleTxtG"/>
        <w:ind w:left="2268" w:hanging="1134"/>
      </w:pPr>
      <w:r>
        <w:rPr>
          <w:rFonts w:eastAsia="MS Mincho"/>
        </w:rPr>
        <w:t>"</w:t>
      </w:r>
      <w:r w:rsidR="00646AB1" w:rsidRPr="00B73E34">
        <w:t>6.2.</w:t>
      </w:r>
      <w:r w:rsidR="00646AB1" w:rsidRPr="00B73E34">
        <w:tab/>
        <w:t>Dipped-beam headlamp (</w:t>
      </w:r>
      <w:r w:rsidR="00A23798" w:rsidRPr="00B73E34">
        <w:t xml:space="preserve">UN </w:t>
      </w:r>
      <w:r w:rsidR="00646AB1" w:rsidRPr="00B73E34">
        <w:t>Regulations Nos. 98, 112 and [RID])</w:t>
      </w:r>
      <w:r>
        <w:rPr>
          <w:rFonts w:eastAsia="MS Mincho"/>
        </w:rPr>
        <w:t>"</w:t>
      </w:r>
    </w:p>
    <w:p w14:paraId="0AF686F0" w14:textId="77777777" w:rsidR="00646AB1" w:rsidRPr="00B73E34" w:rsidRDefault="00646AB1" w:rsidP="00646AB1">
      <w:pPr>
        <w:spacing w:after="120"/>
        <w:ind w:left="1134" w:right="1134"/>
        <w:jc w:val="both"/>
      </w:pPr>
      <w:r w:rsidRPr="00B73E34">
        <w:rPr>
          <w:i/>
        </w:rPr>
        <w:t xml:space="preserve">Paragraph 6.2.2., </w:t>
      </w:r>
      <w:r w:rsidRPr="00B73E34">
        <w:t>amend to read:</w:t>
      </w:r>
    </w:p>
    <w:p w14:paraId="2EA34ACE" w14:textId="60BDC330" w:rsidR="00646AB1" w:rsidRPr="00B73E34" w:rsidRDefault="009019F6" w:rsidP="00646AB1">
      <w:pPr>
        <w:pStyle w:val="SingleTxtG"/>
        <w:ind w:left="2268" w:hanging="1134"/>
      </w:pPr>
      <w:r>
        <w:rPr>
          <w:rFonts w:eastAsia="MS Mincho"/>
        </w:rPr>
        <w:t>"</w:t>
      </w:r>
      <w:r w:rsidR="00646AB1" w:rsidRPr="00B73E34">
        <w:t>6.2.2.</w:t>
      </w:r>
      <w:r w:rsidR="00646AB1" w:rsidRPr="00B73E34">
        <w:tab/>
        <w:t xml:space="preserve">Number </w:t>
      </w:r>
    </w:p>
    <w:p w14:paraId="49797B5B" w14:textId="77777777" w:rsidR="00646AB1" w:rsidRPr="00B73E34" w:rsidRDefault="00646AB1" w:rsidP="00646AB1">
      <w:pPr>
        <w:pStyle w:val="SingleTxtG"/>
        <w:ind w:left="2268"/>
      </w:pPr>
      <w:r w:rsidRPr="00B73E34">
        <w:t>Two, type approved according to</w:t>
      </w:r>
    </w:p>
    <w:p w14:paraId="547E2694" w14:textId="15375FD5" w:rsidR="00646AB1" w:rsidRPr="00B73E34" w:rsidRDefault="00E250BA" w:rsidP="00646AB1">
      <w:pPr>
        <w:spacing w:after="120" w:line="240" w:lineRule="auto"/>
        <w:ind w:left="2268" w:right="1467"/>
        <w:jc w:val="both"/>
      </w:pPr>
      <w:r>
        <w:t>(a)</w:t>
      </w:r>
      <w:r w:rsidRPr="00B73E34">
        <w:t xml:space="preserve"> </w:t>
      </w:r>
      <w:r>
        <w:tab/>
      </w:r>
      <w:r w:rsidR="00A23798" w:rsidRPr="00B73E34">
        <w:t>UN Regulation</w:t>
      </w:r>
      <w:r w:rsidR="00646AB1" w:rsidRPr="00B73E34">
        <w:t xml:space="preserve"> No. 98 or 112, excluding Class A headlamp,</w:t>
      </w:r>
    </w:p>
    <w:p w14:paraId="069AD16A" w14:textId="77777777" w:rsidR="00646AB1" w:rsidRPr="00B73E34" w:rsidRDefault="00646AB1" w:rsidP="00646AB1">
      <w:pPr>
        <w:spacing w:after="120" w:line="240" w:lineRule="auto"/>
        <w:ind w:left="2268" w:right="1467"/>
        <w:jc w:val="both"/>
      </w:pPr>
      <w:r w:rsidRPr="00B73E34">
        <w:t>or</w:t>
      </w:r>
    </w:p>
    <w:p w14:paraId="7C607438" w14:textId="6AF5E905" w:rsidR="00646AB1" w:rsidRDefault="00E250BA" w:rsidP="00646AB1">
      <w:pPr>
        <w:pStyle w:val="SingleTxtG"/>
        <w:ind w:left="2268"/>
        <w:rPr>
          <w:rFonts w:eastAsia="MS Mincho"/>
        </w:rPr>
      </w:pPr>
      <w:r>
        <w:t>(b)</w:t>
      </w:r>
      <w:r w:rsidR="00646AB1" w:rsidRPr="00B73E34">
        <w:t xml:space="preserve"> </w:t>
      </w:r>
      <w:r>
        <w:tab/>
      </w:r>
      <w:r w:rsidR="00A23798" w:rsidRPr="00B73E34">
        <w:t>UN Regulation</w:t>
      </w:r>
      <w:r w:rsidR="00646AB1" w:rsidRPr="00B73E34">
        <w:t xml:space="preserve"> [RID], Classes B and D headlamps only.</w:t>
      </w:r>
      <w:r w:rsidR="009019F6">
        <w:rPr>
          <w:rFonts w:eastAsia="MS Mincho"/>
        </w:rPr>
        <w:t>"</w:t>
      </w:r>
    </w:p>
    <w:p w14:paraId="504AE0C4" w14:textId="77777777" w:rsidR="00092E57" w:rsidRPr="00BF031D" w:rsidRDefault="00092E57" w:rsidP="00092E57">
      <w:pPr>
        <w:pStyle w:val="SingleTxtG"/>
        <w:rPr>
          <w:snapToGrid w:val="0"/>
        </w:rPr>
      </w:pPr>
      <w:r w:rsidRPr="00BF031D">
        <w:rPr>
          <w:i/>
          <w:snapToGrid w:val="0"/>
        </w:rPr>
        <w:t>Paragraph 6.2.5.</w:t>
      </w:r>
      <w:r w:rsidRPr="00BF031D">
        <w:rPr>
          <w:snapToGrid w:val="0"/>
        </w:rPr>
        <w:t>, amend to read:</w:t>
      </w:r>
    </w:p>
    <w:p w14:paraId="639DA986" w14:textId="76F943D3" w:rsidR="00092E57" w:rsidRPr="00BF031D" w:rsidRDefault="009019F6" w:rsidP="00092E57">
      <w:pPr>
        <w:pStyle w:val="SingleTxtG"/>
        <w:ind w:left="2268" w:right="992" w:hanging="1134"/>
        <w:rPr>
          <w:lang w:val="en-US"/>
        </w:rPr>
      </w:pPr>
      <w:r>
        <w:rPr>
          <w:lang w:val="en-US"/>
        </w:rPr>
        <w:t>"</w:t>
      </w:r>
      <w:r w:rsidR="00092E57" w:rsidRPr="00BF031D">
        <w:rPr>
          <w:lang w:val="en-US"/>
        </w:rPr>
        <w:t>6.2.5.</w:t>
      </w:r>
      <w:r w:rsidR="00092E57" w:rsidRPr="00BF031D">
        <w:rPr>
          <w:lang w:val="en-US"/>
        </w:rPr>
        <w:tab/>
      </w:r>
      <w:r w:rsidR="00092E57" w:rsidRPr="00BF031D">
        <w:rPr>
          <w:lang w:val="en-US"/>
        </w:rPr>
        <w:tab/>
        <w:t>Geometric visibility</w:t>
      </w:r>
    </w:p>
    <w:p w14:paraId="327D7038" w14:textId="77777777" w:rsidR="00092E57" w:rsidRPr="00BF031D" w:rsidRDefault="00092E57" w:rsidP="00092E57">
      <w:pPr>
        <w:pStyle w:val="para"/>
        <w:ind w:left="1985" w:right="992" w:firstLine="283"/>
        <w:rPr>
          <w:lang w:val="en-US"/>
        </w:rPr>
      </w:pPr>
      <w:r w:rsidRPr="00BF031D">
        <w:rPr>
          <w:lang w:val="en-US"/>
        </w:rPr>
        <w:t xml:space="preserve">Defined by angles </w:t>
      </w:r>
      <w:r w:rsidRPr="00BF031D">
        <w:t>α</w:t>
      </w:r>
      <w:r w:rsidRPr="00BF031D">
        <w:rPr>
          <w:lang w:val="en-US"/>
        </w:rPr>
        <w:t xml:space="preserve"> and ß as specified in paragraph 2.10.7.:</w:t>
      </w:r>
    </w:p>
    <w:p w14:paraId="1146D576" w14:textId="77777777" w:rsidR="00092E57" w:rsidRPr="00391654" w:rsidRDefault="00092E57" w:rsidP="00092E57">
      <w:pPr>
        <w:pStyle w:val="para"/>
        <w:ind w:left="1985" w:right="992" w:firstLine="283"/>
        <w:rPr>
          <w:lang w:val="en-US"/>
        </w:rPr>
      </w:pPr>
      <w:r w:rsidRPr="00391654">
        <w:t>α</w:t>
      </w:r>
      <w:r w:rsidRPr="00391654">
        <w:rPr>
          <w:lang w:val="en-US"/>
        </w:rPr>
        <w:t xml:space="preserve"> = 15° upwards and 10° downwards,</w:t>
      </w:r>
    </w:p>
    <w:p w14:paraId="6577BD6C" w14:textId="77777777" w:rsidR="00092E57" w:rsidRPr="00391654" w:rsidRDefault="00092E57" w:rsidP="00092E57">
      <w:pPr>
        <w:pStyle w:val="para"/>
        <w:ind w:left="1985" w:right="992" w:firstLine="283"/>
        <w:rPr>
          <w:lang w:val="en-US"/>
        </w:rPr>
      </w:pPr>
      <w:r w:rsidRPr="00391654">
        <w:rPr>
          <w:lang w:val="en-US"/>
        </w:rPr>
        <w:t xml:space="preserve">ß = 45° outwards and 10° inwards. </w:t>
      </w:r>
    </w:p>
    <w:p w14:paraId="26880E32" w14:textId="4A0B32BE" w:rsidR="009019F6" w:rsidRPr="00092E57" w:rsidRDefault="00092E57" w:rsidP="00092E57">
      <w:pPr>
        <w:pStyle w:val="para"/>
        <w:ind w:right="992" w:firstLine="0"/>
        <w:rPr>
          <w:lang w:val="en-US"/>
        </w:rPr>
      </w:pPr>
      <w:r w:rsidRPr="00391654">
        <w:rPr>
          <w:lang w:val="en-US"/>
        </w:rPr>
        <w:lastRenderedPageBreak/>
        <w:t>The presence of partitions or other items of equipment near the headlamp shall not give rise to secondary effects causing discomfort to other road users.</w:t>
      </w:r>
      <w:r w:rsidR="009019F6">
        <w:rPr>
          <w:lang w:val="en-US"/>
        </w:rPr>
        <w:t>"</w:t>
      </w:r>
    </w:p>
    <w:p w14:paraId="1B5788B3" w14:textId="77777777" w:rsidR="00646AB1" w:rsidRPr="00B73E34" w:rsidRDefault="00646AB1" w:rsidP="0042323B">
      <w:pPr>
        <w:keepNext/>
        <w:keepLines/>
        <w:spacing w:after="120"/>
        <w:ind w:left="1134" w:right="1134"/>
        <w:jc w:val="both"/>
      </w:pPr>
      <w:r w:rsidRPr="00B73E34">
        <w:rPr>
          <w:i/>
        </w:rPr>
        <w:t xml:space="preserve">Paragraph 6.2.7.3., </w:t>
      </w:r>
      <w:r w:rsidRPr="00B73E34">
        <w:t>amend to read:</w:t>
      </w:r>
    </w:p>
    <w:p w14:paraId="0823F45A" w14:textId="512AC649" w:rsidR="00646AB1" w:rsidRPr="00B73E34" w:rsidRDefault="009019F6" w:rsidP="0042323B">
      <w:pPr>
        <w:pStyle w:val="SingleTxtG"/>
        <w:keepNext/>
        <w:keepLines/>
        <w:ind w:left="2268" w:hanging="1134"/>
      </w:pPr>
      <w:r>
        <w:rPr>
          <w:rFonts w:eastAsia="MS Mincho"/>
        </w:rPr>
        <w:t>"</w:t>
      </w:r>
      <w:r w:rsidR="00646AB1" w:rsidRPr="00B73E34">
        <w:t>6.2.7.3.</w:t>
      </w:r>
      <w:r w:rsidR="00646AB1" w:rsidRPr="00B73E34">
        <w:tab/>
        <w:t xml:space="preserve">In the case of dipped-beam headlamps according to </w:t>
      </w:r>
      <w:r w:rsidR="00A23798" w:rsidRPr="00B73E34">
        <w:t>UN Regulati</w:t>
      </w:r>
      <w:r w:rsidR="00A23798" w:rsidRPr="007E25B1">
        <w:t>on</w:t>
      </w:r>
      <w:r w:rsidR="00646AB1" w:rsidRPr="007E25B1">
        <w:t xml:space="preserve"> No.</w:t>
      </w:r>
      <w:r w:rsidR="00646AB1" w:rsidRPr="00B73E34">
        <w:t xml:space="preserve"> 98 or [RID], the gas-discharge light sources shall remain switched on during the main-beam operation.</w:t>
      </w:r>
      <w:r>
        <w:rPr>
          <w:rFonts w:eastAsia="MS Mincho"/>
        </w:rPr>
        <w:t>"</w:t>
      </w:r>
    </w:p>
    <w:p w14:paraId="6661D272" w14:textId="77777777" w:rsidR="00646AB1" w:rsidRPr="00B73E34" w:rsidRDefault="00646AB1" w:rsidP="00646AB1">
      <w:pPr>
        <w:spacing w:after="120"/>
        <w:ind w:left="1134" w:right="1134"/>
        <w:jc w:val="both"/>
      </w:pPr>
      <w:r w:rsidRPr="00B73E34">
        <w:rPr>
          <w:i/>
        </w:rPr>
        <w:t xml:space="preserve">Paragraph 6.2.9., </w:t>
      </w:r>
      <w:r w:rsidRPr="00B73E34">
        <w:t>amend to read:</w:t>
      </w:r>
    </w:p>
    <w:p w14:paraId="51D350A1" w14:textId="7105C0F9" w:rsidR="00646AB1" w:rsidRPr="00B73E34" w:rsidRDefault="009019F6" w:rsidP="00646AB1">
      <w:pPr>
        <w:pStyle w:val="SingleTxtG"/>
        <w:ind w:left="2268" w:hanging="1134"/>
      </w:pPr>
      <w:r>
        <w:rPr>
          <w:rFonts w:eastAsia="MS Mincho"/>
        </w:rPr>
        <w:t>"</w:t>
      </w:r>
      <w:r w:rsidR="00646AB1" w:rsidRPr="00B73E34">
        <w:t>6.2.9.</w:t>
      </w:r>
      <w:r w:rsidR="00646AB1" w:rsidRPr="00B73E34">
        <w:tab/>
        <w:t>…</w:t>
      </w:r>
    </w:p>
    <w:p w14:paraId="32C91BF0" w14:textId="303AA1D0" w:rsidR="00646AB1" w:rsidRPr="00B73E34" w:rsidRDefault="00646AB1" w:rsidP="00646AB1">
      <w:pPr>
        <w:pStyle w:val="SingleTxtG"/>
        <w:ind w:left="2268"/>
      </w:pPr>
      <w:r w:rsidRPr="00B73E34">
        <w:t xml:space="preserve">Only dipped-beam headlamps according to </w:t>
      </w:r>
      <w:r w:rsidR="00A23798" w:rsidRPr="00B73E34">
        <w:t>UN Regulatio</w:t>
      </w:r>
      <w:r w:rsidR="00A23798" w:rsidRPr="007E25B1">
        <w:t>n</w:t>
      </w:r>
      <w:r w:rsidRPr="007E25B1">
        <w:t xml:space="preserve"> No. 9</w:t>
      </w:r>
      <w:r w:rsidRPr="00B73E34">
        <w:t>8 or 112 or [RID] may be used to produce bend lighting.</w:t>
      </w:r>
    </w:p>
    <w:p w14:paraId="68418BCB" w14:textId="04C9043A" w:rsidR="00646AB1" w:rsidRPr="00B73E34" w:rsidRDefault="00646AB1" w:rsidP="00646AB1">
      <w:pPr>
        <w:pStyle w:val="SingleTxtG"/>
        <w:ind w:left="2268"/>
      </w:pPr>
      <w:r w:rsidRPr="00B73E34">
        <w:t>…</w:t>
      </w:r>
      <w:r w:rsidR="009019F6">
        <w:rPr>
          <w:rFonts w:eastAsia="MS Mincho"/>
        </w:rPr>
        <w:t>"</w:t>
      </w:r>
    </w:p>
    <w:p w14:paraId="359CE122" w14:textId="77777777" w:rsidR="00646AB1" w:rsidRPr="00B73E34" w:rsidRDefault="00646AB1" w:rsidP="00646AB1">
      <w:pPr>
        <w:spacing w:after="120"/>
        <w:ind w:left="1134" w:right="1134"/>
        <w:jc w:val="both"/>
      </w:pPr>
      <w:r w:rsidRPr="00B73E34">
        <w:rPr>
          <w:i/>
        </w:rPr>
        <w:t xml:space="preserve">Paragraph 6.3., </w:t>
      </w:r>
      <w:r w:rsidRPr="00B73E34">
        <w:t>amend to read:</w:t>
      </w:r>
    </w:p>
    <w:p w14:paraId="5E75AEE4" w14:textId="42709C96" w:rsidR="00646AB1" w:rsidRPr="00B73E34" w:rsidRDefault="009019F6" w:rsidP="00646AB1">
      <w:pPr>
        <w:pStyle w:val="SingleTxtG"/>
        <w:ind w:left="2268" w:hanging="1134"/>
      </w:pPr>
      <w:r>
        <w:rPr>
          <w:rFonts w:eastAsia="MS Mincho"/>
        </w:rPr>
        <w:t>"</w:t>
      </w:r>
      <w:r w:rsidR="00646AB1" w:rsidRPr="00B73E34">
        <w:t>6.3.</w:t>
      </w:r>
      <w:r w:rsidR="00646AB1" w:rsidRPr="00B73E34">
        <w:tab/>
        <w:t>Front fog lamp (</w:t>
      </w:r>
      <w:r w:rsidR="00A23798" w:rsidRPr="00B73E34">
        <w:t>UN Regulation</w:t>
      </w:r>
      <w:r w:rsidR="00646AB1" w:rsidRPr="007E25B1">
        <w:t xml:space="preserve"> No.</w:t>
      </w:r>
      <w:r w:rsidR="00646AB1" w:rsidRPr="00B73E34">
        <w:t xml:space="preserve"> 19 or [RID])</w:t>
      </w:r>
      <w:r>
        <w:rPr>
          <w:rFonts w:eastAsia="MS Mincho"/>
        </w:rPr>
        <w:t>"</w:t>
      </w:r>
    </w:p>
    <w:p w14:paraId="63C33CFD" w14:textId="77777777" w:rsidR="00646AB1" w:rsidRPr="00B73E34" w:rsidRDefault="00646AB1" w:rsidP="00646AB1">
      <w:pPr>
        <w:spacing w:after="120"/>
        <w:ind w:left="1134" w:right="1134"/>
        <w:jc w:val="both"/>
      </w:pPr>
      <w:r w:rsidRPr="00B73E34">
        <w:rPr>
          <w:i/>
        </w:rPr>
        <w:t xml:space="preserve">Paragraph 6.3.2., </w:t>
      </w:r>
      <w:r w:rsidRPr="00B73E34">
        <w:t>amend to read:</w:t>
      </w:r>
    </w:p>
    <w:p w14:paraId="54079FC8" w14:textId="7533FF21" w:rsidR="00646AB1" w:rsidRPr="00B73E34" w:rsidRDefault="009019F6" w:rsidP="00646AB1">
      <w:pPr>
        <w:pStyle w:val="SingleTxtG"/>
        <w:ind w:left="2268" w:hanging="1134"/>
      </w:pPr>
      <w:r>
        <w:rPr>
          <w:rFonts w:eastAsia="MS Mincho"/>
        </w:rPr>
        <w:t>"</w:t>
      </w:r>
      <w:r w:rsidR="00646AB1" w:rsidRPr="00B73E34">
        <w:t>6.3.2.</w:t>
      </w:r>
      <w:r w:rsidR="00646AB1" w:rsidRPr="00B73E34">
        <w:tab/>
        <w:t>Number</w:t>
      </w:r>
    </w:p>
    <w:p w14:paraId="4389AEBF" w14:textId="66CF909E" w:rsidR="00646AB1" w:rsidRPr="00B73E34" w:rsidRDefault="00646AB1" w:rsidP="00646AB1">
      <w:pPr>
        <w:pStyle w:val="SingleTxtG"/>
        <w:ind w:left="2268"/>
      </w:pPr>
      <w:r w:rsidRPr="00B73E34">
        <w:t xml:space="preserve">Two, complying with either the requirements of the 03 and subsequent series of amendments to </w:t>
      </w:r>
      <w:r w:rsidR="00A23798" w:rsidRPr="00B73E34">
        <w:t>UN Regulation</w:t>
      </w:r>
      <w:r w:rsidRPr="00B73E34">
        <w:t xml:space="preserve"> No. 19 or the requirements of </w:t>
      </w:r>
      <w:r w:rsidR="00A23798" w:rsidRPr="00B73E34">
        <w:t>UN Regulation</w:t>
      </w:r>
      <w:r w:rsidRPr="00B73E34">
        <w:t xml:space="preserve"> No. [RID].</w:t>
      </w:r>
      <w:r w:rsidR="009019F6">
        <w:rPr>
          <w:rFonts w:eastAsia="MS Mincho"/>
        </w:rPr>
        <w:t>"</w:t>
      </w:r>
    </w:p>
    <w:p w14:paraId="48C1C3ED" w14:textId="77777777" w:rsidR="00092E57" w:rsidRDefault="00092E57" w:rsidP="00092E57">
      <w:pPr>
        <w:pStyle w:val="SingleTxtG"/>
        <w:rPr>
          <w:snapToGrid w:val="0"/>
        </w:rPr>
      </w:pPr>
      <w:r w:rsidRPr="00CF37A7">
        <w:rPr>
          <w:i/>
          <w:snapToGrid w:val="0"/>
        </w:rPr>
        <w:t xml:space="preserve">Paragraph </w:t>
      </w:r>
      <w:r>
        <w:rPr>
          <w:i/>
          <w:snapToGrid w:val="0"/>
        </w:rPr>
        <w:t>6</w:t>
      </w:r>
      <w:r w:rsidRPr="00CF37A7">
        <w:rPr>
          <w:i/>
          <w:snapToGrid w:val="0"/>
        </w:rPr>
        <w:t>.</w:t>
      </w:r>
      <w:r>
        <w:rPr>
          <w:i/>
          <w:snapToGrid w:val="0"/>
        </w:rPr>
        <w:t>3.5.</w:t>
      </w:r>
      <w:r w:rsidRPr="00EB477F">
        <w:rPr>
          <w:snapToGrid w:val="0"/>
        </w:rPr>
        <w:t>, amend to read:</w:t>
      </w:r>
    </w:p>
    <w:p w14:paraId="4C8625BA" w14:textId="43EBF283" w:rsidR="00092E57" w:rsidRPr="00391654" w:rsidRDefault="009019F6" w:rsidP="00092E57">
      <w:pPr>
        <w:pStyle w:val="SingleTxtG"/>
        <w:ind w:left="2268" w:right="992" w:hanging="1134"/>
        <w:rPr>
          <w:lang w:val="en-US"/>
        </w:rPr>
      </w:pPr>
      <w:r>
        <w:rPr>
          <w:lang w:val="en-US"/>
        </w:rPr>
        <w:t>"</w:t>
      </w:r>
      <w:r w:rsidR="00092E57" w:rsidRPr="00391654">
        <w:rPr>
          <w:lang w:val="en-US"/>
        </w:rPr>
        <w:t>6.3.5.</w:t>
      </w:r>
      <w:r w:rsidR="00092E57" w:rsidRPr="00391654">
        <w:rPr>
          <w:lang w:val="en-US"/>
        </w:rPr>
        <w:tab/>
        <w:t>Geometric visibility</w:t>
      </w:r>
    </w:p>
    <w:p w14:paraId="5162271D" w14:textId="77777777" w:rsidR="00092E57" w:rsidRPr="00BF031D" w:rsidRDefault="00092E57" w:rsidP="00092E57">
      <w:pPr>
        <w:pStyle w:val="para"/>
        <w:ind w:right="992" w:firstLine="0"/>
        <w:rPr>
          <w:lang w:val="en-US"/>
        </w:rPr>
      </w:pPr>
      <w:r w:rsidRPr="00391654">
        <w:rPr>
          <w:lang w:val="en-US"/>
        </w:rPr>
        <w:t xml:space="preserve">Defined by angles </w:t>
      </w:r>
      <w:r w:rsidRPr="00391654">
        <w:t>α</w:t>
      </w:r>
      <w:r w:rsidRPr="00391654">
        <w:rPr>
          <w:lang w:val="en-US"/>
        </w:rPr>
        <w:t xml:space="preserve"> and ß as specified in paragraph</w:t>
      </w:r>
      <w:r w:rsidRPr="00BF031D">
        <w:rPr>
          <w:lang w:val="en-US"/>
        </w:rPr>
        <w:t xml:space="preserve"> 2.10.7.:</w:t>
      </w:r>
    </w:p>
    <w:p w14:paraId="3D835582" w14:textId="77777777" w:rsidR="00092E57" w:rsidRPr="00BF031D" w:rsidRDefault="00092E57" w:rsidP="00092E57">
      <w:pPr>
        <w:pStyle w:val="para"/>
        <w:ind w:right="992" w:firstLine="0"/>
        <w:rPr>
          <w:lang w:val="en-US"/>
        </w:rPr>
      </w:pPr>
      <w:r w:rsidRPr="00BF031D">
        <w:t>α</w:t>
      </w:r>
      <w:r w:rsidRPr="00BF031D">
        <w:rPr>
          <w:lang w:val="en-US"/>
        </w:rPr>
        <w:t xml:space="preserve"> = 5° upwards and downwards, </w:t>
      </w:r>
    </w:p>
    <w:p w14:paraId="72742B20" w14:textId="77777777" w:rsidR="00092E57" w:rsidRPr="00BF031D" w:rsidRDefault="00092E57" w:rsidP="00092E57">
      <w:pPr>
        <w:pStyle w:val="para"/>
        <w:ind w:right="992" w:firstLine="0"/>
        <w:rPr>
          <w:lang w:val="en-US"/>
        </w:rPr>
      </w:pPr>
      <w:r w:rsidRPr="00BF031D">
        <w:rPr>
          <w:lang w:val="en-US"/>
        </w:rPr>
        <w:t>ß = 45° outwards and 10° inwards.</w:t>
      </w:r>
    </w:p>
    <w:p w14:paraId="6DA74EBA" w14:textId="5B8A24F8" w:rsidR="00092E57" w:rsidRPr="00BF031D" w:rsidRDefault="00092E57" w:rsidP="00092E57">
      <w:pPr>
        <w:pStyle w:val="para"/>
        <w:ind w:right="992" w:firstLine="0"/>
        <w:rPr>
          <w:lang w:val="en-US"/>
        </w:rPr>
      </w:pPr>
      <w:r w:rsidRPr="00BF031D">
        <w:rPr>
          <w:lang w:val="en-US"/>
        </w:rPr>
        <w:t>The presence of partitions or other items of equipment near the front fog lamp shall not give rise to secondary effects causing discomfort to other road users.</w:t>
      </w:r>
      <w:r w:rsidRPr="00BF031D">
        <w:rPr>
          <w:vertAlign w:val="superscript"/>
          <w:lang w:val="en-US"/>
        </w:rPr>
        <w:t>13</w:t>
      </w:r>
      <w:r w:rsidR="009019F6">
        <w:rPr>
          <w:lang w:val="en-US"/>
        </w:rPr>
        <w:t>"</w:t>
      </w:r>
    </w:p>
    <w:p w14:paraId="1401AF3B" w14:textId="77777777" w:rsidR="00646AB1" w:rsidRPr="00B73E34" w:rsidRDefault="00646AB1" w:rsidP="00266A96">
      <w:pPr>
        <w:keepNext/>
        <w:keepLines/>
        <w:spacing w:after="120"/>
        <w:ind w:left="1134" w:right="1134"/>
        <w:jc w:val="both"/>
      </w:pPr>
      <w:r w:rsidRPr="00B73E34">
        <w:rPr>
          <w:i/>
        </w:rPr>
        <w:t xml:space="preserve">Paragraph 6.3.7., </w:t>
      </w:r>
      <w:r w:rsidRPr="00B73E34">
        <w:t>amend to read:</w:t>
      </w:r>
    </w:p>
    <w:p w14:paraId="1FAC15BF" w14:textId="5DB92199" w:rsidR="00646AB1" w:rsidRPr="00B73E34" w:rsidRDefault="009019F6" w:rsidP="00266A96">
      <w:pPr>
        <w:pStyle w:val="SingleTxtG"/>
        <w:keepNext/>
        <w:keepLines/>
        <w:ind w:left="2268" w:hanging="1134"/>
      </w:pPr>
      <w:r>
        <w:rPr>
          <w:rFonts w:eastAsia="MS Mincho"/>
        </w:rPr>
        <w:t>"</w:t>
      </w:r>
      <w:r w:rsidR="00646AB1" w:rsidRPr="00B73E34">
        <w:t>6.3.7.</w:t>
      </w:r>
      <w:r w:rsidR="00646AB1" w:rsidRPr="00B73E34">
        <w:tab/>
        <w:t>…</w:t>
      </w:r>
    </w:p>
    <w:p w14:paraId="27CAF36A" w14:textId="5CEED56C" w:rsidR="00646AB1" w:rsidRPr="00B73E34" w:rsidRDefault="00646AB1" w:rsidP="00266A96">
      <w:pPr>
        <w:pStyle w:val="SingleTxtG"/>
        <w:keepNext/>
        <w:keepLines/>
        <w:ind w:left="2835" w:hanging="567"/>
      </w:pPr>
      <w:r w:rsidRPr="00B73E34">
        <w:t>(b)</w:t>
      </w:r>
      <w:r w:rsidRPr="00B73E34">
        <w:tab/>
        <w:t>The front fog lamps cannot be simultaneously lit with any other lamps with which they are reciprocally incorporated as indicated by the relevant symbol (</w:t>
      </w:r>
      <w:r w:rsidR="009019F6">
        <w:t>"</w:t>
      </w:r>
      <w:r w:rsidRPr="00B73E34">
        <w:t>/</w:t>
      </w:r>
      <w:r w:rsidR="009019F6">
        <w:t>"</w:t>
      </w:r>
      <w:r w:rsidRPr="00B73E34">
        <w:t xml:space="preserve">) according to paragraph 10.1. of Annex 1 of </w:t>
      </w:r>
      <w:r w:rsidR="00A23798" w:rsidRPr="00B73E34">
        <w:t>UN Regulation</w:t>
      </w:r>
      <w:r w:rsidRPr="00B73E34">
        <w:t xml:space="preserve"> No. 19. or item 9.5.1. of Annex 1 of </w:t>
      </w:r>
      <w:r w:rsidR="00A23798" w:rsidRPr="00B73E34">
        <w:t>UN Regulation</w:t>
      </w:r>
      <w:r w:rsidRPr="00B73E34">
        <w:t xml:space="preserve"> No. [RID].</w:t>
      </w:r>
      <w:r w:rsidR="009019F6">
        <w:rPr>
          <w:rFonts w:eastAsia="MS Mincho"/>
        </w:rPr>
        <w:t>"</w:t>
      </w:r>
    </w:p>
    <w:p w14:paraId="2FE8F7BC" w14:textId="77777777" w:rsidR="00646AB1" w:rsidRPr="00B73E34" w:rsidRDefault="00646AB1" w:rsidP="00646AB1">
      <w:pPr>
        <w:pStyle w:val="SingleTxtG"/>
        <w:ind w:left="2268" w:right="1133" w:hanging="1134"/>
        <w:rPr>
          <w:iCs/>
          <w:kern w:val="2"/>
          <w:lang w:eastAsia="ja-JP"/>
        </w:rPr>
      </w:pPr>
      <w:r w:rsidRPr="00B73E34">
        <w:rPr>
          <w:i/>
          <w:iCs/>
          <w:kern w:val="2"/>
          <w:lang w:eastAsia="ja-JP"/>
        </w:rPr>
        <w:t xml:space="preserve">Paragraph 6.3.9., </w:t>
      </w:r>
      <w:r w:rsidRPr="00B73E34">
        <w:rPr>
          <w:iCs/>
          <w:kern w:val="2"/>
          <w:lang w:eastAsia="ja-JP"/>
        </w:rPr>
        <w:t xml:space="preserve">amend to </w:t>
      </w:r>
      <w:r w:rsidRPr="00B73E34">
        <w:t>read</w:t>
      </w:r>
      <w:r w:rsidRPr="00B73E34">
        <w:rPr>
          <w:iCs/>
          <w:kern w:val="2"/>
          <w:lang w:eastAsia="ja-JP"/>
        </w:rPr>
        <w:t>:</w:t>
      </w:r>
    </w:p>
    <w:p w14:paraId="1774B30D" w14:textId="517E886B" w:rsidR="00646AB1" w:rsidRPr="00B73E34" w:rsidRDefault="009019F6" w:rsidP="00646AB1">
      <w:pPr>
        <w:pStyle w:val="SingleTxtG"/>
        <w:ind w:left="2268" w:right="1133" w:hanging="1134"/>
        <w:rPr>
          <w:iCs/>
          <w:kern w:val="2"/>
          <w:lang w:eastAsia="ja-JP"/>
        </w:rPr>
      </w:pPr>
      <w:r>
        <w:rPr>
          <w:lang w:val="en-US"/>
        </w:rPr>
        <w:t>"</w:t>
      </w:r>
      <w:r w:rsidR="00646AB1" w:rsidRPr="00B73E34">
        <w:rPr>
          <w:iCs/>
          <w:kern w:val="2"/>
          <w:lang w:eastAsia="ja-JP"/>
        </w:rPr>
        <w:t>6.3.9.</w:t>
      </w:r>
      <w:r w:rsidR="00646AB1" w:rsidRPr="00B73E34">
        <w:rPr>
          <w:iCs/>
          <w:kern w:val="2"/>
          <w:lang w:eastAsia="ja-JP"/>
        </w:rPr>
        <w:tab/>
        <w:t xml:space="preserve">Other requirements </w:t>
      </w:r>
    </w:p>
    <w:p w14:paraId="7305C5B2" w14:textId="39E8083E" w:rsidR="00646AB1" w:rsidRPr="00B73E34" w:rsidRDefault="00646AB1" w:rsidP="00646AB1">
      <w:pPr>
        <w:pStyle w:val="SingleTxtG"/>
        <w:ind w:left="2268" w:right="1133"/>
        <w:rPr>
          <w:iCs/>
          <w:kern w:val="2"/>
          <w:lang w:eastAsia="ja-JP"/>
        </w:rPr>
      </w:pPr>
      <w:r w:rsidRPr="00B73E34">
        <w:rPr>
          <w:iCs/>
          <w:kern w:val="2"/>
          <w:lang w:eastAsia="ja-JP"/>
        </w:rPr>
        <w:t xml:space="preserve">In the case where there is a positive indication in the communication form in Annex 1 of </w:t>
      </w:r>
      <w:r w:rsidR="00A23798" w:rsidRPr="00B73E34">
        <w:rPr>
          <w:iCs/>
          <w:kern w:val="2"/>
          <w:lang w:eastAsia="ja-JP"/>
        </w:rPr>
        <w:t>UN Regulation</w:t>
      </w:r>
      <w:r w:rsidRPr="00B73E34">
        <w:rPr>
          <w:iCs/>
          <w:kern w:val="2"/>
          <w:lang w:eastAsia="ja-JP"/>
        </w:rPr>
        <w:t xml:space="preserve"> No. 19 </w:t>
      </w:r>
      <w:r w:rsidRPr="00B73E34">
        <w:rPr>
          <w:bCs/>
          <w:iCs/>
          <w:kern w:val="2"/>
          <w:lang w:eastAsia="ja-JP"/>
        </w:rPr>
        <w:t xml:space="preserve">or in Annex 1 of </w:t>
      </w:r>
      <w:r w:rsidR="00A23798" w:rsidRPr="00B73E34">
        <w:rPr>
          <w:bCs/>
          <w:iCs/>
          <w:kern w:val="2"/>
          <w:lang w:eastAsia="ja-JP"/>
        </w:rPr>
        <w:t>UN Regulation</w:t>
      </w:r>
      <w:r w:rsidRPr="00B73E34">
        <w:rPr>
          <w:bCs/>
          <w:iCs/>
          <w:kern w:val="2"/>
          <w:lang w:eastAsia="ja-JP"/>
        </w:rPr>
        <w:t xml:space="preserve"> No. [RID] </w:t>
      </w:r>
      <w:r w:rsidRPr="00B73E34">
        <w:rPr>
          <w:iCs/>
          <w:kern w:val="2"/>
          <w:lang w:eastAsia="ja-JP"/>
        </w:rPr>
        <w:t xml:space="preserve">the alignment and the luminous intensities of the Class </w:t>
      </w:r>
      <w:r w:rsidR="009019F6">
        <w:rPr>
          <w:iCs/>
          <w:kern w:val="2"/>
          <w:lang w:eastAsia="ja-JP"/>
        </w:rPr>
        <w:t>"</w:t>
      </w:r>
      <w:r w:rsidRPr="00B73E34">
        <w:rPr>
          <w:iCs/>
          <w:kern w:val="2"/>
          <w:lang w:eastAsia="ja-JP"/>
        </w:rPr>
        <w:t>F3</w:t>
      </w:r>
      <w:r w:rsidR="009019F6">
        <w:rPr>
          <w:iCs/>
          <w:kern w:val="2"/>
          <w:lang w:eastAsia="ja-JP"/>
        </w:rPr>
        <w:t>"</w:t>
      </w:r>
      <w:r w:rsidRPr="00B73E34">
        <w:rPr>
          <w:iCs/>
          <w:kern w:val="2"/>
          <w:lang w:eastAsia="ja-JP"/>
        </w:rPr>
        <w:t xml:space="preserve"> front fog beam may be automatically adapted ...</w:t>
      </w:r>
      <w:r w:rsidR="009019F6" w:rsidRPr="009019F6">
        <w:rPr>
          <w:lang w:val="en-US"/>
        </w:rPr>
        <w:t xml:space="preserve"> </w:t>
      </w:r>
      <w:r w:rsidR="009019F6">
        <w:rPr>
          <w:lang w:val="en-US"/>
        </w:rPr>
        <w:t>"</w:t>
      </w:r>
    </w:p>
    <w:p w14:paraId="3F7E44E9" w14:textId="77777777" w:rsidR="00646AB1" w:rsidRPr="00B73E34" w:rsidRDefault="00646AB1" w:rsidP="00646AB1">
      <w:pPr>
        <w:spacing w:after="120"/>
        <w:ind w:left="1134" w:right="1134"/>
        <w:jc w:val="both"/>
      </w:pPr>
      <w:r w:rsidRPr="00B73E34">
        <w:rPr>
          <w:i/>
        </w:rPr>
        <w:t xml:space="preserve">Paragraph 6.4., </w:t>
      </w:r>
      <w:r w:rsidRPr="00B73E34">
        <w:t>amend to read:</w:t>
      </w:r>
    </w:p>
    <w:p w14:paraId="6A26733C" w14:textId="7788C97B" w:rsidR="00646AB1" w:rsidRPr="00B73E34" w:rsidRDefault="009019F6" w:rsidP="00646AB1">
      <w:pPr>
        <w:pStyle w:val="SingleTxtG"/>
        <w:ind w:left="2268" w:hanging="1134"/>
      </w:pPr>
      <w:r>
        <w:rPr>
          <w:rFonts w:eastAsia="MS Mincho"/>
        </w:rPr>
        <w:t>"</w:t>
      </w:r>
      <w:r w:rsidR="00646AB1" w:rsidRPr="00B73E34">
        <w:t>6.4.</w:t>
      </w:r>
      <w:r w:rsidR="00646AB1" w:rsidRPr="00B73E34">
        <w:tab/>
        <w:t>Reversing lamp (</w:t>
      </w:r>
      <w:r w:rsidR="00A23798" w:rsidRPr="00B73E34">
        <w:t>UN Regulation</w:t>
      </w:r>
      <w:r w:rsidR="00646AB1" w:rsidRPr="00B73E34">
        <w:t xml:space="preserve"> No. 23 or [LSD])</w:t>
      </w:r>
      <w:r>
        <w:rPr>
          <w:rFonts w:eastAsia="MS Mincho"/>
        </w:rPr>
        <w:t>"</w:t>
      </w:r>
    </w:p>
    <w:p w14:paraId="4330AFBD" w14:textId="77777777" w:rsidR="00092E57" w:rsidRPr="00BF031D" w:rsidRDefault="00092E57" w:rsidP="00092E57">
      <w:pPr>
        <w:pStyle w:val="SingleTxtG"/>
        <w:rPr>
          <w:snapToGrid w:val="0"/>
        </w:rPr>
      </w:pPr>
      <w:r w:rsidRPr="00BF031D">
        <w:rPr>
          <w:i/>
          <w:snapToGrid w:val="0"/>
        </w:rPr>
        <w:lastRenderedPageBreak/>
        <w:t>Paragraph 6.4.5.1.</w:t>
      </w:r>
      <w:r w:rsidRPr="00BF031D">
        <w:rPr>
          <w:snapToGrid w:val="0"/>
        </w:rPr>
        <w:t>, amend to read:</w:t>
      </w:r>
    </w:p>
    <w:p w14:paraId="3DD2C2B9" w14:textId="55A67310" w:rsidR="00092E57" w:rsidRPr="00BF031D" w:rsidRDefault="009019F6" w:rsidP="00092E57">
      <w:pPr>
        <w:pStyle w:val="SingleTxtG"/>
        <w:ind w:left="2268" w:right="992" w:hanging="1134"/>
        <w:rPr>
          <w:bCs/>
          <w:lang w:val="en-US"/>
        </w:rPr>
      </w:pPr>
      <w:r>
        <w:rPr>
          <w:lang w:val="en-US"/>
        </w:rPr>
        <w:t>"</w:t>
      </w:r>
      <w:r w:rsidR="00092E57" w:rsidRPr="00BF031D">
        <w:rPr>
          <w:bCs/>
          <w:lang w:val="en-US"/>
        </w:rPr>
        <w:t>6.4.5.1.</w:t>
      </w:r>
      <w:r w:rsidR="00092E57" w:rsidRPr="00BF031D">
        <w:rPr>
          <w:bCs/>
          <w:lang w:val="en-US"/>
        </w:rPr>
        <w:tab/>
        <w:t>Devices installed at the rear of the vehicle:</w:t>
      </w:r>
    </w:p>
    <w:p w14:paraId="5984FD9C" w14:textId="77777777" w:rsidR="00092E57" w:rsidRPr="00BF031D" w:rsidRDefault="00092E57" w:rsidP="00092E57">
      <w:pPr>
        <w:pStyle w:val="para"/>
        <w:ind w:right="992" w:firstLine="0"/>
        <w:rPr>
          <w:bCs/>
          <w:lang w:val="en-US"/>
        </w:rPr>
      </w:pPr>
      <w:r w:rsidRPr="00BF031D">
        <w:rPr>
          <w:bCs/>
          <w:lang w:val="en-US"/>
        </w:rPr>
        <w:tab/>
        <w:t xml:space="preserve">Defined by angles </w:t>
      </w:r>
      <w:r w:rsidRPr="00BF031D">
        <w:rPr>
          <w:bCs/>
        </w:rPr>
        <w:t>α</w:t>
      </w:r>
      <w:r w:rsidRPr="00BF031D">
        <w:rPr>
          <w:bCs/>
          <w:lang w:val="en-US"/>
        </w:rPr>
        <w:t xml:space="preserve"> and </w:t>
      </w:r>
      <w:r w:rsidRPr="00BF031D">
        <w:rPr>
          <w:bCs/>
        </w:rPr>
        <w:t>β</w:t>
      </w:r>
      <w:r w:rsidRPr="00BF031D">
        <w:rPr>
          <w:bCs/>
          <w:lang w:val="en-US"/>
        </w:rPr>
        <w:t xml:space="preserve">, as specified in paragraph </w:t>
      </w:r>
      <w:r w:rsidRPr="00BF031D">
        <w:rPr>
          <w:lang w:val="en-US"/>
        </w:rPr>
        <w:t>2.10.7.:</w:t>
      </w:r>
    </w:p>
    <w:p w14:paraId="5E0231AC" w14:textId="77777777" w:rsidR="00092E57" w:rsidRPr="00BF031D" w:rsidRDefault="00092E57" w:rsidP="00092E57">
      <w:pPr>
        <w:pStyle w:val="para"/>
        <w:ind w:right="992" w:firstLine="0"/>
        <w:rPr>
          <w:bCs/>
          <w:lang w:val="en-US"/>
        </w:rPr>
      </w:pPr>
      <w:r w:rsidRPr="00BF031D">
        <w:rPr>
          <w:bCs/>
        </w:rPr>
        <w:t>α</w:t>
      </w:r>
      <w:r w:rsidRPr="00BF031D">
        <w:rPr>
          <w:bCs/>
          <w:lang w:val="en-US"/>
        </w:rPr>
        <w:t xml:space="preserve"> =</w:t>
      </w:r>
      <w:r w:rsidRPr="00BF031D">
        <w:rPr>
          <w:bCs/>
          <w:lang w:val="en-US"/>
        </w:rPr>
        <w:tab/>
        <w:t>15° upwards and 5° downwards,</w:t>
      </w:r>
    </w:p>
    <w:p w14:paraId="153871D2" w14:textId="77777777" w:rsidR="00092E57" w:rsidRPr="00BF031D" w:rsidRDefault="00092E57" w:rsidP="00092E57">
      <w:pPr>
        <w:pStyle w:val="para"/>
        <w:ind w:right="992" w:firstLine="0"/>
        <w:rPr>
          <w:bCs/>
          <w:lang w:val="en-US"/>
        </w:rPr>
      </w:pPr>
      <w:r w:rsidRPr="00BF031D">
        <w:rPr>
          <w:bCs/>
          <w:lang w:val="en-US"/>
        </w:rPr>
        <w:tab/>
      </w:r>
      <w:r w:rsidRPr="00BF031D">
        <w:rPr>
          <w:bCs/>
        </w:rPr>
        <w:t>β</w:t>
      </w:r>
      <w:r w:rsidRPr="00BF031D">
        <w:rPr>
          <w:bCs/>
          <w:lang w:val="en-US"/>
        </w:rPr>
        <w:t xml:space="preserve"> =</w:t>
      </w:r>
      <w:r w:rsidRPr="00BF031D">
        <w:rPr>
          <w:bCs/>
          <w:lang w:val="en-US"/>
        </w:rPr>
        <w:tab/>
        <w:t>45° to right and to left if there is only one device,</w:t>
      </w:r>
    </w:p>
    <w:p w14:paraId="31735311" w14:textId="216A944F" w:rsidR="00092E57" w:rsidRPr="00BF031D" w:rsidRDefault="00092E57" w:rsidP="00092E57">
      <w:pPr>
        <w:pStyle w:val="para"/>
        <w:ind w:right="992" w:firstLine="0"/>
        <w:rPr>
          <w:bCs/>
          <w:lang w:val="en-US"/>
        </w:rPr>
      </w:pPr>
      <w:r w:rsidRPr="00BF031D">
        <w:rPr>
          <w:bCs/>
          <w:lang w:val="en-US"/>
        </w:rPr>
        <w:tab/>
        <w:t>45° outwards and 30° inwards if there are two.</w:t>
      </w:r>
      <w:r w:rsidR="009019F6" w:rsidRPr="009019F6">
        <w:rPr>
          <w:lang w:val="en-US"/>
        </w:rPr>
        <w:t xml:space="preserve"> </w:t>
      </w:r>
      <w:r w:rsidR="009019F6">
        <w:rPr>
          <w:lang w:val="en-US"/>
        </w:rPr>
        <w:t>"</w:t>
      </w:r>
    </w:p>
    <w:p w14:paraId="601FC7C5" w14:textId="77777777" w:rsidR="00646AB1" w:rsidRPr="00B73E34" w:rsidRDefault="00646AB1" w:rsidP="00646AB1">
      <w:pPr>
        <w:spacing w:after="120"/>
        <w:ind w:left="1134" w:right="1134"/>
        <w:jc w:val="both"/>
      </w:pPr>
      <w:r w:rsidRPr="00B73E34">
        <w:rPr>
          <w:i/>
        </w:rPr>
        <w:t xml:space="preserve">Paragraph 6.5., </w:t>
      </w:r>
      <w:r w:rsidRPr="00B73E34">
        <w:t>amend to read:</w:t>
      </w:r>
    </w:p>
    <w:p w14:paraId="3E3FBDE3" w14:textId="72D5BEB4" w:rsidR="00646AB1" w:rsidRPr="00B73E34" w:rsidRDefault="009019F6" w:rsidP="00646AB1">
      <w:pPr>
        <w:pStyle w:val="SingleTxtG"/>
        <w:ind w:left="2268" w:hanging="1134"/>
      </w:pPr>
      <w:r>
        <w:rPr>
          <w:rFonts w:eastAsia="MS Mincho"/>
        </w:rPr>
        <w:t>"</w:t>
      </w:r>
      <w:r w:rsidR="00646AB1" w:rsidRPr="00B73E34">
        <w:t>6.5.</w:t>
      </w:r>
      <w:r w:rsidR="00646AB1" w:rsidRPr="00B73E34">
        <w:tab/>
        <w:t>Direction-indicator lamp (</w:t>
      </w:r>
      <w:r w:rsidR="00A23798" w:rsidRPr="00B73E34">
        <w:t>UN Regulation</w:t>
      </w:r>
      <w:r w:rsidR="00646AB1" w:rsidRPr="00B73E34">
        <w:t xml:space="preserve"> No. 6 or [LSD])</w:t>
      </w:r>
      <w:r>
        <w:rPr>
          <w:rFonts w:eastAsia="MS Mincho"/>
        </w:rPr>
        <w:t>"</w:t>
      </w:r>
    </w:p>
    <w:p w14:paraId="2E6487D4" w14:textId="77777777" w:rsidR="00646AB1" w:rsidRPr="00B73E34" w:rsidRDefault="00646AB1" w:rsidP="00646AB1">
      <w:pPr>
        <w:spacing w:after="120"/>
        <w:ind w:left="1134" w:right="1134"/>
        <w:jc w:val="both"/>
      </w:pPr>
      <w:r w:rsidRPr="00B73E34">
        <w:rPr>
          <w:i/>
        </w:rPr>
        <w:t xml:space="preserve">Paragraph 6.5.8., </w:t>
      </w:r>
      <w:r w:rsidRPr="00B73E34">
        <w:t>amend to read:</w:t>
      </w:r>
    </w:p>
    <w:p w14:paraId="61BBAC1A" w14:textId="0D01E5F9" w:rsidR="00646AB1" w:rsidRPr="00B73E34" w:rsidRDefault="009019F6" w:rsidP="00646AB1">
      <w:pPr>
        <w:pStyle w:val="SingleTxtG"/>
        <w:ind w:left="2268" w:hanging="1134"/>
      </w:pPr>
      <w:r>
        <w:rPr>
          <w:rFonts w:eastAsia="MS Mincho"/>
        </w:rPr>
        <w:t>"</w:t>
      </w:r>
      <w:r w:rsidR="00646AB1" w:rsidRPr="00B73E34">
        <w:t>6.5.8.</w:t>
      </w:r>
      <w:r w:rsidR="00646AB1" w:rsidRPr="00B73E34">
        <w:tab/>
        <w:t>…</w:t>
      </w:r>
    </w:p>
    <w:p w14:paraId="77C64459" w14:textId="726964DB" w:rsidR="00646AB1" w:rsidRPr="00B73E34" w:rsidRDefault="00646AB1" w:rsidP="00646AB1">
      <w:pPr>
        <w:pStyle w:val="SingleTxtG"/>
        <w:ind w:left="2268"/>
      </w:pPr>
      <w:r w:rsidRPr="00B73E34">
        <w:t xml:space="preserve">It shall be activated by the signal produced according to paragraph 6.2.2. of </w:t>
      </w:r>
      <w:r w:rsidR="00A23798" w:rsidRPr="00B73E34">
        <w:t>UN Regulation</w:t>
      </w:r>
      <w:r w:rsidRPr="00B73E34">
        <w:t xml:space="preserve"> No. 6 or according to paragraph 5.6.3. of </w:t>
      </w:r>
      <w:r w:rsidR="00A23798" w:rsidRPr="00B73E34">
        <w:t>UN Regulation</w:t>
      </w:r>
      <w:r w:rsidRPr="00B73E34">
        <w:t xml:space="preserve"> No. [LSD] or another suitable way</w:t>
      </w:r>
      <w:r w:rsidR="0042323B">
        <w:t>.</w:t>
      </w:r>
      <w:r w:rsidRPr="00B73E34">
        <w:rPr>
          <w:vertAlign w:val="superscript"/>
        </w:rPr>
        <w:t>13</w:t>
      </w:r>
    </w:p>
    <w:p w14:paraId="0C39018C" w14:textId="1CE02833" w:rsidR="00646AB1" w:rsidRPr="00B73E34" w:rsidRDefault="00646AB1" w:rsidP="00646AB1">
      <w:pPr>
        <w:pStyle w:val="SingleTxtG"/>
        <w:ind w:left="2268"/>
      </w:pPr>
      <w:r w:rsidRPr="00B73E34">
        <w:t>…</w:t>
      </w:r>
      <w:r w:rsidR="009019F6">
        <w:rPr>
          <w:rFonts w:eastAsia="MS Mincho"/>
        </w:rPr>
        <w:t>"</w:t>
      </w:r>
    </w:p>
    <w:p w14:paraId="01FD0B0A" w14:textId="77777777" w:rsidR="00646AB1" w:rsidRPr="00B73E34" w:rsidRDefault="00646AB1" w:rsidP="0042323B">
      <w:pPr>
        <w:keepNext/>
        <w:keepLines/>
        <w:spacing w:after="120"/>
        <w:ind w:left="1134" w:right="1134"/>
        <w:jc w:val="both"/>
      </w:pPr>
      <w:r w:rsidRPr="00B73E34">
        <w:rPr>
          <w:i/>
        </w:rPr>
        <w:t xml:space="preserve">Paragraph 6.7., </w:t>
      </w:r>
      <w:r w:rsidRPr="00B73E34">
        <w:t>amend to read:</w:t>
      </w:r>
    </w:p>
    <w:p w14:paraId="639D346E" w14:textId="77813E1C" w:rsidR="00646AB1" w:rsidRPr="00B73E34" w:rsidRDefault="009019F6" w:rsidP="0042323B">
      <w:pPr>
        <w:pStyle w:val="SingleTxtG"/>
        <w:keepNext/>
        <w:keepLines/>
        <w:ind w:left="2268" w:hanging="1134"/>
      </w:pPr>
      <w:r>
        <w:rPr>
          <w:rFonts w:eastAsia="MS Mincho"/>
        </w:rPr>
        <w:t>"</w:t>
      </w:r>
      <w:r w:rsidR="00646AB1" w:rsidRPr="00B73E34">
        <w:t>6.7.</w:t>
      </w:r>
      <w:r w:rsidR="00646AB1" w:rsidRPr="00B73E34">
        <w:tab/>
        <w:t>Stop lamp (</w:t>
      </w:r>
      <w:r w:rsidR="00A23798" w:rsidRPr="00B73E34">
        <w:t>UN Regulation</w:t>
      </w:r>
      <w:r w:rsidR="00646AB1" w:rsidRPr="00B73E34">
        <w:t xml:space="preserve"> No.7 or [LSD])</w:t>
      </w:r>
      <w:r>
        <w:rPr>
          <w:rFonts w:eastAsia="MS Mincho"/>
        </w:rPr>
        <w:t>"</w:t>
      </w:r>
    </w:p>
    <w:p w14:paraId="20F149D7" w14:textId="77777777" w:rsidR="00646AB1" w:rsidRPr="00B73E34" w:rsidRDefault="00646AB1" w:rsidP="00646AB1">
      <w:pPr>
        <w:spacing w:after="120"/>
        <w:ind w:left="1134" w:right="1134"/>
        <w:jc w:val="both"/>
      </w:pPr>
      <w:r w:rsidRPr="00B73E34">
        <w:rPr>
          <w:i/>
        </w:rPr>
        <w:t xml:space="preserve">Paragraph 6.8., </w:t>
      </w:r>
      <w:r w:rsidRPr="00B73E34">
        <w:t>amend to read:</w:t>
      </w:r>
    </w:p>
    <w:p w14:paraId="63AA7A78" w14:textId="7F3CAA3C" w:rsidR="00646AB1" w:rsidRPr="00B73E34" w:rsidRDefault="009019F6" w:rsidP="00646AB1">
      <w:pPr>
        <w:pStyle w:val="SingleTxtG"/>
        <w:ind w:left="2268" w:hanging="1134"/>
      </w:pPr>
      <w:r>
        <w:rPr>
          <w:rFonts w:eastAsia="MS Mincho"/>
        </w:rPr>
        <w:t>"</w:t>
      </w:r>
      <w:r w:rsidR="00646AB1" w:rsidRPr="00B73E34">
        <w:t>6.8.</w:t>
      </w:r>
      <w:r w:rsidR="00646AB1" w:rsidRPr="00B73E34">
        <w:tab/>
        <w:t>Rear registration plate lamp (</w:t>
      </w:r>
      <w:r w:rsidR="00A23798" w:rsidRPr="00B73E34">
        <w:t>UN Regulation</w:t>
      </w:r>
      <w:r w:rsidR="00646AB1" w:rsidRPr="00B73E34">
        <w:t xml:space="preserve"> No. 4 or [LSD])</w:t>
      </w:r>
      <w:r>
        <w:rPr>
          <w:rFonts w:eastAsia="MS Mincho"/>
        </w:rPr>
        <w:t>"</w:t>
      </w:r>
    </w:p>
    <w:p w14:paraId="1E2944BB" w14:textId="77777777" w:rsidR="00646AB1" w:rsidRPr="00B73E34" w:rsidRDefault="00646AB1" w:rsidP="00646AB1">
      <w:pPr>
        <w:keepNext/>
        <w:keepLines/>
        <w:spacing w:after="120"/>
        <w:ind w:left="1134" w:right="1134"/>
        <w:jc w:val="both"/>
      </w:pPr>
      <w:r w:rsidRPr="00B73E34">
        <w:rPr>
          <w:i/>
        </w:rPr>
        <w:t xml:space="preserve">Paragraph 6.9., </w:t>
      </w:r>
      <w:r w:rsidRPr="00B73E34">
        <w:t>amend to read:</w:t>
      </w:r>
    </w:p>
    <w:p w14:paraId="303E8C6E" w14:textId="3DAA9D42" w:rsidR="00646AB1" w:rsidRPr="00466248" w:rsidRDefault="009019F6" w:rsidP="00646AB1">
      <w:pPr>
        <w:pStyle w:val="SingleTxtG"/>
        <w:keepNext/>
        <w:keepLines/>
        <w:ind w:left="2268" w:hanging="1134"/>
        <w:rPr>
          <w:lang w:val="en-US"/>
        </w:rPr>
      </w:pPr>
      <w:r>
        <w:rPr>
          <w:rFonts w:eastAsia="MS Mincho"/>
          <w:lang w:val="en-US"/>
        </w:rPr>
        <w:t>"</w:t>
      </w:r>
      <w:r w:rsidR="00646AB1" w:rsidRPr="00466248">
        <w:rPr>
          <w:lang w:val="en-US"/>
        </w:rPr>
        <w:t>6.9.</w:t>
      </w:r>
      <w:r w:rsidR="00646AB1" w:rsidRPr="00466248">
        <w:rPr>
          <w:lang w:val="en-US"/>
        </w:rPr>
        <w:tab/>
        <w:t>Front position lamp (</w:t>
      </w:r>
      <w:r w:rsidR="00A23798" w:rsidRPr="00466248">
        <w:rPr>
          <w:lang w:val="en-US"/>
        </w:rPr>
        <w:t>UN Regulation</w:t>
      </w:r>
      <w:r w:rsidR="00646AB1" w:rsidRPr="00466248">
        <w:rPr>
          <w:lang w:val="en-US"/>
        </w:rPr>
        <w:t xml:space="preserve"> No. 7 or [LSD])</w:t>
      </w:r>
      <w:r>
        <w:rPr>
          <w:rFonts w:eastAsia="MS Mincho"/>
          <w:lang w:val="en-US"/>
        </w:rPr>
        <w:t>"</w:t>
      </w:r>
    </w:p>
    <w:p w14:paraId="6A9E3146" w14:textId="77777777" w:rsidR="00646AB1" w:rsidRPr="00B73E34" w:rsidRDefault="00646AB1" w:rsidP="00646AB1">
      <w:pPr>
        <w:spacing w:after="120"/>
        <w:ind w:left="1134" w:right="1134"/>
        <w:jc w:val="both"/>
      </w:pPr>
      <w:r w:rsidRPr="00B73E34">
        <w:rPr>
          <w:i/>
        </w:rPr>
        <w:t xml:space="preserve">Paragraph 6.10., </w:t>
      </w:r>
      <w:r w:rsidRPr="00B73E34">
        <w:t>amend to read:</w:t>
      </w:r>
    </w:p>
    <w:p w14:paraId="51D5380D" w14:textId="57EA9F9F" w:rsidR="00646AB1" w:rsidRPr="00B73E34" w:rsidRDefault="009019F6" w:rsidP="00646AB1">
      <w:pPr>
        <w:pStyle w:val="SingleTxtG"/>
        <w:ind w:left="2268" w:hanging="1134"/>
      </w:pPr>
      <w:r>
        <w:rPr>
          <w:rFonts w:eastAsia="MS Mincho"/>
        </w:rPr>
        <w:t>"</w:t>
      </w:r>
      <w:r w:rsidR="00646AB1" w:rsidRPr="00B73E34">
        <w:t>6.10.</w:t>
      </w:r>
      <w:r w:rsidR="00646AB1" w:rsidRPr="00B73E34">
        <w:tab/>
        <w:t>Rear position lamp (</w:t>
      </w:r>
      <w:r w:rsidR="00A23798" w:rsidRPr="00B73E34">
        <w:t>UN Regulation</w:t>
      </w:r>
      <w:r w:rsidR="00646AB1" w:rsidRPr="00B73E34">
        <w:t xml:space="preserve"> No. 7 or [LSD])</w:t>
      </w:r>
      <w:r>
        <w:rPr>
          <w:rFonts w:eastAsia="MS Mincho"/>
        </w:rPr>
        <w:t>"</w:t>
      </w:r>
    </w:p>
    <w:p w14:paraId="7BD41A98" w14:textId="77777777" w:rsidR="00646AB1" w:rsidRPr="00B73E34" w:rsidRDefault="00646AB1" w:rsidP="00646AB1">
      <w:pPr>
        <w:spacing w:after="120"/>
        <w:ind w:left="1134" w:right="1134"/>
        <w:jc w:val="both"/>
      </w:pPr>
      <w:r w:rsidRPr="00B73E34">
        <w:rPr>
          <w:i/>
        </w:rPr>
        <w:t xml:space="preserve">Paragraph 6.11., </w:t>
      </w:r>
      <w:r w:rsidRPr="00B73E34">
        <w:t>amend to read:</w:t>
      </w:r>
    </w:p>
    <w:p w14:paraId="130D2B30" w14:textId="4911F1DE" w:rsidR="00646AB1" w:rsidRPr="00B73E34" w:rsidRDefault="009019F6" w:rsidP="00646AB1">
      <w:pPr>
        <w:pStyle w:val="SingleTxtG"/>
        <w:ind w:left="2268" w:hanging="1134"/>
      </w:pPr>
      <w:r>
        <w:rPr>
          <w:rFonts w:eastAsia="MS Mincho"/>
        </w:rPr>
        <w:t>"</w:t>
      </w:r>
      <w:r w:rsidR="00646AB1" w:rsidRPr="00B73E34">
        <w:t>6.11.</w:t>
      </w:r>
      <w:r w:rsidR="00646AB1" w:rsidRPr="00B73E34">
        <w:tab/>
        <w:t>Rear fog lamp (</w:t>
      </w:r>
      <w:r w:rsidR="00A23798" w:rsidRPr="00B73E34">
        <w:t>UN Regulation</w:t>
      </w:r>
      <w:r w:rsidR="00646AB1" w:rsidRPr="00B73E34">
        <w:t xml:space="preserve"> No. 38 or [LSD])</w:t>
      </w:r>
      <w:r>
        <w:rPr>
          <w:rFonts w:eastAsia="MS Mincho"/>
        </w:rPr>
        <w:t>"</w:t>
      </w:r>
    </w:p>
    <w:p w14:paraId="15AD4FE2" w14:textId="77777777" w:rsidR="00092E57" w:rsidRPr="00BF031D" w:rsidRDefault="00092E57" w:rsidP="00092E57">
      <w:pPr>
        <w:pStyle w:val="SingleTxtG"/>
        <w:rPr>
          <w:snapToGrid w:val="0"/>
        </w:rPr>
      </w:pPr>
      <w:r w:rsidRPr="00BF031D">
        <w:rPr>
          <w:i/>
          <w:snapToGrid w:val="0"/>
        </w:rPr>
        <w:t>Paragraph 6.11.5.</w:t>
      </w:r>
      <w:r w:rsidRPr="00BF031D">
        <w:rPr>
          <w:snapToGrid w:val="0"/>
        </w:rPr>
        <w:t>, amend to read:</w:t>
      </w:r>
    </w:p>
    <w:p w14:paraId="34DE4328" w14:textId="5078A69E" w:rsidR="00092E57" w:rsidRPr="00BF031D" w:rsidRDefault="009019F6" w:rsidP="00092E57">
      <w:pPr>
        <w:pStyle w:val="SingleTxtG"/>
        <w:ind w:left="2268" w:right="992" w:hanging="1134"/>
        <w:rPr>
          <w:lang w:val="en-US"/>
        </w:rPr>
      </w:pPr>
      <w:r>
        <w:rPr>
          <w:lang w:val="en-US"/>
        </w:rPr>
        <w:t>"</w:t>
      </w:r>
      <w:r w:rsidR="00092E57" w:rsidRPr="00BF031D">
        <w:rPr>
          <w:lang w:val="en-US"/>
        </w:rPr>
        <w:t>6.11.5.</w:t>
      </w:r>
      <w:r w:rsidR="00092E57" w:rsidRPr="00BF031D">
        <w:rPr>
          <w:lang w:val="en-US"/>
        </w:rPr>
        <w:tab/>
        <w:t>Geometric visibility</w:t>
      </w:r>
    </w:p>
    <w:p w14:paraId="4DC315E5" w14:textId="77777777" w:rsidR="00092E57" w:rsidRPr="00BF031D" w:rsidRDefault="00092E57" w:rsidP="00092E57">
      <w:pPr>
        <w:pStyle w:val="para"/>
        <w:ind w:right="992" w:firstLine="0"/>
        <w:rPr>
          <w:lang w:val="en-US"/>
        </w:rPr>
      </w:pPr>
      <w:r w:rsidRPr="00BF031D">
        <w:rPr>
          <w:lang w:val="en-US"/>
        </w:rPr>
        <w:t xml:space="preserve">Defined by angles </w:t>
      </w:r>
      <w:r w:rsidRPr="00BF031D">
        <w:t>α</w:t>
      </w:r>
      <w:r w:rsidRPr="00BF031D">
        <w:rPr>
          <w:lang w:val="en-US"/>
        </w:rPr>
        <w:t xml:space="preserve"> and ß as specified in paragraph 2.10.7.:</w:t>
      </w:r>
    </w:p>
    <w:p w14:paraId="502BCD27" w14:textId="77777777" w:rsidR="00092E57" w:rsidRPr="00391654" w:rsidRDefault="00092E57" w:rsidP="00092E57">
      <w:pPr>
        <w:pStyle w:val="para"/>
        <w:ind w:right="992" w:firstLine="0"/>
        <w:rPr>
          <w:lang w:val="en-US"/>
        </w:rPr>
      </w:pPr>
      <w:r w:rsidRPr="00391654">
        <w:t>α</w:t>
      </w:r>
      <w:r w:rsidRPr="00391654">
        <w:rPr>
          <w:lang w:val="en-US"/>
        </w:rPr>
        <w:t xml:space="preserve"> = 5° upwards and 5° downwards; </w:t>
      </w:r>
    </w:p>
    <w:p w14:paraId="3B6A3EA4" w14:textId="7E90981F" w:rsidR="00092E57" w:rsidRPr="00391654" w:rsidRDefault="00092E57" w:rsidP="00092E57">
      <w:pPr>
        <w:pStyle w:val="para"/>
        <w:ind w:right="992" w:firstLine="0"/>
        <w:rPr>
          <w:lang w:val="en-US"/>
        </w:rPr>
      </w:pPr>
      <w:r w:rsidRPr="00391654">
        <w:rPr>
          <w:lang w:val="en-US"/>
        </w:rPr>
        <w:t>ß = 25° to right and to left.</w:t>
      </w:r>
      <w:r w:rsidR="009019F6" w:rsidRPr="009019F6">
        <w:rPr>
          <w:lang w:val="en-US"/>
        </w:rPr>
        <w:t xml:space="preserve"> </w:t>
      </w:r>
      <w:r w:rsidR="009019F6">
        <w:rPr>
          <w:lang w:val="en-US"/>
        </w:rPr>
        <w:t>"</w:t>
      </w:r>
    </w:p>
    <w:p w14:paraId="7B3E8E8D" w14:textId="77777777" w:rsidR="00646AB1" w:rsidRPr="00B73E34" w:rsidRDefault="00646AB1" w:rsidP="00646AB1">
      <w:pPr>
        <w:spacing w:after="120"/>
        <w:ind w:left="1134" w:right="1134"/>
        <w:jc w:val="both"/>
      </w:pPr>
      <w:r w:rsidRPr="00B73E34">
        <w:rPr>
          <w:i/>
        </w:rPr>
        <w:t xml:space="preserve">Paragraph 6.12., </w:t>
      </w:r>
      <w:r w:rsidRPr="00B73E34">
        <w:t>amend to read:</w:t>
      </w:r>
    </w:p>
    <w:p w14:paraId="29EFA751" w14:textId="1720EBD7" w:rsidR="00646AB1" w:rsidRPr="00B73E34" w:rsidRDefault="009019F6" w:rsidP="00646AB1">
      <w:pPr>
        <w:pStyle w:val="SingleTxtG"/>
        <w:ind w:left="2268" w:hanging="1134"/>
      </w:pPr>
      <w:r>
        <w:rPr>
          <w:rFonts w:eastAsia="MS Mincho"/>
        </w:rPr>
        <w:t>"</w:t>
      </w:r>
      <w:r w:rsidR="00646AB1" w:rsidRPr="00B73E34">
        <w:t>6.12.</w:t>
      </w:r>
      <w:r w:rsidR="00646AB1" w:rsidRPr="00B73E34">
        <w:tab/>
        <w:t>Parking lamp (</w:t>
      </w:r>
      <w:r w:rsidR="00A23798" w:rsidRPr="00B73E34">
        <w:t>UN Regulation</w:t>
      </w:r>
      <w:r w:rsidR="00646AB1" w:rsidRPr="00B73E34">
        <w:t xml:space="preserve"> No. 77 or 7 or [LSD])</w:t>
      </w:r>
      <w:r>
        <w:rPr>
          <w:rFonts w:eastAsia="MS Mincho"/>
        </w:rPr>
        <w:t>"</w:t>
      </w:r>
    </w:p>
    <w:p w14:paraId="69F29E13" w14:textId="77777777" w:rsidR="00646AB1" w:rsidRPr="00B73E34" w:rsidRDefault="00646AB1" w:rsidP="00646AB1">
      <w:pPr>
        <w:spacing w:after="120"/>
        <w:ind w:left="1134" w:right="1134"/>
        <w:jc w:val="both"/>
      </w:pPr>
      <w:r w:rsidRPr="00B73E34">
        <w:rPr>
          <w:i/>
        </w:rPr>
        <w:t xml:space="preserve">Paragraph 6.13., </w:t>
      </w:r>
      <w:r w:rsidRPr="00B73E34">
        <w:t>amend to read:</w:t>
      </w:r>
    </w:p>
    <w:p w14:paraId="1BA71BF7" w14:textId="74E3F74D" w:rsidR="00646AB1" w:rsidRPr="00B73E34" w:rsidRDefault="009019F6" w:rsidP="00646AB1">
      <w:pPr>
        <w:pStyle w:val="SingleTxtG"/>
        <w:ind w:left="2268" w:hanging="1134"/>
      </w:pPr>
      <w:r>
        <w:rPr>
          <w:rFonts w:eastAsia="MS Mincho"/>
        </w:rPr>
        <w:t>"</w:t>
      </w:r>
      <w:r w:rsidR="00646AB1" w:rsidRPr="00B73E34">
        <w:t>6.13.</w:t>
      </w:r>
      <w:r w:rsidR="00646AB1" w:rsidRPr="00B73E34">
        <w:tab/>
        <w:t>End-outline marker lamp (</w:t>
      </w:r>
      <w:r w:rsidR="00A23798" w:rsidRPr="00B73E34">
        <w:t>UN Regulation</w:t>
      </w:r>
      <w:r w:rsidR="00646AB1" w:rsidRPr="00B73E34">
        <w:t xml:space="preserve"> No. 7 or [LSD])</w:t>
      </w:r>
      <w:r>
        <w:rPr>
          <w:rFonts w:eastAsia="MS Mincho"/>
        </w:rPr>
        <w:t>"</w:t>
      </w:r>
    </w:p>
    <w:p w14:paraId="74E89D22" w14:textId="77777777" w:rsidR="00646AB1" w:rsidRPr="00B73E34" w:rsidRDefault="00646AB1" w:rsidP="00646AB1">
      <w:pPr>
        <w:spacing w:after="120"/>
        <w:ind w:left="1134" w:right="1134"/>
        <w:jc w:val="both"/>
      </w:pPr>
      <w:r w:rsidRPr="00B73E34">
        <w:rPr>
          <w:i/>
        </w:rPr>
        <w:t xml:space="preserve">Paragraph 6.14., </w:t>
      </w:r>
      <w:r w:rsidRPr="00B73E34">
        <w:t>amend to read:</w:t>
      </w:r>
    </w:p>
    <w:p w14:paraId="1AE1095B" w14:textId="731F948B" w:rsidR="00646AB1" w:rsidRPr="00B73E34" w:rsidRDefault="009019F6" w:rsidP="00646AB1">
      <w:pPr>
        <w:pStyle w:val="SingleTxtG"/>
        <w:ind w:left="2268" w:hanging="1134"/>
      </w:pPr>
      <w:r>
        <w:rPr>
          <w:rFonts w:eastAsia="MS Mincho"/>
        </w:rPr>
        <w:t>"</w:t>
      </w:r>
      <w:r w:rsidR="00646AB1" w:rsidRPr="00B73E34">
        <w:t>6.14.</w:t>
      </w:r>
      <w:r w:rsidR="00646AB1" w:rsidRPr="00B73E34">
        <w:tab/>
        <w:t>Rear retro-reflector, non-triangular (</w:t>
      </w:r>
      <w:r w:rsidR="00A23798" w:rsidRPr="00B73E34">
        <w:t>UN Regulation</w:t>
      </w:r>
      <w:r w:rsidR="00646AB1" w:rsidRPr="00B73E34">
        <w:t xml:space="preserve"> No. 3 or [RRD])</w:t>
      </w:r>
      <w:r>
        <w:rPr>
          <w:rFonts w:eastAsia="MS Mincho"/>
        </w:rPr>
        <w:t>"</w:t>
      </w:r>
    </w:p>
    <w:p w14:paraId="4630A008" w14:textId="77777777" w:rsidR="00646AB1" w:rsidRPr="00B73E34" w:rsidRDefault="00646AB1" w:rsidP="00646AB1">
      <w:pPr>
        <w:spacing w:after="120"/>
        <w:ind w:left="1134" w:right="1134"/>
        <w:jc w:val="both"/>
      </w:pPr>
      <w:r w:rsidRPr="00B73E34">
        <w:rPr>
          <w:i/>
        </w:rPr>
        <w:t xml:space="preserve">Paragraph 6.14.2., </w:t>
      </w:r>
      <w:r w:rsidRPr="00B73E34">
        <w:t>amend to read:</w:t>
      </w:r>
    </w:p>
    <w:p w14:paraId="527820AE" w14:textId="1D92A0B8" w:rsidR="00646AB1" w:rsidRPr="00B73E34" w:rsidRDefault="009019F6" w:rsidP="00646AB1">
      <w:pPr>
        <w:pStyle w:val="SingleTxtG"/>
        <w:ind w:left="2268" w:hanging="1134"/>
      </w:pPr>
      <w:r>
        <w:rPr>
          <w:rFonts w:eastAsia="MS Mincho"/>
        </w:rPr>
        <w:lastRenderedPageBreak/>
        <w:t>"</w:t>
      </w:r>
      <w:r w:rsidR="00646AB1" w:rsidRPr="00B73E34">
        <w:t>6.14.2.</w:t>
      </w:r>
      <w:r w:rsidR="00646AB1" w:rsidRPr="00B73E34">
        <w:tab/>
        <w:t>Number</w:t>
      </w:r>
    </w:p>
    <w:p w14:paraId="658AA1E1" w14:textId="1D2C6F03" w:rsidR="00646AB1" w:rsidRPr="00B73E34" w:rsidRDefault="00646AB1" w:rsidP="00646AB1">
      <w:pPr>
        <w:pStyle w:val="SingleTxtG"/>
        <w:ind w:left="2268"/>
      </w:pPr>
      <w:r w:rsidRPr="00B73E34">
        <w:t xml:space="preserve">Two, the performances of which shall conform to the requirements concerning Class IA or IB retro-reflectors in </w:t>
      </w:r>
      <w:r w:rsidR="00A23798" w:rsidRPr="00B73E34">
        <w:t>UN Regulation</w:t>
      </w:r>
      <w:r w:rsidRPr="00B73E34">
        <w:t xml:space="preserve"> No. 3 or [RRD]. Additional retro-reflecting devices and materials (including two retro-reflectors not complying with paragraph 6.14.4. below), are permitted provided they do not impair the effectiveness of the mandatory lighting and light-signalling devices.</w:t>
      </w:r>
      <w:r w:rsidR="009019F6">
        <w:rPr>
          <w:rFonts w:eastAsia="MS Mincho"/>
        </w:rPr>
        <w:t>"</w:t>
      </w:r>
    </w:p>
    <w:p w14:paraId="12711972" w14:textId="77777777" w:rsidR="00646AB1" w:rsidRPr="00B73E34" w:rsidRDefault="00646AB1" w:rsidP="00646AB1">
      <w:pPr>
        <w:spacing w:after="120"/>
        <w:ind w:left="1134" w:right="1134"/>
        <w:jc w:val="both"/>
      </w:pPr>
      <w:r w:rsidRPr="00B73E34">
        <w:rPr>
          <w:i/>
        </w:rPr>
        <w:t xml:space="preserve">Paragraph 6.15., </w:t>
      </w:r>
      <w:r w:rsidRPr="00B73E34">
        <w:t>amend to read:</w:t>
      </w:r>
    </w:p>
    <w:p w14:paraId="17E9E2B0" w14:textId="6E516892" w:rsidR="00646AB1" w:rsidRPr="00B73E34" w:rsidRDefault="009019F6" w:rsidP="00646AB1">
      <w:pPr>
        <w:pStyle w:val="SingleTxtG"/>
        <w:ind w:left="2268" w:hanging="1134"/>
      </w:pPr>
      <w:r>
        <w:rPr>
          <w:rFonts w:eastAsia="MS Mincho"/>
        </w:rPr>
        <w:t>"</w:t>
      </w:r>
      <w:r w:rsidR="00646AB1" w:rsidRPr="00B73E34">
        <w:t>6.15.</w:t>
      </w:r>
      <w:r w:rsidR="00646AB1" w:rsidRPr="00B73E34">
        <w:tab/>
        <w:t>Rear retro-reflector, triangular (</w:t>
      </w:r>
      <w:r w:rsidR="00A23798" w:rsidRPr="00B73E34">
        <w:t>UN Regulation</w:t>
      </w:r>
      <w:r w:rsidR="00646AB1" w:rsidRPr="00B73E34">
        <w:t xml:space="preserve"> No. 3 or [RRD])</w:t>
      </w:r>
      <w:r>
        <w:rPr>
          <w:rFonts w:eastAsia="MS Mincho"/>
        </w:rPr>
        <w:t>"</w:t>
      </w:r>
    </w:p>
    <w:p w14:paraId="02AA3D3A" w14:textId="77777777" w:rsidR="00646AB1" w:rsidRPr="00B73E34" w:rsidRDefault="00646AB1" w:rsidP="00646AB1">
      <w:pPr>
        <w:spacing w:after="120"/>
        <w:ind w:left="1134" w:right="1134"/>
        <w:jc w:val="both"/>
      </w:pPr>
      <w:r w:rsidRPr="00B73E34">
        <w:rPr>
          <w:i/>
        </w:rPr>
        <w:t xml:space="preserve">Paragraph 6.15.2., </w:t>
      </w:r>
      <w:r w:rsidRPr="00B73E34">
        <w:t>amend to read:</w:t>
      </w:r>
    </w:p>
    <w:p w14:paraId="57FB91E4" w14:textId="4425A2B9" w:rsidR="00646AB1" w:rsidRPr="00B73E34" w:rsidRDefault="009019F6" w:rsidP="00646AB1">
      <w:pPr>
        <w:pStyle w:val="SingleTxtG"/>
        <w:ind w:left="2268" w:hanging="1134"/>
      </w:pPr>
      <w:r>
        <w:rPr>
          <w:rFonts w:eastAsia="MS Mincho"/>
        </w:rPr>
        <w:t>"</w:t>
      </w:r>
      <w:r w:rsidR="00646AB1" w:rsidRPr="00B73E34">
        <w:t>6.15.2.</w:t>
      </w:r>
      <w:r w:rsidR="00646AB1" w:rsidRPr="00B73E34">
        <w:tab/>
        <w:t>Number</w:t>
      </w:r>
    </w:p>
    <w:p w14:paraId="6918BE08" w14:textId="72E06C72" w:rsidR="00646AB1" w:rsidRPr="00B73E34" w:rsidRDefault="00646AB1" w:rsidP="00646AB1">
      <w:pPr>
        <w:pStyle w:val="SingleTxtG"/>
        <w:ind w:left="2268"/>
      </w:pPr>
      <w:r w:rsidRPr="00B73E34">
        <w:t xml:space="preserve">Two, the performances of which shall conform to the requirements concerning Class IIIA or Class IIIB retro-reflectors in </w:t>
      </w:r>
      <w:r w:rsidR="00A23798" w:rsidRPr="00B73E34">
        <w:t>UN Regulation</w:t>
      </w:r>
      <w:r w:rsidRPr="00B73E34">
        <w:t xml:space="preserve"> No. 3 or [RRD]. Additional retro-reflecting devices and materials (including two retro-reflectors not complying with paragraph 6.15.4. below), are permitted provided they do not impair the effectiveness of the mandatory lighting and light-signalling devices.</w:t>
      </w:r>
      <w:r w:rsidR="009019F6">
        <w:rPr>
          <w:rFonts w:eastAsia="MS Mincho"/>
        </w:rPr>
        <w:t>"</w:t>
      </w:r>
    </w:p>
    <w:p w14:paraId="753F2074" w14:textId="77777777" w:rsidR="00646AB1" w:rsidRPr="00B73E34" w:rsidRDefault="00646AB1" w:rsidP="00646AB1">
      <w:pPr>
        <w:spacing w:after="120"/>
        <w:ind w:left="1134" w:right="1134"/>
        <w:jc w:val="both"/>
      </w:pPr>
      <w:r w:rsidRPr="00B73E34">
        <w:rPr>
          <w:i/>
        </w:rPr>
        <w:t xml:space="preserve">Paragraph 6.16., </w:t>
      </w:r>
      <w:r w:rsidRPr="00B73E34">
        <w:t>amend to read:</w:t>
      </w:r>
    </w:p>
    <w:p w14:paraId="11CD0365" w14:textId="5E4CB852" w:rsidR="00646AB1" w:rsidRPr="00466248" w:rsidRDefault="009019F6" w:rsidP="00646AB1">
      <w:pPr>
        <w:pStyle w:val="SingleTxtG"/>
        <w:ind w:left="2268" w:hanging="1134"/>
        <w:rPr>
          <w:lang w:val="en-US"/>
        </w:rPr>
      </w:pPr>
      <w:r>
        <w:rPr>
          <w:rFonts w:eastAsia="MS Mincho"/>
        </w:rPr>
        <w:t>"</w:t>
      </w:r>
      <w:r w:rsidR="00646AB1" w:rsidRPr="00B73E34">
        <w:t>6.16.</w:t>
      </w:r>
      <w:r w:rsidR="00646AB1" w:rsidRPr="00B73E34">
        <w:tab/>
      </w:r>
      <w:r w:rsidR="00646AB1" w:rsidRPr="00466248">
        <w:rPr>
          <w:lang w:val="en-US"/>
        </w:rPr>
        <w:t>Front retro-reflector, non-triangular (</w:t>
      </w:r>
      <w:r w:rsidR="00A23798" w:rsidRPr="00466248">
        <w:rPr>
          <w:lang w:val="en-US"/>
        </w:rPr>
        <w:t>UN Regulation</w:t>
      </w:r>
      <w:r w:rsidR="00646AB1" w:rsidRPr="00466248">
        <w:rPr>
          <w:lang w:val="en-US"/>
        </w:rPr>
        <w:t xml:space="preserve"> No. 3 or [RRD])</w:t>
      </w:r>
      <w:r>
        <w:rPr>
          <w:rFonts w:eastAsia="MS Mincho"/>
          <w:lang w:val="en-US"/>
        </w:rPr>
        <w:t>"</w:t>
      </w:r>
    </w:p>
    <w:p w14:paraId="0107F9E9" w14:textId="77777777" w:rsidR="00646AB1" w:rsidRPr="00B73E34" w:rsidRDefault="00646AB1" w:rsidP="00646AB1">
      <w:pPr>
        <w:spacing w:after="120"/>
        <w:ind w:left="1134" w:right="1134"/>
        <w:jc w:val="both"/>
      </w:pPr>
      <w:r w:rsidRPr="00B73E34">
        <w:rPr>
          <w:i/>
        </w:rPr>
        <w:t xml:space="preserve">Paragraph 6.16.2., </w:t>
      </w:r>
      <w:r w:rsidRPr="00B73E34">
        <w:t>amend to read:</w:t>
      </w:r>
    </w:p>
    <w:p w14:paraId="2A0B064F" w14:textId="4047FAF4" w:rsidR="00646AB1" w:rsidRPr="00B73E34" w:rsidRDefault="009019F6" w:rsidP="00646AB1">
      <w:pPr>
        <w:pStyle w:val="SingleTxtG"/>
        <w:ind w:left="2268" w:hanging="1134"/>
      </w:pPr>
      <w:r>
        <w:rPr>
          <w:rFonts w:eastAsia="MS Mincho"/>
        </w:rPr>
        <w:t>"</w:t>
      </w:r>
      <w:r w:rsidR="00646AB1" w:rsidRPr="00B73E34">
        <w:t>6.16.2.</w:t>
      </w:r>
      <w:r w:rsidR="00646AB1" w:rsidRPr="00B73E34">
        <w:tab/>
        <w:t>Number</w:t>
      </w:r>
    </w:p>
    <w:p w14:paraId="03FDD40E" w14:textId="24734253" w:rsidR="00646AB1" w:rsidRPr="00B73E34" w:rsidRDefault="00646AB1" w:rsidP="00646AB1">
      <w:pPr>
        <w:pStyle w:val="SingleTxtG"/>
        <w:ind w:left="2268"/>
      </w:pPr>
      <w:r w:rsidRPr="00B73E34">
        <w:t xml:space="preserve">Two, the performances of which shall conform to the requirements concerning Class IA or IB retro-reflectors in </w:t>
      </w:r>
      <w:r w:rsidR="00A23798" w:rsidRPr="00B73E34">
        <w:t>UN Regulation</w:t>
      </w:r>
      <w:r w:rsidRPr="00B73E34">
        <w:t xml:space="preserve"> No. 3 or [RRD]. Additional retro-reflecting devices and materials (including two retro-reflectors not complying with paragraph 6.16.4. below), are permitted provided they do not impair the effectiveness of the mandatory lighting and light-signalling devices.</w:t>
      </w:r>
      <w:r w:rsidR="009019F6">
        <w:rPr>
          <w:rFonts w:eastAsia="MS Mincho"/>
        </w:rPr>
        <w:t>"</w:t>
      </w:r>
    </w:p>
    <w:p w14:paraId="3BBCC36A" w14:textId="77777777" w:rsidR="00646AB1" w:rsidRPr="00B73E34" w:rsidRDefault="00646AB1" w:rsidP="00646AB1">
      <w:pPr>
        <w:keepNext/>
        <w:keepLines/>
        <w:spacing w:after="120"/>
        <w:ind w:left="1134" w:right="1134"/>
        <w:jc w:val="both"/>
      </w:pPr>
      <w:r w:rsidRPr="00B73E34">
        <w:rPr>
          <w:i/>
        </w:rPr>
        <w:t xml:space="preserve">Paragraph 6.17., </w:t>
      </w:r>
      <w:r w:rsidRPr="00B73E34">
        <w:t>amend to read:</w:t>
      </w:r>
    </w:p>
    <w:p w14:paraId="53A17CAE" w14:textId="282F1BEC" w:rsidR="00646AB1" w:rsidRPr="00B73E34" w:rsidRDefault="009019F6" w:rsidP="00646AB1">
      <w:pPr>
        <w:pStyle w:val="SingleTxtG"/>
        <w:keepNext/>
        <w:keepLines/>
        <w:ind w:left="2268" w:hanging="1134"/>
      </w:pPr>
      <w:r>
        <w:rPr>
          <w:rFonts w:eastAsia="MS Mincho"/>
        </w:rPr>
        <w:t>"</w:t>
      </w:r>
      <w:r w:rsidR="00646AB1" w:rsidRPr="00B73E34">
        <w:t>6.17.</w:t>
      </w:r>
      <w:r w:rsidR="00646AB1" w:rsidRPr="00B73E34">
        <w:tab/>
        <w:t>Side retro-reflector, non-triangular (</w:t>
      </w:r>
      <w:r w:rsidR="00A23798" w:rsidRPr="00B73E34">
        <w:t>UN Regulation</w:t>
      </w:r>
      <w:r w:rsidR="00646AB1" w:rsidRPr="00B73E34">
        <w:t xml:space="preserve"> No. 3 or [RRD])</w:t>
      </w:r>
      <w:r>
        <w:rPr>
          <w:rFonts w:eastAsia="MS Mincho"/>
        </w:rPr>
        <w:t>"</w:t>
      </w:r>
    </w:p>
    <w:p w14:paraId="75390629" w14:textId="77777777" w:rsidR="00646AB1" w:rsidRPr="00B73E34" w:rsidRDefault="00646AB1" w:rsidP="00646AB1">
      <w:pPr>
        <w:spacing w:after="120"/>
        <w:ind w:left="1134" w:right="1134"/>
        <w:jc w:val="both"/>
      </w:pPr>
      <w:r w:rsidRPr="00B73E34">
        <w:rPr>
          <w:i/>
        </w:rPr>
        <w:t xml:space="preserve">Paragraph 6.17.2., </w:t>
      </w:r>
      <w:r w:rsidRPr="00B73E34">
        <w:t>amend to read:</w:t>
      </w:r>
    </w:p>
    <w:p w14:paraId="27AE42C4" w14:textId="324EF1E5" w:rsidR="00646AB1" w:rsidRPr="00B73E34" w:rsidRDefault="009019F6" w:rsidP="00646AB1">
      <w:pPr>
        <w:pStyle w:val="SingleTxtG"/>
        <w:ind w:left="2268" w:hanging="1134"/>
      </w:pPr>
      <w:r>
        <w:rPr>
          <w:rFonts w:eastAsia="MS Mincho"/>
        </w:rPr>
        <w:t>"</w:t>
      </w:r>
      <w:r w:rsidR="00646AB1" w:rsidRPr="00B73E34">
        <w:t>6.17.2.</w:t>
      </w:r>
      <w:r w:rsidR="00646AB1" w:rsidRPr="00B73E34">
        <w:tab/>
        <w:t>Number</w:t>
      </w:r>
    </w:p>
    <w:p w14:paraId="63441405" w14:textId="19A2AAC5" w:rsidR="00646AB1" w:rsidRPr="00B73E34" w:rsidRDefault="00646AB1" w:rsidP="00646AB1">
      <w:pPr>
        <w:pStyle w:val="SingleTxtG"/>
        <w:ind w:left="2268"/>
      </w:pPr>
      <w:r w:rsidRPr="00B73E34">
        <w:t xml:space="preserve">Such that the requirements for longitudinal positioning are complied with. The performances of these devices shall conform to the requirements concerning Class IA or IB retro-reflectors in </w:t>
      </w:r>
      <w:r w:rsidR="00A23798" w:rsidRPr="00B73E34">
        <w:t>UN Regulation</w:t>
      </w:r>
      <w:r w:rsidRPr="00B73E34">
        <w:t xml:space="preserve"> No. 3 or [RRD]. Additional retro-reflecting devices and materials (including two retro-reflectors not complying with paragraph 6.17.4. below), are permitted provided they do not impair the effectiveness of the mandatory lighting and light-signalling devices.</w:t>
      </w:r>
      <w:r w:rsidR="009019F6">
        <w:rPr>
          <w:rFonts w:eastAsia="MS Mincho"/>
        </w:rPr>
        <w:t>"</w:t>
      </w:r>
    </w:p>
    <w:p w14:paraId="45C0F435" w14:textId="77777777" w:rsidR="00646AB1" w:rsidRPr="00B73E34" w:rsidRDefault="00646AB1" w:rsidP="00646AB1">
      <w:pPr>
        <w:spacing w:after="120"/>
        <w:ind w:left="1134" w:right="1134"/>
        <w:jc w:val="both"/>
      </w:pPr>
      <w:r w:rsidRPr="00B73E34">
        <w:rPr>
          <w:i/>
        </w:rPr>
        <w:t xml:space="preserve">Paragraph 6.18., </w:t>
      </w:r>
      <w:r w:rsidRPr="00B73E34">
        <w:t>amend to read:</w:t>
      </w:r>
    </w:p>
    <w:p w14:paraId="166580C7" w14:textId="4FBDBC82" w:rsidR="00646AB1" w:rsidRPr="00B73E34" w:rsidRDefault="009019F6" w:rsidP="00646AB1">
      <w:pPr>
        <w:pStyle w:val="SingleTxtG"/>
        <w:ind w:left="2268" w:hanging="1134"/>
      </w:pPr>
      <w:r>
        <w:rPr>
          <w:rFonts w:eastAsia="MS Mincho"/>
        </w:rPr>
        <w:t>"</w:t>
      </w:r>
      <w:r w:rsidR="00646AB1" w:rsidRPr="00B73E34">
        <w:t>6.18.</w:t>
      </w:r>
      <w:r w:rsidR="00646AB1" w:rsidRPr="00B73E34">
        <w:tab/>
        <w:t>Side-marker lamps (</w:t>
      </w:r>
      <w:r w:rsidR="00A23798" w:rsidRPr="00B73E34">
        <w:t>UN Regulation</w:t>
      </w:r>
      <w:r w:rsidR="00646AB1" w:rsidRPr="00B73E34">
        <w:t xml:space="preserve"> No. 91 or [LSD])</w:t>
      </w:r>
      <w:r>
        <w:rPr>
          <w:rFonts w:eastAsia="MS Mincho"/>
        </w:rPr>
        <w:t>"</w:t>
      </w:r>
    </w:p>
    <w:p w14:paraId="4F0A1EDE" w14:textId="77777777" w:rsidR="00646AB1" w:rsidRPr="00B73E34" w:rsidRDefault="00646AB1" w:rsidP="00646AB1">
      <w:pPr>
        <w:spacing w:after="120"/>
        <w:ind w:left="1134" w:right="1134"/>
        <w:jc w:val="both"/>
      </w:pPr>
      <w:r w:rsidRPr="00B73E34">
        <w:rPr>
          <w:i/>
        </w:rPr>
        <w:t xml:space="preserve">Paragraph 6.19., </w:t>
      </w:r>
      <w:r w:rsidRPr="00B73E34">
        <w:t>amend to read:</w:t>
      </w:r>
    </w:p>
    <w:p w14:paraId="524F1CEA" w14:textId="3602DCEB" w:rsidR="00646AB1" w:rsidRPr="00B73E34" w:rsidRDefault="009019F6" w:rsidP="00646AB1">
      <w:pPr>
        <w:pStyle w:val="SingleTxtG"/>
        <w:ind w:left="2268" w:hanging="1134"/>
      </w:pPr>
      <w:r>
        <w:rPr>
          <w:rFonts w:eastAsia="MS Mincho"/>
        </w:rPr>
        <w:t>"</w:t>
      </w:r>
      <w:r w:rsidR="00646AB1" w:rsidRPr="00B73E34">
        <w:t>6.19.</w:t>
      </w:r>
      <w:r w:rsidR="00646AB1" w:rsidRPr="00B73E34">
        <w:tab/>
        <w:t>Day-time running lamp (</w:t>
      </w:r>
      <w:r w:rsidR="00A23798" w:rsidRPr="00B73E34">
        <w:t>UN Regulation</w:t>
      </w:r>
      <w:r w:rsidR="00646AB1" w:rsidRPr="00B73E34">
        <w:t xml:space="preserve"> No. 87 or [LSD])</w:t>
      </w:r>
      <w:r>
        <w:rPr>
          <w:rFonts w:eastAsia="MS Mincho"/>
        </w:rPr>
        <w:t>"</w:t>
      </w:r>
    </w:p>
    <w:p w14:paraId="401516EC" w14:textId="77777777" w:rsidR="00646AB1" w:rsidRPr="00B73E34" w:rsidRDefault="00646AB1" w:rsidP="00646AB1">
      <w:pPr>
        <w:spacing w:after="120"/>
        <w:ind w:left="1134" w:right="1134"/>
        <w:jc w:val="both"/>
      </w:pPr>
      <w:r w:rsidRPr="00B73E34">
        <w:rPr>
          <w:i/>
        </w:rPr>
        <w:t xml:space="preserve">Paragraph 6.20., </w:t>
      </w:r>
      <w:r w:rsidRPr="00B73E34">
        <w:t>amend to read:</w:t>
      </w:r>
    </w:p>
    <w:p w14:paraId="041D3461" w14:textId="450CA5B0" w:rsidR="00646AB1" w:rsidRPr="00B73E34" w:rsidRDefault="009019F6" w:rsidP="00646AB1">
      <w:pPr>
        <w:pStyle w:val="SingleTxtG"/>
        <w:ind w:left="2268" w:hanging="1134"/>
      </w:pPr>
      <w:r>
        <w:rPr>
          <w:rFonts w:eastAsia="MS Mincho"/>
        </w:rPr>
        <w:lastRenderedPageBreak/>
        <w:t>"</w:t>
      </w:r>
      <w:r w:rsidR="00646AB1" w:rsidRPr="00B73E34">
        <w:t>6.20.</w:t>
      </w:r>
      <w:r w:rsidR="00646AB1" w:rsidRPr="00B73E34">
        <w:tab/>
        <w:t>Cornering lamp (</w:t>
      </w:r>
      <w:r w:rsidR="00A23798" w:rsidRPr="00B73E34">
        <w:t>UN Regulation</w:t>
      </w:r>
      <w:r w:rsidR="00646AB1" w:rsidRPr="00B73E34">
        <w:t xml:space="preserve"> No. 119 or [RID])</w:t>
      </w:r>
      <w:r>
        <w:rPr>
          <w:rFonts w:eastAsia="MS Mincho"/>
        </w:rPr>
        <w:t>"</w:t>
      </w:r>
    </w:p>
    <w:p w14:paraId="289723CB" w14:textId="77777777" w:rsidR="00092E57" w:rsidRDefault="00092E57" w:rsidP="00092E57">
      <w:pPr>
        <w:pStyle w:val="SingleTxtG"/>
        <w:rPr>
          <w:snapToGrid w:val="0"/>
        </w:rPr>
      </w:pPr>
      <w:r w:rsidRPr="00CF37A7">
        <w:rPr>
          <w:i/>
          <w:snapToGrid w:val="0"/>
        </w:rPr>
        <w:t xml:space="preserve">Paragraph </w:t>
      </w:r>
      <w:r>
        <w:rPr>
          <w:i/>
          <w:snapToGrid w:val="0"/>
        </w:rPr>
        <w:t>6</w:t>
      </w:r>
      <w:r w:rsidRPr="00CF37A7">
        <w:rPr>
          <w:i/>
          <w:snapToGrid w:val="0"/>
        </w:rPr>
        <w:t>.</w:t>
      </w:r>
      <w:r>
        <w:rPr>
          <w:i/>
          <w:snapToGrid w:val="0"/>
        </w:rPr>
        <w:t>20.5.</w:t>
      </w:r>
      <w:r w:rsidRPr="00EB477F">
        <w:rPr>
          <w:snapToGrid w:val="0"/>
        </w:rPr>
        <w:t>, amend to read:</w:t>
      </w:r>
    </w:p>
    <w:p w14:paraId="4944F29F" w14:textId="113D2EAD" w:rsidR="00092E57" w:rsidRPr="00391654" w:rsidRDefault="009019F6" w:rsidP="00092E57">
      <w:pPr>
        <w:pStyle w:val="para"/>
        <w:ind w:right="0"/>
        <w:rPr>
          <w:lang w:val="en-US"/>
        </w:rPr>
      </w:pPr>
      <w:r>
        <w:rPr>
          <w:lang w:val="en-US"/>
        </w:rPr>
        <w:t>"</w:t>
      </w:r>
      <w:r w:rsidR="00092E57" w:rsidRPr="00391654">
        <w:rPr>
          <w:lang w:val="en-US"/>
        </w:rPr>
        <w:t>6.20.5.</w:t>
      </w:r>
      <w:r w:rsidR="00092E57" w:rsidRPr="00391654">
        <w:rPr>
          <w:lang w:val="en-US"/>
        </w:rPr>
        <w:tab/>
        <w:t>Geometric visibility</w:t>
      </w:r>
    </w:p>
    <w:p w14:paraId="751C895D" w14:textId="77777777" w:rsidR="00092E57" w:rsidRPr="00BF031D" w:rsidRDefault="00092E57" w:rsidP="00092E57">
      <w:pPr>
        <w:pStyle w:val="para"/>
        <w:ind w:right="992" w:firstLine="0"/>
        <w:rPr>
          <w:lang w:val="en-US"/>
        </w:rPr>
      </w:pPr>
      <w:r w:rsidRPr="00391654">
        <w:rPr>
          <w:lang w:val="en-US"/>
        </w:rPr>
        <w:tab/>
        <w:t xml:space="preserve">Defined by angles </w:t>
      </w:r>
      <w:r w:rsidRPr="00391654">
        <w:sym w:font="Symbol" w:char="F061"/>
      </w:r>
      <w:r w:rsidRPr="00391654">
        <w:rPr>
          <w:lang w:val="en-US"/>
        </w:rPr>
        <w:t xml:space="preserve"> and </w:t>
      </w:r>
      <w:r w:rsidRPr="00391654">
        <w:sym w:font="Symbol" w:char="F062"/>
      </w:r>
      <w:r w:rsidRPr="00391654">
        <w:rPr>
          <w:lang w:val="en-US"/>
        </w:rPr>
        <w:t xml:space="preserve"> as specified in paragraph </w:t>
      </w:r>
      <w:r w:rsidRPr="00BF031D">
        <w:rPr>
          <w:lang w:val="en-US"/>
        </w:rPr>
        <w:t>2.10.7.:</w:t>
      </w:r>
    </w:p>
    <w:p w14:paraId="62CE9930" w14:textId="77777777" w:rsidR="00092E57" w:rsidRPr="00391654" w:rsidRDefault="00092E57" w:rsidP="00092E57">
      <w:pPr>
        <w:pStyle w:val="para"/>
        <w:ind w:right="992" w:firstLine="0"/>
        <w:rPr>
          <w:lang w:val="en-US"/>
        </w:rPr>
      </w:pPr>
      <w:r w:rsidRPr="00391654">
        <w:rPr>
          <w:lang w:val="en-US"/>
        </w:rPr>
        <w:tab/>
      </w:r>
      <w:r w:rsidRPr="00391654">
        <w:sym w:font="Symbol" w:char="F061"/>
      </w:r>
      <w:r w:rsidRPr="00391654">
        <w:rPr>
          <w:lang w:val="en-US"/>
        </w:rPr>
        <w:t xml:space="preserve"> = 10° upwards and downwards, </w:t>
      </w:r>
    </w:p>
    <w:p w14:paraId="2AD7AF90" w14:textId="3B36906F" w:rsidR="00092E57" w:rsidRPr="00391654" w:rsidRDefault="00092E57" w:rsidP="00092E57">
      <w:pPr>
        <w:pStyle w:val="para"/>
        <w:ind w:right="992" w:firstLine="0"/>
        <w:rPr>
          <w:lang w:val="en-US"/>
        </w:rPr>
      </w:pPr>
      <w:r w:rsidRPr="00391654">
        <w:rPr>
          <w:lang w:val="en-US"/>
        </w:rPr>
        <w:tab/>
      </w:r>
      <w:r w:rsidRPr="00391654">
        <w:sym w:font="Symbol" w:char="F062"/>
      </w:r>
      <w:r w:rsidRPr="00391654">
        <w:rPr>
          <w:lang w:val="en-US"/>
        </w:rPr>
        <w:t xml:space="preserve"> = 30° to 60° outwards.</w:t>
      </w:r>
      <w:r w:rsidR="009019F6" w:rsidRPr="009019F6">
        <w:rPr>
          <w:lang w:val="en-US"/>
        </w:rPr>
        <w:t xml:space="preserve"> </w:t>
      </w:r>
      <w:r w:rsidR="009019F6">
        <w:rPr>
          <w:lang w:val="en-US"/>
        </w:rPr>
        <w:t>"</w:t>
      </w:r>
    </w:p>
    <w:p w14:paraId="6F6F1C24" w14:textId="77777777" w:rsidR="00646AB1" w:rsidRPr="00B73E34" w:rsidRDefault="00646AB1" w:rsidP="00646AB1">
      <w:pPr>
        <w:spacing w:after="120"/>
        <w:ind w:left="1134" w:right="1134"/>
        <w:jc w:val="both"/>
      </w:pPr>
      <w:r w:rsidRPr="00B73E34">
        <w:rPr>
          <w:i/>
        </w:rPr>
        <w:t xml:space="preserve">Paragraph 6.21., </w:t>
      </w:r>
      <w:r w:rsidRPr="00B73E34">
        <w:t>amend to read:</w:t>
      </w:r>
    </w:p>
    <w:p w14:paraId="1497860B" w14:textId="0C88EB39" w:rsidR="00646AB1" w:rsidRPr="00B73E34" w:rsidRDefault="009019F6" w:rsidP="00646AB1">
      <w:pPr>
        <w:pStyle w:val="SingleTxtG"/>
        <w:ind w:left="2268" w:hanging="1134"/>
      </w:pPr>
      <w:r>
        <w:rPr>
          <w:rFonts w:eastAsia="MS Mincho"/>
        </w:rPr>
        <w:t>"</w:t>
      </w:r>
      <w:r w:rsidR="00646AB1" w:rsidRPr="00B73E34">
        <w:t>6.21.</w:t>
      </w:r>
      <w:r w:rsidR="00646AB1" w:rsidRPr="00B73E34">
        <w:tab/>
        <w:t>Conspicuity markings (</w:t>
      </w:r>
      <w:r w:rsidR="00A23798" w:rsidRPr="00B73E34">
        <w:t>UN Regulation</w:t>
      </w:r>
      <w:r w:rsidR="00646AB1" w:rsidRPr="00B73E34">
        <w:t xml:space="preserve"> No. 104 or [RRD])</w:t>
      </w:r>
      <w:r>
        <w:rPr>
          <w:rFonts w:eastAsia="MS Mincho"/>
        </w:rPr>
        <w:t>"</w:t>
      </w:r>
    </w:p>
    <w:p w14:paraId="13FE1C4E" w14:textId="77777777" w:rsidR="00646AB1" w:rsidRPr="00B73E34" w:rsidRDefault="00646AB1" w:rsidP="00646AB1">
      <w:pPr>
        <w:spacing w:after="120"/>
        <w:ind w:left="1134" w:right="1134"/>
        <w:jc w:val="both"/>
      </w:pPr>
      <w:r w:rsidRPr="00B73E34">
        <w:rPr>
          <w:i/>
        </w:rPr>
        <w:t xml:space="preserve">Paragraph 6.21.1.2.5., </w:t>
      </w:r>
      <w:r w:rsidRPr="00B73E34">
        <w:t>amend to read:</w:t>
      </w:r>
    </w:p>
    <w:p w14:paraId="16909AAE" w14:textId="7BB4B442" w:rsidR="00646AB1" w:rsidRPr="00B73E34" w:rsidRDefault="009019F6" w:rsidP="00646AB1">
      <w:pPr>
        <w:pStyle w:val="SingleTxtG"/>
        <w:ind w:left="2268" w:hanging="1134"/>
      </w:pPr>
      <w:r>
        <w:rPr>
          <w:rFonts w:eastAsia="MS Mincho"/>
        </w:rPr>
        <w:t>"</w:t>
      </w:r>
      <w:r w:rsidR="00646AB1" w:rsidRPr="00B73E34">
        <w:t>6.21.1.2.5.</w:t>
      </w:r>
      <w:r w:rsidR="00646AB1" w:rsidRPr="00B73E34">
        <w:tab/>
        <w:t xml:space="preserve">In cases where the manufacturer, after verification by the Technical Service, can prove to the satisfaction of the Type Approval Authority that it is impossible, due to the operational requirements which may require special shape, structure or design of the vehicle, to comply with the requirements contained in paragraphs 6.21.2. to 6.21.7.5. below, then partial fulfilment of some of these requirements is acceptable. This is conditional upon a portion of the requirements being met where possible, and the application of conspicuity markings that partially meet requirements maximised on the vehicle structure. This may include fitting of additional brackets or plates containing material compliant with </w:t>
      </w:r>
      <w:r w:rsidR="00A23798" w:rsidRPr="00B73E34">
        <w:t>UN Regulation</w:t>
      </w:r>
      <w:r w:rsidR="00646AB1" w:rsidRPr="00B73E34">
        <w:t xml:space="preserve"> No. 104 or [RRD] where structure is available to ensure clear and uniform signalling compatible with the objective of conspicuity.</w:t>
      </w:r>
    </w:p>
    <w:p w14:paraId="448ABD7B" w14:textId="338F6250" w:rsidR="00646AB1" w:rsidRPr="00B73E34" w:rsidRDefault="00646AB1" w:rsidP="00646AB1">
      <w:pPr>
        <w:pStyle w:val="SingleTxtG"/>
        <w:ind w:left="2268"/>
      </w:pPr>
      <w:r w:rsidRPr="00B73E34">
        <w:t xml:space="preserve">Where partial fulfilment is deemed acceptable, retro-reflective devices like retro-reflectors of class IVA of </w:t>
      </w:r>
      <w:r w:rsidR="00A23798" w:rsidRPr="00B73E34">
        <w:t>UN Regulation</w:t>
      </w:r>
      <w:r w:rsidRPr="00B73E34">
        <w:t xml:space="preserve"> No. 3 or [RRD] or brackets containing retro-reflecting material compliant with photometric requirements of Class C of </w:t>
      </w:r>
      <w:r w:rsidR="00A23798" w:rsidRPr="00B73E34">
        <w:t>UN Regulation</w:t>
      </w:r>
      <w:r w:rsidRPr="00B73E34">
        <w:t xml:space="preserve"> No. 104 or [RRD] may substitute part of the required conspicuity markings. In this case, at least one of these retro-reflective devices shall be installed per 1,500 mm.</w:t>
      </w:r>
    </w:p>
    <w:p w14:paraId="19940156" w14:textId="5E743DEA" w:rsidR="00646AB1" w:rsidRPr="00B73E34" w:rsidRDefault="00646AB1" w:rsidP="00646AB1">
      <w:pPr>
        <w:pStyle w:val="SingleTxtG"/>
        <w:ind w:left="2268"/>
      </w:pPr>
      <w:r w:rsidRPr="00B73E34">
        <w:t>The necessary information shall be indicated in the communication form.</w:t>
      </w:r>
      <w:r w:rsidR="009019F6">
        <w:rPr>
          <w:rFonts w:eastAsia="MS Mincho"/>
        </w:rPr>
        <w:t>"</w:t>
      </w:r>
    </w:p>
    <w:p w14:paraId="5E03F810" w14:textId="77777777" w:rsidR="00646AB1" w:rsidRPr="00B73E34" w:rsidRDefault="00646AB1" w:rsidP="00646AB1">
      <w:pPr>
        <w:spacing w:after="120"/>
        <w:ind w:left="1134" w:right="1134"/>
        <w:jc w:val="both"/>
      </w:pPr>
      <w:r w:rsidRPr="00B73E34">
        <w:rPr>
          <w:i/>
        </w:rPr>
        <w:t xml:space="preserve">Paragraph 6.21.4.2.1.1., </w:t>
      </w:r>
      <w:r w:rsidRPr="00B73E34">
        <w:t>amend to read:</w:t>
      </w:r>
    </w:p>
    <w:p w14:paraId="59506403" w14:textId="2C781040" w:rsidR="00646AB1" w:rsidRPr="00B73E34" w:rsidRDefault="009019F6" w:rsidP="00646AB1">
      <w:pPr>
        <w:pStyle w:val="SingleTxtG"/>
        <w:ind w:left="2268" w:hanging="1134"/>
      </w:pPr>
      <w:r>
        <w:rPr>
          <w:rFonts w:eastAsia="MS Mincho"/>
        </w:rPr>
        <w:t>"</w:t>
      </w:r>
      <w:r w:rsidR="00646AB1" w:rsidRPr="00B73E34">
        <w:t>6.21.4.2.1.1.</w:t>
      </w:r>
      <w:r w:rsidR="00646AB1" w:rsidRPr="00B73E34">
        <w:tab/>
        <w:t>For motor vehicles, each end of the vehicle, or in the case of tractors for semi-trailers each end of the cab;</w:t>
      </w:r>
    </w:p>
    <w:p w14:paraId="7C19BDFF" w14:textId="164F65AA" w:rsidR="00646AB1" w:rsidRPr="00B73E34" w:rsidRDefault="00646AB1" w:rsidP="00646AB1">
      <w:pPr>
        <w:pStyle w:val="SingleTxtG"/>
        <w:ind w:left="2268"/>
      </w:pPr>
      <w:r w:rsidRPr="00B73E34">
        <w:t xml:space="preserve">However, an alternative marking mode within 2,400 mm from the front end of the motor vehicle is allowed where a series of retro-reflectors of Class IVA of </w:t>
      </w:r>
      <w:r w:rsidR="00A23798" w:rsidRPr="00B73E34">
        <w:t>UN Regulation</w:t>
      </w:r>
      <w:r w:rsidRPr="00B73E34">
        <w:t xml:space="preserve"> No. 3 or [RRD] or Class C of </w:t>
      </w:r>
      <w:r w:rsidR="00A23798" w:rsidRPr="00B73E34">
        <w:t>UN Regulation</w:t>
      </w:r>
      <w:r w:rsidRPr="00B73E34">
        <w:t xml:space="preserve"> No. 104 or [RRD] are mounted followed by the required conspicuity marking as follows:</w:t>
      </w:r>
    </w:p>
    <w:p w14:paraId="029AE9F5" w14:textId="77777777" w:rsidR="00646AB1" w:rsidRPr="00B73E34" w:rsidRDefault="00646AB1" w:rsidP="00646AB1">
      <w:pPr>
        <w:pStyle w:val="SingleTxtG"/>
        <w:ind w:left="2835" w:hanging="567"/>
      </w:pPr>
      <w:r w:rsidRPr="00B73E34">
        <w:t>(a)</w:t>
      </w:r>
      <w:r w:rsidRPr="00B73E34">
        <w:tab/>
        <w:t>Retro-reflector size minimum 25 cm</w:t>
      </w:r>
      <w:r w:rsidRPr="00B73E34">
        <w:rPr>
          <w:vertAlign w:val="superscript"/>
        </w:rPr>
        <w:t>2</w:t>
      </w:r>
      <w:r w:rsidRPr="00B73E34">
        <w:t>;</w:t>
      </w:r>
    </w:p>
    <w:p w14:paraId="0C0E1B79" w14:textId="77777777" w:rsidR="00646AB1" w:rsidRPr="00B73E34" w:rsidRDefault="00646AB1" w:rsidP="00646AB1">
      <w:pPr>
        <w:pStyle w:val="SingleTxtG"/>
        <w:ind w:left="2835" w:hanging="567"/>
      </w:pPr>
      <w:r w:rsidRPr="00B73E34">
        <w:t>(b)</w:t>
      </w:r>
      <w:r w:rsidRPr="00B73E34">
        <w:tab/>
        <w:t>One retro-reflector mounted not more than 600 mm from the front end of the vehicle;</w:t>
      </w:r>
    </w:p>
    <w:p w14:paraId="14409EAB" w14:textId="77777777" w:rsidR="00646AB1" w:rsidRPr="00B73E34" w:rsidRDefault="00646AB1" w:rsidP="00646AB1">
      <w:pPr>
        <w:pStyle w:val="SingleTxtG"/>
        <w:ind w:left="2835" w:hanging="567"/>
      </w:pPr>
      <w:r w:rsidRPr="00B73E34">
        <w:t>(c)</w:t>
      </w:r>
      <w:r w:rsidRPr="00B73E34">
        <w:tab/>
        <w:t>Additional retro-reflectors spaced not more than 600 mm apart;</w:t>
      </w:r>
    </w:p>
    <w:p w14:paraId="0E13C8F3" w14:textId="151443B7" w:rsidR="00646AB1" w:rsidRPr="00B73E34" w:rsidRDefault="00646AB1" w:rsidP="00646AB1">
      <w:pPr>
        <w:pStyle w:val="SingleTxtG"/>
        <w:ind w:left="2835" w:hanging="567"/>
      </w:pPr>
      <w:r w:rsidRPr="00B73E34">
        <w:t>(d)</w:t>
      </w:r>
      <w:r w:rsidRPr="00B73E34">
        <w:tab/>
        <w:t>The distance between the last retro-reflector and the start of the conspicuity marking shall not exceed 600 mm.</w:t>
      </w:r>
      <w:r w:rsidR="009019F6">
        <w:rPr>
          <w:rFonts w:eastAsia="MS Mincho"/>
        </w:rPr>
        <w:t>"</w:t>
      </w:r>
    </w:p>
    <w:p w14:paraId="2810DDC5" w14:textId="77777777" w:rsidR="00646AB1" w:rsidRPr="00B73E34" w:rsidRDefault="00646AB1" w:rsidP="00646AB1">
      <w:pPr>
        <w:spacing w:after="120"/>
        <w:ind w:left="1134" w:right="1134"/>
        <w:jc w:val="both"/>
      </w:pPr>
      <w:r w:rsidRPr="00B73E34">
        <w:rPr>
          <w:i/>
        </w:rPr>
        <w:t xml:space="preserve">Paragraph 6.21.7.4., </w:t>
      </w:r>
      <w:r w:rsidRPr="00B73E34">
        <w:t>amend to read:</w:t>
      </w:r>
    </w:p>
    <w:p w14:paraId="2A189556" w14:textId="6D931D1A" w:rsidR="00646AB1" w:rsidRPr="00B73E34" w:rsidRDefault="009019F6" w:rsidP="00646AB1">
      <w:pPr>
        <w:pStyle w:val="SingleTxtG"/>
        <w:ind w:left="2268" w:hanging="1134"/>
      </w:pPr>
      <w:r>
        <w:rPr>
          <w:rFonts w:eastAsia="MS Mincho"/>
        </w:rPr>
        <w:lastRenderedPageBreak/>
        <w:t>"</w:t>
      </w:r>
      <w:r w:rsidR="00646AB1" w:rsidRPr="00B73E34">
        <w:t>6.21.7.4.</w:t>
      </w:r>
      <w:r w:rsidR="00646AB1" w:rsidRPr="00B73E34">
        <w:tab/>
        <w:t xml:space="preserve">Where rear marking plates conforming either to the 01 series of amendments to </w:t>
      </w:r>
      <w:r w:rsidR="00A23798" w:rsidRPr="00B73E34">
        <w:t>UN Regulation</w:t>
      </w:r>
      <w:r w:rsidR="00646AB1" w:rsidRPr="00B73E34">
        <w:t xml:space="preserve"> No. 70 or to </w:t>
      </w:r>
      <w:r w:rsidR="00A23798" w:rsidRPr="00B73E34">
        <w:t>UN Regulation</w:t>
      </w:r>
      <w:r w:rsidR="00646AB1" w:rsidRPr="00B73E34">
        <w:t xml:space="preserve"> No. [RRD] are installed these may be considered, at the discretion of the manufacturer, as part of the conspicuity marking to the rear, for the purposes of calculating the length of the conspicuity marking and its proximity to the side of the vehicle.</w:t>
      </w:r>
      <w:r>
        <w:rPr>
          <w:rFonts w:eastAsia="MS Mincho"/>
        </w:rPr>
        <w:t>"</w:t>
      </w:r>
    </w:p>
    <w:p w14:paraId="0C25E05F" w14:textId="77777777" w:rsidR="00646AB1" w:rsidRPr="00B73E34" w:rsidRDefault="00646AB1" w:rsidP="00646AB1">
      <w:pPr>
        <w:spacing w:after="120"/>
        <w:ind w:left="1134" w:right="1134"/>
        <w:jc w:val="both"/>
      </w:pPr>
      <w:r w:rsidRPr="00B73E34">
        <w:rPr>
          <w:i/>
        </w:rPr>
        <w:t xml:space="preserve">Paragraph 6.22., </w:t>
      </w:r>
      <w:r w:rsidRPr="00B73E34">
        <w:t>amend to read:</w:t>
      </w:r>
    </w:p>
    <w:p w14:paraId="241D495C" w14:textId="3FD07026" w:rsidR="00646AB1" w:rsidRPr="00B73E34" w:rsidRDefault="009019F6" w:rsidP="00646AB1">
      <w:pPr>
        <w:pStyle w:val="SingleTxtG"/>
        <w:ind w:left="2268" w:hanging="1134"/>
      </w:pPr>
      <w:r>
        <w:rPr>
          <w:rFonts w:eastAsia="MS Mincho"/>
        </w:rPr>
        <w:t>"</w:t>
      </w:r>
      <w:r w:rsidR="00646AB1" w:rsidRPr="00B73E34">
        <w:t>6.22.</w:t>
      </w:r>
      <w:r w:rsidR="00646AB1" w:rsidRPr="00B73E34">
        <w:tab/>
        <w:t>Adaptive front lighting system (AFS) (</w:t>
      </w:r>
      <w:r w:rsidR="00A23798" w:rsidRPr="00B73E34">
        <w:t>UN Regulation</w:t>
      </w:r>
      <w:r w:rsidR="00646AB1" w:rsidRPr="00B73E34">
        <w:t xml:space="preserve"> No. 123 or [RID])</w:t>
      </w:r>
    </w:p>
    <w:p w14:paraId="12940A08" w14:textId="3A6B2577" w:rsidR="00646AB1" w:rsidRPr="00B73E34" w:rsidRDefault="00646AB1" w:rsidP="00646AB1">
      <w:pPr>
        <w:pStyle w:val="SingleTxtG"/>
        <w:ind w:left="2268"/>
      </w:pPr>
      <w:r w:rsidRPr="00B73E34">
        <w:t xml:space="preserve">Where not otherwise specified below, the requirements for main-beam headlamps (paragraph 6.1.) and for dipped-beam headlamps (paragraph 6.2.) of this </w:t>
      </w:r>
      <w:r w:rsidR="00A23798" w:rsidRPr="00B73E34">
        <w:t>Regulation</w:t>
      </w:r>
      <w:r w:rsidRPr="00B73E34">
        <w:t xml:space="preserve"> apply to the relevant part of the AFS.</w:t>
      </w:r>
      <w:r w:rsidR="009019F6">
        <w:rPr>
          <w:rFonts w:eastAsia="MS Mincho"/>
        </w:rPr>
        <w:t>"</w:t>
      </w:r>
    </w:p>
    <w:p w14:paraId="54518832" w14:textId="77777777" w:rsidR="00A23798" w:rsidRPr="00B73E34" w:rsidRDefault="00A23798" w:rsidP="00A23798">
      <w:pPr>
        <w:pStyle w:val="SingleTxtG"/>
        <w:ind w:left="2268" w:right="1133" w:hanging="1134"/>
        <w:rPr>
          <w:iCs/>
          <w:kern w:val="2"/>
          <w:lang w:eastAsia="ja-JP"/>
        </w:rPr>
      </w:pPr>
      <w:r w:rsidRPr="00B73E34">
        <w:rPr>
          <w:i/>
          <w:iCs/>
          <w:kern w:val="2"/>
          <w:lang w:eastAsia="ja-JP"/>
        </w:rPr>
        <w:t xml:space="preserve">Paragraph 6.22.6.1.2.1., </w:t>
      </w:r>
      <w:r w:rsidRPr="00B73E34">
        <w:rPr>
          <w:iCs/>
          <w:kern w:val="2"/>
          <w:lang w:eastAsia="ja-JP"/>
        </w:rPr>
        <w:t xml:space="preserve">amend to </w:t>
      </w:r>
      <w:r w:rsidRPr="00B73E34">
        <w:t>read</w:t>
      </w:r>
      <w:r w:rsidRPr="00B73E34">
        <w:rPr>
          <w:iCs/>
          <w:kern w:val="2"/>
          <w:lang w:eastAsia="ja-JP"/>
        </w:rPr>
        <w:t>:</w:t>
      </w:r>
    </w:p>
    <w:p w14:paraId="56E2B998" w14:textId="0C065E30" w:rsidR="00A23798" w:rsidRPr="00B73E34" w:rsidRDefault="009019F6" w:rsidP="00A23798">
      <w:pPr>
        <w:pStyle w:val="SingleTxtG"/>
        <w:ind w:left="2268" w:right="1133" w:hanging="1134"/>
        <w:rPr>
          <w:iCs/>
          <w:kern w:val="2"/>
          <w:lang w:eastAsia="ja-JP"/>
        </w:rPr>
      </w:pPr>
      <w:r>
        <w:rPr>
          <w:iCs/>
          <w:kern w:val="2"/>
          <w:lang w:eastAsia="ja-JP"/>
        </w:rPr>
        <w:t>"</w:t>
      </w:r>
      <w:r w:rsidR="00A23798" w:rsidRPr="00B73E34">
        <w:rPr>
          <w:iCs/>
          <w:kern w:val="2"/>
          <w:lang w:eastAsia="ja-JP"/>
        </w:rPr>
        <w:t>6.22.6.1.2.1.</w:t>
      </w:r>
      <w:r w:rsidR="00BB4FED">
        <w:rPr>
          <w:iCs/>
          <w:kern w:val="2"/>
          <w:lang w:eastAsia="ja-JP"/>
        </w:rPr>
        <w:t xml:space="preserve"> </w:t>
      </w:r>
      <w:r w:rsidR="00A23798" w:rsidRPr="00B73E34">
        <w:rPr>
          <w:iCs/>
          <w:kern w:val="2"/>
          <w:lang w:eastAsia="ja-JP"/>
        </w:rPr>
        <w:t xml:space="preserve">In case the passing-beam is generated by several beams from different lighting units, the provisions according to paragraph 6.22.6.1.2. above apply to each said beam's </w:t>
      </w:r>
      <w:r>
        <w:rPr>
          <w:iCs/>
          <w:kern w:val="2"/>
          <w:lang w:eastAsia="ja-JP"/>
        </w:rPr>
        <w:t>"</w:t>
      </w:r>
      <w:r w:rsidR="00A23798" w:rsidRPr="00B73E34">
        <w:rPr>
          <w:iCs/>
          <w:kern w:val="2"/>
          <w:lang w:eastAsia="ja-JP"/>
        </w:rPr>
        <w:t>cut-off</w:t>
      </w:r>
      <w:r>
        <w:rPr>
          <w:iCs/>
          <w:kern w:val="2"/>
          <w:lang w:eastAsia="ja-JP"/>
        </w:rPr>
        <w:t>"</w:t>
      </w:r>
      <w:r w:rsidR="00A23798" w:rsidRPr="00B73E34">
        <w:rPr>
          <w:iCs/>
          <w:kern w:val="2"/>
          <w:lang w:eastAsia="ja-JP"/>
        </w:rPr>
        <w:t xml:space="preserve"> (if any), which is designed to project into the angular zone, as indicated under item 9.3. of the communication form conforming to the model in Annex 1 to UN Regulation No. 123 </w:t>
      </w:r>
      <w:r w:rsidR="00A23798" w:rsidRPr="00B73E34">
        <w:rPr>
          <w:bCs/>
          <w:iCs/>
          <w:kern w:val="2"/>
          <w:lang w:eastAsia="ja-JP"/>
        </w:rPr>
        <w:t xml:space="preserve">or item 9.3.3. in Annex 1 to </w:t>
      </w:r>
      <w:r w:rsidR="007E25B1" w:rsidRPr="00B73E34">
        <w:rPr>
          <w:iCs/>
          <w:kern w:val="2"/>
          <w:lang w:eastAsia="ja-JP"/>
        </w:rPr>
        <w:t>UN Regulation No</w:t>
      </w:r>
      <w:r w:rsidR="007E25B1">
        <w:rPr>
          <w:iCs/>
          <w:kern w:val="2"/>
          <w:lang w:eastAsia="ja-JP"/>
        </w:rPr>
        <w:t>.</w:t>
      </w:r>
      <w:r w:rsidR="007E25B1" w:rsidRPr="00B73E34">
        <w:rPr>
          <w:bCs/>
          <w:iCs/>
          <w:kern w:val="2"/>
          <w:lang w:eastAsia="ja-JP"/>
        </w:rPr>
        <w:t xml:space="preserve"> </w:t>
      </w:r>
      <w:r w:rsidR="00A23798" w:rsidRPr="00B73E34">
        <w:rPr>
          <w:bCs/>
          <w:iCs/>
          <w:kern w:val="2"/>
          <w:lang w:eastAsia="ja-JP"/>
        </w:rPr>
        <w:t>[RID</w:t>
      </w:r>
      <w:r w:rsidR="0042323B" w:rsidRPr="00B73E34">
        <w:rPr>
          <w:bCs/>
          <w:iCs/>
          <w:kern w:val="2"/>
          <w:lang w:eastAsia="ja-JP"/>
        </w:rPr>
        <w:t>]</w:t>
      </w:r>
      <w:r w:rsidR="0042323B" w:rsidRPr="00B73E34">
        <w:rPr>
          <w:iCs/>
          <w:kern w:val="2"/>
          <w:lang w:eastAsia="ja-JP"/>
        </w:rPr>
        <w:t>.</w:t>
      </w:r>
      <w:r>
        <w:rPr>
          <w:iCs/>
          <w:kern w:val="2"/>
          <w:lang w:eastAsia="ja-JP"/>
        </w:rPr>
        <w:t>"</w:t>
      </w:r>
    </w:p>
    <w:p w14:paraId="52F6F30E" w14:textId="77777777" w:rsidR="00646AB1" w:rsidRPr="00B73E34" w:rsidRDefault="00646AB1" w:rsidP="00646AB1">
      <w:pPr>
        <w:spacing w:after="120"/>
        <w:ind w:left="1134" w:right="1134"/>
        <w:jc w:val="both"/>
      </w:pPr>
      <w:r w:rsidRPr="00B73E34">
        <w:rPr>
          <w:i/>
        </w:rPr>
        <w:t xml:space="preserve">Paragraph 6.22.6.3., </w:t>
      </w:r>
      <w:r w:rsidRPr="00B73E34">
        <w:t>amend to read:</w:t>
      </w:r>
    </w:p>
    <w:p w14:paraId="66D73D12" w14:textId="6B57FC73" w:rsidR="00646AB1" w:rsidRPr="00B73E34" w:rsidRDefault="009019F6" w:rsidP="00646AB1">
      <w:pPr>
        <w:pStyle w:val="SingleTxtG"/>
        <w:ind w:left="2268" w:hanging="1134"/>
      </w:pPr>
      <w:r>
        <w:rPr>
          <w:rFonts w:eastAsia="MS Mincho"/>
        </w:rPr>
        <w:t>"</w:t>
      </w:r>
      <w:r w:rsidR="00646AB1" w:rsidRPr="00B73E34">
        <w:t>6.22.6.3.</w:t>
      </w:r>
      <w:r w:rsidR="00646AB1" w:rsidRPr="00B73E34">
        <w:tab/>
        <w:t>Horizontal orientation:</w:t>
      </w:r>
    </w:p>
    <w:p w14:paraId="6A4EC556" w14:textId="297CBDA4" w:rsidR="00646AB1" w:rsidRPr="00B73E34" w:rsidRDefault="00646AB1" w:rsidP="00646AB1">
      <w:pPr>
        <w:pStyle w:val="SingleTxtG"/>
        <w:ind w:left="2268"/>
      </w:pPr>
      <w:r w:rsidRPr="00B73E34">
        <w:t xml:space="preserve">For each lighting unit the kink of the elbow of the cut-off line, if any, when projected on the screen, shall coincide with the vertical line through the reference axis of said lighting unit. A tolerance of 0.5 degree to that side which is the side of the traffic direction shall be allowed. Other lighting units shall be adjusted according to the applicant's specification, as defined according to Annex 10 of </w:t>
      </w:r>
      <w:r w:rsidR="00A23798" w:rsidRPr="00B73E34">
        <w:t>UN Regulation</w:t>
      </w:r>
      <w:r w:rsidRPr="00B73E34">
        <w:t xml:space="preserve"> No. 123 or Annex 14 of </w:t>
      </w:r>
      <w:r w:rsidR="00A23798" w:rsidRPr="00B73E34">
        <w:t>UN Regulation</w:t>
      </w:r>
      <w:r w:rsidRPr="00B73E34">
        <w:t xml:space="preserve"> No. [RID]</w:t>
      </w:r>
      <w:r w:rsidRPr="00B73E34">
        <w:rPr>
          <w:rFonts w:eastAsia="MS Mincho"/>
        </w:rPr>
        <w:t>.</w:t>
      </w:r>
      <w:r w:rsidR="009019F6">
        <w:rPr>
          <w:rFonts w:eastAsia="MS Mincho"/>
        </w:rPr>
        <w:t>"</w:t>
      </w:r>
    </w:p>
    <w:p w14:paraId="6AF5605D" w14:textId="77777777" w:rsidR="00646AB1" w:rsidRPr="00B73E34" w:rsidRDefault="00646AB1" w:rsidP="00646AB1">
      <w:pPr>
        <w:spacing w:after="120"/>
        <w:ind w:left="1134" w:right="1134"/>
        <w:jc w:val="both"/>
      </w:pPr>
      <w:r w:rsidRPr="00B73E34">
        <w:rPr>
          <w:i/>
        </w:rPr>
        <w:t xml:space="preserve">Paragraph 6.22.7.4.3., </w:t>
      </w:r>
      <w:r w:rsidRPr="00B73E34">
        <w:t>amend to read:</w:t>
      </w:r>
    </w:p>
    <w:p w14:paraId="28CA5B0C" w14:textId="31840BC7" w:rsidR="0042323B" w:rsidRDefault="009019F6" w:rsidP="0042323B">
      <w:pPr>
        <w:pStyle w:val="SingleTxtG"/>
        <w:tabs>
          <w:tab w:val="left" w:pos="2268"/>
        </w:tabs>
        <w:ind w:left="2835" w:hanging="1701"/>
      </w:pPr>
      <w:r>
        <w:rPr>
          <w:rFonts w:eastAsia="MS Mincho"/>
        </w:rPr>
        <w:t>"</w:t>
      </w:r>
      <w:r w:rsidR="00646AB1" w:rsidRPr="00B73E34">
        <w:t>6.22.7.4.3.</w:t>
      </w:r>
      <w:r w:rsidR="00646AB1" w:rsidRPr="00B73E34">
        <w:tab/>
      </w:r>
      <w:r w:rsidR="0042323B">
        <w:t>…</w:t>
      </w:r>
    </w:p>
    <w:p w14:paraId="627EADBE" w14:textId="60DD6969" w:rsidR="00646AB1" w:rsidRPr="00B73E34" w:rsidRDefault="00646AB1" w:rsidP="0042323B">
      <w:pPr>
        <w:pStyle w:val="SingleTxtG"/>
        <w:ind w:left="2835" w:hanging="567"/>
      </w:pPr>
      <w:r w:rsidRPr="00B73E34">
        <w:t>(b)</w:t>
      </w:r>
      <w:r w:rsidRPr="00B73E34">
        <w:tab/>
        <w:t xml:space="preserve">In case of a class E mode of the passing-beam which, according to the system's approval documents / communication sheet, complies with a </w:t>
      </w:r>
      <w:r w:rsidR="009019F6">
        <w:t>"</w:t>
      </w:r>
      <w:r w:rsidRPr="00B73E34">
        <w:t>data set</w:t>
      </w:r>
      <w:r w:rsidR="009019F6">
        <w:t>"</w:t>
      </w:r>
      <w:r w:rsidRPr="00B73E34">
        <w:t xml:space="preserve"> of </w:t>
      </w:r>
      <w:r w:rsidR="00A23798" w:rsidRPr="00B73E34">
        <w:t>UN Regulation</w:t>
      </w:r>
      <w:r w:rsidRPr="00B73E34">
        <w:t xml:space="preserve"> No. 123, Annex 3, Table 6, or of </w:t>
      </w:r>
      <w:r w:rsidR="00A23798" w:rsidRPr="00B73E34">
        <w:t>UN Regulation</w:t>
      </w:r>
      <w:r w:rsidRPr="00B73E34">
        <w:t xml:space="preserve"> No. [RID], Table 14 only.</w:t>
      </w:r>
    </w:p>
    <w:p w14:paraId="30DC49D6" w14:textId="77777777" w:rsidR="00646AB1" w:rsidRPr="00B73E34" w:rsidRDefault="00646AB1" w:rsidP="00646AB1">
      <w:pPr>
        <w:pStyle w:val="SingleTxtG"/>
        <w:ind w:left="2268"/>
      </w:pPr>
      <w:r w:rsidRPr="00B73E34">
        <w:t>Data set E1:</w:t>
      </w:r>
      <w:r w:rsidRPr="00B73E34">
        <w:tab/>
        <w:t>The vehicle's speed exceeds 100 km/h (E1-signal applies);</w:t>
      </w:r>
    </w:p>
    <w:p w14:paraId="0E095B3B" w14:textId="77777777" w:rsidR="00646AB1" w:rsidRPr="00B73E34" w:rsidRDefault="00646AB1" w:rsidP="00646AB1">
      <w:pPr>
        <w:pStyle w:val="SingleTxtG"/>
        <w:ind w:left="2268"/>
      </w:pPr>
      <w:r w:rsidRPr="00B73E34">
        <w:t>Data set E2:</w:t>
      </w:r>
      <w:r w:rsidRPr="00B73E34">
        <w:tab/>
        <w:t>The vehicle's speed exceeds 90 km/h (E2-signal applies);</w:t>
      </w:r>
    </w:p>
    <w:p w14:paraId="17FD9AA9" w14:textId="2921C6E6" w:rsidR="00646AB1" w:rsidRPr="00B73E34" w:rsidRDefault="00646AB1" w:rsidP="00646AB1">
      <w:pPr>
        <w:pStyle w:val="SingleTxtG"/>
        <w:ind w:left="2268"/>
      </w:pPr>
      <w:r w:rsidRPr="00B73E34">
        <w:t>Data set E3:</w:t>
      </w:r>
      <w:r w:rsidRPr="00B73E34">
        <w:tab/>
        <w:t>The vehicle's speed exceeds 80 km/h (E3-signal applies).</w:t>
      </w:r>
      <w:r w:rsidR="009019F6">
        <w:rPr>
          <w:rFonts w:eastAsia="MS Mincho"/>
        </w:rPr>
        <w:t>"</w:t>
      </w:r>
    </w:p>
    <w:p w14:paraId="77231005" w14:textId="77777777" w:rsidR="00646AB1" w:rsidRPr="00B73E34" w:rsidRDefault="00646AB1" w:rsidP="00646AB1">
      <w:pPr>
        <w:spacing w:after="120"/>
        <w:ind w:left="1134" w:right="1134"/>
        <w:jc w:val="both"/>
      </w:pPr>
      <w:r w:rsidRPr="00B73E34">
        <w:rPr>
          <w:i/>
        </w:rPr>
        <w:t xml:space="preserve">Paragraph 6.22.8.2., </w:t>
      </w:r>
      <w:r w:rsidRPr="00B73E34">
        <w:t>amend to read:</w:t>
      </w:r>
    </w:p>
    <w:p w14:paraId="172A8CBA" w14:textId="741C2D59" w:rsidR="00646AB1" w:rsidRPr="00B73E34" w:rsidRDefault="009019F6" w:rsidP="00646AB1">
      <w:pPr>
        <w:pStyle w:val="SingleTxtG"/>
        <w:ind w:left="2268" w:hanging="1134"/>
      </w:pPr>
      <w:r>
        <w:rPr>
          <w:rFonts w:eastAsia="MS Mincho"/>
        </w:rPr>
        <w:t>"</w:t>
      </w:r>
      <w:r w:rsidR="00646AB1" w:rsidRPr="00B73E34">
        <w:t>6.22.8.2.</w:t>
      </w:r>
      <w:r w:rsidR="00646AB1" w:rsidRPr="00B73E34">
        <w:tab/>
        <w:t xml:space="preserve">A visual failure tell-tale for AFS is mandatory. It shall be non-flashing. It shall be activated whenever a failure is detected with respect to the AFS control signals or when a failure signal is received in accordance with paragraph 5.9. of </w:t>
      </w:r>
      <w:r w:rsidR="00A23798" w:rsidRPr="00B73E34">
        <w:t>UN Regulation</w:t>
      </w:r>
      <w:r w:rsidR="00646AB1" w:rsidRPr="00B73E34">
        <w:t xml:space="preserve"> No. 123 or paragraph 4.13. of </w:t>
      </w:r>
      <w:r w:rsidR="00A23798" w:rsidRPr="00B73E34">
        <w:t>UN Regulation</w:t>
      </w:r>
      <w:r w:rsidR="00646AB1" w:rsidRPr="00B73E34">
        <w:t xml:space="preserve"> No. [RID]. It shall remain activated while the failure is present. It may be cancelled temporarily, but shall be repeated whenever the device which starts and stops the engine is switched on and off.</w:t>
      </w:r>
      <w:r>
        <w:rPr>
          <w:rFonts w:eastAsia="MS Mincho"/>
        </w:rPr>
        <w:t>"</w:t>
      </w:r>
    </w:p>
    <w:p w14:paraId="56656741" w14:textId="77777777" w:rsidR="00646AB1" w:rsidRPr="00B73E34" w:rsidRDefault="00646AB1" w:rsidP="00646AB1">
      <w:pPr>
        <w:spacing w:after="120"/>
        <w:ind w:left="1134" w:right="1134"/>
        <w:jc w:val="both"/>
      </w:pPr>
      <w:r w:rsidRPr="00B73E34">
        <w:rPr>
          <w:i/>
        </w:rPr>
        <w:t xml:space="preserve">Paragraph 6.22.8.4., </w:t>
      </w:r>
      <w:r w:rsidRPr="00B73E34">
        <w:t>amend to read:</w:t>
      </w:r>
    </w:p>
    <w:p w14:paraId="0B36FE7C" w14:textId="627F1E2D" w:rsidR="00646AB1" w:rsidRPr="00B73E34" w:rsidRDefault="009019F6" w:rsidP="00646AB1">
      <w:pPr>
        <w:pStyle w:val="SingleTxtG"/>
        <w:ind w:left="2268" w:hanging="1134"/>
      </w:pPr>
      <w:r>
        <w:rPr>
          <w:rFonts w:eastAsia="MS Mincho"/>
        </w:rPr>
        <w:lastRenderedPageBreak/>
        <w:t>"</w:t>
      </w:r>
      <w:r w:rsidR="00646AB1" w:rsidRPr="00B73E34">
        <w:t>6.22.8.4.</w:t>
      </w:r>
      <w:r w:rsidR="00646AB1" w:rsidRPr="00B73E34">
        <w:tab/>
        <w:t xml:space="preserve">A tell-tale to indicate that the driver has set the system into a state according to paragraph 5.8. of </w:t>
      </w:r>
      <w:r w:rsidR="00A23798" w:rsidRPr="00B73E34">
        <w:t>UN Regulation</w:t>
      </w:r>
      <w:r w:rsidR="00646AB1" w:rsidRPr="00B73E34">
        <w:t xml:space="preserve"> No. 123 or paragraph 4.12. of </w:t>
      </w:r>
      <w:r w:rsidR="00A23798" w:rsidRPr="00B73E34">
        <w:t>UN Regulation</w:t>
      </w:r>
      <w:r w:rsidR="00646AB1" w:rsidRPr="00B73E34">
        <w:t xml:space="preserve"> No. [RID] is optional.</w:t>
      </w:r>
      <w:r>
        <w:rPr>
          <w:rFonts w:eastAsia="MS Mincho"/>
        </w:rPr>
        <w:t>"</w:t>
      </w:r>
    </w:p>
    <w:p w14:paraId="57CD94AA" w14:textId="77777777" w:rsidR="00A23798" w:rsidRPr="00B73E34" w:rsidRDefault="00A23798" w:rsidP="00A23798">
      <w:pPr>
        <w:pStyle w:val="SingleTxtG"/>
        <w:ind w:left="2268" w:right="1133" w:hanging="1134"/>
        <w:rPr>
          <w:iCs/>
          <w:kern w:val="2"/>
          <w:lang w:eastAsia="ja-JP"/>
        </w:rPr>
      </w:pPr>
      <w:r w:rsidRPr="00B73E34">
        <w:rPr>
          <w:i/>
          <w:iCs/>
          <w:kern w:val="2"/>
          <w:lang w:eastAsia="ja-JP"/>
        </w:rPr>
        <w:t xml:space="preserve">Paragraph 6.22.9.1., </w:t>
      </w:r>
      <w:r w:rsidRPr="00B73E34">
        <w:rPr>
          <w:iCs/>
          <w:kern w:val="2"/>
          <w:lang w:eastAsia="ja-JP"/>
        </w:rPr>
        <w:t xml:space="preserve">amend to </w:t>
      </w:r>
      <w:r w:rsidRPr="00B73E34">
        <w:t>read</w:t>
      </w:r>
      <w:r w:rsidRPr="00B73E34">
        <w:rPr>
          <w:iCs/>
          <w:kern w:val="2"/>
          <w:lang w:eastAsia="ja-JP"/>
        </w:rPr>
        <w:t>:</w:t>
      </w:r>
    </w:p>
    <w:p w14:paraId="04CD31C0" w14:textId="6D23AD2C" w:rsidR="00A23798" w:rsidRPr="00B73E34" w:rsidRDefault="009019F6" w:rsidP="00A23798">
      <w:pPr>
        <w:pStyle w:val="SingleTxtG"/>
        <w:ind w:left="2268" w:right="1133" w:hanging="1134"/>
      </w:pPr>
      <w:r>
        <w:rPr>
          <w:iCs/>
          <w:kern w:val="2"/>
          <w:lang w:eastAsia="ja-JP"/>
        </w:rPr>
        <w:t>"</w:t>
      </w:r>
      <w:r w:rsidR="00A23798" w:rsidRPr="00B73E34">
        <w:rPr>
          <w:iCs/>
          <w:kern w:val="2"/>
          <w:lang w:eastAsia="ja-JP"/>
        </w:rPr>
        <w:t>6.22.9.1.</w:t>
      </w:r>
      <w:r w:rsidR="00A23798" w:rsidRPr="00B73E34">
        <w:rPr>
          <w:iCs/>
          <w:kern w:val="2"/>
          <w:lang w:eastAsia="ja-JP"/>
        </w:rPr>
        <w:tab/>
        <w:t>An AFS shall be permitted only in conjunction with the installation of headlamp cleaning device(s) according to UN Regulation No. 45</w:t>
      </w:r>
      <w:r w:rsidR="00A23798" w:rsidRPr="00B73E34">
        <w:rPr>
          <w:iCs/>
          <w:kern w:val="2"/>
          <w:vertAlign w:val="superscript"/>
          <w:lang w:eastAsia="ja-JP"/>
        </w:rPr>
        <w:t>18</w:t>
      </w:r>
      <w:r w:rsidR="00A23798" w:rsidRPr="00B73E34">
        <w:rPr>
          <w:iCs/>
          <w:kern w:val="2"/>
          <w:lang w:eastAsia="ja-JP"/>
        </w:rPr>
        <w:t xml:space="preserve"> for at least those lighting units, which are indicated under item 9.2.3. of the communication form conforming to the model in Annex 1 to UN Regulation No. 123 </w:t>
      </w:r>
      <w:r w:rsidR="00A23798" w:rsidRPr="00B73E34">
        <w:rPr>
          <w:bCs/>
          <w:iCs/>
          <w:kern w:val="2"/>
          <w:lang w:eastAsia="ja-JP"/>
        </w:rPr>
        <w:t>or under item 9.3.2.3. in Annex 1 to UN Regulation No. [RID]</w:t>
      </w:r>
      <w:r w:rsidR="00A23798" w:rsidRPr="00B73E34">
        <w:rPr>
          <w:iCs/>
          <w:kern w:val="2"/>
          <w:lang w:eastAsia="ja-JP"/>
        </w:rPr>
        <w:t>, if the total objective luminous flux of the light sources of these units exceeds 2,000 lm per side, and which contribute to the Class C (basic) passing-beam.</w:t>
      </w:r>
      <w:r>
        <w:rPr>
          <w:iCs/>
          <w:kern w:val="2"/>
          <w:lang w:eastAsia="ja-JP"/>
        </w:rPr>
        <w:t>"</w:t>
      </w:r>
    </w:p>
    <w:p w14:paraId="4EFA4D1E" w14:textId="77777777" w:rsidR="00646AB1" w:rsidRPr="00B73E34" w:rsidRDefault="00646AB1" w:rsidP="00646AB1">
      <w:pPr>
        <w:spacing w:after="120"/>
        <w:ind w:left="1134" w:right="1134"/>
        <w:jc w:val="both"/>
      </w:pPr>
      <w:r w:rsidRPr="00B73E34">
        <w:rPr>
          <w:i/>
        </w:rPr>
        <w:t xml:space="preserve">Paragraph 6.22.9.5., </w:t>
      </w:r>
      <w:r w:rsidRPr="00B73E34">
        <w:t>amend to read:</w:t>
      </w:r>
    </w:p>
    <w:p w14:paraId="736D64D7" w14:textId="7341DE68" w:rsidR="00646AB1" w:rsidRPr="00B73E34" w:rsidRDefault="009019F6" w:rsidP="00646AB1">
      <w:pPr>
        <w:pStyle w:val="SingleTxtG"/>
        <w:ind w:left="2268" w:hanging="1134"/>
      </w:pPr>
      <w:r>
        <w:rPr>
          <w:rFonts w:eastAsia="MS Mincho"/>
        </w:rPr>
        <w:t>"</w:t>
      </w:r>
      <w:r w:rsidR="00646AB1" w:rsidRPr="00B73E34">
        <w:t>6.22.9.5.</w:t>
      </w:r>
      <w:r w:rsidR="00646AB1" w:rsidRPr="00B73E34">
        <w:tab/>
        <w:t xml:space="preserve">The means according to the provisions of paragraph 5.8. of </w:t>
      </w:r>
      <w:r w:rsidR="00A23798" w:rsidRPr="00B73E34">
        <w:t>UN Regulation</w:t>
      </w:r>
      <w:r w:rsidR="00646AB1" w:rsidRPr="00B73E34">
        <w:t xml:space="preserve"> No 123 or paragraph 4.12 of </w:t>
      </w:r>
      <w:r w:rsidR="00A23798" w:rsidRPr="00B73E34">
        <w:t>UN Regulation</w:t>
      </w:r>
      <w:r w:rsidR="00646AB1" w:rsidRPr="00B73E34">
        <w:t xml:space="preserve"> No. [RID], which allow the vehicle to be used temporarily in a territory with the opposite direction of driving than that for which approval is sought, shall be explained in detail in the owner’s manual.</w:t>
      </w:r>
      <w:r>
        <w:rPr>
          <w:rFonts w:eastAsia="MS Mincho"/>
        </w:rPr>
        <w:t>"</w:t>
      </w:r>
    </w:p>
    <w:p w14:paraId="46C2905B" w14:textId="77777777" w:rsidR="00646AB1" w:rsidRPr="00B73E34" w:rsidRDefault="00646AB1" w:rsidP="00646AB1">
      <w:pPr>
        <w:spacing w:after="120"/>
        <w:ind w:left="1134" w:right="1134"/>
        <w:jc w:val="both"/>
      </w:pPr>
      <w:r w:rsidRPr="00B73E34">
        <w:rPr>
          <w:i/>
        </w:rPr>
        <w:t xml:space="preserve">Paragraph 6.26., </w:t>
      </w:r>
      <w:r w:rsidRPr="00B73E34">
        <w:t>amend to read:</w:t>
      </w:r>
    </w:p>
    <w:p w14:paraId="3128BD77" w14:textId="743BE51F" w:rsidR="00646AB1" w:rsidRPr="00466248" w:rsidRDefault="009019F6" w:rsidP="00646AB1">
      <w:pPr>
        <w:pStyle w:val="SingleTxtG"/>
        <w:ind w:left="2268" w:hanging="1134"/>
        <w:rPr>
          <w:lang w:val="en-US"/>
        </w:rPr>
      </w:pPr>
      <w:r>
        <w:rPr>
          <w:rFonts w:eastAsia="MS Mincho"/>
        </w:rPr>
        <w:t>"</w:t>
      </w:r>
      <w:r w:rsidR="00646AB1" w:rsidRPr="00B73E34">
        <w:t>6.26.</w:t>
      </w:r>
      <w:r w:rsidR="00646AB1" w:rsidRPr="00B73E34">
        <w:tab/>
      </w:r>
      <w:r w:rsidR="00646AB1" w:rsidRPr="00466248">
        <w:rPr>
          <w:lang w:val="en-US"/>
        </w:rPr>
        <w:t>Manoeuvring lamps (</w:t>
      </w:r>
      <w:r w:rsidR="00A23798" w:rsidRPr="00466248">
        <w:rPr>
          <w:lang w:val="en-US"/>
        </w:rPr>
        <w:t>UN Regulation</w:t>
      </w:r>
      <w:r w:rsidR="00646AB1" w:rsidRPr="00466248">
        <w:rPr>
          <w:lang w:val="en-US"/>
        </w:rPr>
        <w:t xml:space="preserve"> No. 23 or [LSD])</w:t>
      </w:r>
      <w:r>
        <w:rPr>
          <w:rFonts w:eastAsia="MS Mincho"/>
          <w:lang w:val="en-US"/>
        </w:rPr>
        <w:t>"</w:t>
      </w:r>
    </w:p>
    <w:p w14:paraId="02F93FDF" w14:textId="77777777" w:rsidR="00646AB1" w:rsidRPr="00B73E34" w:rsidRDefault="00646AB1" w:rsidP="00646AB1">
      <w:pPr>
        <w:spacing w:after="120"/>
        <w:ind w:left="1134" w:right="1134"/>
        <w:jc w:val="both"/>
      </w:pPr>
      <w:r w:rsidRPr="00B73E34">
        <w:rPr>
          <w:i/>
        </w:rPr>
        <w:t xml:space="preserve">Paragraph 6.26.9.2., </w:t>
      </w:r>
      <w:r w:rsidRPr="00B73E34">
        <w:t>amend to read:</w:t>
      </w:r>
    </w:p>
    <w:p w14:paraId="2F1405FC" w14:textId="639F1640" w:rsidR="00646AB1" w:rsidRDefault="009019F6" w:rsidP="00646AB1">
      <w:pPr>
        <w:pStyle w:val="SingleTxtG"/>
        <w:ind w:left="2268" w:hanging="1134"/>
        <w:rPr>
          <w:rFonts w:eastAsia="MS Mincho"/>
        </w:rPr>
      </w:pPr>
      <w:r>
        <w:rPr>
          <w:rFonts w:eastAsia="MS Mincho"/>
        </w:rPr>
        <w:t>"</w:t>
      </w:r>
      <w:r w:rsidR="00646AB1" w:rsidRPr="00B73E34">
        <w:t>6.26.9.2.</w:t>
      </w:r>
      <w:r w:rsidR="00646AB1" w:rsidRPr="00B73E34">
        <w:tab/>
        <w:t xml:space="preserve">At the request of the applicant and with the consent of the Technical Service the requirement of 6.26.9.1 may be verified by a drawing or simulation or deemed be satisfied if the installation conditions comply with paragraph 6.2.2. of </w:t>
      </w:r>
      <w:r w:rsidR="00A23798" w:rsidRPr="00B73E34">
        <w:t>UN Regulation</w:t>
      </w:r>
      <w:r w:rsidR="00646AB1" w:rsidRPr="00B73E34">
        <w:t xml:space="preserve"> No. 23 or paragraph 5.10.2. of </w:t>
      </w:r>
      <w:r w:rsidR="00A23798" w:rsidRPr="00B73E34">
        <w:t>UN Regulation</w:t>
      </w:r>
      <w:r w:rsidR="00646AB1" w:rsidRPr="00B73E34">
        <w:t xml:space="preserve"> No. [LSD], as noticed in the communication document in Annex 1, paragraph 9.</w:t>
      </w:r>
      <w:r>
        <w:rPr>
          <w:rFonts w:eastAsia="MS Mincho"/>
        </w:rPr>
        <w:t>"</w:t>
      </w:r>
    </w:p>
    <w:p w14:paraId="58E2EFD5" w14:textId="77777777" w:rsidR="00092E57" w:rsidRDefault="00092E57" w:rsidP="00092E57">
      <w:pPr>
        <w:pStyle w:val="SingleTxtG"/>
        <w:rPr>
          <w:snapToGrid w:val="0"/>
        </w:rPr>
      </w:pPr>
      <w:r>
        <w:rPr>
          <w:i/>
          <w:snapToGrid w:val="0"/>
        </w:rPr>
        <w:t>Annex 3</w:t>
      </w:r>
      <w:r w:rsidRPr="00EB477F">
        <w:rPr>
          <w:snapToGrid w:val="0"/>
        </w:rPr>
        <w:t xml:space="preserve">, </w:t>
      </w:r>
    </w:p>
    <w:p w14:paraId="1517AE2D" w14:textId="77777777" w:rsidR="00092E57" w:rsidRDefault="00092E57" w:rsidP="00092E57">
      <w:pPr>
        <w:pStyle w:val="SingleTxtG"/>
        <w:rPr>
          <w:snapToGrid w:val="0"/>
        </w:rPr>
      </w:pPr>
      <w:r w:rsidRPr="009C11BE">
        <w:rPr>
          <w:i/>
          <w:snapToGrid w:val="0"/>
        </w:rPr>
        <w:t>Introductory part,</w:t>
      </w:r>
      <w:r>
        <w:rPr>
          <w:snapToGrid w:val="0"/>
        </w:rPr>
        <w:t xml:space="preserve"> </w:t>
      </w:r>
      <w:r w:rsidRPr="00EB477F">
        <w:rPr>
          <w:snapToGrid w:val="0"/>
        </w:rPr>
        <w:t>amend to read:</w:t>
      </w:r>
    </w:p>
    <w:p w14:paraId="4881A81F" w14:textId="5FCF8CBC" w:rsidR="00092E57" w:rsidRPr="00FF44CF" w:rsidRDefault="009019F6" w:rsidP="00092E57">
      <w:pPr>
        <w:pStyle w:val="HChG"/>
      </w:pPr>
      <w:bookmarkStart w:id="107" w:name="_Toc338161454"/>
      <w:r>
        <w:t>"</w:t>
      </w:r>
      <w:r w:rsidR="00092E57" w:rsidRPr="00FF44CF">
        <w:t>Annex 3</w:t>
      </w:r>
      <w:bookmarkEnd w:id="107"/>
    </w:p>
    <w:p w14:paraId="311B9ACF" w14:textId="77777777" w:rsidR="00092E57" w:rsidRDefault="00092E57" w:rsidP="00092E57">
      <w:pPr>
        <w:pStyle w:val="HChG"/>
        <w:ind w:right="992"/>
      </w:pPr>
      <w:r>
        <w:tab/>
      </w:r>
      <w:r>
        <w:tab/>
      </w:r>
      <w:r w:rsidRPr="00755789">
        <w:t>Examples of lamp surfaces, axes, centres of reference, and angles of geometric visibility</w:t>
      </w:r>
      <w:r>
        <w:t xml:space="preserve"> </w:t>
      </w:r>
    </w:p>
    <w:p w14:paraId="0B0EC01C" w14:textId="77777777" w:rsidR="00092E57" w:rsidRDefault="00092E57" w:rsidP="00092E57">
      <w:pPr>
        <w:spacing w:after="120"/>
        <w:ind w:left="1134" w:right="992"/>
        <w:jc w:val="both"/>
      </w:pPr>
      <w:r w:rsidRPr="00755789">
        <w:t>These examples show some arrangements to aid the understanding of the provisions and are not intended to be design restrictive.</w:t>
      </w:r>
    </w:p>
    <w:p w14:paraId="4FEC9B88" w14:textId="77777777" w:rsidR="00092E57" w:rsidRPr="00391654" w:rsidRDefault="00092E57" w:rsidP="00092E57">
      <w:pPr>
        <w:ind w:left="1134" w:right="992"/>
        <w:jc w:val="both"/>
      </w:pPr>
      <w:r w:rsidRPr="00391654">
        <w:t>KEY for all examples in this Annex:</w:t>
      </w:r>
    </w:p>
    <w:p w14:paraId="43179470" w14:textId="77777777" w:rsidR="00092E57" w:rsidRPr="00391654" w:rsidRDefault="00092E57" w:rsidP="00092E57">
      <w:pPr>
        <w:ind w:right="992"/>
        <w:rPr>
          <w:b/>
        </w:rPr>
      </w:pPr>
    </w:p>
    <w:tbl>
      <w:tblPr>
        <w:tblW w:w="8505" w:type="dxa"/>
        <w:tblInd w:w="1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00"/>
        <w:gridCol w:w="3305"/>
      </w:tblGrid>
      <w:tr w:rsidR="00092E57" w:rsidRPr="00D7273C" w14:paraId="7192B6BD" w14:textId="77777777" w:rsidTr="009019F6">
        <w:tc>
          <w:tcPr>
            <w:tcW w:w="5200" w:type="dxa"/>
          </w:tcPr>
          <w:p w14:paraId="7AA652F8" w14:textId="77777777" w:rsidR="00092E57" w:rsidRPr="00391654" w:rsidRDefault="00092E57" w:rsidP="009019F6">
            <w:pPr>
              <w:spacing w:before="240" w:after="80"/>
              <w:ind w:left="492" w:right="113" w:hanging="492"/>
              <w:rPr>
                <w:bCs/>
                <w:color w:val="000000"/>
              </w:rPr>
            </w:pPr>
            <w:r w:rsidRPr="00391654">
              <w:rPr>
                <w:bCs/>
                <w:color w:val="000000"/>
              </w:rPr>
              <w:t>1.</w:t>
            </w:r>
            <w:r w:rsidRPr="00391654">
              <w:rPr>
                <w:bCs/>
                <w:color w:val="000000"/>
              </w:rPr>
              <w:tab/>
              <w:t xml:space="preserve">Illuminating surface </w:t>
            </w:r>
          </w:p>
          <w:p w14:paraId="59C9DC78" w14:textId="77777777" w:rsidR="00092E57" w:rsidRPr="00391654" w:rsidRDefault="00092E57" w:rsidP="009019F6">
            <w:pPr>
              <w:spacing w:after="80"/>
              <w:ind w:left="492" w:right="113" w:hanging="492"/>
              <w:rPr>
                <w:bCs/>
                <w:color w:val="000000"/>
              </w:rPr>
            </w:pPr>
            <w:r w:rsidRPr="00391654">
              <w:rPr>
                <w:bCs/>
                <w:color w:val="000000"/>
              </w:rPr>
              <w:t>2.</w:t>
            </w:r>
            <w:r w:rsidRPr="00391654">
              <w:rPr>
                <w:bCs/>
                <w:color w:val="000000"/>
              </w:rPr>
              <w:tab/>
              <w:t xml:space="preserve">Axis of reference </w:t>
            </w:r>
          </w:p>
          <w:p w14:paraId="301BC27C" w14:textId="77777777" w:rsidR="00092E57" w:rsidRPr="00391654" w:rsidRDefault="00092E57" w:rsidP="009019F6">
            <w:pPr>
              <w:spacing w:after="80"/>
              <w:ind w:left="492" w:right="113" w:hanging="492"/>
              <w:rPr>
                <w:bCs/>
                <w:color w:val="000000"/>
              </w:rPr>
            </w:pPr>
            <w:r w:rsidRPr="00391654">
              <w:rPr>
                <w:bCs/>
                <w:color w:val="000000"/>
              </w:rPr>
              <w:t>3.</w:t>
            </w:r>
            <w:r w:rsidRPr="00391654">
              <w:rPr>
                <w:bCs/>
                <w:color w:val="000000"/>
              </w:rPr>
              <w:tab/>
              <w:t xml:space="preserve">Centre of reference </w:t>
            </w:r>
          </w:p>
          <w:p w14:paraId="3400CF30" w14:textId="77777777" w:rsidR="00092E57" w:rsidRPr="00391654" w:rsidRDefault="00092E57" w:rsidP="009019F6">
            <w:pPr>
              <w:spacing w:after="80"/>
              <w:ind w:left="492" w:right="113" w:hanging="492"/>
              <w:rPr>
                <w:bCs/>
                <w:color w:val="000000"/>
              </w:rPr>
            </w:pPr>
            <w:r w:rsidRPr="00391654">
              <w:rPr>
                <w:bCs/>
                <w:color w:val="000000"/>
              </w:rPr>
              <w:t>4.</w:t>
            </w:r>
            <w:r w:rsidRPr="00391654">
              <w:rPr>
                <w:bCs/>
                <w:color w:val="000000"/>
              </w:rPr>
              <w:tab/>
              <w:t xml:space="preserve">Angle of geometric visibility </w:t>
            </w:r>
          </w:p>
          <w:p w14:paraId="1E192A7F" w14:textId="77777777" w:rsidR="00092E57" w:rsidRPr="00391654" w:rsidRDefault="00092E57" w:rsidP="009019F6">
            <w:pPr>
              <w:spacing w:after="80"/>
              <w:ind w:left="492" w:right="113" w:hanging="492"/>
              <w:rPr>
                <w:bCs/>
                <w:color w:val="000000"/>
              </w:rPr>
            </w:pPr>
            <w:r w:rsidRPr="00391654">
              <w:rPr>
                <w:bCs/>
                <w:color w:val="000000"/>
              </w:rPr>
              <w:t>5.</w:t>
            </w:r>
            <w:r w:rsidRPr="00391654">
              <w:rPr>
                <w:bCs/>
                <w:color w:val="000000"/>
              </w:rPr>
              <w:tab/>
              <w:t xml:space="preserve">Light-emitting surface </w:t>
            </w:r>
          </w:p>
          <w:p w14:paraId="46801D9B" w14:textId="77777777" w:rsidR="00092E57" w:rsidRPr="00391654" w:rsidRDefault="00092E57" w:rsidP="009019F6">
            <w:pPr>
              <w:spacing w:after="80"/>
              <w:ind w:left="492" w:right="113" w:hanging="492"/>
              <w:rPr>
                <w:bCs/>
                <w:color w:val="000000"/>
              </w:rPr>
            </w:pPr>
            <w:r w:rsidRPr="00391654">
              <w:rPr>
                <w:bCs/>
                <w:color w:val="000000"/>
              </w:rPr>
              <w:t>6.</w:t>
            </w:r>
            <w:r w:rsidRPr="00391654">
              <w:rPr>
                <w:bCs/>
                <w:color w:val="000000"/>
              </w:rPr>
              <w:tab/>
              <w:t xml:space="preserve">Apparent surface based on the illuminating surface </w:t>
            </w:r>
          </w:p>
          <w:p w14:paraId="3BFCAA7C" w14:textId="77777777" w:rsidR="00092E57" w:rsidRPr="00BF031D" w:rsidRDefault="00092E57" w:rsidP="009019F6">
            <w:pPr>
              <w:spacing w:after="80"/>
              <w:ind w:left="492" w:right="113" w:hanging="492"/>
              <w:rPr>
                <w:bCs/>
                <w:color w:val="000000"/>
              </w:rPr>
            </w:pPr>
            <w:r w:rsidRPr="00391654">
              <w:rPr>
                <w:bCs/>
                <w:color w:val="000000"/>
              </w:rPr>
              <w:lastRenderedPageBreak/>
              <w:t>7a.</w:t>
            </w:r>
            <w:r w:rsidRPr="00391654">
              <w:rPr>
                <w:bCs/>
                <w:color w:val="000000"/>
              </w:rPr>
              <w:tab/>
              <w:t xml:space="preserve">Apparent surface based on the light-emitting surface according to paragraph </w:t>
            </w:r>
            <w:r w:rsidRPr="00BF031D">
              <w:rPr>
                <w:bCs/>
                <w:color w:val="000000"/>
              </w:rPr>
              <w:t>2.10.2. (a) (with outer lens)</w:t>
            </w:r>
          </w:p>
          <w:p w14:paraId="67253574" w14:textId="77777777" w:rsidR="00092E57" w:rsidRPr="00391654" w:rsidRDefault="00092E57" w:rsidP="009019F6">
            <w:pPr>
              <w:spacing w:after="80"/>
              <w:ind w:left="492" w:right="113" w:hanging="492"/>
              <w:rPr>
                <w:bCs/>
                <w:color w:val="000000"/>
              </w:rPr>
            </w:pPr>
            <w:r w:rsidRPr="00BF031D">
              <w:rPr>
                <w:bCs/>
                <w:color w:val="000000"/>
              </w:rPr>
              <w:t>7b.</w:t>
            </w:r>
            <w:r w:rsidRPr="00BF031D">
              <w:rPr>
                <w:bCs/>
                <w:color w:val="000000"/>
              </w:rPr>
              <w:tab/>
              <w:t>Apparent surface based on the light-emitting surface according to paragraph 2.10.2.</w:t>
            </w:r>
            <w:r w:rsidRPr="00391654">
              <w:rPr>
                <w:bCs/>
                <w:color w:val="000000"/>
              </w:rPr>
              <w:t xml:space="preserve"> (</w:t>
            </w:r>
            <w:r>
              <w:rPr>
                <w:bCs/>
                <w:color w:val="000000"/>
              </w:rPr>
              <w:t>b</w:t>
            </w:r>
            <w:r w:rsidRPr="00391654">
              <w:rPr>
                <w:bCs/>
                <w:color w:val="000000"/>
              </w:rPr>
              <w:t>) (without outer lens)</w:t>
            </w:r>
          </w:p>
          <w:p w14:paraId="19809E40" w14:textId="77777777" w:rsidR="00092E57" w:rsidRPr="00391654" w:rsidRDefault="00092E57" w:rsidP="009019F6">
            <w:pPr>
              <w:ind w:left="492" w:right="113" w:hanging="492"/>
              <w:rPr>
                <w:bCs/>
                <w:color w:val="000000"/>
              </w:rPr>
            </w:pPr>
            <w:r w:rsidRPr="00391654">
              <w:rPr>
                <w:bCs/>
                <w:color w:val="000000"/>
              </w:rPr>
              <w:t>8.</w:t>
            </w:r>
            <w:r w:rsidRPr="00391654">
              <w:rPr>
                <w:bCs/>
                <w:color w:val="000000"/>
              </w:rPr>
              <w:tab/>
              <w:t>Direction of visibility</w:t>
            </w:r>
          </w:p>
          <w:p w14:paraId="7643C16F" w14:textId="77777777" w:rsidR="00092E57" w:rsidRPr="00391654" w:rsidRDefault="00092E57" w:rsidP="009019F6">
            <w:pPr>
              <w:ind w:right="113"/>
              <w:rPr>
                <w:bCs/>
                <w:color w:val="000000"/>
              </w:rPr>
            </w:pPr>
          </w:p>
        </w:tc>
        <w:tc>
          <w:tcPr>
            <w:tcW w:w="3305" w:type="dxa"/>
          </w:tcPr>
          <w:p w14:paraId="2060A468" w14:textId="77777777" w:rsidR="00092E57" w:rsidRPr="00391654" w:rsidRDefault="00092E57" w:rsidP="009019F6">
            <w:pPr>
              <w:spacing w:before="240" w:after="80"/>
              <w:ind w:right="113"/>
              <w:rPr>
                <w:bCs/>
                <w:color w:val="000000"/>
              </w:rPr>
            </w:pPr>
            <w:r w:rsidRPr="00391654">
              <w:rPr>
                <w:bCs/>
                <w:color w:val="000000"/>
              </w:rPr>
              <w:lastRenderedPageBreak/>
              <w:t xml:space="preserve">IO  </w:t>
            </w:r>
            <w:r w:rsidRPr="00391654">
              <w:rPr>
                <w:bCs/>
                <w:color w:val="000000"/>
              </w:rPr>
              <w:tab/>
              <w:t>Inner optical part</w:t>
            </w:r>
          </w:p>
          <w:p w14:paraId="368FDE9B" w14:textId="77777777" w:rsidR="00092E57" w:rsidRPr="00391654" w:rsidRDefault="00092E57" w:rsidP="009019F6">
            <w:pPr>
              <w:spacing w:after="80"/>
              <w:ind w:right="113"/>
              <w:rPr>
                <w:bCs/>
                <w:color w:val="000000"/>
              </w:rPr>
            </w:pPr>
            <w:r w:rsidRPr="00391654">
              <w:rPr>
                <w:bCs/>
                <w:color w:val="000000"/>
              </w:rPr>
              <w:t xml:space="preserve">LG </w:t>
            </w:r>
            <w:r w:rsidRPr="00391654">
              <w:rPr>
                <w:bCs/>
                <w:color w:val="000000"/>
              </w:rPr>
              <w:tab/>
              <w:t>Light guide</w:t>
            </w:r>
          </w:p>
          <w:p w14:paraId="485BBC52" w14:textId="77777777" w:rsidR="00092E57" w:rsidRPr="00391654" w:rsidRDefault="00092E57" w:rsidP="009019F6">
            <w:pPr>
              <w:spacing w:after="80"/>
              <w:ind w:right="113"/>
              <w:rPr>
                <w:bCs/>
                <w:color w:val="000000"/>
              </w:rPr>
            </w:pPr>
            <w:r w:rsidRPr="00391654">
              <w:rPr>
                <w:bCs/>
                <w:color w:val="000000"/>
              </w:rPr>
              <w:t xml:space="preserve">L  </w:t>
            </w:r>
            <w:r w:rsidRPr="00391654">
              <w:rPr>
                <w:bCs/>
                <w:color w:val="000000"/>
              </w:rPr>
              <w:tab/>
              <w:t>Outer lens</w:t>
            </w:r>
          </w:p>
          <w:p w14:paraId="025471BB" w14:textId="77777777" w:rsidR="00092E57" w:rsidRPr="00391654" w:rsidRDefault="00092E57" w:rsidP="009019F6">
            <w:pPr>
              <w:spacing w:after="80"/>
              <w:ind w:right="113"/>
              <w:rPr>
                <w:bCs/>
                <w:color w:val="000000"/>
              </w:rPr>
            </w:pPr>
            <w:r w:rsidRPr="00391654">
              <w:rPr>
                <w:bCs/>
                <w:color w:val="000000"/>
              </w:rPr>
              <w:t xml:space="preserve">R  </w:t>
            </w:r>
            <w:r w:rsidRPr="00391654">
              <w:rPr>
                <w:bCs/>
                <w:color w:val="000000"/>
              </w:rPr>
              <w:tab/>
              <w:t>Reflector</w:t>
            </w:r>
          </w:p>
          <w:p w14:paraId="7C9BC189" w14:textId="77777777" w:rsidR="00092E57" w:rsidRPr="00391654" w:rsidRDefault="00092E57" w:rsidP="009019F6">
            <w:pPr>
              <w:spacing w:after="80"/>
              <w:ind w:right="113"/>
              <w:rPr>
                <w:bCs/>
                <w:color w:val="000000"/>
              </w:rPr>
            </w:pPr>
            <w:r w:rsidRPr="00391654">
              <w:rPr>
                <w:bCs/>
                <w:color w:val="000000"/>
              </w:rPr>
              <w:t xml:space="preserve">S  </w:t>
            </w:r>
            <w:r w:rsidRPr="00391654">
              <w:rPr>
                <w:bCs/>
                <w:color w:val="000000"/>
              </w:rPr>
              <w:tab/>
              <w:t>Light source</w:t>
            </w:r>
          </w:p>
          <w:p w14:paraId="7E5CA439" w14:textId="77777777" w:rsidR="00092E57" w:rsidRPr="00391654" w:rsidRDefault="00092E57" w:rsidP="009019F6">
            <w:pPr>
              <w:spacing w:after="80"/>
              <w:ind w:right="113"/>
              <w:rPr>
                <w:bCs/>
                <w:color w:val="000000"/>
              </w:rPr>
            </w:pPr>
            <w:r w:rsidRPr="00391654">
              <w:rPr>
                <w:bCs/>
                <w:color w:val="000000"/>
              </w:rPr>
              <w:t xml:space="preserve">X  </w:t>
            </w:r>
            <w:r w:rsidRPr="00391654">
              <w:rPr>
                <w:bCs/>
                <w:color w:val="000000"/>
              </w:rPr>
              <w:tab/>
              <w:t>Not part of this function</w:t>
            </w:r>
          </w:p>
          <w:p w14:paraId="43150E6D" w14:textId="77777777" w:rsidR="00092E57" w:rsidRPr="00391654" w:rsidRDefault="00092E57" w:rsidP="009019F6">
            <w:pPr>
              <w:spacing w:after="80"/>
              <w:ind w:right="113"/>
              <w:rPr>
                <w:bCs/>
                <w:color w:val="000000"/>
              </w:rPr>
            </w:pPr>
            <w:r w:rsidRPr="00391654">
              <w:rPr>
                <w:bCs/>
                <w:color w:val="000000"/>
              </w:rPr>
              <w:lastRenderedPageBreak/>
              <w:t xml:space="preserve">F1  </w:t>
            </w:r>
            <w:r w:rsidRPr="00391654">
              <w:rPr>
                <w:bCs/>
                <w:color w:val="000000"/>
              </w:rPr>
              <w:tab/>
              <w:t>Function one</w:t>
            </w:r>
          </w:p>
          <w:p w14:paraId="19D73ED8" w14:textId="77777777" w:rsidR="00092E57" w:rsidRPr="00391654" w:rsidRDefault="00092E57" w:rsidP="009019F6">
            <w:pPr>
              <w:ind w:right="113"/>
              <w:rPr>
                <w:bCs/>
              </w:rPr>
            </w:pPr>
            <w:r w:rsidRPr="00391654">
              <w:rPr>
                <w:bCs/>
                <w:color w:val="000000"/>
              </w:rPr>
              <w:t xml:space="preserve">F2  </w:t>
            </w:r>
            <w:r w:rsidRPr="00391654">
              <w:rPr>
                <w:bCs/>
                <w:color w:val="000000"/>
              </w:rPr>
              <w:tab/>
              <w:t>Function two</w:t>
            </w:r>
          </w:p>
        </w:tc>
      </w:tr>
    </w:tbl>
    <w:p w14:paraId="24795B6F" w14:textId="3857032E" w:rsidR="00092E57" w:rsidRPr="00391654" w:rsidRDefault="00092E57" w:rsidP="00092E57">
      <w:pPr>
        <w:spacing w:after="120"/>
        <w:ind w:left="1134"/>
        <w:jc w:val="both"/>
      </w:pPr>
      <w:r>
        <w:lastRenderedPageBreak/>
        <w:t>…</w:t>
      </w:r>
      <w:r w:rsidR="009019F6">
        <w:rPr>
          <w:lang w:val="en-US"/>
        </w:rPr>
        <w:t>"</w:t>
      </w:r>
    </w:p>
    <w:p w14:paraId="5EB58504" w14:textId="77777777" w:rsidR="00092E57" w:rsidRDefault="00092E57" w:rsidP="00092E57">
      <w:pPr>
        <w:pStyle w:val="SingleTxtG"/>
        <w:spacing w:before="240"/>
        <w:rPr>
          <w:snapToGrid w:val="0"/>
        </w:rPr>
      </w:pPr>
      <w:r w:rsidRPr="00231135">
        <w:rPr>
          <w:i/>
          <w:snapToGrid w:val="0"/>
        </w:rPr>
        <w:t xml:space="preserve">Part 5, </w:t>
      </w:r>
      <w:r w:rsidRPr="00EB477F">
        <w:rPr>
          <w:snapToGrid w:val="0"/>
        </w:rPr>
        <w:t>amend to read:</w:t>
      </w:r>
    </w:p>
    <w:p w14:paraId="74BCE688" w14:textId="05DA27DC" w:rsidR="00092E57" w:rsidRDefault="009019F6" w:rsidP="00092E57">
      <w:pPr>
        <w:spacing w:after="120"/>
        <w:ind w:left="1134" w:right="992"/>
        <w:jc w:val="both"/>
        <w:rPr>
          <w:bCs/>
        </w:rPr>
      </w:pPr>
      <w:r>
        <w:rPr>
          <w:lang w:val="en-US"/>
        </w:rPr>
        <w:t>"</w:t>
      </w:r>
      <w:r w:rsidR="00092E57" w:rsidRPr="00391654">
        <w:t xml:space="preserve">Part 5 – Example of illuminating surface in comparison with light-emitting surface in the case of a </w:t>
      </w:r>
      <w:r>
        <w:t>"</w:t>
      </w:r>
      <w:r w:rsidR="00092E57" w:rsidRPr="00391654">
        <w:t>single function lamp</w:t>
      </w:r>
      <w:r>
        <w:t>"</w:t>
      </w:r>
      <w:r w:rsidR="00092E57" w:rsidRPr="00391654">
        <w:t xml:space="preserve"> </w:t>
      </w:r>
      <w:r w:rsidR="00092E57" w:rsidRPr="00391654">
        <w:rPr>
          <w:bCs/>
        </w:rPr>
        <w:t xml:space="preserve">(see paragraphs </w:t>
      </w:r>
      <w:r w:rsidR="00092E57" w:rsidRPr="00BF031D">
        <w:rPr>
          <w:bCs/>
        </w:rPr>
        <w:t xml:space="preserve">2.10.2. to 2.10.3. </w:t>
      </w:r>
      <w:r w:rsidR="00092E57" w:rsidRPr="00391654">
        <w:rPr>
          <w:bCs/>
        </w:rPr>
        <w:t>of this Regulation)</w:t>
      </w:r>
    </w:p>
    <w:p w14:paraId="0DE4E7D2" w14:textId="1D37C3BE" w:rsidR="00092E57" w:rsidRPr="00391654" w:rsidRDefault="00092E57" w:rsidP="00092E57">
      <w:pPr>
        <w:spacing w:after="120"/>
        <w:ind w:left="1134"/>
        <w:jc w:val="both"/>
        <w:rPr>
          <w:bCs/>
        </w:rPr>
      </w:pPr>
      <w:r>
        <w:rPr>
          <w:bCs/>
        </w:rPr>
        <w:t>…</w:t>
      </w:r>
      <w:r w:rsidR="009019F6">
        <w:rPr>
          <w:lang w:val="en-US"/>
        </w:rPr>
        <w:t>"</w:t>
      </w:r>
    </w:p>
    <w:p w14:paraId="219E12DF" w14:textId="77777777" w:rsidR="00092E57" w:rsidRDefault="00092E57" w:rsidP="00092E57">
      <w:pPr>
        <w:pStyle w:val="SingleTxtG"/>
        <w:spacing w:before="240"/>
        <w:rPr>
          <w:snapToGrid w:val="0"/>
        </w:rPr>
      </w:pPr>
      <w:r w:rsidRPr="00231135">
        <w:rPr>
          <w:i/>
          <w:snapToGrid w:val="0"/>
        </w:rPr>
        <w:t>Part 5, Example</w:t>
      </w:r>
      <w:r>
        <w:rPr>
          <w:i/>
          <w:snapToGrid w:val="0"/>
        </w:rPr>
        <w:t>s</w:t>
      </w:r>
      <w:r w:rsidRPr="00231135">
        <w:rPr>
          <w:i/>
          <w:snapToGrid w:val="0"/>
        </w:rPr>
        <w:t xml:space="preserve"> 7 to 9,</w:t>
      </w:r>
      <w:r>
        <w:rPr>
          <w:snapToGrid w:val="0"/>
        </w:rPr>
        <w:t xml:space="preserve"> </w:t>
      </w:r>
      <w:r w:rsidRPr="00EB477F">
        <w:rPr>
          <w:snapToGrid w:val="0"/>
        </w:rPr>
        <w:t>amend to read:</w:t>
      </w:r>
    </w:p>
    <w:p w14:paraId="4846B59A" w14:textId="7F5D18ED" w:rsidR="00092E57" w:rsidRPr="00391654" w:rsidRDefault="009019F6" w:rsidP="00092E57">
      <w:pPr>
        <w:tabs>
          <w:tab w:val="left" w:pos="5600"/>
        </w:tabs>
        <w:spacing w:after="120"/>
        <w:ind w:left="1134"/>
        <w:jc w:val="both"/>
      </w:pPr>
      <w:r>
        <w:rPr>
          <w:lang w:val="en-US"/>
        </w:rPr>
        <w:t>"</w:t>
      </w:r>
      <w:r w:rsidR="00092E57" w:rsidRPr="00391654">
        <w:t>Example 7</w:t>
      </w:r>
    </w:p>
    <w:p w14:paraId="5BB19E73" w14:textId="77777777" w:rsidR="00092E57" w:rsidRPr="009B0980" w:rsidRDefault="00092E57" w:rsidP="00092E57">
      <w:pPr>
        <w:ind w:left="1134"/>
        <w:rPr>
          <w:bCs/>
          <w:sz w:val="24"/>
          <w:szCs w:val="24"/>
        </w:rPr>
      </w:pPr>
      <w:r w:rsidRPr="009B0980">
        <w:rPr>
          <w:noProof/>
          <w:sz w:val="24"/>
          <w:szCs w:val="24"/>
          <w:lang w:val="en-US" w:eastAsia="zh-CN"/>
        </w:rPr>
        <mc:AlternateContent>
          <mc:Choice Requires="wps">
            <w:drawing>
              <wp:anchor distT="0" distB="0" distL="114300" distR="114300" simplePos="0" relativeHeight="251633152" behindDoc="0" locked="0" layoutInCell="1" allowOverlap="1" wp14:anchorId="57EFA2F5" wp14:editId="1F4B6E71">
                <wp:simplePos x="0" y="0"/>
                <wp:positionH relativeFrom="column">
                  <wp:posOffset>2476500</wp:posOffset>
                </wp:positionH>
                <wp:positionV relativeFrom="paragraph">
                  <wp:posOffset>1600200</wp:posOffset>
                </wp:positionV>
                <wp:extent cx="1143000" cy="342900"/>
                <wp:effectExtent l="0" t="0" r="0" b="0"/>
                <wp:wrapNone/>
                <wp:docPr id="155" name="Zone de texte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5FC530" w14:textId="77777777" w:rsidR="00EE737F" w:rsidRDefault="00EE737F" w:rsidP="00092E57">
                            <w:pPr>
                              <w:rPr>
                                <w:sz w:val="40"/>
                                <w:szCs w:val="40"/>
                              </w:rPr>
                            </w:pPr>
                            <w:r>
                              <w:rPr>
                                <w:sz w:val="40"/>
                                <w:szCs w:val="40"/>
                              </w:rPr>
                              <w:t>Section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7EFA2F5" id="_x0000_t202" coordsize="21600,21600" o:spt="202" path="m,l,21600r21600,l21600,xe">
                <v:stroke joinstyle="miter"/>
                <v:path gradientshapeok="t" o:connecttype="rect"/>
              </v:shapetype>
              <v:shape id="Zone de texte 42" o:spid="_x0000_s1026" type="#_x0000_t202" style="position:absolute;left:0;text-align:left;margin-left:195pt;margin-top:126pt;width:90pt;height:27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" stroked="f">
                <v:textbox>
                  <w:txbxContent>
                    <w:p w14:paraId="345FC530" w14:textId="77777777" w:rsidR="00EE737F" w:rsidRDefault="00EE737F" w:rsidP="00092E57">
                      <w:pPr>
                        <w:rPr>
                          <w:sz w:val="40"/>
                          <w:szCs w:val="40"/>
                        </w:rPr>
                      </w:pPr>
                      <w:r>
                        <w:rPr>
                          <w:sz w:val="40"/>
                          <w:szCs w:val="40"/>
                        </w:rPr>
                        <w:t>Section</w:t>
                      </w:r>
                    </w:p>
                  </w:txbxContent>
                </v:textbox>
              </v:shape>
            </w:pict>
          </mc:Fallback>
        </mc:AlternateContent>
      </w:r>
      <w:r w:rsidRPr="009B0980">
        <w:rPr>
          <w:noProof/>
          <w:sz w:val="24"/>
          <w:szCs w:val="24"/>
          <w:lang w:val="en-US" w:eastAsia="zh-CN"/>
        </w:rPr>
        <mc:AlternateContent>
          <mc:Choice Requires="wps">
            <w:drawing>
              <wp:anchor distT="0" distB="0" distL="114300" distR="114300" simplePos="0" relativeHeight="251635200" behindDoc="0" locked="0" layoutInCell="1" allowOverlap="1" wp14:anchorId="2BD8ABEF" wp14:editId="3248C338">
                <wp:simplePos x="0" y="0"/>
                <wp:positionH relativeFrom="column">
                  <wp:posOffset>2159000</wp:posOffset>
                </wp:positionH>
                <wp:positionV relativeFrom="paragraph">
                  <wp:posOffset>2047875</wp:posOffset>
                </wp:positionV>
                <wp:extent cx="3873500" cy="428625"/>
                <wp:effectExtent l="0" t="0" r="0" b="9525"/>
                <wp:wrapNone/>
                <wp:docPr id="156" name="Zone de texte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0" cy="428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0913F6" w14:textId="77777777" w:rsidR="00EE737F" w:rsidRPr="00683135" w:rsidRDefault="00EE737F" w:rsidP="00092E57">
                            <w:pPr>
                              <w:rPr>
                                <w:bCs/>
                                <w:color w:val="000000"/>
                                <w:lang w:val="en-US"/>
                              </w:rPr>
                            </w:pPr>
                            <w:r w:rsidRPr="00683135">
                              <w:rPr>
                                <w:bCs/>
                                <w:color w:val="000000"/>
                                <w:lang w:val="en-US"/>
                              </w:rPr>
                              <w:t>In the case where the non</w:t>
                            </w:r>
                            <w:r>
                              <w:rPr>
                                <w:bCs/>
                                <w:color w:val="000000"/>
                                <w:lang w:val="en-US"/>
                              </w:rPr>
                              <w:t>-</w:t>
                            </w:r>
                            <w:r w:rsidRPr="00683135">
                              <w:rPr>
                                <w:bCs/>
                                <w:color w:val="000000"/>
                                <w:lang w:val="en-US"/>
                              </w:rPr>
                              <w:t xml:space="preserve">textured outer lens is excluded, </w:t>
                            </w:r>
                            <w:r>
                              <w:rPr>
                                <w:bCs/>
                                <w:color w:val="000000"/>
                                <w:lang w:val="en-US"/>
                              </w:rPr>
                              <w:t>"</w:t>
                            </w:r>
                            <w:r w:rsidRPr="00683135">
                              <w:rPr>
                                <w:bCs/>
                                <w:color w:val="000000"/>
                                <w:lang w:val="en-US"/>
                              </w:rPr>
                              <w:t>7b</w:t>
                            </w:r>
                            <w:r>
                              <w:rPr>
                                <w:bCs/>
                                <w:color w:val="000000"/>
                                <w:lang w:val="en-US"/>
                              </w:rPr>
                              <w:t>"</w:t>
                            </w:r>
                            <w:r w:rsidRPr="00683135">
                              <w:rPr>
                                <w:bCs/>
                                <w:color w:val="000000"/>
                                <w:lang w:val="en-US"/>
                              </w:rPr>
                              <w:t xml:space="preserve"> is the apparent surface according to paragraph</w:t>
                            </w:r>
                            <w:r w:rsidRPr="00BF031D">
                              <w:rPr>
                                <w:bCs/>
                                <w:color w:val="000000"/>
                                <w:lang w:val="en-US"/>
                              </w:rPr>
                              <w:t xml:space="preserve"> 2.10.2. </w:t>
                            </w:r>
                            <w:r w:rsidRPr="00476EDD">
                              <w:rPr>
                                <w:bCs/>
                                <w:color w:val="000000"/>
                                <w:lang w:val="en-US"/>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BD8ABEF" id="Zone de texte 41" o:spid="_x0000_s1027" type="#_x0000_t202" style="position:absolute;left:0;text-align:left;margin-left:170pt;margin-top:161.25pt;width:305pt;height:33.7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" stroked="f">
                <v:textbox>
                  <w:txbxContent>
                    <w:p w14:paraId="380913F6" w14:textId="77777777" w:rsidR="00EE737F" w:rsidRPr="00683135" w:rsidRDefault="00EE737F" w:rsidP="00092E57">
                      <w:pPr>
                        <w:rPr>
                          <w:bCs/>
                          <w:color w:val="000000"/>
                          <w:lang w:val="en-US"/>
                        </w:rPr>
                      </w:pPr>
                      <w:r w:rsidRPr="00683135">
                        <w:rPr>
                          <w:bCs/>
                          <w:color w:val="000000"/>
                          <w:lang w:val="en-US"/>
                        </w:rPr>
                        <w:t>In the case where the non</w:t>
                      </w:r>
                      <w:r>
                        <w:rPr>
                          <w:bCs/>
                          <w:color w:val="000000"/>
                          <w:lang w:val="en-US"/>
                        </w:rPr>
                        <w:t>-</w:t>
                      </w:r>
                      <w:r w:rsidRPr="00683135">
                        <w:rPr>
                          <w:bCs/>
                          <w:color w:val="000000"/>
                          <w:lang w:val="en-US"/>
                        </w:rPr>
                        <w:t xml:space="preserve">textured outer lens is excluded, </w:t>
                      </w:r>
                      <w:r>
                        <w:rPr>
                          <w:bCs/>
                          <w:color w:val="000000"/>
                          <w:lang w:val="en-US"/>
                        </w:rPr>
                        <w:t>"</w:t>
                      </w:r>
                      <w:r w:rsidRPr="00683135">
                        <w:rPr>
                          <w:bCs/>
                          <w:color w:val="000000"/>
                          <w:lang w:val="en-US"/>
                        </w:rPr>
                        <w:t>7b</w:t>
                      </w:r>
                      <w:r>
                        <w:rPr>
                          <w:bCs/>
                          <w:color w:val="000000"/>
                          <w:lang w:val="en-US"/>
                        </w:rPr>
                        <w:t>"</w:t>
                      </w:r>
                      <w:r w:rsidRPr="00683135">
                        <w:rPr>
                          <w:bCs/>
                          <w:color w:val="000000"/>
                          <w:lang w:val="en-US"/>
                        </w:rPr>
                        <w:t xml:space="preserve"> is the apparent surface according to paragraph</w:t>
                      </w:r>
                      <w:r w:rsidRPr="00BF031D">
                        <w:rPr>
                          <w:bCs/>
                          <w:color w:val="000000"/>
                          <w:lang w:val="en-US"/>
                        </w:rPr>
                        <w:t xml:space="preserve"> 2.10.2. </w:t>
                      </w:r>
                      <w:r w:rsidRPr="00476EDD">
                        <w:rPr>
                          <w:bCs/>
                          <w:color w:val="000000"/>
                          <w:lang w:val="en-US"/>
                        </w:rPr>
                        <w:t>(b).</w:t>
                      </w:r>
                    </w:p>
                  </w:txbxContent>
                </v:textbox>
              </v:shape>
            </w:pict>
          </mc:Fallback>
        </mc:AlternateContent>
      </w:r>
      <w:r w:rsidRPr="009B0980">
        <w:rPr>
          <w:noProof/>
          <w:sz w:val="24"/>
          <w:szCs w:val="24"/>
          <w:lang w:val="en-US" w:eastAsia="zh-CN"/>
        </w:rPr>
        <w:drawing>
          <wp:inline distT="0" distB="0" distL="0" distR="0" wp14:anchorId="2C761B8E" wp14:editId="4A0BD2C1">
            <wp:extent cx="3360420" cy="2324100"/>
            <wp:effectExtent l="0" t="0" r="0" b="0"/>
            <wp:docPr id="157" name="Image 1" descr="Description: Description: R48-A3-Graphik-03-c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7" descr="Description: Description: R48-A3-Graphik-03-cc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60420" cy="2324100"/>
                    </a:xfrm>
                    <a:prstGeom prst="rect">
                      <a:avLst/>
                    </a:prstGeom>
                    <a:noFill/>
                    <a:ln>
                      <a:noFill/>
                    </a:ln>
                  </pic:spPr>
                </pic:pic>
              </a:graphicData>
            </a:graphic>
          </wp:inline>
        </w:drawing>
      </w:r>
    </w:p>
    <w:p w14:paraId="6F620186" w14:textId="77777777" w:rsidR="00092E57" w:rsidRPr="00391654" w:rsidRDefault="00092E57" w:rsidP="00092E57">
      <w:pPr>
        <w:spacing w:before="240" w:after="120"/>
        <w:ind w:right="1134" w:firstLine="1134"/>
        <w:jc w:val="both"/>
      </w:pPr>
      <w:r w:rsidRPr="00391654">
        <w:t>Example of a light guide optic or a reflector optic behind an outer lens:</w:t>
      </w:r>
    </w:p>
    <w:p w14:paraId="1DE16153" w14:textId="77777777" w:rsidR="00092E57" w:rsidRPr="00391654" w:rsidRDefault="00092E57" w:rsidP="00092E57">
      <w:pPr>
        <w:tabs>
          <w:tab w:val="left" w:pos="5600"/>
        </w:tabs>
        <w:spacing w:after="120"/>
        <w:ind w:left="1134" w:right="1134"/>
        <w:jc w:val="both"/>
      </w:pPr>
      <w:r w:rsidRPr="00391654">
        <w:t>Example 8</w:t>
      </w:r>
    </w:p>
    <w:p w14:paraId="6A5F7981" w14:textId="77777777" w:rsidR="00092E57" w:rsidRPr="00391654" w:rsidRDefault="00092E57" w:rsidP="00092E57">
      <w:pPr>
        <w:keepNext/>
        <w:widowControl w:val="0"/>
        <w:ind w:left="1134"/>
        <w:rPr>
          <w:bCs/>
        </w:rPr>
      </w:pPr>
      <w:r w:rsidRPr="00391654">
        <w:rPr>
          <w:noProof/>
          <w:lang w:val="en-US" w:eastAsia="zh-CN"/>
        </w:rPr>
        <mc:AlternateContent>
          <mc:Choice Requires="wps">
            <w:drawing>
              <wp:anchor distT="0" distB="0" distL="114300" distR="114300" simplePos="0" relativeHeight="251641344" behindDoc="0" locked="0" layoutInCell="1" allowOverlap="1" wp14:anchorId="42A10A7C" wp14:editId="371BFEC1">
                <wp:simplePos x="0" y="0"/>
                <wp:positionH relativeFrom="column">
                  <wp:posOffset>2794000</wp:posOffset>
                </wp:positionH>
                <wp:positionV relativeFrom="paragraph">
                  <wp:posOffset>1547495</wp:posOffset>
                </wp:positionV>
                <wp:extent cx="857250" cy="342900"/>
                <wp:effectExtent l="0" t="0" r="0" b="0"/>
                <wp:wrapNone/>
                <wp:docPr id="158" name="Zone de texte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B7F3FE" w14:textId="77777777" w:rsidR="00EE737F" w:rsidRPr="00A35A3A" w:rsidRDefault="00EE737F" w:rsidP="00092E57">
                            <w:pPr>
                              <w:ind w:right="-132"/>
                              <w:rPr>
                                <w:sz w:val="36"/>
                                <w:szCs w:val="36"/>
                              </w:rPr>
                            </w:pPr>
                            <w:r w:rsidRPr="00A35A3A">
                              <w:rPr>
                                <w:sz w:val="36"/>
                                <w:szCs w:val="36"/>
                              </w:rPr>
                              <w:t>Sectio</w:t>
                            </w:r>
                            <w:r>
                              <w:rPr>
                                <w:sz w:val="36"/>
                                <w:szCs w:val="36"/>
                              </w:rPr>
                              <w:t>n</w:t>
                            </w:r>
                            <w:r w:rsidRPr="00A35A3A">
                              <w:rPr>
                                <w:sz w:val="36"/>
                                <w:szCs w:val="36"/>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2A10A7C" id="Zone de texte 40" o:spid="_x0000_s1028" type="#_x0000_t202" style="position:absolute;left:0;text-align:left;margin-left:220pt;margin-top:121.85pt;width:67.5pt;height:27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" stroked="f">
                <v:textbox>
                  <w:txbxContent>
                    <w:p w14:paraId="38B7F3FE" w14:textId="77777777" w:rsidR="00EE737F" w:rsidRPr="00A35A3A" w:rsidRDefault="00EE737F" w:rsidP="00092E57">
                      <w:pPr>
                        <w:ind w:right="-132"/>
                        <w:rPr>
                          <w:sz w:val="36"/>
                          <w:szCs w:val="36"/>
                        </w:rPr>
                      </w:pPr>
                      <w:r w:rsidRPr="00A35A3A">
                        <w:rPr>
                          <w:sz w:val="36"/>
                          <w:szCs w:val="36"/>
                        </w:rPr>
                        <w:t>Sectio</w:t>
                      </w:r>
                      <w:r>
                        <w:rPr>
                          <w:sz w:val="36"/>
                          <w:szCs w:val="36"/>
                        </w:rPr>
                        <w:t>n</w:t>
                      </w:r>
                      <w:r w:rsidRPr="00A35A3A">
                        <w:rPr>
                          <w:sz w:val="36"/>
                          <w:szCs w:val="36"/>
                        </w:rPr>
                        <w:t>n</w:t>
                      </w:r>
                    </w:p>
                  </w:txbxContent>
                </v:textbox>
              </v:shape>
            </w:pict>
          </mc:Fallback>
        </mc:AlternateContent>
      </w:r>
      <w:r w:rsidRPr="00391654">
        <w:rPr>
          <w:noProof/>
          <w:lang w:val="en-US" w:eastAsia="zh-CN"/>
        </w:rPr>
        <mc:AlternateContent>
          <mc:Choice Requires="wps">
            <w:drawing>
              <wp:anchor distT="0" distB="0" distL="114300" distR="114300" simplePos="0" relativeHeight="251639296" behindDoc="0" locked="0" layoutInCell="1" allowOverlap="1" wp14:anchorId="4809056F" wp14:editId="1D224C91">
                <wp:simplePos x="0" y="0"/>
                <wp:positionH relativeFrom="column">
                  <wp:posOffset>2730500</wp:posOffset>
                </wp:positionH>
                <wp:positionV relativeFrom="paragraph">
                  <wp:posOffset>1522730</wp:posOffset>
                </wp:positionV>
                <wp:extent cx="914400" cy="342900"/>
                <wp:effectExtent l="0" t="0" r="0" b="0"/>
                <wp:wrapNone/>
                <wp:docPr id="159" name="Zone de texte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BF671E" w14:textId="77777777" w:rsidR="00EE737F" w:rsidRPr="00A35A3A" w:rsidRDefault="00EE737F" w:rsidP="00092E57">
                            <w:pPr>
                              <w:rPr>
                                <w:sz w:val="36"/>
                                <w:szCs w:val="36"/>
                              </w:rPr>
                            </w:pPr>
                            <w:r w:rsidRPr="00A35A3A">
                              <w:rPr>
                                <w:sz w:val="36"/>
                                <w:szCs w:val="36"/>
                              </w:rPr>
                              <w:t>Section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809056F" id="Zone de texte 39" o:spid="_x0000_s1029" type="#_x0000_t202" style="position:absolute;left:0;text-align:left;margin-left:215pt;margin-top:119.9pt;width:1in;height:27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" stroked="f">
                <v:textbox>
                  <w:txbxContent>
                    <w:p w14:paraId="2DBF671E" w14:textId="77777777" w:rsidR="00EE737F" w:rsidRPr="00A35A3A" w:rsidRDefault="00EE737F" w:rsidP="00092E57">
                      <w:pPr>
                        <w:rPr>
                          <w:sz w:val="36"/>
                          <w:szCs w:val="36"/>
                        </w:rPr>
                      </w:pPr>
                      <w:r w:rsidRPr="00A35A3A">
                        <w:rPr>
                          <w:sz w:val="36"/>
                          <w:szCs w:val="36"/>
                        </w:rPr>
                        <w:t>Section</w:t>
                      </w:r>
                    </w:p>
                  </w:txbxContent>
                </v:textbox>
              </v:shape>
            </w:pict>
          </mc:Fallback>
        </mc:AlternateContent>
      </w:r>
      <w:r w:rsidRPr="00391654">
        <w:rPr>
          <w:noProof/>
          <w:lang w:val="en-US" w:eastAsia="zh-CN"/>
        </w:rPr>
        <mc:AlternateContent>
          <mc:Choice Requires="wps">
            <w:drawing>
              <wp:anchor distT="0" distB="0" distL="114300" distR="114300" simplePos="0" relativeHeight="251637248" behindDoc="0" locked="0" layoutInCell="1" allowOverlap="1" wp14:anchorId="47E016F7" wp14:editId="7ADDD5B9">
                <wp:simplePos x="0" y="0"/>
                <wp:positionH relativeFrom="column">
                  <wp:posOffset>2032000</wp:posOffset>
                </wp:positionH>
                <wp:positionV relativeFrom="paragraph">
                  <wp:posOffset>1865630</wp:posOffset>
                </wp:positionV>
                <wp:extent cx="3937000" cy="571500"/>
                <wp:effectExtent l="0" t="0" r="6350" b="0"/>
                <wp:wrapNone/>
                <wp:docPr id="160" name="Zone de texte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41503B" w14:textId="77777777" w:rsidR="00EE737F" w:rsidRPr="0005207B" w:rsidRDefault="00EE737F" w:rsidP="00092E57">
                            <w:pPr>
                              <w:rPr>
                                <w:lang w:val="en-US"/>
                              </w:rPr>
                            </w:pPr>
                            <w:r w:rsidRPr="00683135">
                              <w:rPr>
                                <w:bCs/>
                                <w:color w:val="000000"/>
                                <w:lang w:val="en-US"/>
                              </w:rPr>
                              <w:t xml:space="preserve">In the case where the non textured outer lens is excluded, </w:t>
                            </w:r>
                            <w:r>
                              <w:rPr>
                                <w:bCs/>
                                <w:color w:val="000000"/>
                                <w:lang w:val="en-US"/>
                              </w:rPr>
                              <w:t>"</w:t>
                            </w:r>
                            <w:r w:rsidRPr="00683135">
                              <w:rPr>
                                <w:bCs/>
                                <w:color w:val="000000"/>
                                <w:lang w:val="en-US"/>
                              </w:rPr>
                              <w:t>7b</w:t>
                            </w:r>
                            <w:r>
                              <w:rPr>
                                <w:bCs/>
                                <w:color w:val="000000"/>
                                <w:lang w:val="en-US"/>
                              </w:rPr>
                              <w:t>"</w:t>
                            </w:r>
                            <w:r w:rsidRPr="00683135">
                              <w:rPr>
                                <w:bCs/>
                                <w:color w:val="000000"/>
                                <w:lang w:val="en-US"/>
                              </w:rPr>
                              <w:t xml:space="preserve"> is the apparent surface according to paragraph</w:t>
                            </w:r>
                            <w:r>
                              <w:rPr>
                                <w:bCs/>
                                <w:color w:val="000000"/>
                                <w:lang w:val="en-US"/>
                              </w:rPr>
                              <w:t xml:space="preserve"> </w:t>
                            </w:r>
                            <w:r w:rsidRPr="00BF031D">
                              <w:rPr>
                                <w:bCs/>
                                <w:color w:val="000000"/>
                                <w:lang w:val="en-US"/>
                              </w:rPr>
                              <w:t xml:space="preserve">2.10.2. </w:t>
                            </w:r>
                            <w:r w:rsidRPr="00476EDD">
                              <w:rPr>
                                <w:bCs/>
                                <w:color w:val="000000"/>
                                <w:lang w:val="en-US"/>
                              </w:rPr>
                              <w:t>(b),</w:t>
                            </w:r>
                            <w:r w:rsidRPr="00683135">
                              <w:rPr>
                                <w:bCs/>
                                <w:color w:val="000000"/>
                                <w:lang w:val="en-US"/>
                              </w:rPr>
                              <w:t xml:space="preserve"> and F1 shall not transparent to F2</w:t>
                            </w:r>
                            <w:r w:rsidRPr="00683135">
                              <w:rPr>
                                <w:bCs/>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7E016F7" id="Zone de texte 38" o:spid="_x0000_s1030" type="#_x0000_t202" style="position:absolute;left:0;text-align:left;margin-left:160pt;margin-top:146.9pt;width:310pt;height:4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" stroked="f">
                <v:textbox>
                  <w:txbxContent>
                    <w:p w14:paraId="1241503B" w14:textId="77777777" w:rsidR="00EE737F" w:rsidRPr="0005207B" w:rsidRDefault="00EE737F" w:rsidP="00092E57">
                      <w:pPr>
                        <w:rPr>
                          <w:lang w:val="en-US"/>
                        </w:rPr>
                      </w:pPr>
                      <w:r w:rsidRPr="00683135">
                        <w:rPr>
                          <w:bCs/>
                          <w:color w:val="000000"/>
                          <w:lang w:val="en-US"/>
                        </w:rPr>
                        <w:t xml:space="preserve">In the case where the non textured outer lens is excluded, </w:t>
                      </w:r>
                      <w:r>
                        <w:rPr>
                          <w:bCs/>
                          <w:color w:val="000000"/>
                          <w:lang w:val="en-US"/>
                        </w:rPr>
                        <w:t>"</w:t>
                      </w:r>
                      <w:r w:rsidRPr="00683135">
                        <w:rPr>
                          <w:bCs/>
                          <w:color w:val="000000"/>
                          <w:lang w:val="en-US"/>
                        </w:rPr>
                        <w:t>7b</w:t>
                      </w:r>
                      <w:r>
                        <w:rPr>
                          <w:bCs/>
                          <w:color w:val="000000"/>
                          <w:lang w:val="en-US"/>
                        </w:rPr>
                        <w:t>"</w:t>
                      </w:r>
                      <w:r w:rsidRPr="00683135">
                        <w:rPr>
                          <w:bCs/>
                          <w:color w:val="000000"/>
                          <w:lang w:val="en-US"/>
                        </w:rPr>
                        <w:t xml:space="preserve"> is the apparent surface according to paragraph</w:t>
                      </w:r>
                      <w:r>
                        <w:rPr>
                          <w:bCs/>
                          <w:color w:val="000000"/>
                          <w:lang w:val="en-US"/>
                        </w:rPr>
                        <w:t xml:space="preserve"> </w:t>
                      </w:r>
                      <w:r w:rsidRPr="00BF031D">
                        <w:rPr>
                          <w:bCs/>
                          <w:color w:val="000000"/>
                          <w:lang w:val="en-US"/>
                        </w:rPr>
                        <w:t xml:space="preserve">2.10.2. </w:t>
                      </w:r>
                      <w:r w:rsidRPr="00476EDD">
                        <w:rPr>
                          <w:bCs/>
                          <w:color w:val="000000"/>
                          <w:lang w:val="en-US"/>
                        </w:rPr>
                        <w:t>(b),</w:t>
                      </w:r>
                      <w:r w:rsidRPr="00683135">
                        <w:rPr>
                          <w:bCs/>
                          <w:color w:val="000000"/>
                          <w:lang w:val="en-US"/>
                        </w:rPr>
                        <w:t xml:space="preserve"> and F1 shall not transparent to F2</w:t>
                      </w:r>
                      <w:r w:rsidRPr="00683135">
                        <w:rPr>
                          <w:bCs/>
                          <w:lang w:val="en-US"/>
                        </w:rPr>
                        <w:t xml:space="preserve"> </w:t>
                      </w:r>
                    </w:p>
                  </w:txbxContent>
                </v:textbox>
              </v:shape>
            </w:pict>
          </mc:Fallback>
        </mc:AlternateContent>
      </w:r>
      <w:r w:rsidRPr="00391654">
        <w:rPr>
          <w:noProof/>
          <w:lang w:val="en-US" w:eastAsia="zh-CN"/>
        </w:rPr>
        <w:drawing>
          <wp:inline distT="0" distB="0" distL="0" distR="0" wp14:anchorId="2B5D0BCD" wp14:editId="2B9A7909">
            <wp:extent cx="4572000" cy="2186940"/>
            <wp:effectExtent l="0" t="0" r="0" b="3810"/>
            <wp:docPr id="161" name="Image 2" descr="Description: Description: R48-A3-Graphik-08-cc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6" descr="Description: Description: R48-A3-Graphik-08-ccf-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72000" cy="2186940"/>
                    </a:xfrm>
                    <a:prstGeom prst="rect">
                      <a:avLst/>
                    </a:prstGeom>
                    <a:noFill/>
                    <a:ln>
                      <a:noFill/>
                    </a:ln>
                  </pic:spPr>
                </pic:pic>
              </a:graphicData>
            </a:graphic>
          </wp:inline>
        </w:drawing>
      </w:r>
    </w:p>
    <w:p w14:paraId="6BC52739" w14:textId="77777777" w:rsidR="00092E57" w:rsidRPr="00391654" w:rsidRDefault="00092E57" w:rsidP="00092E57">
      <w:pPr>
        <w:pStyle w:val="para"/>
        <w:ind w:left="1134" w:right="0"/>
        <w:rPr>
          <w:lang w:val="en-US"/>
        </w:rPr>
      </w:pPr>
    </w:p>
    <w:p w14:paraId="057E9BFD" w14:textId="77777777" w:rsidR="00092E57" w:rsidRPr="00391654" w:rsidRDefault="00092E57" w:rsidP="00092E57">
      <w:pPr>
        <w:pStyle w:val="para"/>
        <w:ind w:left="1134" w:right="0"/>
        <w:rPr>
          <w:lang w:val="en-US"/>
        </w:rPr>
      </w:pPr>
    </w:p>
    <w:p w14:paraId="6532EA23" w14:textId="77777777" w:rsidR="00092E57" w:rsidRPr="00391654" w:rsidRDefault="00092E57" w:rsidP="00092E57">
      <w:pPr>
        <w:spacing w:after="120"/>
        <w:ind w:left="1134" w:right="1134"/>
        <w:jc w:val="both"/>
      </w:pPr>
      <w:r w:rsidRPr="00391654">
        <w:t>Example of a light source with a reflector optic in combination with an area which is not part of this function, behind an outer lens:</w:t>
      </w:r>
    </w:p>
    <w:p w14:paraId="6D4D2784" w14:textId="77777777" w:rsidR="00092E57" w:rsidRPr="00391654" w:rsidRDefault="00092E57" w:rsidP="00092E57">
      <w:pPr>
        <w:tabs>
          <w:tab w:val="left" w:pos="5600"/>
        </w:tabs>
        <w:spacing w:after="120"/>
        <w:ind w:left="1134" w:right="1134"/>
        <w:jc w:val="both"/>
      </w:pPr>
      <w:r w:rsidRPr="00391654">
        <w:t>Example 9</w:t>
      </w:r>
    </w:p>
    <w:p w14:paraId="43F1D4E2" w14:textId="77777777" w:rsidR="00092E57" w:rsidRPr="00391654" w:rsidRDefault="00092E57" w:rsidP="00092E57">
      <w:pPr>
        <w:ind w:left="1134"/>
        <w:rPr>
          <w:bCs/>
        </w:rPr>
      </w:pPr>
      <w:r w:rsidRPr="00391654">
        <w:rPr>
          <w:noProof/>
          <w:lang w:val="en-US" w:eastAsia="zh-CN"/>
        </w:rPr>
        <mc:AlternateContent>
          <mc:Choice Requires="wps">
            <w:drawing>
              <wp:anchor distT="4294967295" distB="4294967295" distL="114299" distR="114299" simplePos="0" relativeHeight="251645440" behindDoc="0" locked="0" layoutInCell="1" allowOverlap="1" wp14:anchorId="602225A2" wp14:editId="190AB01D">
                <wp:simplePos x="0" y="0"/>
                <wp:positionH relativeFrom="column">
                  <wp:posOffset>4571999</wp:posOffset>
                </wp:positionH>
                <wp:positionV relativeFrom="paragraph">
                  <wp:posOffset>2106294</wp:posOffset>
                </wp:positionV>
                <wp:extent cx="0" cy="0"/>
                <wp:effectExtent l="0" t="0" r="0" b="0"/>
                <wp:wrapNone/>
                <wp:docPr id="162" name="Connecteur droit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C330FF9" id="Connecteur droit 51" o:spid="_x0000_s1026" style="position:absolute;z-index:251645440;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from="5in,165.85pt" to="5in,1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"/>
            </w:pict>
          </mc:Fallback>
        </mc:AlternateContent>
      </w:r>
      <w:r w:rsidRPr="00391654">
        <w:rPr>
          <w:noProof/>
          <w:lang w:val="en-US" w:eastAsia="zh-CN"/>
        </w:rPr>
        <w:drawing>
          <wp:inline distT="0" distB="0" distL="0" distR="0" wp14:anchorId="4A131077" wp14:editId="586B8D74">
            <wp:extent cx="4015740" cy="2255520"/>
            <wp:effectExtent l="0" t="0" r="3810" b="0"/>
            <wp:docPr id="16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15740" cy="2255520"/>
                    </a:xfrm>
                    <a:prstGeom prst="rect">
                      <a:avLst/>
                    </a:prstGeom>
                    <a:noFill/>
                    <a:ln>
                      <a:noFill/>
                    </a:ln>
                  </pic:spPr>
                </pic:pic>
              </a:graphicData>
            </a:graphic>
          </wp:inline>
        </w:drawing>
      </w:r>
    </w:p>
    <w:p w14:paraId="2F80CB87" w14:textId="77777777" w:rsidR="00092E57" w:rsidRPr="00391654" w:rsidRDefault="00092E57" w:rsidP="00092E57">
      <w:pPr>
        <w:jc w:val="center"/>
        <w:rPr>
          <w:bCs/>
        </w:rPr>
      </w:pPr>
      <w:r w:rsidRPr="00391654">
        <w:rPr>
          <w:noProof/>
          <w:lang w:val="en-US" w:eastAsia="zh-CN"/>
        </w:rPr>
        <mc:AlternateContent>
          <mc:Choice Requires="wps">
            <w:drawing>
              <wp:anchor distT="0" distB="0" distL="114300" distR="114300" simplePos="0" relativeHeight="251643392" behindDoc="0" locked="0" layoutInCell="1" allowOverlap="1" wp14:anchorId="311E8E62" wp14:editId="7C490703">
                <wp:simplePos x="0" y="0"/>
                <wp:positionH relativeFrom="column">
                  <wp:posOffset>1651000</wp:posOffset>
                </wp:positionH>
                <wp:positionV relativeFrom="paragraph">
                  <wp:posOffset>178435</wp:posOffset>
                </wp:positionV>
                <wp:extent cx="4229100" cy="402590"/>
                <wp:effectExtent l="0" t="0" r="0" b="0"/>
                <wp:wrapNone/>
                <wp:docPr id="164" name="Zone de texte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402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66935C" w14:textId="77777777" w:rsidR="00EE737F" w:rsidRPr="00683135" w:rsidRDefault="00EE737F" w:rsidP="00092E57">
                            <w:pPr>
                              <w:rPr>
                                <w:bCs/>
                                <w:color w:val="000000"/>
                                <w:lang w:val="en-US"/>
                              </w:rPr>
                            </w:pPr>
                            <w:r w:rsidRPr="00683135">
                              <w:rPr>
                                <w:bCs/>
                                <w:color w:val="000000"/>
                                <w:lang w:val="en-US"/>
                              </w:rPr>
                              <w:t xml:space="preserve">In the case where the non textured outer lens is excluded, </w:t>
                            </w:r>
                            <w:r>
                              <w:rPr>
                                <w:bCs/>
                                <w:color w:val="000000"/>
                                <w:lang w:val="en-US"/>
                              </w:rPr>
                              <w:t>"</w:t>
                            </w:r>
                            <w:r w:rsidRPr="00683135">
                              <w:rPr>
                                <w:bCs/>
                                <w:color w:val="000000"/>
                                <w:lang w:val="en-US"/>
                              </w:rPr>
                              <w:t>7b</w:t>
                            </w:r>
                            <w:r>
                              <w:rPr>
                                <w:bCs/>
                                <w:color w:val="000000"/>
                                <w:lang w:val="en-US"/>
                              </w:rPr>
                              <w:t>"</w:t>
                            </w:r>
                            <w:r w:rsidRPr="00683135">
                              <w:rPr>
                                <w:bCs/>
                                <w:color w:val="000000"/>
                                <w:lang w:val="en-US"/>
                              </w:rPr>
                              <w:t xml:space="preserve"> is the apparent surface according to</w:t>
                            </w:r>
                            <w:r>
                              <w:rPr>
                                <w:bCs/>
                                <w:color w:val="000000"/>
                                <w:lang w:val="en-US"/>
                              </w:rPr>
                              <w:t xml:space="preserve"> </w:t>
                            </w:r>
                            <w:r w:rsidRPr="00231135">
                              <w:rPr>
                                <w:bCs/>
                                <w:color w:val="000000"/>
                                <w:lang w:val="en-US"/>
                              </w:rPr>
                              <w:t>paragraph</w:t>
                            </w:r>
                            <w:r w:rsidRPr="00231135">
                              <w:rPr>
                                <w:b/>
                                <w:bCs/>
                                <w:color w:val="000000"/>
                                <w:lang w:val="en-US"/>
                              </w:rPr>
                              <w:t xml:space="preserve"> </w:t>
                            </w:r>
                            <w:r w:rsidRPr="00BF031D">
                              <w:rPr>
                                <w:bCs/>
                                <w:color w:val="000000"/>
                                <w:lang w:val="en-US"/>
                              </w:rPr>
                              <w:t xml:space="preserve">2.10.2. </w:t>
                            </w:r>
                            <w:r w:rsidRPr="00231135">
                              <w:rPr>
                                <w:bCs/>
                                <w:color w:val="000000"/>
                                <w:lang w:val="en-US"/>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11E8E62" id="Zone de texte 50" o:spid="_x0000_s1031" type="#_x0000_t202" style="position:absolute;left:0;text-align:left;margin-left:130pt;margin-top:14.05pt;width:333pt;height:31.7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" stroked="f">
                <v:textbox>
                  <w:txbxContent>
                    <w:p w14:paraId="6166935C" w14:textId="77777777" w:rsidR="00EE737F" w:rsidRPr="00683135" w:rsidRDefault="00EE737F" w:rsidP="00092E57">
                      <w:pPr>
                        <w:rPr>
                          <w:bCs/>
                          <w:color w:val="000000"/>
                          <w:lang w:val="en-US"/>
                        </w:rPr>
                      </w:pPr>
                      <w:r w:rsidRPr="00683135">
                        <w:rPr>
                          <w:bCs/>
                          <w:color w:val="000000"/>
                          <w:lang w:val="en-US"/>
                        </w:rPr>
                        <w:t xml:space="preserve">In the case where the non textured outer lens is excluded, </w:t>
                      </w:r>
                      <w:r>
                        <w:rPr>
                          <w:bCs/>
                          <w:color w:val="000000"/>
                          <w:lang w:val="en-US"/>
                        </w:rPr>
                        <w:t>"</w:t>
                      </w:r>
                      <w:r w:rsidRPr="00683135">
                        <w:rPr>
                          <w:bCs/>
                          <w:color w:val="000000"/>
                          <w:lang w:val="en-US"/>
                        </w:rPr>
                        <w:t>7b</w:t>
                      </w:r>
                      <w:r>
                        <w:rPr>
                          <w:bCs/>
                          <w:color w:val="000000"/>
                          <w:lang w:val="en-US"/>
                        </w:rPr>
                        <w:t>"</w:t>
                      </w:r>
                      <w:r w:rsidRPr="00683135">
                        <w:rPr>
                          <w:bCs/>
                          <w:color w:val="000000"/>
                          <w:lang w:val="en-US"/>
                        </w:rPr>
                        <w:t xml:space="preserve"> is the apparent surface according to</w:t>
                      </w:r>
                      <w:r>
                        <w:rPr>
                          <w:bCs/>
                          <w:color w:val="000000"/>
                          <w:lang w:val="en-US"/>
                        </w:rPr>
                        <w:t xml:space="preserve"> </w:t>
                      </w:r>
                      <w:r w:rsidRPr="00231135">
                        <w:rPr>
                          <w:bCs/>
                          <w:color w:val="000000"/>
                          <w:lang w:val="en-US"/>
                        </w:rPr>
                        <w:t>paragraph</w:t>
                      </w:r>
                      <w:r w:rsidRPr="00231135">
                        <w:rPr>
                          <w:b/>
                          <w:bCs/>
                          <w:color w:val="000000"/>
                          <w:lang w:val="en-US"/>
                        </w:rPr>
                        <w:t xml:space="preserve"> </w:t>
                      </w:r>
                      <w:r w:rsidRPr="00BF031D">
                        <w:rPr>
                          <w:bCs/>
                          <w:color w:val="000000"/>
                          <w:lang w:val="en-US"/>
                        </w:rPr>
                        <w:t xml:space="preserve">2.10.2. </w:t>
                      </w:r>
                      <w:r w:rsidRPr="00231135">
                        <w:rPr>
                          <w:bCs/>
                          <w:color w:val="000000"/>
                          <w:lang w:val="en-US"/>
                        </w:rPr>
                        <w:t>(b).</w:t>
                      </w:r>
                    </w:p>
                  </w:txbxContent>
                </v:textbox>
              </v:shape>
            </w:pict>
          </mc:Fallback>
        </mc:AlternateContent>
      </w:r>
      <w:r w:rsidRPr="00391654">
        <w:rPr>
          <w:noProof/>
          <w:lang w:val="en-US" w:eastAsia="zh-CN"/>
        </w:rPr>
        <mc:AlternateContent>
          <mc:Choice Requires="wps">
            <w:drawing>
              <wp:anchor distT="0" distB="0" distL="114300" distR="114300" simplePos="0" relativeHeight="251649536" behindDoc="0" locked="0" layoutInCell="1" allowOverlap="1" wp14:anchorId="189EEDE3" wp14:editId="2418D13E">
                <wp:simplePos x="0" y="0"/>
                <wp:positionH relativeFrom="column">
                  <wp:posOffset>727075</wp:posOffset>
                </wp:positionH>
                <wp:positionV relativeFrom="paragraph">
                  <wp:posOffset>271145</wp:posOffset>
                </wp:positionV>
                <wp:extent cx="838200" cy="314325"/>
                <wp:effectExtent l="0" t="0" r="0" b="9525"/>
                <wp:wrapNone/>
                <wp:docPr id="16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314325"/>
                        </a:xfrm>
                        <a:prstGeom prst="rect">
                          <a:avLst/>
                        </a:prstGeom>
                        <a:solidFill>
                          <a:srgbClr val="333333"/>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5C87E96" id="Rectangle 49" o:spid="_x0000_s1026" style="position:absolute;margin-left:57.25pt;margin-top:21.35pt;width:66pt;height:24.7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" fillcolor="#333" stroked="f"/>
            </w:pict>
          </mc:Fallback>
        </mc:AlternateContent>
      </w:r>
      <w:r w:rsidRPr="00391654">
        <w:rPr>
          <w:noProof/>
          <w:lang w:val="en-US" w:eastAsia="zh-CN"/>
        </w:rPr>
        <mc:AlternateContent>
          <mc:Choice Requires="wps">
            <w:drawing>
              <wp:anchor distT="0" distB="0" distL="114300" distR="114300" simplePos="0" relativeHeight="251647488" behindDoc="0" locked="0" layoutInCell="1" allowOverlap="1" wp14:anchorId="671FFEB4" wp14:editId="517B2EA9">
                <wp:simplePos x="0" y="0"/>
                <wp:positionH relativeFrom="column">
                  <wp:posOffset>671830</wp:posOffset>
                </wp:positionH>
                <wp:positionV relativeFrom="paragraph">
                  <wp:posOffset>204470</wp:posOffset>
                </wp:positionV>
                <wp:extent cx="838200" cy="352425"/>
                <wp:effectExtent l="0" t="0" r="0" b="9525"/>
                <wp:wrapNone/>
                <wp:docPr id="166"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3524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2C6B646" id="Rectangle 48" o:spid="_x0000_s1026" style="position:absolute;margin-left:52.9pt;margin-top:16.1pt;width:66pt;height:27.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" filled="f" stroked="f"/>
            </w:pict>
          </mc:Fallback>
        </mc:AlternateContent>
      </w:r>
    </w:p>
    <w:p w14:paraId="7B0CC352" w14:textId="77777777" w:rsidR="00092E57" w:rsidRPr="00391654" w:rsidRDefault="00092E57" w:rsidP="00092E57">
      <w:pPr>
        <w:jc w:val="center"/>
        <w:rPr>
          <w:bCs/>
        </w:rPr>
      </w:pPr>
    </w:p>
    <w:p w14:paraId="33AE135B" w14:textId="77777777" w:rsidR="00092E57" w:rsidRPr="00391654" w:rsidRDefault="00092E57" w:rsidP="00092E57">
      <w:pPr>
        <w:jc w:val="center"/>
        <w:rPr>
          <w:bCs/>
        </w:rPr>
      </w:pPr>
    </w:p>
    <w:p w14:paraId="3829598F" w14:textId="77777777" w:rsidR="00092E57" w:rsidRPr="00D7273C" w:rsidRDefault="00092E57" w:rsidP="00092E57">
      <w:pPr>
        <w:suppressAutoHyphens w:val="0"/>
        <w:spacing w:line="240" w:lineRule="auto"/>
        <w:rPr>
          <w:b/>
          <w:lang w:val="en-US"/>
        </w:rPr>
      </w:pPr>
    </w:p>
    <w:p w14:paraId="255D9213" w14:textId="77777777" w:rsidR="00092E57" w:rsidRPr="00BC3099" w:rsidRDefault="00092E57" w:rsidP="00092E57">
      <w:pPr>
        <w:spacing w:after="120"/>
        <w:ind w:left="2127" w:right="1134" w:hanging="993"/>
        <w:jc w:val="both"/>
      </w:pPr>
    </w:p>
    <w:p w14:paraId="11B9B58D" w14:textId="31923230" w:rsidR="00092E57" w:rsidRPr="00BC3099" w:rsidRDefault="00092E57" w:rsidP="00092E57">
      <w:pPr>
        <w:spacing w:after="120"/>
        <w:ind w:left="2127" w:right="1134" w:hanging="993"/>
        <w:jc w:val="both"/>
      </w:pPr>
      <w:r w:rsidRPr="00BC3099">
        <w:t>…</w:t>
      </w:r>
      <w:r w:rsidR="009019F6">
        <w:rPr>
          <w:lang w:val="en-US"/>
        </w:rPr>
        <w:t>"</w:t>
      </w:r>
    </w:p>
    <w:p w14:paraId="1C76A31D" w14:textId="77777777" w:rsidR="00092E57" w:rsidRDefault="00092E57" w:rsidP="00092E57">
      <w:pPr>
        <w:pStyle w:val="SingleTxtG"/>
        <w:spacing w:before="240"/>
        <w:rPr>
          <w:snapToGrid w:val="0"/>
        </w:rPr>
      </w:pPr>
      <w:r w:rsidRPr="00231135">
        <w:rPr>
          <w:i/>
          <w:snapToGrid w:val="0"/>
        </w:rPr>
        <w:t>Part 6,</w:t>
      </w:r>
      <w:r>
        <w:rPr>
          <w:snapToGrid w:val="0"/>
        </w:rPr>
        <w:t xml:space="preserve"> </w:t>
      </w:r>
      <w:r w:rsidRPr="00EB477F">
        <w:rPr>
          <w:snapToGrid w:val="0"/>
        </w:rPr>
        <w:t>amend to read:</w:t>
      </w:r>
    </w:p>
    <w:p w14:paraId="0E5C4E8E" w14:textId="509C191A" w:rsidR="00092E57" w:rsidRPr="00391654" w:rsidRDefault="009019F6" w:rsidP="00092E57">
      <w:pPr>
        <w:spacing w:after="120"/>
        <w:ind w:left="1134" w:right="992"/>
        <w:jc w:val="both"/>
        <w:rPr>
          <w:bCs/>
        </w:rPr>
      </w:pPr>
      <w:r>
        <w:rPr>
          <w:lang w:val="en-US"/>
        </w:rPr>
        <w:t>"</w:t>
      </w:r>
      <w:r w:rsidR="00092E57" w:rsidRPr="00391654">
        <w:t xml:space="preserve">Part 6 – Examples showing the determination of the light-emitting surface in comparison with illuminating surface </w:t>
      </w:r>
      <w:r w:rsidR="00092E57" w:rsidRPr="00391654">
        <w:rPr>
          <w:bCs/>
        </w:rPr>
        <w:t xml:space="preserve">(See paragraphs </w:t>
      </w:r>
      <w:r w:rsidR="00092E57" w:rsidRPr="00BF031D">
        <w:rPr>
          <w:bCs/>
        </w:rPr>
        <w:t xml:space="preserve">2.10.2. and 2.10.3. </w:t>
      </w:r>
      <w:r w:rsidR="00092E57" w:rsidRPr="00391654">
        <w:rPr>
          <w:bCs/>
        </w:rPr>
        <w:t>of this Regulation)</w:t>
      </w:r>
    </w:p>
    <w:p w14:paraId="063E47D9" w14:textId="77777777" w:rsidR="00092E57" w:rsidRPr="00391654" w:rsidRDefault="00092E57" w:rsidP="00092E57">
      <w:pPr>
        <w:spacing w:after="120"/>
        <w:ind w:left="1134" w:right="992"/>
        <w:jc w:val="both"/>
      </w:pPr>
      <w:r w:rsidRPr="00391654">
        <w:rPr>
          <w:i/>
        </w:rPr>
        <w:t>Note:</w:t>
      </w:r>
      <w:r w:rsidRPr="00391654">
        <w:t xml:space="preserve"> Reflected light could / may contribute to the determination of the light emitting surface </w:t>
      </w:r>
    </w:p>
    <w:p w14:paraId="1E571465" w14:textId="77777777" w:rsidR="00092E57" w:rsidRDefault="00092E57" w:rsidP="00092E57">
      <w:pPr>
        <w:suppressAutoHyphens w:val="0"/>
        <w:spacing w:line="240" w:lineRule="auto"/>
        <w:rPr>
          <w:u w:val="single"/>
        </w:rPr>
      </w:pPr>
      <w:r>
        <w:rPr>
          <w:u w:val="single"/>
        </w:rPr>
        <w:br w:type="page"/>
      </w:r>
    </w:p>
    <w:p w14:paraId="0DB621E3" w14:textId="77777777" w:rsidR="00092E57" w:rsidRPr="007F4B3B" w:rsidRDefault="00092E57" w:rsidP="00092E57">
      <w:pPr>
        <w:tabs>
          <w:tab w:val="left" w:pos="5600"/>
        </w:tabs>
        <w:spacing w:after="120"/>
        <w:ind w:left="1134" w:right="1134"/>
        <w:jc w:val="both"/>
      </w:pPr>
      <w:r w:rsidRPr="007F4B3B">
        <w:lastRenderedPageBreak/>
        <w:t>Example A</w:t>
      </w:r>
    </w:p>
    <w:bookmarkStart w:id="108" w:name="OLE_LINK1"/>
    <w:p w14:paraId="1F3EC7FA" w14:textId="77777777" w:rsidR="00092E57" w:rsidRPr="00391654" w:rsidRDefault="00092E57" w:rsidP="00092E57">
      <w:pPr>
        <w:spacing w:after="240"/>
        <w:ind w:left="1134"/>
        <w:rPr>
          <w:bCs/>
        </w:rPr>
      </w:pPr>
      <w:r w:rsidRPr="00391654">
        <w:rPr>
          <w:noProof/>
          <w:lang w:val="en-US" w:eastAsia="zh-CN"/>
        </w:rPr>
        <mc:AlternateContent>
          <mc:Choice Requires="wps">
            <w:drawing>
              <wp:anchor distT="0" distB="0" distL="114300" distR="114300" simplePos="0" relativeHeight="251655680" behindDoc="0" locked="0" layoutInCell="1" allowOverlap="1" wp14:anchorId="7DB9D91D" wp14:editId="5DCB37ED">
                <wp:simplePos x="0" y="0"/>
                <wp:positionH relativeFrom="column">
                  <wp:posOffset>4254500</wp:posOffset>
                </wp:positionH>
                <wp:positionV relativeFrom="paragraph">
                  <wp:posOffset>330835</wp:posOffset>
                </wp:positionV>
                <wp:extent cx="1241425" cy="536575"/>
                <wp:effectExtent l="0" t="0" r="0" b="0"/>
                <wp:wrapNone/>
                <wp:docPr id="167" name="Zone de texte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1425" cy="536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0EF21D" w14:textId="77777777" w:rsidR="00EE737F" w:rsidRPr="005962F8" w:rsidRDefault="00EE737F" w:rsidP="00092E57">
                            <w:r w:rsidRPr="005962F8">
                              <w:t>Surface of the lens</w:t>
                            </w:r>
                            <w:r>
                              <w:br/>
                            </w:r>
                            <w:r w:rsidRPr="005962F8">
                              <w:t>shown flat for convenience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DB9D91D" id="Zone de texte 47" o:spid="_x0000_s1032" type="#_x0000_t202" style="position:absolute;left:0;text-align:left;margin-left:335pt;margin-top:26.05pt;width:97.75pt;height:42.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" stroked="f">
                <v:textbox>
                  <w:txbxContent>
                    <w:p w14:paraId="4A0EF21D" w14:textId="77777777" w:rsidR="00EE737F" w:rsidRPr="005962F8" w:rsidRDefault="00EE737F" w:rsidP="00092E57">
                      <w:r w:rsidRPr="005962F8">
                        <w:t>Surface of the lens</w:t>
                      </w:r>
                      <w:r>
                        <w:br/>
                      </w:r>
                      <w:r w:rsidRPr="005962F8">
                        <w:t>shown flat for convenience</w:t>
                      </w:r>
                    </w:p>
                  </w:txbxContent>
                </v:textbox>
              </v:shape>
            </w:pict>
          </mc:Fallback>
        </mc:AlternateContent>
      </w:r>
      <w:r w:rsidRPr="00391654">
        <w:rPr>
          <w:noProof/>
          <w:lang w:val="en-US" w:eastAsia="zh-CN"/>
        </w:rPr>
        <mc:AlternateContent>
          <mc:Choice Requires="wps">
            <w:drawing>
              <wp:anchor distT="0" distB="0" distL="114300" distR="114300" simplePos="0" relativeHeight="251658752" behindDoc="0" locked="0" layoutInCell="1" allowOverlap="1" wp14:anchorId="582D6BD1" wp14:editId="618E2044">
                <wp:simplePos x="0" y="0"/>
                <wp:positionH relativeFrom="column">
                  <wp:posOffset>5016500</wp:posOffset>
                </wp:positionH>
                <wp:positionV relativeFrom="paragraph">
                  <wp:posOffset>1702435</wp:posOffset>
                </wp:positionV>
                <wp:extent cx="952500" cy="377190"/>
                <wp:effectExtent l="0" t="0" r="0" b="3810"/>
                <wp:wrapNone/>
                <wp:docPr id="168" name="Zone de texte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377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C79990" w14:textId="77777777" w:rsidR="00EE737F" w:rsidRPr="00683135" w:rsidRDefault="00EE737F" w:rsidP="00092E57">
                            <w:pPr>
                              <w:rPr>
                                <w:lang w:val="de-DE"/>
                              </w:rPr>
                            </w:pPr>
                            <w:r w:rsidRPr="00683135">
                              <w:rPr>
                                <w:lang w:val="de-DE"/>
                              </w:rPr>
                              <w:t>PROJECTED 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82D6BD1" id="Zone de texte 46" o:spid="_x0000_s1033" type="#_x0000_t202" style="position:absolute;left:0;text-align:left;margin-left:395pt;margin-top:134.05pt;width:75pt;height:29.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" stroked="f">
                <v:textbox>
                  <w:txbxContent>
                    <w:p w14:paraId="3AC79990" w14:textId="77777777" w:rsidR="00EE737F" w:rsidRPr="00683135" w:rsidRDefault="00EE737F" w:rsidP="00092E57">
                      <w:pPr>
                        <w:rPr>
                          <w:lang w:val="de-DE"/>
                        </w:rPr>
                      </w:pPr>
                      <w:r w:rsidRPr="00683135">
                        <w:rPr>
                          <w:lang w:val="de-DE"/>
                        </w:rPr>
                        <w:t>PROJECTED VIEW</w:t>
                      </w:r>
                    </w:p>
                  </w:txbxContent>
                </v:textbox>
              </v:shape>
            </w:pict>
          </mc:Fallback>
        </mc:AlternateContent>
      </w:r>
      <w:r w:rsidRPr="00391654">
        <w:rPr>
          <w:noProof/>
          <w:lang w:val="en-US" w:eastAsia="zh-CN"/>
        </w:rPr>
        <mc:AlternateContent>
          <mc:Choice Requires="wps">
            <w:drawing>
              <wp:anchor distT="0" distB="0" distL="114300" distR="114300" simplePos="0" relativeHeight="251652608" behindDoc="0" locked="0" layoutInCell="1" allowOverlap="1" wp14:anchorId="2478CDC3" wp14:editId="497A6B62">
                <wp:simplePos x="0" y="0"/>
                <wp:positionH relativeFrom="column">
                  <wp:posOffset>762000</wp:posOffset>
                </wp:positionH>
                <wp:positionV relativeFrom="paragraph">
                  <wp:posOffset>64135</wp:posOffset>
                </wp:positionV>
                <wp:extent cx="1003300" cy="625475"/>
                <wp:effectExtent l="0" t="0" r="6350" b="3175"/>
                <wp:wrapNone/>
                <wp:docPr id="169" name="Zone de texte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300" cy="625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A8B46D" w14:textId="77777777" w:rsidR="00EE737F" w:rsidRPr="00111593" w:rsidRDefault="00EE737F" w:rsidP="00092E57">
                            <w:pPr>
                              <w:rPr>
                                <w:rFonts w:ascii="Arial" w:hAnsi="Arial" w:cs="Arial"/>
                              </w:rPr>
                            </w:pPr>
                            <w:r w:rsidRPr="00111593">
                              <w:rPr>
                                <w:rFonts w:ascii="Arial" w:hAnsi="Arial" w:cs="Arial"/>
                              </w:rPr>
                              <w:t>DECLARED</w:t>
                            </w:r>
                          </w:p>
                          <w:p w14:paraId="0C1E8701" w14:textId="77777777" w:rsidR="00EE737F" w:rsidRPr="00111593" w:rsidRDefault="00EE737F" w:rsidP="00092E57">
                            <w:pPr>
                              <w:rPr>
                                <w:rFonts w:ascii="Arial" w:hAnsi="Arial" w:cs="Arial"/>
                              </w:rPr>
                            </w:pPr>
                            <w:r w:rsidRPr="00111593">
                              <w:rPr>
                                <w:rFonts w:ascii="Arial" w:hAnsi="Arial" w:cs="Arial"/>
                              </w:rPr>
                              <w:t>AXIS OF REFERENCE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478CDC3" id="Zone de texte 45" o:spid="_x0000_s1034" type="#_x0000_t202" style="position:absolute;left:0;text-align:left;margin-left:60pt;margin-top:5.05pt;width:79pt;height:49.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" stroked="f">
                <v:textbox>
                  <w:txbxContent>
                    <w:p w14:paraId="3DA8B46D" w14:textId="77777777" w:rsidR="00EE737F" w:rsidRPr="00111593" w:rsidRDefault="00EE737F" w:rsidP="00092E57">
                      <w:pPr>
                        <w:rPr>
                          <w:rFonts w:ascii="Arial" w:hAnsi="Arial" w:cs="Arial"/>
                        </w:rPr>
                      </w:pPr>
                      <w:r w:rsidRPr="00111593">
                        <w:rPr>
                          <w:rFonts w:ascii="Arial" w:hAnsi="Arial" w:cs="Arial"/>
                        </w:rPr>
                        <w:t>DECLARED</w:t>
                      </w:r>
                    </w:p>
                    <w:p w14:paraId="0C1E8701" w14:textId="77777777" w:rsidR="00EE737F" w:rsidRPr="00111593" w:rsidRDefault="00EE737F" w:rsidP="00092E57">
                      <w:pPr>
                        <w:rPr>
                          <w:rFonts w:ascii="Arial" w:hAnsi="Arial" w:cs="Arial"/>
                        </w:rPr>
                      </w:pPr>
                      <w:r w:rsidRPr="00111593">
                        <w:rPr>
                          <w:rFonts w:ascii="Arial" w:hAnsi="Arial" w:cs="Arial"/>
                        </w:rPr>
                        <w:t>AXIS OF REFERENCE</w:t>
                      </w:r>
                    </w:p>
                  </w:txbxContent>
                </v:textbox>
              </v:shape>
            </w:pict>
          </mc:Fallback>
        </mc:AlternateContent>
      </w:r>
      <w:r w:rsidRPr="00391654">
        <w:rPr>
          <w:noProof/>
          <w:lang w:val="en-US" w:eastAsia="zh-CN"/>
        </w:rPr>
        <w:drawing>
          <wp:inline distT="0" distB="0" distL="0" distR="0" wp14:anchorId="78767B9E" wp14:editId="7471679D">
            <wp:extent cx="4808220" cy="2072640"/>
            <wp:effectExtent l="0" t="0" r="0" b="3810"/>
            <wp:docPr id="170" name="Image 6" descr="Description: Description: W-Graphik-r48-1-2-n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3" descr="Description: Description: W-Graphik-r48-1-2-neu"/>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4808220" cy="2072640"/>
                    </a:xfrm>
                    <a:prstGeom prst="rect">
                      <a:avLst/>
                    </a:prstGeom>
                    <a:noFill/>
                    <a:ln>
                      <a:noFill/>
                    </a:ln>
                  </pic:spPr>
                </pic:pic>
              </a:graphicData>
            </a:graphic>
          </wp:inline>
        </w:drawing>
      </w:r>
    </w:p>
    <w:bookmarkEnd w:id="108"/>
    <w:tbl>
      <w:tblPr>
        <w:tblW w:w="8505" w:type="dxa"/>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2537"/>
        <w:gridCol w:w="3310"/>
        <w:gridCol w:w="2658"/>
      </w:tblGrid>
      <w:tr w:rsidR="00092E57" w:rsidRPr="00D7273C" w14:paraId="1F88AE2E" w14:textId="77777777" w:rsidTr="009019F6">
        <w:tc>
          <w:tcPr>
            <w:tcW w:w="2418" w:type="dxa"/>
            <w:tcBorders>
              <w:top w:val="single" w:sz="4" w:space="0" w:color="auto"/>
              <w:left w:val="single" w:sz="4" w:space="0" w:color="auto"/>
              <w:bottom w:val="single" w:sz="4" w:space="0" w:color="auto"/>
              <w:right w:val="single" w:sz="4" w:space="0" w:color="auto"/>
            </w:tcBorders>
          </w:tcPr>
          <w:p w14:paraId="468A7260" w14:textId="77777777" w:rsidR="00092E57" w:rsidRPr="00391654" w:rsidRDefault="00092E57" w:rsidP="009019F6">
            <w:pPr>
              <w:spacing w:before="80" w:after="80" w:line="200" w:lineRule="exact"/>
              <w:ind w:left="113" w:right="113"/>
              <w:rPr>
                <w:bCs/>
                <w:i/>
                <w:color w:val="000000"/>
              </w:rPr>
            </w:pPr>
          </w:p>
        </w:tc>
        <w:tc>
          <w:tcPr>
            <w:tcW w:w="3154" w:type="dxa"/>
            <w:tcBorders>
              <w:top w:val="single" w:sz="4" w:space="0" w:color="auto"/>
              <w:left w:val="single" w:sz="4" w:space="0" w:color="auto"/>
              <w:bottom w:val="single" w:sz="4" w:space="0" w:color="auto"/>
              <w:right w:val="single" w:sz="4" w:space="0" w:color="auto"/>
            </w:tcBorders>
          </w:tcPr>
          <w:p w14:paraId="48529B53" w14:textId="77777777" w:rsidR="00092E57" w:rsidRPr="00391654" w:rsidRDefault="00092E57" w:rsidP="009019F6">
            <w:pPr>
              <w:tabs>
                <w:tab w:val="left" w:pos="-1441"/>
                <w:tab w:val="left" w:pos="-1100"/>
                <w:tab w:val="left" w:pos="-573"/>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spacing w:before="80" w:after="80" w:line="200" w:lineRule="exact"/>
              <w:ind w:right="113"/>
              <w:rPr>
                <w:bCs/>
                <w:i/>
                <w:color w:val="000000"/>
              </w:rPr>
            </w:pPr>
            <w:r w:rsidRPr="00391654">
              <w:rPr>
                <w:bCs/>
                <w:i/>
                <w:color w:val="000000"/>
              </w:rPr>
              <w:t xml:space="preserve">Illuminating surface </w:t>
            </w:r>
          </w:p>
        </w:tc>
        <w:tc>
          <w:tcPr>
            <w:tcW w:w="2533" w:type="dxa"/>
            <w:tcBorders>
              <w:top w:val="single" w:sz="4" w:space="0" w:color="auto"/>
              <w:left w:val="single" w:sz="4" w:space="0" w:color="auto"/>
              <w:bottom w:val="single" w:sz="4" w:space="0" w:color="auto"/>
              <w:right w:val="single" w:sz="4" w:space="0" w:color="auto"/>
            </w:tcBorders>
          </w:tcPr>
          <w:p w14:paraId="241D9FD0" w14:textId="77777777" w:rsidR="00092E57" w:rsidRPr="00391654" w:rsidRDefault="00092E57" w:rsidP="009019F6">
            <w:pPr>
              <w:tabs>
                <w:tab w:val="left" w:pos="-1441"/>
                <w:tab w:val="left" w:pos="-1100"/>
                <w:tab w:val="left" w:pos="-573"/>
                <w:tab w:val="left" w:pos="867"/>
                <w:tab w:val="left" w:pos="1677"/>
                <w:tab w:val="left" w:pos="2233"/>
                <w:tab w:val="left" w:pos="2307"/>
                <w:tab w:val="left" w:pos="3027"/>
                <w:tab w:val="left" w:pos="5187"/>
                <w:tab w:val="left" w:pos="5702"/>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spacing w:before="80" w:after="80" w:line="200" w:lineRule="exact"/>
              <w:ind w:right="113"/>
              <w:rPr>
                <w:bCs/>
                <w:i/>
                <w:color w:val="000000"/>
              </w:rPr>
            </w:pPr>
            <w:r w:rsidRPr="00391654">
              <w:rPr>
                <w:bCs/>
                <w:i/>
                <w:color w:val="000000"/>
              </w:rPr>
              <w:t>Declared light-emitting surface according to</w:t>
            </w:r>
            <w:r w:rsidRPr="00231135">
              <w:rPr>
                <w:bCs/>
                <w:i/>
                <w:strike/>
                <w:color w:val="000000"/>
              </w:rPr>
              <w:t xml:space="preserve">  </w:t>
            </w:r>
            <w:r w:rsidRPr="00391654">
              <w:rPr>
                <w:bCs/>
                <w:i/>
                <w:color w:val="000000"/>
              </w:rPr>
              <w:t xml:space="preserve"> </w:t>
            </w:r>
            <w:r w:rsidRPr="00BF031D">
              <w:rPr>
                <w:bCs/>
                <w:i/>
                <w:color w:val="000000"/>
              </w:rPr>
              <w:t xml:space="preserve">2.10.2. </w:t>
            </w:r>
            <w:r w:rsidRPr="00391654">
              <w:rPr>
                <w:bCs/>
                <w:i/>
                <w:color w:val="000000"/>
              </w:rPr>
              <w:t>(a)</w:t>
            </w:r>
          </w:p>
        </w:tc>
      </w:tr>
      <w:tr w:rsidR="00092E57" w:rsidRPr="00D7273C" w14:paraId="401AE8A4" w14:textId="77777777" w:rsidTr="009019F6">
        <w:tc>
          <w:tcPr>
            <w:tcW w:w="2418" w:type="dxa"/>
            <w:tcBorders>
              <w:top w:val="single" w:sz="4" w:space="0" w:color="auto"/>
              <w:left w:val="single" w:sz="4" w:space="0" w:color="auto"/>
              <w:bottom w:val="single" w:sz="4" w:space="0" w:color="auto"/>
              <w:right w:val="single" w:sz="4" w:space="0" w:color="auto"/>
            </w:tcBorders>
          </w:tcPr>
          <w:p w14:paraId="598ED65A" w14:textId="77777777" w:rsidR="00092E57" w:rsidRPr="00391654" w:rsidRDefault="00092E57" w:rsidP="009019F6">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rPr>
            </w:pPr>
            <w:r w:rsidRPr="00391654">
              <w:rPr>
                <w:bCs/>
              </w:rPr>
              <w:t>Edges are</w:t>
            </w:r>
          </w:p>
        </w:tc>
        <w:tc>
          <w:tcPr>
            <w:tcW w:w="3154" w:type="dxa"/>
            <w:tcBorders>
              <w:top w:val="single" w:sz="4" w:space="0" w:color="auto"/>
              <w:left w:val="single" w:sz="4" w:space="0" w:color="auto"/>
              <w:bottom w:val="single" w:sz="4" w:space="0" w:color="auto"/>
              <w:right w:val="single" w:sz="4" w:space="0" w:color="auto"/>
            </w:tcBorders>
          </w:tcPr>
          <w:p w14:paraId="57C22B03" w14:textId="77777777" w:rsidR="00092E57" w:rsidRPr="00391654" w:rsidRDefault="00092E57" w:rsidP="009019F6">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rPr>
            </w:pPr>
            <w:r w:rsidRPr="00391654">
              <w:rPr>
                <w:bCs/>
              </w:rPr>
              <w:t>a and b</w:t>
            </w:r>
          </w:p>
        </w:tc>
        <w:tc>
          <w:tcPr>
            <w:tcW w:w="2533" w:type="dxa"/>
            <w:tcBorders>
              <w:top w:val="single" w:sz="4" w:space="0" w:color="auto"/>
              <w:left w:val="single" w:sz="4" w:space="0" w:color="auto"/>
              <w:bottom w:val="single" w:sz="4" w:space="0" w:color="auto"/>
              <w:right w:val="single" w:sz="4" w:space="0" w:color="auto"/>
            </w:tcBorders>
          </w:tcPr>
          <w:p w14:paraId="4EF8F6A5" w14:textId="77777777" w:rsidR="00092E57" w:rsidRPr="00391654" w:rsidRDefault="00092E57" w:rsidP="009019F6">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rPr>
            </w:pPr>
            <w:r w:rsidRPr="00391654">
              <w:rPr>
                <w:bCs/>
              </w:rPr>
              <w:t>c and d</w:t>
            </w:r>
          </w:p>
        </w:tc>
      </w:tr>
    </w:tbl>
    <w:p w14:paraId="635BA71B" w14:textId="77777777" w:rsidR="00092E57" w:rsidRPr="00391654" w:rsidRDefault="00092E57" w:rsidP="00092E57">
      <w:pPr>
        <w:ind w:left="567" w:firstLine="567"/>
      </w:pPr>
    </w:p>
    <w:p w14:paraId="4E26943E" w14:textId="77777777" w:rsidR="00092E57" w:rsidRDefault="00092E57" w:rsidP="00092E57">
      <w:pPr>
        <w:tabs>
          <w:tab w:val="left" w:pos="5600"/>
        </w:tabs>
        <w:spacing w:after="120"/>
        <w:ind w:left="1134" w:right="1134"/>
        <w:jc w:val="both"/>
        <w:rPr>
          <w:u w:val="single"/>
        </w:rPr>
      </w:pPr>
    </w:p>
    <w:p w14:paraId="3911FBC5" w14:textId="77777777" w:rsidR="00092E57" w:rsidRPr="007F4B3B" w:rsidRDefault="00092E57" w:rsidP="00092E57">
      <w:pPr>
        <w:tabs>
          <w:tab w:val="left" w:pos="5600"/>
        </w:tabs>
        <w:spacing w:after="120"/>
        <w:ind w:left="1134" w:right="1134"/>
        <w:jc w:val="both"/>
      </w:pPr>
      <w:r w:rsidRPr="007F4B3B">
        <w:t>Example B</w:t>
      </w:r>
    </w:p>
    <w:p w14:paraId="01F487F7" w14:textId="77777777" w:rsidR="00092E57" w:rsidRPr="00391654" w:rsidRDefault="00092E57" w:rsidP="00092E57">
      <w:pPr>
        <w:jc w:val="center"/>
        <w:rPr>
          <w:bCs/>
        </w:rPr>
      </w:pPr>
      <w:r w:rsidRPr="00391654">
        <w:rPr>
          <w:noProof/>
          <w:lang w:val="en-US" w:eastAsia="zh-CN"/>
        </w:rPr>
        <mc:AlternateContent>
          <mc:Choice Requires="wps">
            <w:drawing>
              <wp:anchor distT="0" distB="0" distL="114300" distR="114300" simplePos="0" relativeHeight="251664896" behindDoc="0" locked="0" layoutInCell="1" allowOverlap="1" wp14:anchorId="3DA0DEC2" wp14:editId="5F8E8188">
                <wp:simplePos x="0" y="0"/>
                <wp:positionH relativeFrom="column">
                  <wp:posOffset>4524375</wp:posOffset>
                </wp:positionH>
                <wp:positionV relativeFrom="paragraph">
                  <wp:posOffset>1802765</wp:posOffset>
                </wp:positionV>
                <wp:extent cx="1317625" cy="241300"/>
                <wp:effectExtent l="0" t="0" r="0" b="6350"/>
                <wp:wrapNone/>
                <wp:docPr id="171" name="Zone de texte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9755F7" w14:textId="77777777" w:rsidR="00EE737F" w:rsidRPr="00683135" w:rsidRDefault="00EE737F" w:rsidP="00092E57">
                            <w:pPr>
                              <w:rPr>
                                <w:lang w:val="de-DE"/>
                              </w:rPr>
                            </w:pPr>
                            <w:r w:rsidRPr="00683135">
                              <w:rPr>
                                <w:lang w:val="de-DE"/>
                              </w:rPr>
                              <w:t>PROJECTED 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DA0DEC2" id="Zone de texte 61" o:spid="_x0000_s1035" type="#_x0000_t202" style="position:absolute;left:0;text-align:left;margin-left:356.25pt;margin-top:141.95pt;width:103.75pt;height:1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" stroked="f">
                <v:textbox>
                  <w:txbxContent>
                    <w:p w14:paraId="1B9755F7" w14:textId="77777777" w:rsidR="00EE737F" w:rsidRPr="00683135" w:rsidRDefault="00EE737F" w:rsidP="00092E57">
                      <w:pPr>
                        <w:rPr>
                          <w:lang w:val="de-DE"/>
                        </w:rPr>
                      </w:pPr>
                      <w:r w:rsidRPr="00683135">
                        <w:rPr>
                          <w:lang w:val="de-DE"/>
                        </w:rPr>
                        <w:t>PROJECTED VIEW</w:t>
                      </w:r>
                    </w:p>
                  </w:txbxContent>
                </v:textbox>
              </v:shape>
            </w:pict>
          </mc:Fallback>
        </mc:AlternateContent>
      </w:r>
      <w:r w:rsidRPr="00391654">
        <w:rPr>
          <w:noProof/>
          <w:lang w:val="en-US" w:eastAsia="zh-CN"/>
        </w:rPr>
        <mc:AlternateContent>
          <mc:Choice Requires="wps">
            <w:drawing>
              <wp:anchor distT="0" distB="0" distL="114300" distR="114300" simplePos="0" relativeHeight="251660800" behindDoc="0" locked="0" layoutInCell="1" allowOverlap="1" wp14:anchorId="790C1C10" wp14:editId="609D93F6">
                <wp:simplePos x="0" y="0"/>
                <wp:positionH relativeFrom="column">
                  <wp:posOffset>4699000</wp:posOffset>
                </wp:positionH>
                <wp:positionV relativeFrom="paragraph">
                  <wp:posOffset>914400</wp:posOffset>
                </wp:positionV>
                <wp:extent cx="1282700" cy="571500"/>
                <wp:effectExtent l="0" t="0" r="0" b="0"/>
                <wp:wrapNone/>
                <wp:docPr id="172" name="Zone de texte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5115E2" w14:textId="77777777" w:rsidR="00EE737F" w:rsidRPr="005962F8" w:rsidRDefault="00EE737F" w:rsidP="00092E57">
                            <w:r w:rsidRPr="005962F8">
                              <w:t>Surface of the lens</w:t>
                            </w:r>
                            <w:r w:rsidRPr="005962F8">
                              <w:br/>
                              <w:t>shown flat for convenience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90C1C10" id="Zone de texte 60" o:spid="_x0000_s1036" type="#_x0000_t202" style="position:absolute;left:0;text-align:left;margin-left:370pt;margin-top:1in;width:101pt;height:4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" stroked="f">
                <v:textbox>
                  <w:txbxContent>
                    <w:p w14:paraId="2C5115E2" w14:textId="77777777" w:rsidR="00EE737F" w:rsidRPr="005962F8" w:rsidRDefault="00EE737F" w:rsidP="00092E57">
                      <w:r w:rsidRPr="005962F8">
                        <w:t>Surface of the lens</w:t>
                      </w:r>
                      <w:r w:rsidRPr="005962F8">
                        <w:br/>
                        <w:t>shown flat for convenience</w:t>
                      </w:r>
                    </w:p>
                  </w:txbxContent>
                </v:textbox>
              </v:shape>
            </w:pict>
          </mc:Fallback>
        </mc:AlternateContent>
      </w:r>
      <w:r w:rsidRPr="00391654">
        <w:rPr>
          <w:noProof/>
          <w:lang w:val="en-US" w:eastAsia="zh-CN"/>
        </w:rPr>
        <mc:AlternateContent>
          <mc:Choice Requires="wps">
            <w:drawing>
              <wp:anchor distT="0" distB="0" distL="114300" distR="114300" simplePos="0" relativeHeight="251662848" behindDoc="0" locked="0" layoutInCell="1" allowOverlap="1" wp14:anchorId="184231D7" wp14:editId="3E7EC70B">
                <wp:simplePos x="0" y="0"/>
                <wp:positionH relativeFrom="column">
                  <wp:posOffset>635000</wp:posOffset>
                </wp:positionH>
                <wp:positionV relativeFrom="paragraph">
                  <wp:posOffset>0</wp:posOffset>
                </wp:positionV>
                <wp:extent cx="1066800" cy="685800"/>
                <wp:effectExtent l="0" t="0" r="0" b="0"/>
                <wp:wrapNone/>
                <wp:docPr id="173" name="Zone de texte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55D48B" w14:textId="77777777" w:rsidR="00EE737F" w:rsidRPr="00683135" w:rsidRDefault="00EE737F" w:rsidP="00092E57">
                            <w:r w:rsidRPr="00683135">
                              <w:t>DECLARED</w:t>
                            </w:r>
                          </w:p>
                          <w:p w14:paraId="43C7B45C" w14:textId="77777777" w:rsidR="00EE737F" w:rsidRPr="00683135" w:rsidRDefault="00EE737F" w:rsidP="00092E57">
                            <w:r w:rsidRPr="00683135">
                              <w:t>AXIS OF REFERENCE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84231D7" id="Zone de texte 59" o:spid="_x0000_s1037" type="#_x0000_t202" style="position:absolute;left:0;text-align:left;margin-left:50pt;margin-top:0;width:84pt;height:5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" stroked="f">
                <v:textbox>
                  <w:txbxContent>
                    <w:p w14:paraId="3C55D48B" w14:textId="77777777" w:rsidR="00EE737F" w:rsidRPr="00683135" w:rsidRDefault="00EE737F" w:rsidP="00092E57">
                      <w:r w:rsidRPr="00683135">
                        <w:t>DECLARED</w:t>
                      </w:r>
                    </w:p>
                    <w:p w14:paraId="43C7B45C" w14:textId="77777777" w:rsidR="00EE737F" w:rsidRPr="00683135" w:rsidRDefault="00EE737F" w:rsidP="00092E57">
                      <w:r w:rsidRPr="00683135">
                        <w:t>AXIS OF REFERENCE</w:t>
                      </w:r>
                    </w:p>
                  </w:txbxContent>
                </v:textbox>
              </v:shape>
            </w:pict>
          </mc:Fallback>
        </mc:AlternateContent>
      </w:r>
      <w:r w:rsidRPr="00391654">
        <w:rPr>
          <w:noProof/>
          <w:lang w:val="en-US" w:eastAsia="zh-CN"/>
        </w:rPr>
        <w:drawing>
          <wp:inline distT="0" distB="0" distL="0" distR="0" wp14:anchorId="20A6C4D8" wp14:editId="38DA4FC3">
            <wp:extent cx="4800600" cy="2354580"/>
            <wp:effectExtent l="0" t="0" r="0" b="7620"/>
            <wp:docPr id="174" name="Image 5" descr="Description: Description: W-Graphik-r48-3-n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descr="Description: Description: W-Graphik-r48-3-neu"/>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00600" cy="2354580"/>
                    </a:xfrm>
                    <a:prstGeom prst="rect">
                      <a:avLst/>
                    </a:prstGeom>
                    <a:noFill/>
                    <a:ln>
                      <a:noFill/>
                    </a:ln>
                  </pic:spPr>
                </pic:pic>
              </a:graphicData>
            </a:graphic>
          </wp:inline>
        </w:drawing>
      </w:r>
    </w:p>
    <w:tbl>
      <w:tblPr>
        <w:tblW w:w="8505" w:type="dxa"/>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2228"/>
        <w:gridCol w:w="3056"/>
        <w:gridCol w:w="3221"/>
      </w:tblGrid>
      <w:tr w:rsidR="00092E57" w:rsidRPr="00D7273C" w14:paraId="28B2882B" w14:textId="77777777" w:rsidTr="009019F6">
        <w:tc>
          <w:tcPr>
            <w:tcW w:w="2298" w:type="dxa"/>
            <w:tcBorders>
              <w:top w:val="single" w:sz="4" w:space="0" w:color="auto"/>
              <w:left w:val="single" w:sz="4" w:space="0" w:color="auto"/>
              <w:bottom w:val="single" w:sz="4" w:space="0" w:color="auto"/>
              <w:right w:val="single" w:sz="4" w:space="0" w:color="auto"/>
            </w:tcBorders>
          </w:tcPr>
          <w:p w14:paraId="1D10C894" w14:textId="77777777" w:rsidR="00092E57" w:rsidRPr="00391654" w:rsidRDefault="00092E57" w:rsidP="009019F6">
            <w:pPr>
              <w:spacing w:before="80" w:after="80" w:line="200" w:lineRule="exact"/>
              <w:ind w:left="113" w:right="113"/>
              <w:rPr>
                <w:bCs/>
                <w:i/>
                <w:color w:val="000000"/>
              </w:rPr>
            </w:pPr>
          </w:p>
        </w:tc>
        <w:tc>
          <w:tcPr>
            <w:tcW w:w="3154" w:type="dxa"/>
            <w:tcBorders>
              <w:top w:val="single" w:sz="4" w:space="0" w:color="auto"/>
              <w:left w:val="single" w:sz="4" w:space="0" w:color="auto"/>
              <w:bottom w:val="single" w:sz="4" w:space="0" w:color="auto"/>
              <w:right w:val="single" w:sz="4" w:space="0" w:color="auto"/>
            </w:tcBorders>
          </w:tcPr>
          <w:p w14:paraId="27EB91F0" w14:textId="77777777" w:rsidR="00092E57" w:rsidRPr="00391654" w:rsidRDefault="00092E57" w:rsidP="009019F6">
            <w:pPr>
              <w:spacing w:before="80" w:after="80" w:line="200" w:lineRule="exact"/>
              <w:ind w:right="113"/>
              <w:rPr>
                <w:bCs/>
                <w:i/>
                <w:color w:val="000000"/>
              </w:rPr>
            </w:pPr>
            <w:r w:rsidRPr="00391654">
              <w:rPr>
                <w:bCs/>
                <w:i/>
                <w:color w:val="000000"/>
              </w:rPr>
              <w:t xml:space="preserve">Illuminating surface </w:t>
            </w:r>
          </w:p>
        </w:tc>
        <w:tc>
          <w:tcPr>
            <w:tcW w:w="3325" w:type="dxa"/>
            <w:tcBorders>
              <w:top w:val="single" w:sz="4" w:space="0" w:color="auto"/>
              <w:left w:val="single" w:sz="4" w:space="0" w:color="auto"/>
              <w:bottom w:val="single" w:sz="4" w:space="0" w:color="auto"/>
              <w:right w:val="single" w:sz="4" w:space="0" w:color="auto"/>
            </w:tcBorders>
          </w:tcPr>
          <w:p w14:paraId="134A6933" w14:textId="77777777" w:rsidR="00092E57" w:rsidRPr="00391654" w:rsidRDefault="00092E57" w:rsidP="009019F6">
            <w:pPr>
              <w:spacing w:before="80" w:after="80" w:line="200" w:lineRule="exact"/>
              <w:ind w:right="113"/>
              <w:rPr>
                <w:bCs/>
                <w:i/>
                <w:color w:val="000000"/>
              </w:rPr>
            </w:pPr>
            <w:r w:rsidRPr="00391654">
              <w:rPr>
                <w:bCs/>
                <w:i/>
                <w:color w:val="000000"/>
              </w:rPr>
              <w:t xml:space="preserve">Declared light-emitting surface according to </w:t>
            </w:r>
            <w:r w:rsidRPr="00BF031D">
              <w:rPr>
                <w:bCs/>
                <w:i/>
                <w:color w:val="000000"/>
              </w:rPr>
              <w:t>2.10.2.</w:t>
            </w:r>
            <w:r w:rsidRPr="00391654">
              <w:rPr>
                <w:bCs/>
                <w:i/>
                <w:color w:val="000000"/>
              </w:rPr>
              <w:t xml:space="preserve"> (a)</w:t>
            </w:r>
          </w:p>
        </w:tc>
      </w:tr>
      <w:tr w:rsidR="00092E57" w:rsidRPr="00D7273C" w14:paraId="3E951D7F" w14:textId="77777777" w:rsidTr="009019F6">
        <w:tc>
          <w:tcPr>
            <w:tcW w:w="2298" w:type="dxa"/>
            <w:tcBorders>
              <w:top w:val="single" w:sz="4" w:space="0" w:color="auto"/>
              <w:left w:val="single" w:sz="4" w:space="0" w:color="auto"/>
              <w:bottom w:val="single" w:sz="4" w:space="0" w:color="auto"/>
              <w:right w:val="single" w:sz="4" w:space="0" w:color="auto"/>
            </w:tcBorders>
          </w:tcPr>
          <w:p w14:paraId="641EADC4" w14:textId="77777777" w:rsidR="00092E57" w:rsidRPr="00391654" w:rsidRDefault="00092E57" w:rsidP="009019F6">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rPr>
            </w:pPr>
            <w:r w:rsidRPr="00391654">
              <w:rPr>
                <w:bCs/>
              </w:rPr>
              <w:t>Edges are</w:t>
            </w:r>
          </w:p>
        </w:tc>
        <w:tc>
          <w:tcPr>
            <w:tcW w:w="3154" w:type="dxa"/>
            <w:tcBorders>
              <w:top w:val="single" w:sz="4" w:space="0" w:color="auto"/>
              <w:left w:val="single" w:sz="4" w:space="0" w:color="auto"/>
              <w:bottom w:val="single" w:sz="4" w:space="0" w:color="auto"/>
              <w:right w:val="single" w:sz="4" w:space="0" w:color="auto"/>
            </w:tcBorders>
          </w:tcPr>
          <w:p w14:paraId="07FD115F" w14:textId="77777777" w:rsidR="00092E57" w:rsidRPr="00391654" w:rsidRDefault="00092E57" w:rsidP="009019F6">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rPr>
            </w:pPr>
            <w:r w:rsidRPr="00391654">
              <w:rPr>
                <w:bCs/>
              </w:rPr>
              <w:t>a and b</w:t>
            </w:r>
          </w:p>
        </w:tc>
        <w:tc>
          <w:tcPr>
            <w:tcW w:w="3325" w:type="dxa"/>
            <w:tcBorders>
              <w:top w:val="single" w:sz="4" w:space="0" w:color="auto"/>
              <w:left w:val="single" w:sz="4" w:space="0" w:color="auto"/>
              <w:bottom w:val="single" w:sz="4" w:space="0" w:color="auto"/>
              <w:right w:val="single" w:sz="4" w:space="0" w:color="auto"/>
            </w:tcBorders>
          </w:tcPr>
          <w:p w14:paraId="129022D6" w14:textId="77777777" w:rsidR="00092E57" w:rsidRPr="00391654" w:rsidRDefault="00092E57" w:rsidP="009019F6">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rPr>
            </w:pPr>
            <w:r w:rsidRPr="00391654">
              <w:rPr>
                <w:bCs/>
              </w:rPr>
              <w:t>c and d</w:t>
            </w:r>
          </w:p>
        </w:tc>
      </w:tr>
    </w:tbl>
    <w:p w14:paraId="79995BFD" w14:textId="77777777" w:rsidR="00092E57" w:rsidRDefault="00092E57" w:rsidP="00092E57">
      <w:pPr>
        <w:suppressAutoHyphens w:val="0"/>
        <w:spacing w:line="240" w:lineRule="auto"/>
        <w:rPr>
          <w:b/>
          <w:lang w:val="en-US"/>
        </w:rPr>
      </w:pPr>
    </w:p>
    <w:p w14:paraId="0B6AE45C" w14:textId="77777777" w:rsidR="00092E57" w:rsidRDefault="00092E57" w:rsidP="00092E57">
      <w:pPr>
        <w:suppressAutoHyphens w:val="0"/>
        <w:spacing w:line="240" w:lineRule="auto"/>
        <w:ind w:left="1134"/>
        <w:rPr>
          <w:lang w:val="en-US"/>
        </w:rPr>
      </w:pPr>
      <w:r w:rsidRPr="00231135">
        <w:rPr>
          <w:lang w:val="en-US"/>
        </w:rPr>
        <w:t>…</w:t>
      </w:r>
    </w:p>
    <w:p w14:paraId="1EC7632F" w14:textId="77777777" w:rsidR="00092E57" w:rsidRDefault="00092E57" w:rsidP="00092E57">
      <w:pPr>
        <w:suppressAutoHyphens w:val="0"/>
        <w:spacing w:line="240" w:lineRule="auto"/>
        <w:rPr>
          <w:u w:val="single"/>
        </w:rPr>
      </w:pPr>
      <w:r>
        <w:rPr>
          <w:u w:val="single"/>
        </w:rPr>
        <w:br w:type="page"/>
      </w:r>
    </w:p>
    <w:p w14:paraId="6234B9AB" w14:textId="77777777" w:rsidR="00092E57" w:rsidRPr="007F4B3B" w:rsidRDefault="00092E57" w:rsidP="00092E57">
      <w:pPr>
        <w:tabs>
          <w:tab w:val="left" w:pos="5600"/>
        </w:tabs>
        <w:spacing w:before="240" w:after="120"/>
        <w:ind w:left="1134" w:right="1134"/>
        <w:jc w:val="both"/>
      </w:pPr>
      <w:r w:rsidRPr="007F4B3B">
        <w:lastRenderedPageBreak/>
        <w:t>Example D</w:t>
      </w:r>
    </w:p>
    <w:p w14:paraId="1BC3CCC9" w14:textId="77777777" w:rsidR="00092E57" w:rsidRPr="00391654" w:rsidRDefault="00092E57" w:rsidP="00092E57">
      <w:pPr>
        <w:spacing w:after="120"/>
        <w:ind w:left="1134" w:right="992"/>
        <w:jc w:val="both"/>
      </w:pPr>
      <w:r w:rsidRPr="00391654">
        <w:rPr>
          <w:noProof/>
          <w:lang w:val="en-US" w:eastAsia="zh-CN"/>
        </w:rPr>
        <mc:AlternateContent>
          <mc:Choice Requires="wps">
            <w:drawing>
              <wp:anchor distT="0" distB="0" distL="114300" distR="114300" simplePos="0" relativeHeight="251666944" behindDoc="0" locked="0" layoutInCell="1" allowOverlap="1" wp14:anchorId="2A32B5A5" wp14:editId="766F518E">
                <wp:simplePos x="0" y="0"/>
                <wp:positionH relativeFrom="column">
                  <wp:posOffset>646430</wp:posOffset>
                </wp:positionH>
                <wp:positionV relativeFrom="paragraph">
                  <wp:posOffset>344805</wp:posOffset>
                </wp:positionV>
                <wp:extent cx="1129030" cy="685800"/>
                <wp:effectExtent l="0" t="0" r="0" b="0"/>
                <wp:wrapNone/>
                <wp:docPr id="175" name="Zone de texte 9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E03B72" w14:textId="77777777" w:rsidR="00EE737F" w:rsidRPr="006004F4" w:rsidRDefault="00EE737F" w:rsidP="00092E57">
                            <w:pPr>
                              <w:rPr>
                                <w:bCs/>
                              </w:rPr>
                            </w:pPr>
                            <w:r w:rsidRPr="006004F4">
                              <w:rPr>
                                <w:bCs/>
                              </w:rPr>
                              <w:t>DECLARED</w:t>
                            </w:r>
                          </w:p>
                          <w:p w14:paraId="0A555CC2" w14:textId="77777777" w:rsidR="00EE737F" w:rsidRPr="006004F4" w:rsidRDefault="00EE737F" w:rsidP="00092E57">
                            <w:pPr>
                              <w:rPr>
                                <w:bCs/>
                              </w:rPr>
                            </w:pPr>
                            <w:r w:rsidRPr="006004F4">
                              <w:rPr>
                                <w:bCs/>
                              </w:rPr>
                              <w:t>AXIS OF REFERENCE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A32B5A5" id="Zone de texte 968" o:spid="_x0000_s1038" type="#_x0000_t202" style="position:absolute;left:0;text-align:left;margin-left:50.9pt;margin-top:27.15pt;width:88.9pt;height:5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" stroked="f">
                <v:textbox>
                  <w:txbxContent>
                    <w:p w14:paraId="59E03B72" w14:textId="77777777" w:rsidR="00EE737F" w:rsidRPr="006004F4" w:rsidRDefault="00EE737F" w:rsidP="00092E57">
                      <w:pPr>
                        <w:rPr>
                          <w:bCs/>
                        </w:rPr>
                      </w:pPr>
                      <w:r w:rsidRPr="006004F4">
                        <w:rPr>
                          <w:bCs/>
                        </w:rPr>
                        <w:t>DECLARED</w:t>
                      </w:r>
                    </w:p>
                    <w:p w14:paraId="0A555CC2" w14:textId="77777777" w:rsidR="00EE737F" w:rsidRPr="006004F4" w:rsidRDefault="00EE737F" w:rsidP="00092E57">
                      <w:pPr>
                        <w:rPr>
                          <w:bCs/>
                        </w:rPr>
                      </w:pPr>
                      <w:r w:rsidRPr="006004F4">
                        <w:rPr>
                          <w:bCs/>
                        </w:rPr>
                        <w:t>AXIS OF REFERENCE</w:t>
                      </w:r>
                    </w:p>
                  </w:txbxContent>
                </v:textbox>
              </v:shape>
            </w:pict>
          </mc:Fallback>
        </mc:AlternateContent>
      </w:r>
      <w:r w:rsidRPr="00391654">
        <w:t xml:space="preserve">Example to determine a light emitting surface according to </w:t>
      </w:r>
      <w:r w:rsidRPr="00BF031D">
        <w:t xml:space="preserve">2.10.2. </w:t>
      </w:r>
      <w:r w:rsidRPr="00391654">
        <w:t>(a) in combination with an area which is not part of the function:</w:t>
      </w:r>
    </w:p>
    <w:p w14:paraId="4193F191" w14:textId="77777777" w:rsidR="00092E57" w:rsidRPr="00391654" w:rsidRDefault="00092E57" w:rsidP="00092E57">
      <w:pPr>
        <w:ind w:left="1134"/>
        <w:rPr>
          <w:bCs/>
        </w:rPr>
      </w:pPr>
      <w:r w:rsidRPr="00391654">
        <w:rPr>
          <w:noProof/>
          <w:lang w:val="en-US" w:eastAsia="zh-CN"/>
        </w:rPr>
        <mc:AlternateContent>
          <mc:Choice Requires="wps">
            <w:drawing>
              <wp:anchor distT="0" distB="0" distL="114300" distR="114300" simplePos="0" relativeHeight="251683328" behindDoc="0" locked="0" layoutInCell="1" allowOverlap="1" wp14:anchorId="2798B3E4" wp14:editId="2839FCAF">
                <wp:simplePos x="0" y="0"/>
                <wp:positionH relativeFrom="column">
                  <wp:posOffset>4713165</wp:posOffset>
                </wp:positionH>
                <wp:positionV relativeFrom="paragraph">
                  <wp:posOffset>378314</wp:posOffset>
                </wp:positionV>
                <wp:extent cx="1061720" cy="625475"/>
                <wp:effectExtent l="0" t="0" r="5080" b="3175"/>
                <wp:wrapNone/>
                <wp:docPr id="176" name="Zone de texte 9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1720" cy="625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704518" w14:textId="77777777" w:rsidR="00EE737F" w:rsidRPr="00B7435B" w:rsidRDefault="00EE737F" w:rsidP="00092E57">
                            <w:pPr>
                              <w:ind w:left="-100" w:right="-120"/>
                            </w:pPr>
                            <w:r w:rsidRPr="00B7435B">
                              <w:t>Surface of the lens</w:t>
                            </w:r>
                            <w:r>
                              <w:t xml:space="preserve"> </w:t>
                            </w:r>
                            <w:r w:rsidRPr="00B7435B">
                              <w:t>Shown flat for convenience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798B3E4" id="Zone de texte 961" o:spid="_x0000_s1039" type="#_x0000_t202" style="position:absolute;left:0;text-align:left;margin-left:371.1pt;margin-top:29.8pt;width:83.6pt;height:49.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" stroked="f">
                <v:textbox>
                  <w:txbxContent>
                    <w:p w14:paraId="73704518" w14:textId="77777777" w:rsidR="00EE737F" w:rsidRPr="00B7435B" w:rsidRDefault="00EE737F" w:rsidP="00092E57">
                      <w:pPr>
                        <w:ind w:left="-100" w:right="-120"/>
                      </w:pPr>
                      <w:r w:rsidRPr="00B7435B">
                        <w:t>Surface of the lens</w:t>
                      </w:r>
                      <w:r>
                        <w:t xml:space="preserve"> </w:t>
                      </w:r>
                      <w:r w:rsidRPr="00B7435B">
                        <w:t>Shown flat for convenience</w:t>
                      </w:r>
                    </w:p>
                  </w:txbxContent>
                </v:textbox>
              </v:shape>
            </w:pict>
          </mc:Fallback>
        </mc:AlternateContent>
      </w:r>
      <w:r w:rsidRPr="00391654">
        <w:rPr>
          <w:noProof/>
          <w:lang w:val="en-US" w:eastAsia="zh-CN"/>
        </w:rPr>
        <mc:AlternateContent>
          <mc:Choice Requires="wps">
            <w:drawing>
              <wp:anchor distT="0" distB="0" distL="114300" distR="114300" simplePos="0" relativeHeight="251668992" behindDoc="0" locked="0" layoutInCell="1" allowOverlap="1" wp14:anchorId="539F8AA8" wp14:editId="2A973B01">
                <wp:simplePos x="0" y="0"/>
                <wp:positionH relativeFrom="column">
                  <wp:posOffset>3124200</wp:posOffset>
                </wp:positionH>
                <wp:positionV relativeFrom="paragraph">
                  <wp:posOffset>546100</wp:posOffset>
                </wp:positionV>
                <wp:extent cx="1587500" cy="363855"/>
                <wp:effectExtent l="0" t="0" r="0" b="0"/>
                <wp:wrapNone/>
                <wp:docPr id="177" name="Zone de texte 9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0" cy="363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019562" w14:textId="77777777" w:rsidR="00EE737F" w:rsidRPr="006004F4" w:rsidRDefault="00EE737F" w:rsidP="00092E57">
                            <w:pPr>
                              <w:autoSpaceDE w:val="0"/>
                              <w:autoSpaceDN w:val="0"/>
                              <w:adjustRightInd w:val="0"/>
                              <w:spacing w:line="200" w:lineRule="atLeast"/>
                              <w:rPr>
                                <w:bCs/>
                                <w:color w:val="000000"/>
                                <w:lang w:val="en-US"/>
                              </w:rPr>
                            </w:pPr>
                            <w:r w:rsidRPr="006004F4">
                              <w:rPr>
                                <w:bCs/>
                                <w:color w:val="000000"/>
                                <w:lang w:val="en-US"/>
                              </w:rPr>
                              <w:t xml:space="preserve">X is not part of this function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39F8AA8" id="Zone de texte 967" o:spid="_x0000_s1040" type="#_x0000_t202" style="position:absolute;left:0;text-align:left;margin-left:246pt;margin-top:43pt;width:125pt;height:28.6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" stroked="f">
                <v:textbox>
                  <w:txbxContent>
                    <w:p w14:paraId="65019562" w14:textId="77777777" w:rsidR="00EE737F" w:rsidRPr="006004F4" w:rsidRDefault="00EE737F" w:rsidP="00092E57">
                      <w:pPr>
                        <w:autoSpaceDE w:val="0"/>
                        <w:autoSpaceDN w:val="0"/>
                        <w:adjustRightInd w:val="0"/>
                        <w:spacing w:line="200" w:lineRule="atLeast"/>
                        <w:rPr>
                          <w:bCs/>
                          <w:color w:val="000000"/>
                          <w:lang w:val="en-US"/>
                        </w:rPr>
                      </w:pPr>
                      <w:r w:rsidRPr="006004F4">
                        <w:rPr>
                          <w:bCs/>
                          <w:color w:val="000000"/>
                          <w:lang w:val="en-US"/>
                        </w:rPr>
                        <w:t xml:space="preserve">X is not part of this function </w:t>
                      </w:r>
                    </w:p>
                  </w:txbxContent>
                </v:textbox>
              </v:shape>
            </w:pict>
          </mc:Fallback>
        </mc:AlternateContent>
      </w:r>
      <w:r w:rsidRPr="00391654">
        <w:rPr>
          <w:noProof/>
          <w:lang w:val="en-US" w:eastAsia="zh-CN"/>
        </w:rPr>
        <mc:AlternateContent>
          <mc:Choice Requires="wps">
            <w:drawing>
              <wp:anchor distT="0" distB="0" distL="114300" distR="114300" simplePos="0" relativeHeight="251671040" behindDoc="0" locked="0" layoutInCell="1" allowOverlap="1" wp14:anchorId="06BF6564" wp14:editId="77A16080">
                <wp:simplePos x="0" y="0"/>
                <wp:positionH relativeFrom="column">
                  <wp:posOffset>4406900</wp:posOffset>
                </wp:positionH>
                <wp:positionV relativeFrom="paragraph">
                  <wp:posOffset>1581150</wp:posOffset>
                </wp:positionV>
                <wp:extent cx="1585595" cy="342900"/>
                <wp:effectExtent l="0" t="0" r="0" b="0"/>
                <wp:wrapNone/>
                <wp:docPr id="178" name="Zone de texte 9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559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E40981" w14:textId="77777777" w:rsidR="00EE737F" w:rsidRPr="006004F4" w:rsidRDefault="00EE737F" w:rsidP="00092E57">
                            <w:pPr>
                              <w:rPr>
                                <w:lang w:val="de-DE"/>
                              </w:rPr>
                            </w:pPr>
                            <w:r w:rsidRPr="006004F4">
                              <w:rPr>
                                <w:lang w:val="de-DE"/>
                              </w:rPr>
                              <w:t>PROJECTED 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6BF6564" id="Zone de texte 966" o:spid="_x0000_s1041" type="#_x0000_t202" style="position:absolute;left:0;text-align:left;margin-left:347pt;margin-top:124.5pt;width:124.85pt;height:27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" stroked="f">
                <v:textbox>
                  <w:txbxContent>
                    <w:p w14:paraId="30E40981" w14:textId="77777777" w:rsidR="00EE737F" w:rsidRPr="006004F4" w:rsidRDefault="00EE737F" w:rsidP="00092E57">
                      <w:pPr>
                        <w:rPr>
                          <w:lang w:val="de-DE"/>
                        </w:rPr>
                      </w:pPr>
                      <w:r w:rsidRPr="006004F4">
                        <w:rPr>
                          <w:lang w:val="de-DE"/>
                        </w:rPr>
                        <w:t>PROJECTED VIEW</w:t>
                      </w:r>
                    </w:p>
                  </w:txbxContent>
                </v:textbox>
              </v:shape>
            </w:pict>
          </mc:Fallback>
        </mc:AlternateContent>
      </w:r>
      <w:r w:rsidRPr="00391654">
        <w:rPr>
          <w:noProof/>
          <w:lang w:val="en-US" w:eastAsia="zh-CN"/>
        </w:rPr>
        <w:drawing>
          <wp:inline distT="0" distB="0" distL="0" distR="0" wp14:anchorId="05001107" wp14:editId="6E99FD33">
            <wp:extent cx="5021580" cy="2141220"/>
            <wp:effectExtent l="0" t="0" r="7620" b="0"/>
            <wp:docPr id="17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21580" cy="2141220"/>
                    </a:xfrm>
                    <a:prstGeom prst="rect">
                      <a:avLst/>
                    </a:prstGeom>
                    <a:noFill/>
                    <a:ln>
                      <a:noFill/>
                    </a:ln>
                  </pic:spPr>
                </pic:pic>
              </a:graphicData>
            </a:graphic>
          </wp:inline>
        </w:drawing>
      </w:r>
    </w:p>
    <w:p w14:paraId="63A72A81" w14:textId="77777777" w:rsidR="00092E57" w:rsidRPr="00391654" w:rsidRDefault="00092E57" w:rsidP="00092E57">
      <w:pPr>
        <w:jc w:val="center"/>
        <w:rPr>
          <w:bCs/>
        </w:rPr>
      </w:pPr>
    </w:p>
    <w:tbl>
      <w:tblPr>
        <w:tblW w:w="7874" w:type="dxa"/>
        <w:tblInd w:w="1134" w:type="dxa"/>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tblLook w:val="01E0" w:firstRow="1" w:lastRow="1" w:firstColumn="1" w:lastColumn="1" w:noHBand="0" w:noVBand="0"/>
      </w:tblPr>
      <w:tblGrid>
        <w:gridCol w:w="2469"/>
        <w:gridCol w:w="5405"/>
      </w:tblGrid>
      <w:tr w:rsidR="00092E57" w:rsidRPr="00D7273C" w14:paraId="36319B83" w14:textId="77777777" w:rsidTr="009019F6">
        <w:tc>
          <w:tcPr>
            <w:tcW w:w="2469" w:type="dxa"/>
          </w:tcPr>
          <w:p w14:paraId="1F16871C" w14:textId="77777777" w:rsidR="00092E57" w:rsidRPr="00391654" w:rsidRDefault="00092E57" w:rsidP="009019F6">
            <w:pPr>
              <w:spacing w:before="80" w:after="80" w:line="200" w:lineRule="exact"/>
              <w:ind w:left="113" w:right="113"/>
              <w:rPr>
                <w:bCs/>
                <w:i/>
                <w:color w:val="000000"/>
              </w:rPr>
            </w:pPr>
          </w:p>
        </w:tc>
        <w:tc>
          <w:tcPr>
            <w:tcW w:w="5405" w:type="dxa"/>
          </w:tcPr>
          <w:p w14:paraId="3E49F465" w14:textId="77777777" w:rsidR="00092E57" w:rsidRPr="00391654" w:rsidRDefault="00092E57" w:rsidP="009019F6">
            <w:pPr>
              <w:spacing w:before="80" w:after="80" w:line="200" w:lineRule="exact"/>
              <w:ind w:left="-3" w:right="113"/>
              <w:rPr>
                <w:bCs/>
                <w:i/>
                <w:color w:val="000000"/>
              </w:rPr>
            </w:pPr>
            <w:r w:rsidRPr="00391654">
              <w:rPr>
                <w:bCs/>
                <w:i/>
                <w:color w:val="000000"/>
              </w:rPr>
              <w:t>Declared Light-emitting surface according to</w:t>
            </w:r>
            <w:r w:rsidRPr="00BF031D">
              <w:rPr>
                <w:bCs/>
                <w:i/>
                <w:color w:val="000000"/>
              </w:rPr>
              <w:t xml:space="preserve"> 2.10.2. </w:t>
            </w:r>
            <w:r w:rsidRPr="00391654">
              <w:rPr>
                <w:bCs/>
                <w:i/>
                <w:color w:val="000000"/>
              </w:rPr>
              <w:t>(a)</w:t>
            </w:r>
          </w:p>
        </w:tc>
      </w:tr>
      <w:tr w:rsidR="00092E57" w:rsidRPr="00D7273C" w14:paraId="7DAEA0AB" w14:textId="77777777" w:rsidTr="009019F6">
        <w:tc>
          <w:tcPr>
            <w:tcW w:w="2469" w:type="dxa"/>
          </w:tcPr>
          <w:p w14:paraId="2827BBBF" w14:textId="77777777" w:rsidR="00092E57" w:rsidRPr="00391654" w:rsidRDefault="00092E57" w:rsidP="009019F6">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rPr>
            </w:pPr>
            <w:r w:rsidRPr="00391654">
              <w:rPr>
                <w:bCs/>
              </w:rPr>
              <w:t>Edges are</w:t>
            </w:r>
          </w:p>
        </w:tc>
        <w:tc>
          <w:tcPr>
            <w:tcW w:w="5405" w:type="dxa"/>
          </w:tcPr>
          <w:p w14:paraId="175A48FC" w14:textId="77777777" w:rsidR="00092E57" w:rsidRPr="00391654" w:rsidRDefault="00092E57" w:rsidP="009019F6">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rPr>
            </w:pPr>
            <w:r w:rsidRPr="00391654">
              <w:rPr>
                <w:bCs/>
              </w:rPr>
              <w:t>c-d and e-f</w:t>
            </w:r>
          </w:p>
        </w:tc>
      </w:tr>
    </w:tbl>
    <w:p w14:paraId="2F56B802" w14:textId="77777777" w:rsidR="00092E57" w:rsidRPr="007F4B3B" w:rsidRDefault="00092E57" w:rsidP="00092E57">
      <w:pPr>
        <w:tabs>
          <w:tab w:val="left" w:pos="5600"/>
        </w:tabs>
        <w:spacing w:before="240" w:after="120"/>
        <w:ind w:left="1134" w:right="1134"/>
        <w:jc w:val="both"/>
      </w:pPr>
      <w:r w:rsidRPr="007F4B3B">
        <w:t>Example E</w:t>
      </w:r>
    </w:p>
    <w:p w14:paraId="2CDDF02E" w14:textId="77777777" w:rsidR="00092E57" w:rsidRPr="00391654" w:rsidRDefault="00092E57" w:rsidP="00092E57">
      <w:pPr>
        <w:spacing w:after="120"/>
        <w:ind w:left="1134" w:right="1134"/>
        <w:jc w:val="both"/>
      </w:pPr>
      <w:r w:rsidRPr="00391654">
        <w:t xml:space="preserve">Example to determine the apparent surface in combination with an area which is not part of the function and a non-textured outer lens (according to </w:t>
      </w:r>
      <w:r w:rsidRPr="00BF031D">
        <w:t>2.10.2.</w:t>
      </w:r>
      <w:r w:rsidRPr="00391654">
        <w:t xml:space="preserve"> (</w:t>
      </w:r>
      <w:r>
        <w:t>b</w:t>
      </w:r>
      <w:r w:rsidRPr="00391654">
        <w:t>)):</w:t>
      </w:r>
    </w:p>
    <w:p w14:paraId="5953EB2D" w14:textId="77777777" w:rsidR="00092E57" w:rsidRPr="00391654" w:rsidRDefault="00092E57" w:rsidP="00092E57">
      <w:pPr>
        <w:ind w:left="1134"/>
        <w:rPr>
          <w:bCs/>
        </w:rPr>
      </w:pPr>
      <w:r w:rsidRPr="00391654">
        <w:rPr>
          <w:noProof/>
          <w:lang w:val="en-US" w:eastAsia="zh-CN"/>
        </w:rPr>
        <mc:AlternateContent>
          <mc:Choice Requires="wps">
            <w:drawing>
              <wp:anchor distT="0" distB="0" distL="114300" distR="114300" simplePos="0" relativeHeight="251679232" behindDoc="0" locked="0" layoutInCell="1" allowOverlap="1" wp14:anchorId="24938E8E" wp14:editId="4BD0AF55">
                <wp:simplePos x="0" y="0"/>
                <wp:positionH relativeFrom="column">
                  <wp:posOffset>4984750</wp:posOffset>
                </wp:positionH>
                <wp:positionV relativeFrom="paragraph">
                  <wp:posOffset>1933575</wp:posOffset>
                </wp:positionV>
                <wp:extent cx="1395095" cy="256540"/>
                <wp:effectExtent l="0" t="0" r="0" b="0"/>
                <wp:wrapNone/>
                <wp:docPr id="180" name="Zone de texte 9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5095" cy="256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98EF59" w14:textId="77777777" w:rsidR="00EE737F" w:rsidRPr="006004F4" w:rsidRDefault="00EE737F" w:rsidP="00092E57">
                            <w:pPr>
                              <w:rPr>
                                <w:lang w:val="de-DE"/>
                              </w:rPr>
                            </w:pPr>
                            <w:r w:rsidRPr="006004F4">
                              <w:rPr>
                                <w:lang w:val="de-DE"/>
                              </w:rPr>
                              <w:t>PROJECTED 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4938E8E" id="Zone de texte 963" o:spid="_x0000_s1042" type="#_x0000_t202" style="position:absolute;left:0;text-align:left;margin-left:392.5pt;margin-top:152.25pt;width:109.85pt;height:20.2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" stroked="f">
                <v:textbox>
                  <w:txbxContent>
                    <w:p w14:paraId="3198EF59" w14:textId="77777777" w:rsidR="00EE737F" w:rsidRPr="006004F4" w:rsidRDefault="00EE737F" w:rsidP="00092E57">
                      <w:pPr>
                        <w:rPr>
                          <w:lang w:val="de-DE"/>
                        </w:rPr>
                      </w:pPr>
                      <w:r w:rsidRPr="006004F4">
                        <w:rPr>
                          <w:lang w:val="de-DE"/>
                        </w:rPr>
                        <w:t>PROJECTED VIEW</w:t>
                      </w:r>
                    </w:p>
                  </w:txbxContent>
                </v:textbox>
              </v:shape>
            </w:pict>
          </mc:Fallback>
        </mc:AlternateContent>
      </w:r>
      <w:r w:rsidRPr="00391654">
        <w:rPr>
          <w:noProof/>
          <w:lang w:val="en-US" w:eastAsia="zh-CN"/>
        </w:rPr>
        <mc:AlternateContent>
          <mc:Choice Requires="wps">
            <w:drawing>
              <wp:anchor distT="0" distB="0" distL="114300" distR="114300" simplePos="0" relativeHeight="251677184" behindDoc="0" locked="0" layoutInCell="1" allowOverlap="1" wp14:anchorId="1FE3303D" wp14:editId="69BE5E43">
                <wp:simplePos x="0" y="0"/>
                <wp:positionH relativeFrom="column">
                  <wp:posOffset>5048250</wp:posOffset>
                </wp:positionH>
                <wp:positionV relativeFrom="paragraph">
                  <wp:posOffset>1050925</wp:posOffset>
                </wp:positionV>
                <wp:extent cx="1061720" cy="625475"/>
                <wp:effectExtent l="0" t="0" r="5080" b="3175"/>
                <wp:wrapNone/>
                <wp:docPr id="181" name="Zone de texte 9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1720" cy="625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B3B25F" w14:textId="77777777" w:rsidR="00EE737F" w:rsidRPr="00B7435B" w:rsidRDefault="00EE737F" w:rsidP="00092E57">
                            <w:pPr>
                              <w:ind w:left="-100" w:right="-120"/>
                            </w:pPr>
                            <w:r w:rsidRPr="00B7435B">
                              <w:t>Surface of the lens</w:t>
                            </w:r>
                            <w:r>
                              <w:t xml:space="preserve"> </w:t>
                            </w:r>
                            <w:r w:rsidRPr="00B7435B">
                              <w:t>Shown flat for convenience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FE3303D" id="_x0000_s1043" type="#_x0000_t202" style="position:absolute;left:0;text-align:left;margin-left:397.5pt;margin-top:82.75pt;width:83.6pt;height:49.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" stroked="f">
                <v:textbox>
                  <w:txbxContent>
                    <w:p w14:paraId="7FB3B25F" w14:textId="77777777" w:rsidR="00EE737F" w:rsidRPr="00B7435B" w:rsidRDefault="00EE737F" w:rsidP="00092E57">
                      <w:pPr>
                        <w:ind w:left="-100" w:right="-120"/>
                      </w:pPr>
                      <w:r w:rsidRPr="00B7435B">
                        <w:t>Surface of the lens</w:t>
                      </w:r>
                      <w:r>
                        <w:t xml:space="preserve"> </w:t>
                      </w:r>
                      <w:r w:rsidRPr="00B7435B">
                        <w:t>Shown flat for convenience</w:t>
                      </w:r>
                    </w:p>
                  </w:txbxContent>
                </v:textbox>
              </v:shape>
            </w:pict>
          </mc:Fallback>
        </mc:AlternateContent>
      </w:r>
      <w:r w:rsidRPr="00391654">
        <w:rPr>
          <w:noProof/>
          <w:lang w:val="en-US" w:eastAsia="zh-CN"/>
        </w:rPr>
        <mc:AlternateContent>
          <mc:Choice Requires="wps">
            <w:drawing>
              <wp:anchor distT="0" distB="0" distL="114300" distR="114300" simplePos="0" relativeHeight="251673088" behindDoc="0" locked="0" layoutInCell="1" allowOverlap="1" wp14:anchorId="473322D5" wp14:editId="0FCC0DD6">
                <wp:simplePos x="0" y="0"/>
                <wp:positionH relativeFrom="column">
                  <wp:posOffset>3289300</wp:posOffset>
                </wp:positionH>
                <wp:positionV relativeFrom="paragraph">
                  <wp:posOffset>936625</wp:posOffset>
                </wp:positionV>
                <wp:extent cx="2447925" cy="237490"/>
                <wp:effectExtent l="0" t="0" r="0" b="0"/>
                <wp:wrapNone/>
                <wp:docPr id="182" name="Zone de texte 9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2374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3BFAE" w14:textId="77777777" w:rsidR="00EE737F" w:rsidRPr="006004F4" w:rsidRDefault="00EE737F" w:rsidP="00092E57">
                            <w:pPr>
                              <w:autoSpaceDE w:val="0"/>
                              <w:autoSpaceDN w:val="0"/>
                              <w:adjustRightInd w:val="0"/>
                              <w:rPr>
                                <w:bCs/>
                                <w:color w:val="000000"/>
                                <w:lang w:val="en-US"/>
                              </w:rPr>
                            </w:pPr>
                            <w:r>
                              <w:rPr>
                                <w:bCs/>
                                <w:color w:val="000000"/>
                                <w:lang w:val="en-US"/>
                              </w:rPr>
                              <w:t>X is not part of this function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73322D5" id="Zone de texte 962" o:spid="_x0000_s1044" type="#_x0000_t202" style="position:absolute;left:0;text-align:left;margin-left:259pt;margin-top:73.75pt;width:192.75pt;height:18.7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" filled="f" fillcolor="#bbe0e3" stroked="f">
                <v:textbox>
                  <w:txbxContent>
                    <w:p w14:paraId="39C3BFAE" w14:textId="77777777" w:rsidR="00EE737F" w:rsidRPr="006004F4" w:rsidRDefault="00EE737F" w:rsidP="00092E57">
                      <w:pPr>
                        <w:autoSpaceDE w:val="0"/>
                        <w:autoSpaceDN w:val="0"/>
                        <w:adjustRightInd w:val="0"/>
                        <w:rPr>
                          <w:bCs/>
                          <w:color w:val="000000"/>
                          <w:lang w:val="en-US"/>
                        </w:rPr>
                      </w:pPr>
                      <w:r>
                        <w:rPr>
                          <w:bCs/>
                          <w:color w:val="000000"/>
                          <w:lang w:val="en-US"/>
                        </w:rPr>
                        <w:t>X is not part of this function</w:t>
                      </w:r>
                    </w:p>
                  </w:txbxContent>
                </v:textbox>
              </v:shape>
            </w:pict>
          </mc:Fallback>
        </mc:AlternateContent>
      </w:r>
      <w:r w:rsidRPr="00391654">
        <w:rPr>
          <w:noProof/>
          <w:lang w:val="en-US" w:eastAsia="zh-CN"/>
        </w:rPr>
        <mc:AlternateContent>
          <mc:Choice Requires="wps">
            <w:drawing>
              <wp:anchor distT="0" distB="0" distL="114300" distR="114300" simplePos="0" relativeHeight="251675136" behindDoc="0" locked="0" layoutInCell="1" allowOverlap="1" wp14:anchorId="223B9705" wp14:editId="631D7135">
                <wp:simplePos x="0" y="0"/>
                <wp:positionH relativeFrom="column">
                  <wp:posOffset>952500</wp:posOffset>
                </wp:positionH>
                <wp:positionV relativeFrom="paragraph">
                  <wp:posOffset>22225</wp:posOffset>
                </wp:positionV>
                <wp:extent cx="995680" cy="685800"/>
                <wp:effectExtent l="0" t="0" r="0" b="0"/>
                <wp:wrapNone/>
                <wp:docPr id="183" name="Zone de texte 9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568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48668F" w14:textId="77777777" w:rsidR="00EE737F" w:rsidRPr="006004F4" w:rsidRDefault="00EE737F" w:rsidP="00092E57">
                            <w:r w:rsidRPr="006004F4">
                              <w:t>DECLARED</w:t>
                            </w:r>
                          </w:p>
                          <w:p w14:paraId="14934263" w14:textId="77777777" w:rsidR="00EE737F" w:rsidRPr="00390184" w:rsidRDefault="00EE737F" w:rsidP="00092E57">
                            <w:pPr>
                              <w:rPr>
                                <w:b/>
                                <w:bCs/>
                              </w:rPr>
                            </w:pPr>
                            <w:r w:rsidRPr="006004F4">
                              <w:t>AXIS OF REFERENCE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23B9705" id="Zone de texte 960" o:spid="_x0000_s1045" type="#_x0000_t202" style="position:absolute;left:0;text-align:left;margin-left:75pt;margin-top:1.75pt;width:78.4pt;height:5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" stroked="f">
                <v:textbox>
                  <w:txbxContent>
                    <w:p w14:paraId="2048668F" w14:textId="77777777" w:rsidR="00EE737F" w:rsidRPr="006004F4" w:rsidRDefault="00EE737F" w:rsidP="00092E57">
                      <w:r w:rsidRPr="006004F4">
                        <w:t>DECLARED</w:t>
                      </w:r>
                    </w:p>
                    <w:p w14:paraId="14934263" w14:textId="77777777" w:rsidR="00EE737F" w:rsidRPr="00390184" w:rsidRDefault="00EE737F" w:rsidP="00092E57">
                      <w:pPr>
                        <w:rPr>
                          <w:b/>
                          <w:bCs/>
                        </w:rPr>
                      </w:pPr>
                      <w:r w:rsidRPr="006004F4">
                        <w:t>AXIS OF REFERENCE</w:t>
                      </w:r>
                    </w:p>
                  </w:txbxContent>
                </v:textbox>
              </v:shape>
            </w:pict>
          </mc:Fallback>
        </mc:AlternateContent>
      </w:r>
      <w:r w:rsidRPr="00391654">
        <w:rPr>
          <w:noProof/>
          <w:lang w:val="en-US" w:eastAsia="zh-CN"/>
        </w:rPr>
        <w:drawing>
          <wp:inline distT="0" distB="0" distL="0" distR="0" wp14:anchorId="7B8CE8A6" wp14:editId="67C625CF">
            <wp:extent cx="5105400" cy="2209800"/>
            <wp:effectExtent l="0" t="0" r="0" b="0"/>
            <wp:docPr id="184" name="Image 9" descr="Description: Description: R48-A3-Graphik-06-1-c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62" descr="Description: Description: R48-A3-Graphik-06-1-ccf"/>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105400" cy="2209800"/>
                    </a:xfrm>
                    <a:prstGeom prst="rect">
                      <a:avLst/>
                    </a:prstGeom>
                    <a:noFill/>
                    <a:ln>
                      <a:noFill/>
                    </a:ln>
                  </pic:spPr>
                </pic:pic>
              </a:graphicData>
            </a:graphic>
          </wp:inline>
        </w:drawing>
      </w:r>
    </w:p>
    <w:p w14:paraId="03720EB8" w14:textId="77777777" w:rsidR="00092E57" w:rsidRPr="00391654" w:rsidRDefault="00092E57" w:rsidP="00092E57">
      <w:pPr>
        <w:jc w:val="center"/>
        <w:rPr>
          <w:bCs/>
        </w:rPr>
      </w:pPr>
    </w:p>
    <w:tbl>
      <w:tblPr>
        <w:tblW w:w="8505" w:type="dxa"/>
        <w:tblInd w:w="1134" w:type="dxa"/>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tblLook w:val="01E0" w:firstRow="1" w:lastRow="1" w:firstColumn="1" w:lastColumn="1" w:noHBand="0" w:noVBand="0"/>
      </w:tblPr>
      <w:tblGrid>
        <w:gridCol w:w="2489"/>
        <w:gridCol w:w="6016"/>
      </w:tblGrid>
      <w:tr w:rsidR="00092E57" w:rsidRPr="00D7273C" w14:paraId="78AEEF34" w14:textId="77777777" w:rsidTr="009019F6">
        <w:tc>
          <w:tcPr>
            <w:tcW w:w="2160" w:type="dxa"/>
          </w:tcPr>
          <w:p w14:paraId="49AB5580" w14:textId="77777777" w:rsidR="00092E57" w:rsidRPr="00391654" w:rsidRDefault="00092E57" w:rsidP="009019F6">
            <w:pPr>
              <w:spacing w:before="80" w:after="80" w:line="200" w:lineRule="exact"/>
              <w:ind w:left="113" w:right="113"/>
              <w:rPr>
                <w:bCs/>
                <w:i/>
                <w:color w:val="000000"/>
              </w:rPr>
            </w:pPr>
          </w:p>
        </w:tc>
        <w:tc>
          <w:tcPr>
            <w:tcW w:w="5220" w:type="dxa"/>
          </w:tcPr>
          <w:p w14:paraId="4CFBF33B" w14:textId="77777777" w:rsidR="00092E57" w:rsidRPr="00391654" w:rsidRDefault="00092E57" w:rsidP="009019F6">
            <w:pPr>
              <w:spacing w:before="80" w:after="80" w:line="200" w:lineRule="exact"/>
              <w:ind w:right="113"/>
              <w:rPr>
                <w:bCs/>
                <w:i/>
                <w:color w:val="000000"/>
              </w:rPr>
            </w:pPr>
            <w:r w:rsidRPr="00391654">
              <w:rPr>
                <w:bCs/>
                <w:i/>
                <w:color w:val="000000"/>
              </w:rPr>
              <w:t>Declared Light emitting surface according to</w:t>
            </w:r>
            <w:r w:rsidRPr="00BF031D">
              <w:rPr>
                <w:bCs/>
                <w:i/>
                <w:color w:val="000000"/>
              </w:rPr>
              <w:t xml:space="preserve"> </w:t>
            </w:r>
            <w:r w:rsidRPr="00BF031D">
              <w:t xml:space="preserve">2.10.2. </w:t>
            </w:r>
            <w:r w:rsidRPr="00391654">
              <w:t>(</w:t>
            </w:r>
            <w:r>
              <w:t>b</w:t>
            </w:r>
            <w:r w:rsidRPr="00391654">
              <w:t xml:space="preserve">) </w:t>
            </w:r>
            <w:r w:rsidRPr="00391654">
              <w:rPr>
                <w:bCs/>
                <w:i/>
                <w:color w:val="000000"/>
              </w:rPr>
              <w:t>for example</w:t>
            </w:r>
          </w:p>
        </w:tc>
      </w:tr>
      <w:tr w:rsidR="00092E57" w:rsidRPr="00D7273C" w14:paraId="3E31BC4E" w14:textId="77777777" w:rsidTr="009019F6">
        <w:tc>
          <w:tcPr>
            <w:tcW w:w="2160" w:type="dxa"/>
          </w:tcPr>
          <w:p w14:paraId="6A1B96BF" w14:textId="77777777" w:rsidR="00092E57" w:rsidRPr="00391654" w:rsidRDefault="00092E57" w:rsidP="009019F6">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rPr>
            </w:pPr>
            <w:r w:rsidRPr="00391654">
              <w:rPr>
                <w:bCs/>
              </w:rPr>
              <w:t>Edges are</w:t>
            </w:r>
          </w:p>
        </w:tc>
        <w:tc>
          <w:tcPr>
            <w:tcW w:w="5220" w:type="dxa"/>
          </w:tcPr>
          <w:p w14:paraId="3F731D24" w14:textId="77777777" w:rsidR="00092E57" w:rsidRPr="00391654" w:rsidRDefault="00092E57" w:rsidP="009019F6">
            <w:pPr>
              <w:tabs>
                <w:tab w:val="left" w:pos="-1441"/>
                <w:tab w:val="left" w:pos="-1100"/>
                <w:tab w:val="left" w:pos="-573"/>
                <w:tab w:val="left" w:pos="147"/>
                <w:tab w:val="left" w:pos="867"/>
                <w:tab w:val="left" w:pos="1677"/>
                <w:tab w:val="left" w:pos="2307"/>
                <w:tab w:val="left" w:pos="3027"/>
                <w:tab w:val="left" w:pos="5187"/>
                <w:tab w:val="left" w:pos="5702"/>
                <w:tab w:val="left" w:pos="6627"/>
                <w:tab w:val="left" w:pos="7347"/>
                <w:tab w:val="left" w:pos="8067"/>
                <w:tab w:val="left" w:pos="8787"/>
                <w:tab w:val="left" w:pos="9507"/>
                <w:tab w:val="right" w:pos="9615"/>
                <w:tab w:val="left" w:pos="10227"/>
                <w:tab w:val="left" w:pos="10947"/>
                <w:tab w:val="left" w:pos="11667"/>
                <w:tab w:val="left" w:pos="12387"/>
                <w:tab w:val="left" w:pos="13107"/>
                <w:tab w:val="left" w:pos="13827"/>
                <w:tab w:val="left" w:pos="14547"/>
                <w:tab w:val="left" w:pos="15267"/>
              </w:tabs>
              <w:rPr>
                <w:bCs/>
              </w:rPr>
            </w:pPr>
            <w:r w:rsidRPr="00391654">
              <w:rPr>
                <w:bCs/>
              </w:rPr>
              <w:t>c’-d’ and e’-f’</w:t>
            </w:r>
          </w:p>
        </w:tc>
      </w:tr>
    </w:tbl>
    <w:p w14:paraId="1511C817" w14:textId="77777777" w:rsidR="00092E57" w:rsidRPr="00D7273C" w:rsidRDefault="00092E57" w:rsidP="00092E57">
      <w:pPr>
        <w:suppressAutoHyphens w:val="0"/>
        <w:spacing w:line="240" w:lineRule="auto"/>
        <w:rPr>
          <w:b/>
        </w:rPr>
      </w:pPr>
    </w:p>
    <w:p w14:paraId="6635E655" w14:textId="0F7BE718" w:rsidR="00092E57" w:rsidRPr="00770F30" w:rsidRDefault="009019F6" w:rsidP="00092E57">
      <w:pPr>
        <w:suppressAutoHyphens w:val="0"/>
        <w:spacing w:line="240" w:lineRule="auto"/>
        <w:ind w:firstLine="1134"/>
        <w:rPr>
          <w:lang w:val="en-US"/>
        </w:rPr>
      </w:pPr>
      <w:r>
        <w:rPr>
          <w:lang w:val="en-US"/>
        </w:rPr>
        <w:t>"</w:t>
      </w:r>
    </w:p>
    <w:p w14:paraId="3CD22BC3" w14:textId="77777777" w:rsidR="00092E57" w:rsidRDefault="00092E57" w:rsidP="00092E57">
      <w:pPr>
        <w:suppressAutoHyphens w:val="0"/>
        <w:spacing w:line="240" w:lineRule="auto"/>
        <w:rPr>
          <w:i/>
          <w:snapToGrid w:val="0"/>
        </w:rPr>
      </w:pPr>
      <w:r>
        <w:rPr>
          <w:i/>
          <w:snapToGrid w:val="0"/>
        </w:rPr>
        <w:br w:type="page"/>
      </w:r>
    </w:p>
    <w:p w14:paraId="65E5AC5B" w14:textId="77777777" w:rsidR="00092E57" w:rsidRDefault="00092E57" w:rsidP="00092E57">
      <w:pPr>
        <w:pStyle w:val="SingleTxtG"/>
        <w:spacing w:before="240"/>
        <w:rPr>
          <w:snapToGrid w:val="0"/>
        </w:rPr>
      </w:pPr>
      <w:r w:rsidRPr="00231135">
        <w:rPr>
          <w:i/>
          <w:snapToGrid w:val="0"/>
        </w:rPr>
        <w:lastRenderedPageBreak/>
        <w:t xml:space="preserve">Part 7, </w:t>
      </w:r>
      <w:r w:rsidRPr="00EB477F">
        <w:rPr>
          <w:snapToGrid w:val="0"/>
        </w:rPr>
        <w:t>amend to read:</w:t>
      </w:r>
    </w:p>
    <w:p w14:paraId="37121B11" w14:textId="1F5D45BC" w:rsidR="00092E57" w:rsidRDefault="009019F6" w:rsidP="00092E57">
      <w:pPr>
        <w:spacing w:after="120"/>
        <w:ind w:left="1134"/>
        <w:jc w:val="both"/>
      </w:pPr>
      <w:r>
        <w:rPr>
          <w:lang w:val="en-US"/>
        </w:rPr>
        <w:t>"</w:t>
      </w:r>
      <w:r w:rsidR="00092E57">
        <w:t>…</w:t>
      </w:r>
    </w:p>
    <w:p w14:paraId="4CA52641" w14:textId="016F0BED" w:rsidR="00092E57" w:rsidRPr="00391654" w:rsidRDefault="00092E57" w:rsidP="00092E57">
      <w:pPr>
        <w:spacing w:after="120"/>
        <w:ind w:left="1134" w:right="992"/>
        <w:jc w:val="both"/>
      </w:pPr>
      <w:r w:rsidRPr="00391654">
        <w:t>In the case where the non</w:t>
      </w:r>
      <w:r w:rsidRPr="00391654">
        <w:noBreakHyphen/>
        <w:t xml:space="preserve">textured outer lens is excluded, </w:t>
      </w:r>
      <w:r w:rsidR="009019F6">
        <w:t>"</w:t>
      </w:r>
      <w:r w:rsidRPr="00391654">
        <w:t>7b</w:t>
      </w:r>
      <w:r w:rsidR="009019F6">
        <w:t>"</w:t>
      </w:r>
      <w:r w:rsidRPr="00391654">
        <w:t xml:space="preserve"> is the apparent surface according to paragraph </w:t>
      </w:r>
      <w:r w:rsidRPr="00BF031D">
        <w:t>2.10.2.</w:t>
      </w:r>
      <w:r w:rsidRPr="00391654">
        <w:t xml:space="preserve"> and F1 shall not be transparent to F2: </w:t>
      </w:r>
    </w:p>
    <w:p w14:paraId="76B96599" w14:textId="77777777" w:rsidR="00092E57" w:rsidRPr="00391654" w:rsidRDefault="00092E57" w:rsidP="00092E57">
      <w:pPr>
        <w:ind w:left="1134"/>
        <w:rPr>
          <w:bCs/>
        </w:rPr>
      </w:pPr>
      <w:r w:rsidRPr="00391654">
        <w:rPr>
          <w:noProof/>
          <w:lang w:val="en-US" w:eastAsia="zh-CN"/>
        </w:rPr>
        <mc:AlternateContent>
          <mc:Choice Requires="wps">
            <w:drawing>
              <wp:anchor distT="0" distB="0" distL="114300" distR="114300" simplePos="0" relativeHeight="251681280" behindDoc="0" locked="0" layoutInCell="1" allowOverlap="1" wp14:anchorId="37A559A1" wp14:editId="5D6C50C0">
                <wp:simplePos x="0" y="0"/>
                <wp:positionH relativeFrom="column">
                  <wp:posOffset>5270500</wp:posOffset>
                </wp:positionH>
                <wp:positionV relativeFrom="paragraph">
                  <wp:posOffset>685800</wp:posOffset>
                </wp:positionV>
                <wp:extent cx="732155" cy="857250"/>
                <wp:effectExtent l="0" t="0" r="0" b="0"/>
                <wp:wrapNone/>
                <wp:docPr id="185" name="Zone de texte 9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155" cy="857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51E8CC" w14:textId="77777777" w:rsidR="00EE737F" w:rsidRPr="00DD6BBB" w:rsidRDefault="00EE737F" w:rsidP="00092E57">
                            <w:pPr>
                              <w:ind w:left="-100" w:right="-136"/>
                              <w:jc w:val="center"/>
                              <w:rPr>
                                <w:bCs/>
                                <w:lang w:val="en-US"/>
                              </w:rPr>
                            </w:pPr>
                            <w:r w:rsidRPr="00DD6BBB">
                              <w:rPr>
                                <w:bCs/>
                                <w:color w:val="000000"/>
                                <w:lang w:val="en-US"/>
                              </w:rPr>
                              <w:t>F1 is not reciprocally incorporated with F2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7A559A1" id="Zone de texte 988" o:spid="_x0000_s1046" type="#_x0000_t202" style="position:absolute;left:0;text-align:left;margin-left:415pt;margin-top:54pt;width:57.65pt;height:67.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" stroked="f">
                <v:textbox>
                  <w:txbxContent>
                    <w:p w14:paraId="2651E8CC" w14:textId="77777777" w:rsidR="00EE737F" w:rsidRPr="00DD6BBB" w:rsidRDefault="00EE737F" w:rsidP="00092E57">
                      <w:pPr>
                        <w:ind w:left="-100" w:right="-136"/>
                        <w:jc w:val="center"/>
                        <w:rPr>
                          <w:bCs/>
                          <w:lang w:val="en-US"/>
                        </w:rPr>
                      </w:pPr>
                      <w:r w:rsidRPr="00DD6BBB">
                        <w:rPr>
                          <w:bCs/>
                          <w:color w:val="000000"/>
                          <w:lang w:val="en-US"/>
                        </w:rPr>
                        <w:t>F1 is not reciprocally incorporated with F2</w:t>
                      </w:r>
                    </w:p>
                  </w:txbxContent>
                </v:textbox>
              </v:shape>
            </w:pict>
          </mc:Fallback>
        </mc:AlternateContent>
      </w:r>
      <w:r w:rsidRPr="00391654">
        <w:rPr>
          <w:b/>
          <w:noProof/>
          <w:lang w:val="en-US" w:eastAsia="zh-CN"/>
        </w:rPr>
        <w:drawing>
          <wp:inline distT="0" distB="0" distL="0" distR="0" wp14:anchorId="1F62B8BC" wp14:editId="2955B5C0">
            <wp:extent cx="4450080" cy="1958340"/>
            <wp:effectExtent l="0" t="0" r="7620" b="3810"/>
            <wp:docPr id="186" name="Image 10" descr="Description: Description: R48-A3-Graphik-08-cc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986" descr="Description: Description: R48-A3-Graphik-08-ccf-n"/>
                    <pic:cNvPicPr>
                      <a:picLocks noChangeAspect="1" noChangeArrowheads="1"/>
                    </pic:cNvPicPr>
                  </pic:nvPicPr>
                  <pic:blipFill>
                    <a:blip r:embed="rId152" cstate="print">
                      <a:extLst>
                        <a:ext uri="{28A0092B-C50C-407E-A947-70E740481C1C}">
                          <a14:useLocalDpi xmlns:a14="http://schemas.microsoft.com/office/drawing/2010/main" val="0"/>
                        </a:ext>
                      </a:extLst>
                    </a:blip>
                    <a:srcRect b="11290"/>
                    <a:stretch>
                      <a:fillRect/>
                    </a:stretch>
                  </pic:blipFill>
                  <pic:spPr bwMode="auto">
                    <a:xfrm>
                      <a:off x="0" y="0"/>
                      <a:ext cx="4450080" cy="1958340"/>
                    </a:xfrm>
                    <a:prstGeom prst="rect">
                      <a:avLst/>
                    </a:prstGeom>
                    <a:noFill/>
                    <a:ln>
                      <a:noFill/>
                    </a:ln>
                  </pic:spPr>
                </pic:pic>
              </a:graphicData>
            </a:graphic>
          </wp:inline>
        </w:drawing>
      </w:r>
    </w:p>
    <w:p w14:paraId="417BA48E" w14:textId="1C2926EA" w:rsidR="00092E57" w:rsidRPr="00231135" w:rsidRDefault="00092E57" w:rsidP="00092E57">
      <w:pPr>
        <w:suppressAutoHyphens w:val="0"/>
        <w:spacing w:line="240" w:lineRule="auto"/>
        <w:ind w:left="1134"/>
        <w:rPr>
          <w:lang w:val="en-US"/>
        </w:rPr>
      </w:pPr>
      <w:r w:rsidRPr="00231135">
        <w:rPr>
          <w:lang w:val="en-US"/>
        </w:rPr>
        <w:t>…</w:t>
      </w:r>
      <w:r w:rsidR="009019F6">
        <w:rPr>
          <w:lang w:val="en-US"/>
        </w:rPr>
        <w:t>"</w:t>
      </w:r>
    </w:p>
    <w:p w14:paraId="3F64ACBC" w14:textId="77777777" w:rsidR="00092E57" w:rsidRPr="00D7273C" w:rsidRDefault="00092E57" w:rsidP="00092E57">
      <w:pPr>
        <w:suppressAutoHyphens w:val="0"/>
        <w:spacing w:line="240" w:lineRule="auto"/>
        <w:rPr>
          <w:b/>
          <w:lang w:val="en-US"/>
        </w:rPr>
      </w:pPr>
    </w:p>
    <w:p w14:paraId="14437746" w14:textId="77777777" w:rsidR="00092E57" w:rsidRDefault="00092E57" w:rsidP="00092E57">
      <w:pPr>
        <w:pStyle w:val="SingleTxtG"/>
        <w:rPr>
          <w:i/>
          <w:snapToGrid w:val="0"/>
        </w:rPr>
      </w:pPr>
      <w:r w:rsidRPr="00231135">
        <w:rPr>
          <w:i/>
          <w:snapToGrid w:val="0"/>
        </w:rPr>
        <w:t xml:space="preserve">Annex </w:t>
      </w:r>
      <w:r>
        <w:rPr>
          <w:i/>
          <w:snapToGrid w:val="0"/>
        </w:rPr>
        <w:t>9</w:t>
      </w:r>
      <w:r w:rsidRPr="00231135">
        <w:rPr>
          <w:i/>
          <w:snapToGrid w:val="0"/>
        </w:rPr>
        <w:t xml:space="preserve">, </w:t>
      </w:r>
    </w:p>
    <w:p w14:paraId="7B437D23" w14:textId="77777777" w:rsidR="00092E57" w:rsidRDefault="00092E57" w:rsidP="00092E57">
      <w:pPr>
        <w:pStyle w:val="SingleTxtG"/>
        <w:rPr>
          <w:snapToGrid w:val="0"/>
        </w:rPr>
      </w:pPr>
      <w:r>
        <w:rPr>
          <w:i/>
          <w:snapToGrid w:val="0"/>
        </w:rPr>
        <w:t xml:space="preserve">Paragraph 1.1. </w:t>
      </w:r>
      <w:r w:rsidRPr="00EB477F">
        <w:rPr>
          <w:snapToGrid w:val="0"/>
        </w:rPr>
        <w:t>amend to read:</w:t>
      </w:r>
    </w:p>
    <w:p w14:paraId="67249735" w14:textId="71C6B21A" w:rsidR="00092E57" w:rsidRPr="00391654" w:rsidRDefault="009019F6" w:rsidP="00092E57">
      <w:pPr>
        <w:pStyle w:val="SingleTxtG"/>
        <w:ind w:left="2268" w:right="992" w:hanging="1134"/>
        <w:rPr>
          <w:lang w:val="en-US"/>
        </w:rPr>
      </w:pPr>
      <w:r>
        <w:rPr>
          <w:lang w:val="en-US"/>
        </w:rPr>
        <w:t>"</w:t>
      </w:r>
      <w:r w:rsidR="00092E57" w:rsidRPr="00391654">
        <w:rPr>
          <w:lang w:val="en-US"/>
        </w:rPr>
        <w:t>1.1.</w:t>
      </w:r>
      <w:r w:rsidR="00092E57" w:rsidRPr="00391654">
        <w:rPr>
          <w:lang w:val="en-US"/>
        </w:rPr>
        <w:tab/>
        <w:t>Position of lamps</w:t>
      </w:r>
    </w:p>
    <w:p w14:paraId="01C9B0E3" w14:textId="77777777" w:rsidR="00092E57" w:rsidRPr="00391654" w:rsidRDefault="00092E57" w:rsidP="00092E57">
      <w:pPr>
        <w:pStyle w:val="SingleTxtG"/>
        <w:ind w:left="2268" w:right="992"/>
        <w:rPr>
          <w:lang w:val="en-US"/>
        </w:rPr>
      </w:pPr>
      <w:r w:rsidRPr="00391654">
        <w:rPr>
          <w:lang w:val="en-US"/>
        </w:rPr>
        <w:t xml:space="preserve">The position of lamps, as defined in paragraph </w:t>
      </w:r>
      <w:r w:rsidRPr="00BF031D">
        <w:rPr>
          <w:lang w:val="en-US"/>
        </w:rPr>
        <w:t>2.1.6. of this Regulation, in width, in height and in length shall be checked in accordance with the general requirements set out in paragraphs 2.10.2., 2.10.3., 2.10.4., 2.3.3</w:t>
      </w:r>
      <w:r w:rsidRPr="00391654">
        <w:rPr>
          <w:b/>
          <w:lang w:val="en-US"/>
        </w:rPr>
        <w:t xml:space="preserve">. </w:t>
      </w:r>
      <w:r w:rsidRPr="00391654">
        <w:rPr>
          <w:lang w:val="en-US"/>
        </w:rPr>
        <w:t>and 5.4. of this Regulation.</w:t>
      </w:r>
    </w:p>
    <w:p w14:paraId="3193A5C5" w14:textId="6EAB85A4" w:rsidR="00092E57" w:rsidRDefault="00092E57" w:rsidP="00092E57">
      <w:pPr>
        <w:pStyle w:val="SingleTxtG"/>
        <w:ind w:left="2268" w:right="992"/>
        <w:rPr>
          <w:lang w:val="en-US"/>
        </w:rPr>
      </w:pPr>
      <w:r w:rsidRPr="00391654">
        <w:rPr>
          <w:lang w:val="en-US"/>
        </w:rPr>
        <w:t>The values measured for the distances shall be such that the individual specifications applica</w:t>
      </w:r>
      <w:r>
        <w:rPr>
          <w:lang w:val="en-US"/>
        </w:rPr>
        <w:t>ble to each lamp are fulfilled.</w:t>
      </w:r>
      <w:r w:rsidR="009019F6" w:rsidRPr="009019F6">
        <w:rPr>
          <w:lang w:val="en-US"/>
        </w:rPr>
        <w:t xml:space="preserve"> </w:t>
      </w:r>
      <w:r w:rsidR="009019F6">
        <w:rPr>
          <w:lang w:val="en-US"/>
        </w:rPr>
        <w:t>"</w:t>
      </w:r>
    </w:p>
    <w:p w14:paraId="084B3DFB" w14:textId="77777777" w:rsidR="00092E57" w:rsidRDefault="00092E57" w:rsidP="00092E57">
      <w:pPr>
        <w:pStyle w:val="SingleTxtG"/>
        <w:spacing w:before="240"/>
        <w:rPr>
          <w:snapToGrid w:val="0"/>
        </w:rPr>
      </w:pPr>
      <w:r>
        <w:rPr>
          <w:i/>
          <w:snapToGrid w:val="0"/>
        </w:rPr>
        <w:t xml:space="preserve">Paragraph 1.2.1. </w:t>
      </w:r>
      <w:r w:rsidRPr="00EB477F">
        <w:rPr>
          <w:snapToGrid w:val="0"/>
        </w:rPr>
        <w:t>amend to read:</w:t>
      </w:r>
    </w:p>
    <w:p w14:paraId="49956E45" w14:textId="4532E647" w:rsidR="00092E57" w:rsidRDefault="009019F6" w:rsidP="00092E57">
      <w:pPr>
        <w:pStyle w:val="SingleTxtG"/>
        <w:ind w:left="2268" w:right="992" w:hanging="1134"/>
        <w:rPr>
          <w:lang w:val="en-US"/>
        </w:rPr>
      </w:pPr>
      <w:r>
        <w:rPr>
          <w:lang w:val="en-US"/>
        </w:rPr>
        <w:t>"</w:t>
      </w:r>
      <w:r w:rsidR="00092E57" w:rsidRPr="00391654">
        <w:rPr>
          <w:lang w:val="en-US"/>
        </w:rPr>
        <w:t>1.2.1.</w:t>
      </w:r>
      <w:r w:rsidR="00092E57" w:rsidRPr="00391654">
        <w:rPr>
          <w:lang w:val="en-US"/>
        </w:rPr>
        <w:tab/>
        <w:t>The angles of geometric visibility shall be checked in accordance with paragraph </w:t>
      </w:r>
      <w:r w:rsidR="00092E57" w:rsidRPr="00BF031D">
        <w:rPr>
          <w:lang w:val="en-US"/>
        </w:rPr>
        <w:t xml:space="preserve">2.10.7. </w:t>
      </w:r>
      <w:r w:rsidR="00092E57" w:rsidRPr="00391654">
        <w:rPr>
          <w:lang w:val="en-US"/>
        </w:rPr>
        <w:t xml:space="preserve">of this Regulation. </w:t>
      </w:r>
    </w:p>
    <w:p w14:paraId="04B42DBA" w14:textId="4CB91BD1" w:rsidR="00092E57" w:rsidRPr="00391654" w:rsidRDefault="00092E57" w:rsidP="00092E57">
      <w:pPr>
        <w:pStyle w:val="SingleTxtG"/>
        <w:ind w:left="2268" w:right="992"/>
        <w:rPr>
          <w:lang w:val="en-US"/>
        </w:rPr>
      </w:pPr>
      <w:r>
        <w:rPr>
          <w:lang w:val="en-US"/>
        </w:rPr>
        <w:t>…</w:t>
      </w:r>
      <w:r w:rsidR="009019F6">
        <w:rPr>
          <w:lang w:val="en-US"/>
        </w:rPr>
        <w:t>"</w:t>
      </w:r>
    </w:p>
    <w:p w14:paraId="0F4AF830" w14:textId="77777777" w:rsidR="00092E57" w:rsidRDefault="00092E57" w:rsidP="00092E57">
      <w:pPr>
        <w:pStyle w:val="SingleTxtG"/>
        <w:rPr>
          <w:snapToGrid w:val="0"/>
        </w:rPr>
      </w:pPr>
      <w:r w:rsidRPr="00231135">
        <w:rPr>
          <w:i/>
          <w:snapToGrid w:val="0"/>
        </w:rPr>
        <w:t xml:space="preserve">Annex </w:t>
      </w:r>
      <w:r>
        <w:rPr>
          <w:i/>
          <w:snapToGrid w:val="0"/>
        </w:rPr>
        <w:t>15</w:t>
      </w:r>
      <w:r w:rsidRPr="00231135">
        <w:rPr>
          <w:i/>
          <w:snapToGrid w:val="0"/>
        </w:rPr>
        <w:t xml:space="preserve">, </w:t>
      </w:r>
      <w:r w:rsidRPr="00EB477F">
        <w:rPr>
          <w:snapToGrid w:val="0"/>
        </w:rPr>
        <w:t>amend to read:</w:t>
      </w:r>
    </w:p>
    <w:p w14:paraId="4A200515" w14:textId="746CFB96" w:rsidR="00092E57" w:rsidRPr="000F25A3" w:rsidRDefault="009019F6" w:rsidP="00092E57">
      <w:pPr>
        <w:pStyle w:val="HChG"/>
        <w:rPr>
          <w:bCs/>
        </w:rPr>
      </w:pPr>
      <w:r>
        <w:lastRenderedPageBreak/>
        <w:t>"</w:t>
      </w:r>
      <w:r w:rsidR="00092E57" w:rsidRPr="000F25A3">
        <w:t>Annex 15</w:t>
      </w:r>
    </w:p>
    <w:p w14:paraId="496FC095" w14:textId="77777777" w:rsidR="00092E57" w:rsidRPr="00694A26" w:rsidRDefault="00092E57" w:rsidP="00092E57">
      <w:pPr>
        <w:pStyle w:val="HChG"/>
        <w:ind w:right="992"/>
        <w:jc w:val="both"/>
      </w:pPr>
      <w:r>
        <w:tab/>
      </w:r>
      <w:r>
        <w:tab/>
      </w:r>
      <w:r w:rsidRPr="00694A26">
        <w:t>Gonio(photo)meter system used for the photometric measurements as defined in paragraph 2.10.9. of this Regulation</w:t>
      </w:r>
    </w:p>
    <w:p w14:paraId="5F3BF8AE" w14:textId="77777777" w:rsidR="00092E57" w:rsidRDefault="00092E57" w:rsidP="00092E57">
      <w:pPr>
        <w:suppressAutoHyphens w:val="0"/>
        <w:spacing w:line="240" w:lineRule="auto"/>
        <w:rPr>
          <w:b/>
          <w:lang w:val="en-US"/>
        </w:rPr>
      </w:pPr>
      <w:r w:rsidRPr="009B0980">
        <w:rPr>
          <w:noProof/>
          <w:sz w:val="24"/>
          <w:szCs w:val="24"/>
          <w:lang w:val="en-US" w:eastAsia="zh-CN"/>
        </w:rPr>
        <mc:AlternateContent>
          <mc:Choice Requires="wpc">
            <w:drawing>
              <wp:inline distT="0" distB="0" distL="0" distR="0" wp14:anchorId="582A5C18" wp14:editId="6C1BDA49">
                <wp:extent cx="4634230" cy="2409190"/>
                <wp:effectExtent l="3810" t="17145" r="635" b="2540"/>
                <wp:docPr id="187" name="Zone de dessin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1" name="Group 28"/>
                        <wpg:cNvGrpSpPr>
                          <a:grpSpLocks/>
                        </wpg:cNvGrpSpPr>
                        <wpg:grpSpPr bwMode="auto">
                          <a:xfrm>
                            <a:off x="1717511" y="340450"/>
                            <a:ext cx="342994" cy="688521"/>
                            <a:chOff x="2996" y="3125"/>
                            <a:chExt cx="270" cy="542"/>
                          </a:xfrm>
                        </wpg:grpSpPr>
                        <wps:wsp>
                          <wps:cNvPr id="12" name="Oval 29"/>
                          <wps:cNvSpPr>
                            <a:spLocks noChangeArrowheads="1"/>
                          </wps:cNvSpPr>
                          <wps:spPr bwMode="auto">
                            <a:xfrm rot="968537">
                              <a:off x="2996" y="3125"/>
                              <a:ext cx="270" cy="542"/>
                            </a:xfrm>
                            <a:prstGeom prst="ellipse">
                              <a:avLst/>
                            </a:prstGeom>
                            <a:solidFill>
                              <a:srgbClr val="000000"/>
                            </a:solidFill>
                            <a:ln>
                              <a:noFill/>
                            </a:ln>
                            <a:effectLst>
                              <a:prstShdw prst="shdw17" dist="17961" dir="2700000">
                                <a:srgbClr val="000000">
                                  <a:gamma/>
                                  <a:shade val="60000"/>
                                  <a:invGamma/>
                                </a:srgbClr>
                              </a:prstShdw>
                            </a:effectLst>
                            <a:extLst>
                              <a:ext uri="{91240B29-F687-4F45-9708-019B960494DF}">
                                <a14:hiddenLine xmlns:a14="http://schemas.microsoft.com/office/drawing/2010/main" w="9525">
                                  <a:solidFill>
                                    <a:srgbClr val="003466"/>
                                  </a:solidFill>
                                  <a:round/>
                                  <a:headEnd/>
                                  <a:tailEnd/>
                                </a14:hiddenLine>
                              </a:ext>
                            </a:extLst>
                          </wps:spPr>
                          <wps:bodyPr rot="0" vert="horz" wrap="square" lIns="90000" tIns="46800" rIns="90000" bIns="46800" anchor="ctr" anchorCtr="0" upright="1">
                            <a:noAutofit/>
                          </wps:bodyPr>
                        </wps:wsp>
                        <wps:wsp>
                          <wps:cNvPr id="13" name="Oval 30"/>
                          <wps:cNvSpPr>
                            <a:spLocks noChangeArrowheads="1"/>
                          </wps:cNvSpPr>
                          <wps:spPr bwMode="auto">
                            <a:xfrm rot="-3374736">
                              <a:off x="3073" y="3351"/>
                              <a:ext cx="128" cy="79"/>
                            </a:xfrm>
                            <a:prstGeom prst="ellipse">
                              <a:avLst/>
                            </a:prstGeom>
                            <a:solidFill>
                              <a:srgbClr val="FFFFFF"/>
                            </a:solidFill>
                            <a:ln>
                              <a:noFill/>
                            </a:ln>
                            <a:effectLst>
                              <a:prstShdw prst="shdw17" dist="17961" dir="2700000">
                                <a:srgbClr val="FFFFFF">
                                  <a:gamma/>
                                  <a:shade val="60000"/>
                                  <a:invGamma/>
                                </a:srgbClr>
                              </a:prstShdw>
                            </a:effectLst>
                            <a:extLst>
                              <a:ext uri="{91240B29-F687-4F45-9708-019B960494DF}">
                                <a14:hiddenLine xmlns:a14="http://schemas.microsoft.com/office/drawing/2010/main" w="9525">
                                  <a:solidFill>
                                    <a:srgbClr val="003466"/>
                                  </a:solidFill>
                                  <a:round/>
                                  <a:headEnd/>
                                  <a:tailEnd/>
                                </a14:hiddenLine>
                              </a:ext>
                            </a:extLst>
                          </wps:spPr>
                          <wps:bodyPr rot="0" vert="horz" wrap="square" lIns="90000" tIns="46800" rIns="90000" bIns="46800" anchor="ctr" anchorCtr="0" upright="1">
                            <a:noAutofit/>
                          </wps:bodyPr>
                        </wps:wsp>
                      </wpg:wgp>
                      <wpg:wgp>
                        <wpg:cNvPr id="16" name="Group 31"/>
                        <wpg:cNvGrpSpPr>
                          <a:grpSpLocks/>
                        </wpg:cNvGrpSpPr>
                        <wpg:grpSpPr bwMode="auto">
                          <a:xfrm>
                            <a:off x="934976" y="1054378"/>
                            <a:ext cx="903218" cy="1192844"/>
                            <a:chOff x="1562" y="2351"/>
                            <a:chExt cx="711" cy="939"/>
                          </a:xfrm>
                        </wpg:grpSpPr>
                        <wps:wsp>
                          <wps:cNvPr id="17" name="Line 32"/>
                          <wps:cNvCnPr>
                            <a:cxnSpLocks noChangeShapeType="1"/>
                          </wps:cNvCnPr>
                          <wps:spPr bwMode="auto">
                            <a:xfrm flipV="1">
                              <a:off x="1568" y="2380"/>
                              <a:ext cx="200" cy="12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18" name="Line 33"/>
                          <wps:cNvCnPr>
                            <a:cxnSpLocks noChangeShapeType="1"/>
                          </wps:cNvCnPr>
                          <wps:spPr bwMode="auto">
                            <a:xfrm flipV="1">
                              <a:off x="1773" y="2984"/>
                              <a:ext cx="500" cy="3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19" name="Line 34"/>
                          <wps:cNvCnPr>
                            <a:cxnSpLocks noChangeShapeType="1"/>
                          </wps:cNvCnPr>
                          <wps:spPr bwMode="auto">
                            <a:xfrm flipV="1">
                              <a:off x="1565" y="2480"/>
                              <a:ext cx="98" cy="6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20" name="Line 35"/>
                          <wps:cNvCnPr>
                            <a:cxnSpLocks noChangeShapeType="1"/>
                          </wps:cNvCnPr>
                          <wps:spPr bwMode="auto">
                            <a:xfrm flipV="1">
                              <a:off x="1562" y="2410"/>
                              <a:ext cx="98" cy="6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21" name="Line 36"/>
                          <wps:cNvCnPr>
                            <a:cxnSpLocks noChangeShapeType="1"/>
                          </wps:cNvCnPr>
                          <wps:spPr bwMode="auto">
                            <a:xfrm flipH="1" flipV="1">
                              <a:off x="1565" y="2351"/>
                              <a:ext cx="0" cy="30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22" name="Line 37"/>
                          <wps:cNvCnPr>
                            <a:cxnSpLocks noChangeShapeType="1"/>
                          </wps:cNvCnPr>
                          <wps:spPr bwMode="auto">
                            <a:xfrm flipH="1" flipV="1">
                              <a:off x="1777" y="2378"/>
                              <a:ext cx="0" cy="9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g:wgp>
                      <wpg:wgp>
                        <wpg:cNvPr id="23" name="Group 38"/>
                        <wpg:cNvGrpSpPr>
                          <a:grpSpLocks/>
                        </wpg:cNvGrpSpPr>
                        <wpg:grpSpPr bwMode="auto">
                          <a:xfrm>
                            <a:off x="1937281" y="0"/>
                            <a:ext cx="822550" cy="1782280"/>
                            <a:chOff x="2351" y="1521"/>
                            <a:chExt cx="647" cy="1403"/>
                          </a:xfrm>
                        </wpg:grpSpPr>
                        <wps:wsp>
                          <wps:cNvPr id="24" name="Line 39"/>
                          <wps:cNvCnPr>
                            <a:cxnSpLocks noChangeShapeType="1"/>
                          </wps:cNvCnPr>
                          <wps:spPr bwMode="auto">
                            <a:xfrm flipV="1">
                              <a:off x="2790" y="1623"/>
                              <a:ext cx="200" cy="12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25" name="Line 40"/>
                          <wps:cNvCnPr>
                            <a:cxnSpLocks noChangeShapeType="1"/>
                          </wps:cNvCnPr>
                          <wps:spPr bwMode="auto">
                            <a:xfrm flipV="1">
                              <a:off x="2351" y="2650"/>
                              <a:ext cx="448" cy="27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26" name="Line 41"/>
                          <wps:cNvCnPr>
                            <a:cxnSpLocks noChangeShapeType="1"/>
                          </wps:cNvCnPr>
                          <wps:spPr bwMode="auto">
                            <a:xfrm flipV="1">
                              <a:off x="2894" y="1659"/>
                              <a:ext cx="98" cy="6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27" name="Line 42"/>
                          <wps:cNvCnPr>
                            <a:cxnSpLocks noChangeShapeType="1"/>
                          </wps:cNvCnPr>
                          <wps:spPr bwMode="auto">
                            <a:xfrm flipV="1">
                              <a:off x="2892" y="1590"/>
                              <a:ext cx="98" cy="6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28" name="Line 43"/>
                          <wps:cNvCnPr>
                            <a:cxnSpLocks noChangeShapeType="1"/>
                          </wps:cNvCnPr>
                          <wps:spPr bwMode="auto">
                            <a:xfrm flipH="1" flipV="1">
                              <a:off x="2994" y="1521"/>
                              <a:ext cx="4" cy="23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29" name="Line 44"/>
                          <wps:cNvCnPr>
                            <a:cxnSpLocks noChangeShapeType="1"/>
                          </wps:cNvCnPr>
                          <wps:spPr bwMode="auto">
                            <a:xfrm flipH="1" flipV="1">
                              <a:off x="2796" y="1752"/>
                              <a:ext cx="0" cy="9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g:wgp>
                      <wpg:wgp>
                        <wpg:cNvPr id="30" name="Group 45"/>
                        <wpg:cNvGrpSpPr>
                          <a:grpSpLocks/>
                        </wpg:cNvGrpSpPr>
                        <wpg:grpSpPr bwMode="auto">
                          <a:xfrm>
                            <a:off x="491625" y="1253820"/>
                            <a:ext cx="443351" cy="340450"/>
                            <a:chOff x="1213" y="2508"/>
                            <a:chExt cx="349" cy="268"/>
                          </a:xfrm>
                        </wpg:grpSpPr>
                        <wps:wsp>
                          <wps:cNvPr id="31" name="Line 46"/>
                          <wps:cNvCnPr>
                            <a:cxnSpLocks noChangeShapeType="1"/>
                          </wps:cNvCnPr>
                          <wps:spPr bwMode="auto">
                            <a:xfrm flipV="1">
                              <a:off x="1230" y="2508"/>
                              <a:ext cx="332" cy="204"/>
                            </a:xfrm>
                            <a:prstGeom prst="line">
                              <a:avLst/>
                            </a:prstGeom>
                            <a:noFill/>
                            <a:ln w="2540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g:grpSp>
                          <wpg:cNvPr id="32" name="Group 47"/>
                          <wpg:cNvGrpSpPr>
                            <a:grpSpLocks/>
                          </wpg:cNvGrpSpPr>
                          <wpg:grpSpPr bwMode="auto">
                            <a:xfrm>
                              <a:off x="1213" y="2544"/>
                              <a:ext cx="164" cy="232"/>
                              <a:chOff x="1213" y="2544"/>
                              <a:chExt cx="164" cy="232"/>
                            </a:xfrm>
                          </wpg:grpSpPr>
                          <wps:wsp>
                            <wps:cNvPr id="33" name="Arc 48"/>
                            <wps:cNvSpPr>
                              <a:spLocks/>
                            </wps:cNvSpPr>
                            <wps:spPr bwMode="auto">
                              <a:xfrm rot="10800000" flipV="1">
                                <a:off x="1213" y="2546"/>
                                <a:ext cx="51" cy="66"/>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25400">
                                <a:solidFill>
                                  <a:srgbClr val="000000"/>
                                </a:solidFill>
                                <a:round/>
                                <a:headEnd/>
                                <a:tailEnd/>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34" name="Arc 49"/>
                            <wps:cNvSpPr>
                              <a:spLocks/>
                            </wps:cNvSpPr>
                            <wps:spPr bwMode="auto">
                              <a:xfrm rot="15600000" flipH="1" flipV="1">
                                <a:off x="1313" y="2679"/>
                                <a:ext cx="102" cy="2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25400">
                                <a:solidFill>
                                  <a:srgbClr val="000000"/>
                                </a:solidFill>
                                <a:round/>
                                <a:headEnd/>
                                <a:tailEnd/>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35" name="Arc 50"/>
                            <wps:cNvSpPr>
                              <a:spLocks/>
                            </wps:cNvSpPr>
                            <wps:spPr bwMode="auto">
                              <a:xfrm rot="16200000" flipV="1">
                                <a:off x="1263" y="2543"/>
                                <a:ext cx="102"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25400">
                                <a:solidFill>
                                  <a:srgbClr val="000000"/>
                                </a:solidFill>
                                <a:round/>
                                <a:headEnd/>
                                <a:tailEnd/>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36" name="Arc 51"/>
                            <wps:cNvSpPr>
                              <a:spLocks/>
                            </wps:cNvSpPr>
                            <wps:spPr bwMode="auto">
                              <a:xfrm rot="17100000" flipH="1" flipV="1">
                                <a:off x="1286" y="2701"/>
                                <a:ext cx="51" cy="99"/>
                              </a:xfrm>
                              <a:custGeom>
                                <a:avLst/>
                                <a:gdLst>
                                  <a:gd name="G0" fmla="+- 0 0 0"/>
                                  <a:gd name="G1" fmla="+- 21600 0 0"/>
                                  <a:gd name="G2" fmla="+- 21600 0 0"/>
                                  <a:gd name="T0" fmla="*/ 0 w 21600"/>
                                  <a:gd name="T1" fmla="*/ 0 h 32525"/>
                                  <a:gd name="T2" fmla="*/ 18634 w 21600"/>
                                  <a:gd name="T3" fmla="*/ 32525 h 32525"/>
                                  <a:gd name="T4" fmla="*/ 0 w 21600"/>
                                  <a:gd name="T5" fmla="*/ 21600 h 32525"/>
                                </a:gdLst>
                                <a:ahLst/>
                                <a:cxnLst>
                                  <a:cxn ang="0">
                                    <a:pos x="T0" y="T1"/>
                                  </a:cxn>
                                  <a:cxn ang="0">
                                    <a:pos x="T2" y="T3"/>
                                  </a:cxn>
                                  <a:cxn ang="0">
                                    <a:pos x="T4" y="T5"/>
                                  </a:cxn>
                                </a:cxnLst>
                                <a:rect l="0" t="0" r="r" b="b"/>
                                <a:pathLst>
                                  <a:path w="21600" h="32525" fill="none" extrusionOk="0">
                                    <a:moveTo>
                                      <a:pt x="-1" y="0"/>
                                    </a:moveTo>
                                    <a:cubicBezTo>
                                      <a:pt x="11929" y="0"/>
                                      <a:pt x="21600" y="9670"/>
                                      <a:pt x="21600" y="21600"/>
                                    </a:cubicBezTo>
                                    <a:cubicBezTo>
                                      <a:pt x="21600" y="25440"/>
                                      <a:pt x="20576" y="29211"/>
                                      <a:pt x="18633" y="32524"/>
                                    </a:cubicBezTo>
                                  </a:path>
                                  <a:path w="21600" h="32525" stroke="0" extrusionOk="0">
                                    <a:moveTo>
                                      <a:pt x="-1" y="0"/>
                                    </a:moveTo>
                                    <a:cubicBezTo>
                                      <a:pt x="11929" y="0"/>
                                      <a:pt x="21600" y="9670"/>
                                      <a:pt x="21600" y="21600"/>
                                    </a:cubicBezTo>
                                    <a:cubicBezTo>
                                      <a:pt x="21600" y="25440"/>
                                      <a:pt x="20576" y="29211"/>
                                      <a:pt x="18633" y="32524"/>
                                    </a:cubicBezTo>
                                    <a:lnTo>
                                      <a:pt x="0" y="21600"/>
                                    </a:lnTo>
                                    <a:close/>
                                  </a:path>
                                </a:pathLst>
                              </a:custGeom>
                              <a:noFill/>
                              <a:ln w="25400">
                                <a:solidFill>
                                  <a:srgbClr val="000000"/>
                                </a:solidFill>
                                <a:round/>
                                <a:headEnd type="none" w="med" len="lg"/>
                                <a:tailEnd type="triangle" w="sm" len="lg"/>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g:grpSp>
                      </wpg:wgp>
                      <wpg:wgp>
                        <wpg:cNvPr id="37" name="Group 52"/>
                        <wpg:cNvGrpSpPr>
                          <a:grpSpLocks/>
                        </wpg:cNvGrpSpPr>
                        <wpg:grpSpPr bwMode="auto">
                          <a:xfrm>
                            <a:off x="1708618" y="790148"/>
                            <a:ext cx="311235" cy="1181411"/>
                            <a:chOff x="2171" y="2143"/>
                            <a:chExt cx="245" cy="930"/>
                          </a:xfrm>
                        </wpg:grpSpPr>
                        <wps:wsp>
                          <wps:cNvPr id="43" name="Line 53"/>
                          <wps:cNvCnPr>
                            <a:cxnSpLocks noChangeShapeType="1"/>
                          </wps:cNvCnPr>
                          <wps:spPr bwMode="auto">
                            <a:xfrm flipH="1" flipV="1">
                              <a:off x="2309" y="2143"/>
                              <a:ext cx="0" cy="9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44" name="Line 54"/>
                          <wps:cNvCnPr>
                            <a:cxnSpLocks noChangeShapeType="1"/>
                          </wps:cNvCnPr>
                          <wps:spPr bwMode="auto">
                            <a:xfrm flipH="1" flipV="1">
                              <a:off x="2276" y="2900"/>
                              <a:ext cx="0" cy="17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53" name="Line 55"/>
                          <wps:cNvCnPr>
                            <a:cxnSpLocks noChangeShapeType="1"/>
                          </wps:cNvCnPr>
                          <wps:spPr bwMode="auto">
                            <a:xfrm flipH="1" flipV="1">
                              <a:off x="2348" y="2858"/>
                              <a:ext cx="0" cy="17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54" name="Line 56"/>
                          <wps:cNvCnPr>
                            <a:cxnSpLocks noChangeShapeType="1"/>
                          </wps:cNvCnPr>
                          <wps:spPr bwMode="auto">
                            <a:xfrm flipV="1">
                              <a:off x="2277" y="3026"/>
                              <a:ext cx="75" cy="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g:grpSp>
                          <wpg:cNvPr id="55" name="Group 57"/>
                          <wpg:cNvGrpSpPr>
                            <a:grpSpLocks/>
                          </wpg:cNvGrpSpPr>
                          <wpg:grpSpPr bwMode="auto">
                            <a:xfrm>
                              <a:off x="2171" y="2533"/>
                              <a:ext cx="245" cy="141"/>
                              <a:chOff x="2171" y="2533"/>
                              <a:chExt cx="245" cy="141"/>
                            </a:xfrm>
                          </wpg:grpSpPr>
                          <wps:wsp>
                            <wps:cNvPr id="56" name="Arc 58"/>
                            <wps:cNvSpPr>
                              <a:spLocks/>
                            </wps:cNvSpPr>
                            <wps:spPr bwMode="auto">
                              <a:xfrm rot="16200000" flipV="1">
                                <a:off x="2357" y="2539"/>
                                <a:ext cx="51" cy="66"/>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25400">
                                <a:solidFill>
                                  <a:srgbClr val="000000"/>
                                </a:solidFill>
                                <a:round/>
                                <a:headEnd/>
                                <a:tailEnd/>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57" name="Arc 59"/>
                            <wps:cNvSpPr>
                              <a:spLocks/>
                            </wps:cNvSpPr>
                            <wps:spPr bwMode="auto">
                              <a:xfrm flipH="1" flipV="1">
                                <a:off x="2204" y="2647"/>
                                <a:ext cx="102" cy="2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25400">
                                <a:solidFill>
                                  <a:srgbClr val="000000"/>
                                </a:solidFill>
                                <a:round/>
                                <a:headEnd/>
                                <a:tailEnd/>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58" name="Arc 60"/>
                            <wps:cNvSpPr>
                              <a:spLocks/>
                            </wps:cNvSpPr>
                            <wps:spPr bwMode="auto">
                              <a:xfrm flipV="1">
                                <a:off x="2314" y="2595"/>
                                <a:ext cx="102" cy="7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25400">
                                <a:solidFill>
                                  <a:srgbClr val="000000"/>
                                </a:solidFill>
                                <a:round/>
                                <a:headEnd/>
                                <a:tailEnd/>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62" name="Arc 61"/>
                            <wps:cNvSpPr>
                              <a:spLocks/>
                            </wps:cNvSpPr>
                            <wps:spPr bwMode="auto">
                              <a:xfrm rot="900000" flipH="1" flipV="1">
                                <a:off x="2171" y="2533"/>
                                <a:ext cx="51" cy="116"/>
                              </a:xfrm>
                              <a:custGeom>
                                <a:avLst/>
                                <a:gdLst>
                                  <a:gd name="G0" fmla="+- 0 0 0"/>
                                  <a:gd name="G1" fmla="+- 21600 0 0"/>
                                  <a:gd name="G2" fmla="+- 21600 0 0"/>
                                  <a:gd name="T0" fmla="*/ 0 w 21600"/>
                                  <a:gd name="T1" fmla="*/ 0 h 37995"/>
                                  <a:gd name="T2" fmla="*/ 14063 w 21600"/>
                                  <a:gd name="T3" fmla="*/ 37995 h 37995"/>
                                  <a:gd name="T4" fmla="*/ 0 w 21600"/>
                                  <a:gd name="T5" fmla="*/ 21600 h 37995"/>
                                </a:gdLst>
                                <a:ahLst/>
                                <a:cxnLst>
                                  <a:cxn ang="0">
                                    <a:pos x="T0" y="T1"/>
                                  </a:cxn>
                                  <a:cxn ang="0">
                                    <a:pos x="T2" y="T3"/>
                                  </a:cxn>
                                  <a:cxn ang="0">
                                    <a:pos x="T4" y="T5"/>
                                  </a:cxn>
                                </a:cxnLst>
                                <a:rect l="0" t="0" r="r" b="b"/>
                                <a:pathLst>
                                  <a:path w="21600" h="37995" fill="none" extrusionOk="0">
                                    <a:moveTo>
                                      <a:pt x="-1" y="0"/>
                                    </a:moveTo>
                                    <a:cubicBezTo>
                                      <a:pt x="11929" y="0"/>
                                      <a:pt x="21600" y="9670"/>
                                      <a:pt x="21600" y="21600"/>
                                    </a:cubicBezTo>
                                    <a:cubicBezTo>
                                      <a:pt x="21600" y="27902"/>
                                      <a:pt x="18846" y="33891"/>
                                      <a:pt x="14062" y="37994"/>
                                    </a:cubicBezTo>
                                  </a:path>
                                  <a:path w="21600" h="37995" stroke="0" extrusionOk="0">
                                    <a:moveTo>
                                      <a:pt x="-1" y="0"/>
                                    </a:moveTo>
                                    <a:cubicBezTo>
                                      <a:pt x="11929" y="0"/>
                                      <a:pt x="21600" y="9670"/>
                                      <a:pt x="21600" y="21600"/>
                                    </a:cubicBezTo>
                                    <a:cubicBezTo>
                                      <a:pt x="21600" y="27902"/>
                                      <a:pt x="18846" y="33891"/>
                                      <a:pt x="14062" y="37994"/>
                                    </a:cubicBezTo>
                                    <a:lnTo>
                                      <a:pt x="0" y="21600"/>
                                    </a:lnTo>
                                    <a:close/>
                                  </a:path>
                                </a:pathLst>
                              </a:custGeom>
                              <a:noFill/>
                              <a:ln w="25400">
                                <a:solidFill>
                                  <a:srgbClr val="000000"/>
                                </a:solidFill>
                                <a:round/>
                                <a:headEnd type="none" w="med" len="lg"/>
                                <a:tailEnd type="triangle" w="sm" len="lg"/>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g:grpSp>
                      </wpg:wgp>
                      <wpg:wgp>
                        <wpg:cNvPr id="63" name="Group 62"/>
                        <wpg:cNvGrpSpPr>
                          <a:grpSpLocks/>
                        </wpg:cNvGrpSpPr>
                        <wpg:grpSpPr bwMode="auto">
                          <a:xfrm>
                            <a:off x="1883926" y="674548"/>
                            <a:ext cx="2358401" cy="461132"/>
                            <a:chOff x="2309" y="2052"/>
                            <a:chExt cx="1856" cy="363"/>
                          </a:xfrm>
                        </wpg:grpSpPr>
                        <wps:wsp>
                          <wps:cNvPr id="288" name="Line 63"/>
                          <wps:cNvCnPr>
                            <a:cxnSpLocks noChangeShapeType="1"/>
                          </wps:cNvCnPr>
                          <wps:spPr bwMode="auto">
                            <a:xfrm>
                              <a:off x="2309" y="2052"/>
                              <a:ext cx="1615" cy="242"/>
                            </a:xfrm>
                            <a:prstGeom prst="line">
                              <a:avLst/>
                            </a:prstGeom>
                            <a:noFill/>
                            <a:ln w="25400">
                              <a:solidFill>
                                <a:srgbClr val="000000"/>
                              </a:solidFill>
                              <a:prstDash val="dash"/>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g:grpSp>
                          <wpg:cNvPr id="289" name="Group 64"/>
                          <wpg:cNvGrpSpPr>
                            <a:grpSpLocks/>
                          </wpg:cNvGrpSpPr>
                          <wpg:grpSpPr bwMode="auto">
                            <a:xfrm>
                              <a:off x="3955" y="2218"/>
                              <a:ext cx="210" cy="197"/>
                              <a:chOff x="4011" y="2262"/>
                              <a:chExt cx="210" cy="197"/>
                            </a:xfrm>
                          </wpg:grpSpPr>
                          <wps:wsp>
                            <wps:cNvPr id="290" name="Oval 65"/>
                            <wps:cNvSpPr>
                              <a:spLocks noChangeArrowheads="1"/>
                            </wps:cNvSpPr>
                            <wps:spPr bwMode="auto">
                              <a:xfrm>
                                <a:off x="4011" y="2262"/>
                                <a:ext cx="56" cy="170"/>
                              </a:xfrm>
                              <a:prstGeom prst="ellipse">
                                <a:avLst/>
                              </a:prstGeom>
                              <a:solidFill>
                                <a:srgbClr val="FFFFFF"/>
                              </a:solidFill>
                              <a:ln w="254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291" name="Oval 66"/>
                            <wps:cNvSpPr>
                              <a:spLocks noChangeArrowheads="1"/>
                            </wps:cNvSpPr>
                            <wps:spPr bwMode="auto">
                              <a:xfrm>
                                <a:off x="4165" y="2289"/>
                                <a:ext cx="56" cy="170"/>
                              </a:xfrm>
                              <a:prstGeom prst="ellipse">
                                <a:avLst/>
                              </a:prstGeom>
                              <a:solidFill>
                                <a:srgbClr val="FFFFFF"/>
                              </a:solidFill>
                              <a:ln w="254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292" name="Line 67"/>
                            <wps:cNvCnPr>
                              <a:cxnSpLocks noChangeShapeType="1"/>
                            </wps:cNvCnPr>
                            <wps:spPr bwMode="auto">
                              <a:xfrm>
                                <a:off x="4034" y="2262"/>
                                <a:ext cx="155" cy="2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293" name="Line 68"/>
                            <wps:cNvCnPr>
                              <a:cxnSpLocks noChangeShapeType="1"/>
                            </wps:cNvCnPr>
                            <wps:spPr bwMode="auto">
                              <a:xfrm>
                                <a:off x="4038" y="2431"/>
                                <a:ext cx="155" cy="2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294" name="Oval 69"/>
                            <wps:cNvSpPr>
                              <a:spLocks noChangeArrowheads="1"/>
                            </wps:cNvSpPr>
                            <wps:spPr bwMode="auto">
                              <a:xfrm>
                                <a:off x="4036" y="2281"/>
                                <a:ext cx="34" cy="136"/>
                              </a:xfrm>
                              <a:prstGeom prst="ellipse">
                                <a:avLst/>
                              </a:prstGeom>
                              <a:solidFill>
                                <a:srgbClr val="FFFFFF"/>
                              </a:solidFill>
                              <a:ln w="25400">
                                <a:solidFill>
                                  <a:srgbClr val="FFFFFF"/>
                                </a:solidFill>
                                <a:round/>
                                <a:headEnd/>
                                <a:tailEnd/>
                              </a:ln>
                              <a:effectLst/>
                              <a:extLs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g:grpSp>
                      </wpg:wgp>
                      <wps:wsp>
                        <wps:cNvPr id="295" name="Text Box 70"/>
                        <wps:cNvSpPr txBox="1">
                          <a:spLocks noChangeArrowheads="1"/>
                        </wps:cNvSpPr>
                        <wps:spPr bwMode="auto">
                          <a:xfrm>
                            <a:off x="3541095" y="1168708"/>
                            <a:ext cx="708854" cy="219768"/>
                          </a:xfrm>
                          <a:prstGeom prst="rect">
                            <a:avLst/>
                          </a:prstGeom>
                          <a:noFill/>
                          <a:ln>
                            <a:noFill/>
                          </a:ln>
                          <a:effectLst/>
                          <a:extLst>
                            <a:ext uri="{909E8E84-426E-40DD-AFC4-6F175D3DCCD1}">
                              <a14:hiddenFill xmlns:a14="http://schemas.microsoft.com/office/drawing/2010/main">
                                <a:solidFill>
                                  <a:srgbClr val="BFBFBF"/>
                                </a:solidFill>
                              </a14:hiddenFill>
                            </a:ext>
                            <a:ext uri="{91240B29-F687-4F45-9708-019B960494DF}">
                              <a14:hiddenLine xmlns:a14="http://schemas.microsoft.com/office/drawing/2010/main" w="9525">
                                <a:solidFill>
                                  <a:srgbClr val="003466"/>
                                </a:solidFill>
                                <a:miter lim="800000"/>
                                <a:headEnd/>
                                <a:tailEnd/>
                              </a14:hiddenLine>
                            </a:ext>
                            <a:ext uri="{AF507438-7753-43E0-B8FC-AC1667EBCBE1}">
                              <a14:hiddenEffects xmlns:a14="http://schemas.microsoft.com/office/drawing/2010/main">
                                <a:effectLst/>
                              </a14:hiddenEffects>
                            </a:ext>
                          </a:extLst>
                        </wps:spPr>
                        <wps:txbx>
                          <w:txbxContent>
                            <w:p w14:paraId="0DAD79C9" w14:textId="77777777" w:rsidR="00EE737F" w:rsidRPr="00AD1A6F" w:rsidRDefault="00EE737F" w:rsidP="00092E57">
                              <w:pPr>
                                <w:autoSpaceDE w:val="0"/>
                                <w:autoSpaceDN w:val="0"/>
                                <w:adjustRightInd w:val="0"/>
                                <w:rPr>
                                  <w:color w:val="000000"/>
                                  <w:sz w:val="19"/>
                                  <w:lang w:val="en-US"/>
                                </w:rPr>
                              </w:pPr>
                              <w:r w:rsidRPr="00AD1A6F">
                                <w:rPr>
                                  <w:color w:val="000000"/>
                                  <w:sz w:val="19"/>
                                </w:rPr>
                                <w:t>Photometer</w:t>
                              </w:r>
                            </w:p>
                          </w:txbxContent>
                        </wps:txbx>
                        <wps:bodyPr rot="0" vert="horz" wrap="square" lIns="72000" tIns="37440" rIns="72000" bIns="37440" upright="1">
                          <a:noAutofit/>
                        </wps:bodyPr>
                      </wps:wsp>
                      <wpg:wgp>
                        <wpg:cNvPr id="296" name="Group 71"/>
                        <wpg:cNvGrpSpPr>
                          <a:grpSpLocks/>
                        </wpg:cNvGrpSpPr>
                        <wpg:grpSpPr bwMode="auto">
                          <a:xfrm>
                            <a:off x="1890278" y="674548"/>
                            <a:ext cx="2045896" cy="247715"/>
                            <a:chOff x="2314" y="2052"/>
                            <a:chExt cx="1610" cy="195"/>
                          </a:xfrm>
                        </wpg:grpSpPr>
                        <wps:wsp>
                          <wps:cNvPr id="297" name="Line 72"/>
                          <wps:cNvCnPr>
                            <a:cxnSpLocks noChangeShapeType="1"/>
                          </wps:cNvCnPr>
                          <wps:spPr bwMode="auto">
                            <a:xfrm>
                              <a:off x="2314" y="2052"/>
                              <a:ext cx="1610" cy="67"/>
                            </a:xfrm>
                            <a:prstGeom prst="line">
                              <a:avLst/>
                            </a:prstGeom>
                            <a:noFill/>
                            <a:ln w="12700">
                              <a:solidFill>
                                <a:srgbClr val="00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298" name="Arc 73"/>
                          <wps:cNvSpPr>
                            <a:spLocks/>
                          </wps:cNvSpPr>
                          <wps:spPr bwMode="auto">
                            <a:xfrm rot="1200000">
                              <a:off x="3636" y="2115"/>
                              <a:ext cx="56" cy="126"/>
                            </a:xfrm>
                            <a:custGeom>
                              <a:avLst/>
                              <a:gdLst>
                                <a:gd name="G0" fmla="+- 0 0 0"/>
                                <a:gd name="G1" fmla="+- 20711 0 0"/>
                                <a:gd name="G2" fmla="+- 21600 0 0"/>
                                <a:gd name="T0" fmla="*/ 6135 w 21600"/>
                                <a:gd name="T1" fmla="*/ 0 h 22703"/>
                                <a:gd name="T2" fmla="*/ 21508 w 21600"/>
                                <a:gd name="T3" fmla="*/ 22703 h 22703"/>
                                <a:gd name="T4" fmla="*/ 0 w 21600"/>
                                <a:gd name="T5" fmla="*/ 20711 h 22703"/>
                              </a:gdLst>
                              <a:ahLst/>
                              <a:cxnLst>
                                <a:cxn ang="0">
                                  <a:pos x="T0" y="T1"/>
                                </a:cxn>
                                <a:cxn ang="0">
                                  <a:pos x="T2" y="T3"/>
                                </a:cxn>
                                <a:cxn ang="0">
                                  <a:pos x="T4" y="T5"/>
                                </a:cxn>
                              </a:cxnLst>
                              <a:rect l="0" t="0" r="r" b="b"/>
                              <a:pathLst>
                                <a:path w="21600" h="22703" fill="none" extrusionOk="0">
                                  <a:moveTo>
                                    <a:pt x="6134" y="0"/>
                                  </a:moveTo>
                                  <a:cubicBezTo>
                                    <a:pt x="15307" y="2717"/>
                                    <a:pt x="21600" y="11144"/>
                                    <a:pt x="21600" y="20711"/>
                                  </a:cubicBezTo>
                                  <a:cubicBezTo>
                                    <a:pt x="21600" y="21376"/>
                                    <a:pt x="21569" y="22040"/>
                                    <a:pt x="21507" y="22702"/>
                                  </a:cubicBezTo>
                                </a:path>
                                <a:path w="21600" h="22703" stroke="0" extrusionOk="0">
                                  <a:moveTo>
                                    <a:pt x="6134" y="0"/>
                                  </a:moveTo>
                                  <a:cubicBezTo>
                                    <a:pt x="15307" y="2717"/>
                                    <a:pt x="21600" y="11144"/>
                                    <a:pt x="21600" y="20711"/>
                                  </a:cubicBezTo>
                                  <a:cubicBezTo>
                                    <a:pt x="21600" y="21376"/>
                                    <a:pt x="21569" y="22040"/>
                                    <a:pt x="21507" y="22702"/>
                                  </a:cubicBezTo>
                                  <a:lnTo>
                                    <a:pt x="0" y="20711"/>
                                  </a:lnTo>
                                  <a:close/>
                                </a:path>
                              </a:pathLst>
                            </a:custGeom>
                            <a:noFill/>
                            <a:ln w="12700">
                              <a:solidFill>
                                <a:srgbClr val="000000"/>
                              </a:solidFill>
                              <a:round/>
                              <a:headEnd type="triangle" w="sm" len="sm"/>
                              <a:tailEnd type="triangle" w="sm" len="sm"/>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299" name="Text Box 74"/>
                          <wps:cNvSpPr txBox="1">
                            <a:spLocks noChangeArrowheads="1"/>
                          </wps:cNvSpPr>
                          <wps:spPr bwMode="auto">
                            <a:xfrm>
                              <a:off x="3733" y="2132"/>
                              <a:ext cx="61" cy="115"/>
                            </a:xfrm>
                            <a:prstGeom prst="rect">
                              <a:avLst/>
                            </a:prstGeom>
                            <a:noFill/>
                            <a:ln>
                              <a:noFill/>
                            </a:ln>
                            <a:effectLst/>
                            <a:extLst>
                              <a:ext uri="{909E8E84-426E-40DD-AFC4-6F175D3DCCD1}">
                                <a14:hiddenFill xmlns:a14="http://schemas.microsoft.com/office/drawing/2010/main">
                                  <a:solidFill>
                                    <a:srgbClr val="BFBFBF"/>
                                  </a:solidFill>
                                </a14:hiddenFill>
                              </a:ext>
                              <a:ext uri="{91240B29-F687-4F45-9708-019B960494DF}">
                                <a14:hiddenLine xmlns:a14="http://schemas.microsoft.com/office/drawing/2010/main" w="9525">
                                  <a:solidFill>
                                    <a:srgbClr val="003466"/>
                                  </a:solidFill>
                                  <a:miter lim="800000"/>
                                  <a:headEnd/>
                                  <a:tailEnd/>
                                </a14:hiddenLine>
                              </a:ext>
                              <a:ext uri="{AF507438-7753-43E0-B8FC-AC1667EBCBE1}">
                                <a14:hiddenEffects xmlns:a14="http://schemas.microsoft.com/office/drawing/2010/main">
                                  <a:effectLst/>
                                </a14:hiddenEffects>
                              </a:ext>
                            </a:extLst>
                          </wps:spPr>
                          <wps:txbx>
                            <w:txbxContent>
                              <w:p w14:paraId="6E76C15F" w14:textId="77777777" w:rsidR="00EE737F" w:rsidRPr="00AD1A6F" w:rsidRDefault="00EE737F" w:rsidP="00092E57">
                                <w:pPr>
                                  <w:autoSpaceDE w:val="0"/>
                                  <w:autoSpaceDN w:val="0"/>
                                  <w:adjustRightInd w:val="0"/>
                                  <w:jc w:val="center"/>
                                  <w:rPr>
                                    <w:b/>
                                    <w:bCs/>
                                    <w:color w:val="000000"/>
                                    <w:sz w:val="19"/>
                                    <w:lang w:val="de-DE"/>
                                  </w:rPr>
                                </w:pPr>
                                <w:r w:rsidRPr="00AD1A6F">
                                  <w:rPr>
                                    <w:rFonts w:cs="Symbol"/>
                                    <w:b/>
                                    <w:bCs/>
                                    <w:color w:val="000000"/>
                                    <w:sz w:val="19"/>
                                    <w:lang w:val="de-DE"/>
                                  </w:rPr>
                                  <w:t>v</w:t>
                                </w:r>
                              </w:p>
                            </w:txbxContent>
                          </wps:txbx>
                          <wps:bodyPr rot="0" vert="horz" wrap="square" lIns="0" tIns="0" rIns="0" bIns="0" upright="1">
                            <a:noAutofit/>
                          </wps:bodyPr>
                        </wps:wsp>
                      </wpg:wgp>
                      <wpg:wgp>
                        <wpg:cNvPr id="300" name="Group 75"/>
                        <wpg:cNvGrpSpPr>
                          <a:grpSpLocks/>
                        </wpg:cNvGrpSpPr>
                        <wpg:grpSpPr bwMode="auto">
                          <a:xfrm>
                            <a:off x="1880115" y="674548"/>
                            <a:ext cx="1004210" cy="579273"/>
                            <a:chOff x="2306" y="2052"/>
                            <a:chExt cx="790" cy="456"/>
                          </a:xfrm>
                        </wpg:grpSpPr>
                        <wps:wsp>
                          <wps:cNvPr id="301" name="Line 76"/>
                          <wps:cNvCnPr>
                            <a:cxnSpLocks noChangeShapeType="1"/>
                          </wps:cNvCnPr>
                          <wps:spPr bwMode="auto">
                            <a:xfrm>
                              <a:off x="2306" y="2052"/>
                              <a:ext cx="738" cy="456"/>
                            </a:xfrm>
                            <a:prstGeom prst="line">
                              <a:avLst/>
                            </a:prstGeom>
                            <a:noFill/>
                            <a:ln w="12700">
                              <a:solidFill>
                                <a:srgbClr val="00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wps:wsp>
                        <wps:wsp>
                          <wps:cNvPr id="302" name="Arc 77"/>
                          <wps:cNvSpPr>
                            <a:spLocks/>
                          </wps:cNvSpPr>
                          <wps:spPr bwMode="auto">
                            <a:xfrm flipV="1">
                              <a:off x="2841" y="2179"/>
                              <a:ext cx="237" cy="192"/>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2700">
                              <a:solidFill>
                                <a:srgbClr val="000000"/>
                              </a:solidFill>
                              <a:round/>
                              <a:headEnd type="triangle" w="sm" len="lg"/>
                              <a:tailEnd type="triangle" w="sm" len="lg"/>
                            </a:ln>
                            <a:effectLst/>
                            <a:extLst>
                              <a:ext uri="{909E8E84-426E-40DD-AFC4-6F175D3DCCD1}">
                                <a14:hiddenFill xmlns:a14="http://schemas.microsoft.com/office/drawing/2010/main">
                                  <a:solidFill>
                                    <a:srgbClr val="BFBFBF"/>
                                  </a:solidFill>
                                </a14:hiddenFill>
                              </a:ext>
                              <a:ext uri="{AF507438-7753-43E0-B8FC-AC1667EBCBE1}">
                                <a14:hiddenEffects xmlns:a14="http://schemas.microsoft.com/office/drawing/2010/main">
                                  <a:effectLst>
                                    <a:outerShdw dist="35921" dir="2700000" algn="ctr" rotWithShape="0">
                                      <a:srgbClr val="858AAC"/>
                                    </a:outerShdw>
                                  </a:effectLst>
                                </a14:hiddenEffects>
                              </a:ext>
                            </a:extLst>
                          </wps:spPr>
                          <wps:bodyPr rot="0" vert="horz" wrap="square" lIns="90000" tIns="46800" rIns="90000" bIns="46800" anchor="ctr" anchorCtr="0" upright="1">
                            <a:noAutofit/>
                          </wps:bodyPr>
                        </wps:wsp>
                        <wps:wsp>
                          <wps:cNvPr id="303" name="Text Box 78"/>
                          <wps:cNvSpPr txBox="1">
                            <a:spLocks noChangeArrowheads="1"/>
                          </wps:cNvSpPr>
                          <wps:spPr bwMode="auto">
                            <a:xfrm>
                              <a:off x="3043" y="2283"/>
                              <a:ext cx="53" cy="115"/>
                            </a:xfrm>
                            <a:prstGeom prst="rect">
                              <a:avLst/>
                            </a:prstGeom>
                            <a:noFill/>
                            <a:ln>
                              <a:noFill/>
                            </a:ln>
                            <a:effectLst/>
                            <a:extLst>
                              <a:ext uri="{909E8E84-426E-40DD-AFC4-6F175D3DCCD1}">
                                <a14:hiddenFill xmlns:a14="http://schemas.microsoft.com/office/drawing/2010/main">
                                  <a:solidFill>
                                    <a:srgbClr val="BFBFBF"/>
                                  </a:solidFill>
                                </a14:hiddenFill>
                              </a:ext>
                              <a:ext uri="{91240B29-F687-4F45-9708-019B960494DF}">
                                <a14:hiddenLine xmlns:a14="http://schemas.microsoft.com/office/drawing/2010/main" w="9525">
                                  <a:solidFill>
                                    <a:srgbClr val="003466"/>
                                  </a:solidFill>
                                  <a:miter lim="800000"/>
                                  <a:headEnd/>
                                  <a:tailEnd/>
                                </a14:hiddenLine>
                              </a:ext>
                              <a:ext uri="{AF507438-7753-43E0-B8FC-AC1667EBCBE1}">
                                <a14:hiddenEffects xmlns:a14="http://schemas.microsoft.com/office/drawing/2010/main">
                                  <a:effectLst/>
                                </a14:hiddenEffects>
                              </a:ext>
                            </a:extLst>
                          </wps:spPr>
                          <wps:txbx>
                            <w:txbxContent>
                              <w:p w14:paraId="632030B6" w14:textId="77777777" w:rsidR="00EE737F" w:rsidRPr="00AD1A6F" w:rsidRDefault="00EE737F" w:rsidP="00092E57">
                                <w:pPr>
                                  <w:autoSpaceDE w:val="0"/>
                                  <w:autoSpaceDN w:val="0"/>
                                  <w:adjustRightInd w:val="0"/>
                                  <w:jc w:val="center"/>
                                  <w:rPr>
                                    <w:b/>
                                    <w:bCs/>
                                    <w:color w:val="000000"/>
                                    <w:sz w:val="19"/>
                                    <w:lang w:val="de-DE"/>
                                  </w:rPr>
                                </w:pPr>
                                <w:r w:rsidRPr="00AD1A6F">
                                  <w:rPr>
                                    <w:rFonts w:cs="Symbol"/>
                                    <w:b/>
                                    <w:bCs/>
                                    <w:color w:val="000000"/>
                                    <w:sz w:val="19"/>
                                    <w:lang w:val="de-DE"/>
                                  </w:rPr>
                                  <w:t>h</w:t>
                                </w:r>
                              </w:p>
                            </w:txbxContent>
                          </wps:txbx>
                          <wps:bodyPr rot="0" vert="horz" wrap="square" lIns="0" tIns="0" rIns="0" bIns="0" upright="1">
                            <a:noAutofit/>
                          </wps:bodyPr>
                        </wps:wsp>
                      </wpg:wgp>
                    </wpc:wpc>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82A5C18" id="Zone de dessin 304" o:spid="_x0000_s1047" editas="canvas" style="width:364.9pt;height:189.7pt;mso-position-horizontal-relative:char;mso-position-vertical-relative:line" coordsize="46342,24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8" type="#_x0000_t75" style="position:absolute;width:46342;height:24091;visibility:visible;mso-wrap-style:square">
                  <v:fill o:detectmouseclick="t"/>
                  <v:path o:connecttype="none"/>
                </v:shape>
                <v:group id="Group 28" o:spid="_x0000_s1049" style="position:absolute;left:17175;top:3404;width:3430;height:6885" coordorigin="2996,3125" coordsize="270,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oval id="Oval 29" o:spid="_x0000_s1050" style="position:absolute;left:2996;top:3125;width:270;height:542;rotation:105790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" fillcolor="black" stroked="f" strokecolor="#003466">
                    <v:imagedata embosscolor="shadow add(51)"/>
                    <v:shadow on="t" type="emboss" color="black" color2="shadow add(102)" offset="1pt,1pt" offset2="-1pt,-1pt"/>
                    <v:textbox inset="2.5mm,1.3mm,2.5mm,1.3mm"/>
                  </v:oval>
                  <v:oval id="Oval 30" o:spid="_x0000_s1051" style="position:absolute;left:3073;top:3351;width:128;height:79;rotation:-368611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" stroked="f" strokecolor="#003466">
                    <v:imagedata embosscolor="shadow add(51)"/>
                    <v:shadow on="t" type="emboss" color="#999" color2="shadow add(102)" offset="1pt,1pt" offset2="-1pt,-1pt"/>
                    <v:textbox inset="2.5mm,1.3mm,2.5mm,1.3mm"/>
                  </v:oval>
                </v:group>
                <v:group id="Group 31" o:spid="_x0000_s1052" style="position:absolute;left:9349;top:10543;width:9032;height:11929" coordorigin="1562,2351" coordsize="711,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line id="Line 32" o:spid="_x0000_s1053" style="position:absolute;flip:y;visibility:visible;mso-wrap-style:square" from="1568,2380" to="1768,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" strokeweight="2pt">
                    <v:shadow color="#858aac"/>
                  </v:line>
                  <v:line id="Line 33" o:spid="_x0000_s1054" style="position:absolute;flip:y;visibility:visible;mso-wrap-style:square" from="1773,2984" to="2273,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" strokeweight="2pt">
                    <v:shadow color="#858aac"/>
                  </v:line>
                  <v:line id="Line 34" o:spid="_x0000_s1055" style="position:absolute;flip:y;visibility:visible;mso-wrap-style:square" from="1565,2480" to="1663,2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" strokeweight="2pt">
                    <v:shadow color="#858aac"/>
                  </v:line>
                  <v:line id="Line 35" o:spid="_x0000_s1056" style="position:absolute;flip:y;visibility:visible;mso-wrap-style:square" from="1562,2410" to="1660,2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" strokeweight="2pt">
                    <v:shadow color="#858aac"/>
                  </v:line>
                  <v:line id="Line 36" o:spid="_x0000_s1057" style="position:absolute;flip:x y;visibility:visible;mso-wrap-style:square" from="1565,2351" to="1565,2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" strokeweight="2pt">
                    <v:shadow color="#858aac"/>
                  </v:line>
                  <v:line id="Line 37" o:spid="_x0000_s1058" style="position:absolute;flip:x y;visibility:visible;mso-wrap-style:square" from="1777,2378" to="1777,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" strokeweight="2pt">
                    <v:shadow color="#858aac"/>
                  </v:line>
                </v:group>
                <v:group id="Group 38" o:spid="_x0000_s1059" style="position:absolute;left:19372;width:8226;height:17822" coordorigin="2351,1521" coordsize="647,1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line id="Line 39" o:spid="_x0000_s1060" style="position:absolute;flip:y;visibility:visible;mso-wrap-style:square" from="2790,1623" to="2990,1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" strokeweight="2pt">
                    <v:shadow color="#858aac"/>
                  </v:line>
                  <v:line id="Line 40" o:spid="_x0000_s1061" style="position:absolute;flip:y;visibility:visible;mso-wrap-style:square" from="2351,2650" to="2799,2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" strokeweight="2pt">
                    <v:shadow color="#858aac"/>
                  </v:line>
                  <v:line id="Line 41" o:spid="_x0000_s1062" style="position:absolute;flip:y;visibility:visible;mso-wrap-style:square" from="2894,1659" to="2992,1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" strokeweight="2pt">
                    <v:shadow color="#858aac"/>
                  </v:line>
                  <v:line id="Line 42" o:spid="_x0000_s1063" style="position:absolute;flip:y;visibility:visible;mso-wrap-style:square" from="2892,1590" to="2990,1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" strokeweight="2pt">
                    <v:shadow color="#858aac"/>
                  </v:line>
                  <v:line id="Line 43" o:spid="_x0000_s1064" style="position:absolute;flip:x y;visibility:visible;mso-wrap-style:square" from="2994,1521" to="2998,1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" strokeweight="2pt">
                    <v:shadow color="#858aac"/>
                  </v:line>
                  <v:line id="Line 44" o:spid="_x0000_s1065" style="position:absolute;flip:x y;visibility:visible;mso-wrap-style:square" from="2796,1752" to="2796,2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" strokeweight="2pt">
                    <v:shadow color="#858aac"/>
                  </v:line>
                </v:group>
                <v:group id="Group 45" o:spid="_x0000_s1066" style="position:absolute;left:4916;top:12538;width:4433;height:3404" coordorigin="1213,2508" coordsize="34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line id="Line 46" o:spid="_x0000_s1067" style="position:absolute;flip:y;visibility:visible;mso-wrap-style:square" from="1230,2508" to="1562,2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" strokeweight="2pt">
                    <v:stroke dashstyle="dash"/>
                    <v:shadow color="#858aac"/>
                  </v:line>
                  <v:group id="Group 47" o:spid="_x0000_s1068" style="position:absolute;left:1213;top:2544;width:164;height:232" coordorigin="1213,2544" coordsize="164,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Arc 48" o:spid="_x0000_s1069" style="position:absolute;left:1213;top:2546;width:51;height:66;rotation:180;flip:y;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" path="m-1,nfc11929,,21600,9670,21600,21600em-1,nsc11929,,21600,9670,21600,21600l,21600,-1,xe" filled="f" fillcolor="#bfbfbf" strokeweight="2pt">
                      <v:shadow color="#858aac"/>
                      <v:path arrowok="t" o:extrusionok="f" o:connecttype="custom" o:connectlocs="0,0;51,66;0,66" o:connectangles="0,0,0"/>
                    </v:shape>
                    <v:shape id="Arc 49" o:spid="_x0000_s1070" style="position:absolute;left:1313;top:2679;width:102;height:27;rotation:-100;flip:x y;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" path="m-1,nfc11929,,21600,9670,21600,21600em-1,nsc11929,,21600,9670,21600,21600l,21600,-1,xe" filled="f" fillcolor="#bfbfbf" strokeweight="2pt">
                      <v:shadow color="#858aac"/>
                      <v:path arrowok="t" o:extrusionok="f" o:connecttype="custom" o:connectlocs="0,0;102,27;0,27" o:connectangles="0,0,0"/>
                    </v:shape>
                    <v:shape id="Arc 50" o:spid="_x0000_s1071" style="position:absolute;left:1263;top:2543;width:102;height:104;rotation:90;flip:y;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" path="m-1,nfc11929,,21600,9670,21600,21600em-1,nsc11929,,21600,9670,21600,21600l,21600,-1,xe" filled="f" fillcolor="#bfbfbf" strokeweight="2pt">
                      <v:shadow color="#858aac"/>
                      <v:path arrowok="t" o:extrusionok="f" o:connecttype="custom" o:connectlocs="0,0;102,104;0,104" o:connectangles="0,0,0"/>
                    </v:shape>
                    <v:shape id="Arc 51" o:spid="_x0000_s1072" style="position:absolute;left:1286;top:2701;width:51;height:99;rotation:-75;flip:x y;visibility:visible;mso-wrap-style:square;v-text-anchor:middle" coordsize="21600,3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" path="m-1,nfc11929,,21600,9670,21600,21600v,3840,-1024,7611,-2967,10924em-1,nsc11929,,21600,9670,21600,21600v,3840,-1024,7611,-2967,10924l,21600,-1,xe" filled="f" fillcolor="#bfbfbf" strokeweight="2pt">
                      <v:stroke startarrowlength="long" endarrow="block" endarrowwidth="narrow" endarrowlength="long"/>
                      <v:shadow color="#858aac"/>
                      <v:path arrowok="t" o:extrusionok="f" o:connecttype="custom" o:connectlocs="0,0;44,99;0,66" o:connectangles="0,0,0"/>
                    </v:shape>
                  </v:group>
                </v:group>
                <v:group id="Group 52" o:spid="_x0000_s1073" style="position:absolute;left:17086;top:7901;width:3112;height:11814" coordorigin="2171,2143" coordsize="24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line id="Line 53" o:spid="_x0000_s1074" style="position:absolute;flip:x y;visibility:visible;mso-wrap-style:square" from="2309,2143" to="2309,3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" strokeweight="2pt">
                    <v:shadow color="#858aac"/>
                  </v:line>
                  <v:line id="Line 54" o:spid="_x0000_s1075" style="position:absolute;flip:x y;visibility:visible;mso-wrap-style:square" from="2276,2900" to="2276,3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" strokeweight="2pt">
                    <v:shadow color="#858aac"/>
                  </v:line>
                  <v:line id="Line 55" o:spid="_x0000_s1076" style="position:absolute;flip:x y;visibility:visible;mso-wrap-style:square" from="2348,2858" to="2348,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" strokeweight="2pt">
                    <v:shadow color="#858aac"/>
                  </v:line>
                  <v:line id="Line 56" o:spid="_x0000_s1077" style="position:absolute;flip:y;visibility:visible;mso-wrap-style:square" from="2277,3026" to="2352,3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" strokeweight="2pt">
                    <v:shadow color="#858aac"/>
                  </v:line>
                  <v:group id="Group 57" o:spid="_x0000_s1078" style="position:absolute;left:2171;top:2533;width:245;height:141" coordorigin="2171,2533" coordsize="245,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Arc 58" o:spid="_x0000_s1079" style="position:absolute;left:2357;top:2539;width:51;height:66;rotation:90;flip:y;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" path="m-1,nfc11929,,21600,9670,21600,21600em-1,nsc11929,,21600,9670,21600,21600l,21600,-1,xe" filled="f" fillcolor="#bfbfbf" strokeweight="2pt">
                      <v:shadow color="#858aac"/>
                      <v:path arrowok="t" o:extrusionok="f" o:connecttype="custom" o:connectlocs="0,0;51,66;0,66" o:connectangles="0,0,0"/>
                    </v:shape>
                    <v:shape id="Arc 59" o:spid="_x0000_s1080" style="position:absolute;left:2204;top:2647;width:102;height:27;flip:x y;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" path="m-1,nfc11929,,21600,9670,21600,21600em-1,nsc11929,,21600,9670,21600,21600l,21600,-1,xe" filled="f" fillcolor="#bfbfbf" strokeweight="2pt">
                      <v:shadow color="#858aac"/>
                      <v:path arrowok="t" o:extrusionok="f" o:connecttype="custom" o:connectlocs="0,0;102,27;0,27" o:connectangles="0,0,0"/>
                    </v:shape>
                    <v:shape id="Arc 60" o:spid="_x0000_s1081" style="position:absolute;left:2314;top:2595;width:102;height:77;flip:y;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" path="m-1,nfc11929,,21600,9670,21600,21600em-1,nsc11929,,21600,9670,21600,21600l,21600,-1,xe" filled="f" fillcolor="#bfbfbf" strokeweight="2pt">
                      <v:shadow color="#858aac"/>
                      <v:path arrowok="t" o:extrusionok="f" o:connecttype="custom" o:connectlocs="0,0;102,77;0,77" o:connectangles="0,0,0"/>
                    </v:shape>
                    <v:shape id="Arc 61" o:spid="_x0000_s1082" style="position:absolute;left:2171;top:2533;width:51;height:116;rotation:15;flip:x y;visibility:visible;mso-wrap-style:square;v-text-anchor:middle" coordsize="21600,37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" path="m-1,nfc11929,,21600,9670,21600,21600v,6302,-2754,12291,-7538,16394em-1,nsc11929,,21600,9670,21600,21600v,6302,-2754,12291,-7538,16394l,21600,-1,xe" filled="f" fillcolor="#bfbfbf" strokeweight="2pt">
                      <v:stroke startarrowlength="long" endarrow="block" endarrowwidth="narrow" endarrowlength="long"/>
                      <v:shadow color="#858aac"/>
                      <v:path arrowok="t" o:extrusionok="f" o:connecttype="custom" o:connectlocs="0,0;33,116;0,66" o:connectangles="0,0,0"/>
                    </v:shape>
                  </v:group>
                </v:group>
                <v:group id="Group 62" o:spid="_x0000_s1083" style="position:absolute;left:18839;top:6745;width:23584;height:4611" coordorigin="2309,2052" coordsize="185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line id="Line 63" o:spid="_x0000_s1084" style="position:absolute;visibility:visible;mso-wrap-style:square" from="2309,2052" to="3924,2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" strokeweight="2pt">
                    <v:stroke dashstyle="dash" endarrow="block" endarrowlength="long"/>
                    <v:shadow color="#858aac"/>
                  </v:line>
                  <v:group id="Group 64" o:spid="_x0000_s1085" style="position:absolute;left:3955;top:2218;width:210;height:197" coordorigin="4011,2262" coordsize="210,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oval id="Oval 65" o:spid="_x0000_s1086" style="position:absolute;left:4011;top:2262;width:56;height: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" strokeweight="2pt">
                      <v:shadow color="#858aac"/>
                      <v:textbox inset="2.5mm,1.3mm,2.5mm,1.3mm"/>
                    </v:oval>
                    <v:oval id="Oval 66" o:spid="_x0000_s1087" style="position:absolute;left:4165;top:2289;width:56;height: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" strokeweight="2pt">
                      <v:shadow color="#858aac"/>
                      <v:textbox inset="2.5mm,1.3mm,2.5mm,1.3mm"/>
                    </v:oval>
                    <v:line id="Line 67" o:spid="_x0000_s1088" style="position:absolute;visibility:visible;mso-wrap-style:square" from="4034,2262" to="4189,2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" strokeweight="2pt">
                      <v:shadow color="#858aac"/>
                    </v:line>
                    <v:line id="Line 68" o:spid="_x0000_s1089" style="position:absolute;visibility:visible;mso-wrap-style:square" from="4038,2431" to="4193,2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" strokeweight="2pt">
                      <v:shadow color="#858aac"/>
                    </v:line>
                    <v:oval id="Oval 69" o:spid="_x0000_s1090" style="position:absolute;left:4036;top:2281;width:34;height: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" strokecolor="white" strokeweight="2pt">
                      <v:shadow color="#858aac"/>
                      <v:textbox inset="2.5mm,1.3mm,2.5mm,1.3mm"/>
                    </v:oval>
                  </v:group>
                </v:group>
                <v:shape id="Text Box 70" o:spid="_x0000_s1091" type="#_x0000_t202" style="position:absolute;left:35410;top:11687;width:7089;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" filled="f" fillcolor="#bfbfbf" stroked="f" strokecolor="#003466">
                  <v:textbox inset="2mm,1.04mm,2mm,1.04mm">
                    <w:txbxContent>
                      <w:p w14:paraId="0DAD79C9" w14:textId="77777777" w:rsidR="00EE737F" w:rsidRPr="00AD1A6F" w:rsidRDefault="00EE737F" w:rsidP="00092E57">
                        <w:pPr>
                          <w:autoSpaceDE w:val="0"/>
                          <w:autoSpaceDN w:val="0"/>
                          <w:adjustRightInd w:val="0"/>
                          <w:rPr>
                            <w:color w:val="000000"/>
                            <w:sz w:val="19"/>
                            <w:lang w:val="en-US"/>
                          </w:rPr>
                        </w:pPr>
                        <w:r w:rsidRPr="00AD1A6F">
                          <w:rPr>
                            <w:color w:val="000000"/>
                            <w:sz w:val="19"/>
                          </w:rPr>
                          <w:t>Photometer</w:t>
                        </w:r>
                      </w:p>
                    </w:txbxContent>
                  </v:textbox>
                </v:shape>
                <v:group id="Group 71" o:spid="_x0000_s1092" style="position:absolute;left:18902;top:6745;width:20459;height:2477" coordorigin="2314,2052" coordsize="161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line id="Line 72" o:spid="_x0000_s1093" style="position:absolute;visibility:visible;mso-wrap-style:square" from="2314,2052" to="3924,2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" strokeweight="1pt">
                    <v:stroke endarrow="block" endarrowlength="long"/>
                    <v:shadow color="#858aac"/>
                  </v:line>
                  <v:shape id="Arc 73" o:spid="_x0000_s1094" style="position:absolute;left:3636;top:2115;width:56;height:126;rotation:20;visibility:visible;mso-wrap-style:square;v-text-anchor:middle" coordsize="21600,22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" path="m6134,nfc15307,2717,21600,11144,21600,20711v,665,-31,1329,-93,1991em6134,nsc15307,2717,21600,11144,21600,20711v,665,-31,1329,-93,1991l,20711,6134,xe" filled="f" fillcolor="#bfbfbf" strokeweight="1pt">
                    <v:stroke startarrow="block" startarrowwidth="narrow" startarrowlength="short" endarrow="block" endarrowwidth="narrow" endarrowlength="short"/>
                    <v:shadow color="#858aac"/>
                    <v:path arrowok="t" o:extrusionok="f" o:connecttype="custom" o:connectlocs="16,0;56,126;0,115" o:connectangles="0,0,0"/>
                  </v:shape>
                  <v:shape id="Text Box 74" o:spid="_x0000_s1095" type="#_x0000_t202" style="position:absolute;left:3733;top:2132;width:6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" filled="f" fillcolor="#bfbfbf" stroked="f" strokecolor="#003466">
                    <v:textbox inset="0,0,0,0">
                      <w:txbxContent>
                        <w:p w14:paraId="6E76C15F" w14:textId="77777777" w:rsidR="00EE737F" w:rsidRPr="00AD1A6F" w:rsidRDefault="00EE737F" w:rsidP="00092E57">
                          <w:pPr>
                            <w:autoSpaceDE w:val="0"/>
                            <w:autoSpaceDN w:val="0"/>
                            <w:adjustRightInd w:val="0"/>
                            <w:jc w:val="center"/>
                            <w:rPr>
                              <w:b/>
                              <w:bCs/>
                              <w:color w:val="000000"/>
                              <w:sz w:val="19"/>
                              <w:lang w:val="de-DE"/>
                            </w:rPr>
                          </w:pPr>
                          <w:r w:rsidRPr="00AD1A6F">
                            <w:rPr>
                              <w:rFonts w:cs="Symbol"/>
                              <w:b/>
                              <w:bCs/>
                              <w:color w:val="000000"/>
                              <w:sz w:val="19"/>
                              <w:lang w:val="de-DE"/>
                            </w:rPr>
                            <w:t>v</w:t>
                          </w:r>
                        </w:p>
                      </w:txbxContent>
                    </v:textbox>
                  </v:shape>
                </v:group>
                <v:group id="Group 75" o:spid="_x0000_s1096" style="position:absolute;left:18801;top:6745;width:10042;height:5793" coordorigin="2306,2052" coordsize="790,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line id="Line 76" o:spid="_x0000_s1097" style="position:absolute;visibility:visible;mso-wrap-style:square" from="2306,2052" to="3044,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" strokeweight="1pt">
                    <v:stroke endarrow="block" endarrowlength="long"/>
                    <v:shadow color="#858aac"/>
                  </v:line>
                  <v:shape id="Arc 77" o:spid="_x0000_s1098" style="position:absolute;left:2841;top:2179;width:237;height:192;flip:y;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" path="m-1,nfc11929,,21600,9670,21600,21600em-1,nsc11929,,21600,9670,21600,21600l,21600,-1,xe" filled="f" fillcolor="#bfbfbf" strokeweight="1pt">
                    <v:stroke startarrow="block" startarrowwidth="narrow" startarrowlength="long" endarrow="block" endarrowwidth="narrow" endarrowlength="long"/>
                    <v:shadow color="#858aac"/>
                    <v:path arrowok="t" o:extrusionok="f" o:connecttype="custom" o:connectlocs="0,0;237,192;0,192" o:connectangles="0,0,0"/>
                  </v:shape>
                  <v:shape id="Text Box 78" o:spid="_x0000_s1099" type="#_x0000_t202" style="position:absolute;left:3043;top:2283;width:53;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" filled="f" fillcolor="#bfbfbf" stroked="f" strokecolor="#003466">
                    <v:textbox inset="0,0,0,0">
                      <w:txbxContent>
                        <w:p w14:paraId="632030B6" w14:textId="77777777" w:rsidR="00EE737F" w:rsidRPr="00AD1A6F" w:rsidRDefault="00EE737F" w:rsidP="00092E57">
                          <w:pPr>
                            <w:autoSpaceDE w:val="0"/>
                            <w:autoSpaceDN w:val="0"/>
                            <w:adjustRightInd w:val="0"/>
                            <w:jc w:val="center"/>
                            <w:rPr>
                              <w:b/>
                              <w:bCs/>
                              <w:color w:val="000000"/>
                              <w:sz w:val="19"/>
                              <w:lang w:val="de-DE"/>
                            </w:rPr>
                          </w:pPr>
                          <w:r w:rsidRPr="00AD1A6F">
                            <w:rPr>
                              <w:rFonts w:cs="Symbol"/>
                              <w:b/>
                              <w:bCs/>
                              <w:color w:val="000000"/>
                              <w:sz w:val="19"/>
                              <w:lang w:val="de-DE"/>
                            </w:rPr>
                            <w:t>h</w:t>
                          </w:r>
                        </w:p>
                      </w:txbxContent>
                    </v:textbox>
                  </v:shape>
                </v:group>
                <w10:anchorlock/>
              </v:group>
            </w:pict>
          </mc:Fallback>
        </mc:AlternateContent>
      </w:r>
    </w:p>
    <w:p w14:paraId="1AC02246" w14:textId="13FCA175" w:rsidR="00092E57" w:rsidRDefault="009019F6" w:rsidP="00092E57">
      <w:pPr>
        <w:suppressAutoHyphens w:val="0"/>
        <w:spacing w:line="240" w:lineRule="auto"/>
        <w:ind w:right="992"/>
        <w:jc w:val="right"/>
        <w:rPr>
          <w:b/>
          <w:lang w:val="en-US"/>
        </w:rPr>
      </w:pPr>
      <w:r>
        <w:rPr>
          <w:b/>
          <w:lang w:val="en-US"/>
        </w:rPr>
        <w:t>"</w:t>
      </w:r>
    </w:p>
    <w:p w14:paraId="2E366254" w14:textId="77777777" w:rsidR="004865D9" w:rsidRPr="004865D9" w:rsidRDefault="004865D9" w:rsidP="004865D9">
      <w:pPr>
        <w:pStyle w:val="Bullet1G"/>
        <w:numPr>
          <w:ilvl w:val="0"/>
          <w:numId w:val="0"/>
        </w:numPr>
        <w:spacing w:before="240" w:after="0"/>
        <w:ind w:left="1134"/>
        <w:jc w:val="center"/>
        <w:rPr>
          <w:u w:val="single"/>
        </w:rPr>
      </w:pPr>
      <w:r>
        <w:rPr>
          <w:u w:val="single"/>
        </w:rPr>
        <w:tab/>
      </w:r>
      <w:r>
        <w:rPr>
          <w:u w:val="single"/>
        </w:rPr>
        <w:tab/>
      </w:r>
      <w:r>
        <w:rPr>
          <w:u w:val="single"/>
        </w:rPr>
        <w:tab/>
      </w: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6552CB" w14:paraId="39751FF8" w14:textId="77777777" w:rsidTr="006F149D">
        <w:trPr>
          <w:cantSplit/>
          <w:trHeight w:hRule="exact" w:val="851"/>
        </w:trPr>
        <w:tc>
          <w:tcPr>
            <w:tcW w:w="1276" w:type="dxa"/>
            <w:tcBorders>
              <w:bottom w:val="single" w:sz="4" w:space="0" w:color="auto"/>
            </w:tcBorders>
            <w:vAlign w:val="bottom"/>
          </w:tcPr>
          <w:p w14:paraId="3E7D5353" w14:textId="77777777" w:rsidR="006552CB" w:rsidRDefault="006552CB" w:rsidP="006552CB">
            <w:bookmarkStart w:id="109" w:name="_Hlk4776541"/>
            <w:bookmarkStart w:id="110" w:name="_Hlk22630451"/>
            <w:bookmarkStart w:id="111" w:name="_Toc354410587"/>
            <w:bookmarkEnd w:id="109"/>
          </w:p>
        </w:tc>
        <w:tc>
          <w:tcPr>
            <w:tcW w:w="8363" w:type="dxa"/>
            <w:gridSpan w:val="2"/>
            <w:tcBorders>
              <w:bottom w:val="single" w:sz="4" w:space="0" w:color="auto"/>
            </w:tcBorders>
            <w:vAlign w:val="bottom"/>
          </w:tcPr>
          <w:p w14:paraId="68F27B67" w14:textId="0BF78ABB" w:rsidR="006552CB" w:rsidRPr="00D47EEA" w:rsidRDefault="006552CB" w:rsidP="00B81C7D">
            <w:pPr>
              <w:jc w:val="right"/>
            </w:pPr>
            <w:r w:rsidRPr="00014D07">
              <w:rPr>
                <w:sz w:val="40"/>
              </w:rPr>
              <w:t>E</w:t>
            </w:r>
            <w:r>
              <w:t>/ECE/324/Rev.1/Add.47/Rev.12/Amend.</w:t>
            </w:r>
            <w:r w:rsidR="00B81C7D">
              <w:t>9</w:t>
            </w:r>
            <w:r>
              <w:t>−</w:t>
            </w:r>
            <w:r w:rsidRPr="00014D07">
              <w:rPr>
                <w:sz w:val="40"/>
              </w:rPr>
              <w:t>E</w:t>
            </w:r>
            <w:r>
              <w:t>/ECE/TRANS</w:t>
            </w:r>
            <w:r w:rsidR="00B81C7D">
              <w:t>/505/Rev.1/Add.47/Rev.12/Amend.9</w:t>
            </w:r>
          </w:p>
        </w:tc>
      </w:tr>
      <w:tr w:rsidR="006552CB" w14:paraId="3534B88E" w14:textId="77777777" w:rsidTr="007370A2">
        <w:trPr>
          <w:cantSplit/>
          <w:trHeight w:hRule="exact" w:val="2279"/>
        </w:trPr>
        <w:tc>
          <w:tcPr>
            <w:tcW w:w="1276" w:type="dxa"/>
            <w:tcBorders>
              <w:top w:val="single" w:sz="4" w:space="0" w:color="auto"/>
              <w:bottom w:val="single" w:sz="12" w:space="0" w:color="auto"/>
            </w:tcBorders>
          </w:tcPr>
          <w:p w14:paraId="5D58491B" w14:textId="77777777" w:rsidR="006552CB" w:rsidRDefault="006552CB" w:rsidP="006552CB">
            <w:pPr>
              <w:spacing w:before="120"/>
            </w:pPr>
          </w:p>
        </w:tc>
        <w:tc>
          <w:tcPr>
            <w:tcW w:w="5528" w:type="dxa"/>
            <w:tcBorders>
              <w:top w:val="single" w:sz="4" w:space="0" w:color="auto"/>
              <w:bottom w:val="single" w:sz="12" w:space="0" w:color="auto"/>
            </w:tcBorders>
          </w:tcPr>
          <w:p w14:paraId="1EF96CBF" w14:textId="77777777" w:rsidR="006552CB" w:rsidRPr="00D773DF" w:rsidRDefault="006552CB" w:rsidP="006552CB">
            <w:pPr>
              <w:spacing w:before="120"/>
            </w:pPr>
          </w:p>
        </w:tc>
        <w:tc>
          <w:tcPr>
            <w:tcW w:w="2835" w:type="dxa"/>
            <w:tcBorders>
              <w:top w:val="single" w:sz="4" w:space="0" w:color="auto"/>
              <w:bottom w:val="single" w:sz="12" w:space="0" w:color="auto"/>
            </w:tcBorders>
          </w:tcPr>
          <w:p w14:paraId="61CDB05B" w14:textId="77777777" w:rsidR="006552CB" w:rsidRPr="006D6E88" w:rsidRDefault="006552CB" w:rsidP="006552CB">
            <w:pPr>
              <w:spacing w:before="120"/>
              <w:rPr>
                <w:highlight w:val="yellow"/>
              </w:rPr>
            </w:pPr>
          </w:p>
          <w:p w14:paraId="2AF36C26" w14:textId="77777777" w:rsidR="006552CB" w:rsidRPr="006D6E88" w:rsidRDefault="006552CB" w:rsidP="006552CB">
            <w:pPr>
              <w:spacing w:before="120"/>
              <w:rPr>
                <w:highlight w:val="yellow"/>
              </w:rPr>
            </w:pPr>
          </w:p>
          <w:p w14:paraId="5788C685" w14:textId="74A1F9B7" w:rsidR="006552CB" w:rsidRPr="006D6E88" w:rsidRDefault="00802E64" w:rsidP="00B81C7D">
            <w:pPr>
              <w:spacing w:before="120"/>
              <w:rPr>
                <w:highlight w:val="yellow"/>
              </w:rPr>
            </w:pPr>
            <w:r>
              <w:t>1 July</w:t>
            </w:r>
            <w:r w:rsidR="00B81C7D">
              <w:t xml:space="preserve"> 2020</w:t>
            </w:r>
          </w:p>
        </w:tc>
      </w:tr>
    </w:tbl>
    <w:p w14:paraId="4298EA11" w14:textId="77777777" w:rsidR="006552CB" w:rsidRPr="00392A12" w:rsidRDefault="006552CB" w:rsidP="006552CB">
      <w:pPr>
        <w:pStyle w:val="HChG"/>
        <w:spacing w:before="240" w:after="120"/>
      </w:pPr>
      <w:r w:rsidRPr="00392A12">
        <w:tab/>
      </w:r>
      <w:r w:rsidRPr="00392A12">
        <w:tab/>
      </w:r>
      <w:bookmarkStart w:id="112" w:name="_Toc340666199"/>
      <w:bookmarkStart w:id="113" w:name="_Toc340745062"/>
      <w:r w:rsidRPr="00392A12">
        <w:t>Agreement</w:t>
      </w:r>
      <w:bookmarkEnd w:id="110"/>
      <w:bookmarkEnd w:id="111"/>
    </w:p>
    <w:p w14:paraId="7F5856C7" w14:textId="77777777" w:rsidR="006552CB" w:rsidRPr="00392A12" w:rsidRDefault="006552CB" w:rsidP="006552CB">
      <w:pPr>
        <w:pStyle w:val="H1G"/>
        <w:spacing w:before="240"/>
      </w:pPr>
      <w:r w:rsidRPr="00F173C4">
        <w:rPr>
          <w:rStyle w:val="H1GChar"/>
        </w:rPr>
        <w:tab/>
      </w:r>
      <w:r w:rsidRPr="00F173C4">
        <w:rPr>
          <w:rStyle w:val="H1GChar"/>
        </w:rPr>
        <w:tab/>
      </w:r>
      <w:r w:rsidRPr="00213492">
        <w:t>Concerning the</w:t>
      </w:r>
      <w:r w:rsidRPr="00213492">
        <w:rPr>
          <w:smallCaps/>
        </w:rPr>
        <w:t xml:space="preserve"> </w:t>
      </w:r>
      <w:r w:rsidRPr="00213492">
        <w:t xml:space="preserve">Adoption of Harmonized Technical United Nations Regulations for Wheeled Vehicles, Equipment and Parts which can be Fitted and/or be Used on Wheeled Vehicles and the Conditions for </w:t>
      </w:r>
      <w:bookmarkStart w:id="114" w:name="_GoBack"/>
      <w:r w:rsidRPr="00213492">
        <w:t>R</w:t>
      </w:r>
      <w:bookmarkEnd w:id="112"/>
      <w:r w:rsidRPr="00213492">
        <w:t>eciprocal Recognition of Approvals Granted on the Basis of these United Nations Regulations</w:t>
      </w:r>
      <w:r w:rsidRPr="009E5D87">
        <w:rPr>
          <w:rStyle w:val="a3"/>
          <w:b w:val="0"/>
          <w:sz w:val="20"/>
          <w:vertAlign w:val="baseline"/>
        </w:rPr>
        <w:footnoteReference w:customMarkFollows="1" w:id="42"/>
        <w:t>*</w:t>
      </w:r>
    </w:p>
    <w:p w14:paraId="7B0610DE" w14:textId="77777777" w:rsidR="006552CB" w:rsidRPr="00392A12" w:rsidRDefault="006552CB" w:rsidP="006552CB">
      <w:pPr>
        <w:pStyle w:val="SingleTxtG"/>
        <w:spacing w:before="120"/>
      </w:pPr>
      <w:r>
        <w:t>(Revision 3, including the amendments which entered into force on 14 September 2017)</w:t>
      </w:r>
    </w:p>
    <w:p w14:paraId="32C2092A" w14:textId="77777777" w:rsidR="006552CB" w:rsidRDefault="006552CB" w:rsidP="006552CB">
      <w:pPr>
        <w:pStyle w:val="H1G"/>
        <w:spacing w:before="120"/>
        <w:ind w:left="0" w:right="0" w:firstLine="0"/>
        <w:jc w:val="center"/>
      </w:pPr>
      <w:r>
        <w:t>_________</w:t>
      </w:r>
    </w:p>
    <w:p w14:paraId="58E6551E" w14:textId="77777777" w:rsidR="006552CB" w:rsidRDefault="006552CB" w:rsidP="006552CB">
      <w:pPr>
        <w:pStyle w:val="H1G"/>
        <w:spacing w:before="240" w:after="120"/>
      </w:pPr>
      <w:r>
        <w:tab/>
      </w:r>
      <w:r>
        <w:tab/>
        <w:t>Addendum 47 – UN Regulation No. 48</w:t>
      </w:r>
    </w:p>
    <w:p w14:paraId="175C36F8" w14:textId="4E708B6D" w:rsidR="006552CB" w:rsidRPr="00014D07" w:rsidRDefault="006552CB" w:rsidP="006552CB">
      <w:pPr>
        <w:pStyle w:val="H1G"/>
        <w:spacing w:before="240"/>
      </w:pPr>
      <w:r>
        <w:tab/>
      </w:r>
      <w:r>
        <w:tab/>
      </w:r>
      <w:r w:rsidRPr="00014D07">
        <w:t xml:space="preserve">Revision </w:t>
      </w:r>
      <w:r>
        <w:t>12</w:t>
      </w:r>
      <w:r w:rsidRPr="00014D07">
        <w:t xml:space="preserve"> - </w:t>
      </w:r>
      <w:r>
        <w:t>Amendment</w:t>
      </w:r>
      <w:r w:rsidRPr="00014D07">
        <w:t xml:space="preserve"> </w:t>
      </w:r>
      <w:r w:rsidR="00B81C7D">
        <w:t>9</w:t>
      </w:r>
    </w:p>
    <w:p w14:paraId="47B57E1E" w14:textId="0F0BA537" w:rsidR="006552CB" w:rsidRPr="00272880" w:rsidRDefault="006552CB" w:rsidP="006552CB">
      <w:pPr>
        <w:pStyle w:val="SingleTxtG"/>
        <w:spacing w:after="360"/>
        <w:rPr>
          <w:spacing w:val="-2"/>
        </w:rPr>
      </w:pPr>
      <w:r>
        <w:rPr>
          <w:spacing w:val="-2"/>
        </w:rPr>
        <w:t>Supplement 1</w:t>
      </w:r>
      <w:r w:rsidR="00B81C7D">
        <w:rPr>
          <w:spacing w:val="-2"/>
        </w:rPr>
        <w:t>3</w:t>
      </w:r>
      <w:r>
        <w:rPr>
          <w:spacing w:val="-2"/>
        </w:rPr>
        <w:t xml:space="preserve"> to 06 series of amendments</w:t>
      </w:r>
      <w:r w:rsidRPr="00272880">
        <w:rPr>
          <w:spacing w:val="-2"/>
        </w:rPr>
        <w:t xml:space="preserve"> – Date of entry into force: </w:t>
      </w:r>
      <w:r w:rsidR="00B81C7D">
        <w:t>29</w:t>
      </w:r>
      <w:r>
        <w:t xml:space="preserve"> </w:t>
      </w:r>
      <w:r w:rsidR="00B81C7D">
        <w:t>May 2020</w:t>
      </w:r>
    </w:p>
    <w:p w14:paraId="18B41D51" w14:textId="23AD55A4" w:rsidR="006552CB" w:rsidRDefault="006552CB" w:rsidP="006552CB">
      <w:pPr>
        <w:pStyle w:val="H1G"/>
        <w:spacing w:before="120" w:after="120" w:line="240" w:lineRule="exact"/>
        <w:rPr>
          <w:lang w:val="en-US"/>
        </w:rPr>
      </w:pPr>
      <w:r>
        <w:rPr>
          <w:lang w:val="en-US"/>
        </w:rPr>
        <w:tab/>
      </w:r>
      <w:r>
        <w:rPr>
          <w:lang w:val="en-US"/>
        </w:rPr>
        <w:tab/>
      </w:r>
      <w:r w:rsidR="00E05CB7" w:rsidRPr="00E05CB7">
        <w:t>Uniform provisions concerning the approval of vehicles with regard to the installation of lighting and light-signalling devices</w:t>
      </w:r>
    </w:p>
    <w:p w14:paraId="50D56CCA" w14:textId="09252337" w:rsidR="006552CB" w:rsidRDefault="006552CB" w:rsidP="006552CB">
      <w:pPr>
        <w:pStyle w:val="SingleTxtG"/>
        <w:spacing w:after="40"/>
        <w:rPr>
          <w:lang w:eastAsia="en-GB"/>
        </w:rPr>
      </w:pPr>
      <w:r w:rsidRPr="00B32121">
        <w:rPr>
          <w:spacing w:val="-4"/>
          <w:lang w:eastAsia="en-GB"/>
        </w:rPr>
        <w:t>This document is meant purely as documentation tool. The authentic and legal binding text is:</w:t>
      </w:r>
      <w:r>
        <w:rPr>
          <w:lang w:eastAsia="en-GB"/>
        </w:rPr>
        <w:t xml:space="preserve"> </w:t>
      </w:r>
      <w:r>
        <w:rPr>
          <w:spacing w:val="-6"/>
          <w:lang w:eastAsia="en-GB"/>
        </w:rPr>
        <w:t>ECE/TRANS/WP.29/20</w:t>
      </w:r>
      <w:r w:rsidR="00B81C7D">
        <w:rPr>
          <w:spacing w:val="-6"/>
          <w:lang w:eastAsia="en-GB"/>
        </w:rPr>
        <w:t>19</w:t>
      </w:r>
      <w:r>
        <w:rPr>
          <w:spacing w:val="-6"/>
          <w:lang w:eastAsia="en-GB"/>
        </w:rPr>
        <w:t>/</w:t>
      </w:r>
      <w:r w:rsidR="00B81C7D">
        <w:rPr>
          <w:spacing w:val="-6"/>
          <w:lang w:eastAsia="en-GB"/>
        </w:rPr>
        <w:t>84</w:t>
      </w:r>
      <w:r w:rsidR="00EF6B0B">
        <w:rPr>
          <w:spacing w:val="-6"/>
          <w:lang w:eastAsia="en-GB"/>
        </w:rPr>
        <w:t>.</w:t>
      </w:r>
    </w:p>
    <w:p w14:paraId="26BB5C59" w14:textId="77777777" w:rsidR="006552CB" w:rsidRPr="000D3A4F" w:rsidRDefault="006552CB" w:rsidP="006552CB">
      <w:pPr>
        <w:suppressAutoHyphens w:val="0"/>
        <w:spacing w:line="240" w:lineRule="auto"/>
        <w:jc w:val="center"/>
        <w:rPr>
          <w:b/>
          <w:sz w:val="24"/>
        </w:rPr>
      </w:pPr>
      <w:r>
        <w:rPr>
          <w:b/>
          <w:noProof/>
          <w:sz w:val="24"/>
          <w:lang w:val="en-US"/>
        </w:rPr>
        <w:drawing>
          <wp:anchor distT="0" distB="137160" distL="114300" distR="114300" simplePos="0" relativeHeight="251685376" behindDoc="0" locked="0" layoutInCell="1" allowOverlap="1" wp14:anchorId="33EF75FD" wp14:editId="048E3EC2">
            <wp:simplePos x="0" y="0"/>
            <wp:positionH relativeFrom="column">
              <wp:posOffset>2540000</wp:posOffset>
            </wp:positionH>
            <wp:positionV relativeFrom="paragraph">
              <wp:posOffset>223520</wp:posOffset>
            </wp:positionV>
            <wp:extent cx="1028700" cy="826770"/>
            <wp:effectExtent l="0" t="0" r="0" b="0"/>
            <wp:wrapTopAndBottom/>
            <wp:docPr id="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Pr="000D3A4F">
        <w:rPr>
          <w:b/>
          <w:sz w:val="24"/>
        </w:rPr>
        <w:t>_________</w:t>
      </w:r>
    </w:p>
    <w:p w14:paraId="7CD28970" w14:textId="70D1C2D2" w:rsidR="00B81C7D" w:rsidRDefault="006552CB" w:rsidP="006552CB">
      <w:pPr>
        <w:suppressAutoHyphens w:val="0"/>
        <w:spacing w:line="240" w:lineRule="auto"/>
        <w:jc w:val="center"/>
        <w:rPr>
          <w:b/>
          <w:sz w:val="24"/>
        </w:rPr>
      </w:pPr>
      <w:r w:rsidRPr="000D3A4F">
        <w:rPr>
          <w:b/>
          <w:sz w:val="24"/>
        </w:rPr>
        <w:t>UNITED NATIONS</w:t>
      </w:r>
      <w:bookmarkEnd w:id="113"/>
    </w:p>
    <w:p w14:paraId="3A2BE8D4" w14:textId="77777777" w:rsidR="00B81C7D" w:rsidRDefault="00B81C7D">
      <w:pPr>
        <w:suppressAutoHyphens w:val="0"/>
        <w:spacing w:line="240" w:lineRule="auto"/>
        <w:rPr>
          <w:b/>
          <w:sz w:val="24"/>
        </w:rPr>
      </w:pPr>
      <w:r>
        <w:rPr>
          <w:b/>
          <w:sz w:val="24"/>
        </w:rPr>
        <w:br w:type="page"/>
      </w:r>
    </w:p>
    <w:bookmarkEnd w:id="114"/>
    <w:p w14:paraId="2AE083AD" w14:textId="77777777" w:rsidR="00B81C7D" w:rsidRPr="003A62CA" w:rsidRDefault="00B81C7D" w:rsidP="00B81C7D">
      <w:pPr>
        <w:spacing w:after="120"/>
        <w:ind w:left="1134" w:right="1134"/>
        <w:jc w:val="both"/>
        <w:rPr>
          <w:i/>
        </w:rPr>
      </w:pPr>
      <w:r w:rsidRPr="004F2217">
        <w:rPr>
          <w:i/>
        </w:rPr>
        <w:lastRenderedPageBreak/>
        <w:t xml:space="preserve">Insert a </w:t>
      </w:r>
      <w:r w:rsidRPr="003A62CA">
        <w:rPr>
          <w:i/>
        </w:rPr>
        <w:t>new paragraph 2.9.1.6.1</w:t>
      </w:r>
      <w:r w:rsidRPr="003A62CA">
        <w:t>., to read:</w:t>
      </w:r>
    </w:p>
    <w:p w14:paraId="022857EC" w14:textId="77777777" w:rsidR="00B81C7D" w:rsidRPr="00452E16" w:rsidRDefault="00B81C7D" w:rsidP="00B81C7D">
      <w:pPr>
        <w:spacing w:after="120"/>
        <w:ind w:left="2268" w:right="1134" w:hanging="1134"/>
        <w:jc w:val="both"/>
      </w:pPr>
      <w:r w:rsidRPr="00452E16">
        <w:t>"2.9.1.6.1.</w:t>
      </w:r>
      <w:r w:rsidRPr="00452E16">
        <w:tab/>
        <w:t>"</w:t>
      </w:r>
      <w:r w:rsidRPr="00452E16">
        <w:rPr>
          <w:i/>
        </w:rPr>
        <w:t>LED substitute light source</w:t>
      </w:r>
      <w:r w:rsidRPr="00452E16">
        <w:t>" means a LED light source of a category which has a counterpart light source category producing light by another light generating technology."</w:t>
      </w:r>
    </w:p>
    <w:p w14:paraId="60C1A491" w14:textId="77777777" w:rsidR="00B81C7D" w:rsidRPr="0056758B" w:rsidRDefault="00B81C7D" w:rsidP="00B81C7D">
      <w:pPr>
        <w:spacing w:after="120"/>
        <w:ind w:left="1134" w:right="1134"/>
        <w:jc w:val="both"/>
      </w:pPr>
      <w:r w:rsidRPr="0056758B">
        <w:rPr>
          <w:i/>
        </w:rPr>
        <w:t xml:space="preserve">Paragraph 3.2.5., </w:t>
      </w:r>
      <w:r w:rsidRPr="0056758B">
        <w:t>amend to read:</w:t>
      </w:r>
    </w:p>
    <w:p w14:paraId="7FD3327B" w14:textId="77777777" w:rsidR="00B81C7D" w:rsidRPr="00452E16" w:rsidRDefault="00B81C7D" w:rsidP="00B81C7D">
      <w:pPr>
        <w:pStyle w:val="SingleTxtG"/>
        <w:ind w:left="2268" w:hanging="1134"/>
        <w:rPr>
          <w:strike/>
        </w:rPr>
      </w:pPr>
      <w:r w:rsidRPr="00452E16">
        <w:t>"3.2.5.</w:t>
      </w:r>
      <w:r w:rsidRPr="00452E16">
        <w:tab/>
        <w:t>A statement of the method used for the definition of the apparent surface (see paragraph 2.10.4.);"</w:t>
      </w:r>
    </w:p>
    <w:p w14:paraId="6444876D" w14:textId="77777777" w:rsidR="00B81C7D" w:rsidRPr="003A62CA" w:rsidRDefault="00B81C7D" w:rsidP="00B81C7D">
      <w:pPr>
        <w:spacing w:after="120"/>
        <w:ind w:left="1134" w:right="1134"/>
        <w:jc w:val="both"/>
      </w:pPr>
      <w:r w:rsidRPr="003A62CA">
        <w:rPr>
          <w:i/>
        </w:rPr>
        <w:t xml:space="preserve">Insert a new paragraph 3.2.8., </w:t>
      </w:r>
      <w:r w:rsidRPr="003A62CA">
        <w:t>to read:</w:t>
      </w:r>
    </w:p>
    <w:p w14:paraId="340C4C6C" w14:textId="79384528" w:rsidR="00B81C7D" w:rsidRPr="00452E16" w:rsidRDefault="00B81C7D" w:rsidP="00B81C7D">
      <w:pPr>
        <w:pStyle w:val="SingleTxtG"/>
        <w:ind w:left="2268" w:hanging="1134"/>
        <w:rPr>
          <w:bCs/>
        </w:rPr>
      </w:pPr>
      <w:r w:rsidRPr="00452E16">
        <w:t>"</w:t>
      </w:r>
      <w:r w:rsidRPr="00452E16">
        <w:rPr>
          <w:bCs/>
        </w:rPr>
        <w:t>3.2.8.</w:t>
      </w:r>
      <w:r w:rsidRPr="00452E16">
        <w:rPr>
          <w:bCs/>
        </w:rPr>
        <w:tab/>
      </w:r>
      <w:r w:rsidR="007370A2">
        <w:rPr>
          <w:bCs/>
        </w:rPr>
        <w:t>A</w:t>
      </w:r>
      <w:r w:rsidR="007370A2" w:rsidRPr="00452E16">
        <w:rPr>
          <w:bCs/>
        </w:rPr>
        <w:t xml:space="preserve">t </w:t>
      </w:r>
      <w:r w:rsidRPr="00452E16">
        <w:rPr>
          <w:bCs/>
        </w:rPr>
        <w:t>the discretion of the manufacturer, a statement indicating whether lamps approved for and equipped with LED substitute light sources are allowed to be installed on the vehicle or not and, if this is allowed, which lamps.</w:t>
      </w:r>
      <w:r w:rsidRPr="00452E16">
        <w:t>"</w:t>
      </w:r>
    </w:p>
    <w:p w14:paraId="56DC8D52" w14:textId="77777777" w:rsidR="00B81C7D" w:rsidRPr="000D193F" w:rsidRDefault="00B81C7D" w:rsidP="00B81C7D">
      <w:pPr>
        <w:tabs>
          <w:tab w:val="left" w:pos="2300"/>
          <w:tab w:val="left" w:pos="2800"/>
        </w:tabs>
        <w:spacing w:after="120"/>
        <w:ind w:left="2268" w:right="1134" w:hanging="1134"/>
        <w:jc w:val="both"/>
        <w:rPr>
          <w:lang w:val="en-US"/>
        </w:rPr>
      </w:pPr>
      <w:r>
        <w:rPr>
          <w:i/>
          <w:lang w:val="en-US"/>
        </w:rPr>
        <w:t xml:space="preserve">Insert a </w:t>
      </w:r>
      <w:r w:rsidRPr="000D193F">
        <w:rPr>
          <w:i/>
          <w:lang w:val="en-US"/>
        </w:rPr>
        <w:t xml:space="preserve">new </w:t>
      </w:r>
      <w:r>
        <w:rPr>
          <w:i/>
          <w:lang w:val="en-US"/>
        </w:rPr>
        <w:t>p</w:t>
      </w:r>
      <w:r w:rsidRPr="000D193F">
        <w:rPr>
          <w:i/>
          <w:lang w:val="en-US"/>
        </w:rPr>
        <w:t>aragraph 5.11.1.3.</w:t>
      </w:r>
      <w:r w:rsidRPr="000D193F">
        <w:rPr>
          <w:lang w:val="en-US"/>
        </w:rPr>
        <w:t>, to read:</w:t>
      </w:r>
    </w:p>
    <w:p w14:paraId="66266492" w14:textId="77777777" w:rsidR="00B81C7D" w:rsidRPr="00452E16" w:rsidRDefault="00B81C7D" w:rsidP="00B81C7D">
      <w:pPr>
        <w:tabs>
          <w:tab w:val="left" w:pos="2300"/>
          <w:tab w:val="left" w:pos="2800"/>
        </w:tabs>
        <w:spacing w:after="120"/>
        <w:ind w:left="2268" w:right="1134" w:hanging="1134"/>
        <w:jc w:val="both"/>
        <w:rPr>
          <w:lang w:val="en-US"/>
        </w:rPr>
      </w:pPr>
      <w:r w:rsidRPr="00452E16">
        <w:t>"</w:t>
      </w:r>
      <w:r w:rsidRPr="00452E16">
        <w:rPr>
          <w:lang w:val="en-US"/>
        </w:rPr>
        <w:t>5.11.1.3.</w:t>
      </w:r>
      <w:r w:rsidRPr="00452E16">
        <w:rPr>
          <w:lang w:val="en-US"/>
        </w:rPr>
        <w:tab/>
        <w:t>When light</w:t>
      </w:r>
      <w:r>
        <w:rPr>
          <w:lang w:val="en-US"/>
        </w:rPr>
        <w:t>-</w:t>
      </w:r>
      <w:proofErr w:type="spellStart"/>
      <w:r w:rsidRPr="00452E16">
        <w:rPr>
          <w:lang w:val="en-US"/>
        </w:rPr>
        <w:t>signalling</w:t>
      </w:r>
      <w:proofErr w:type="spellEnd"/>
      <w:r w:rsidRPr="00452E16">
        <w:rPr>
          <w:lang w:val="en-US"/>
        </w:rPr>
        <w:t xml:space="preserve"> system operates according to paragraph 6.19.7.4.</w:t>
      </w:r>
      <w:r w:rsidRPr="00452E16">
        <w:t>"</w:t>
      </w:r>
    </w:p>
    <w:p w14:paraId="69ED1073" w14:textId="77777777" w:rsidR="00B81C7D" w:rsidRDefault="00B81C7D" w:rsidP="00B81C7D">
      <w:pPr>
        <w:tabs>
          <w:tab w:val="left" w:pos="2300"/>
          <w:tab w:val="left" w:pos="2800"/>
        </w:tabs>
        <w:spacing w:after="120"/>
        <w:ind w:left="2268" w:right="1134" w:hanging="1134"/>
        <w:jc w:val="both"/>
        <w:rPr>
          <w:lang w:val="en-US"/>
        </w:rPr>
      </w:pPr>
      <w:r w:rsidRPr="00E45837">
        <w:rPr>
          <w:i/>
          <w:lang w:val="en-US"/>
        </w:rPr>
        <w:t>Paragraphs 5.11.2. and 5.11.3.</w:t>
      </w:r>
      <w:r w:rsidRPr="00E45837">
        <w:rPr>
          <w:lang w:val="en-US"/>
        </w:rPr>
        <w:t>, renumber as 5.11.1.4. and 5.11.2. respectively.</w:t>
      </w:r>
    </w:p>
    <w:p w14:paraId="469CFCB2" w14:textId="77777777" w:rsidR="00B81C7D" w:rsidRPr="003A62CA" w:rsidRDefault="00B81C7D" w:rsidP="00B81C7D">
      <w:pPr>
        <w:spacing w:after="120"/>
        <w:ind w:left="1134" w:right="1134"/>
        <w:jc w:val="both"/>
      </w:pPr>
      <w:r w:rsidRPr="004F2217">
        <w:rPr>
          <w:i/>
        </w:rPr>
        <w:t xml:space="preserve">Insert a new </w:t>
      </w:r>
      <w:r w:rsidRPr="003A62CA">
        <w:rPr>
          <w:i/>
        </w:rPr>
        <w:t>paragraph 5.32.</w:t>
      </w:r>
      <w:r w:rsidRPr="003A62CA">
        <w:t>, to read:</w:t>
      </w:r>
    </w:p>
    <w:p w14:paraId="0F97083E" w14:textId="77777777" w:rsidR="00B81C7D" w:rsidRPr="00452E16" w:rsidRDefault="00B81C7D" w:rsidP="00B81C7D">
      <w:pPr>
        <w:spacing w:after="120"/>
        <w:ind w:left="2268" w:right="1134" w:hanging="1134"/>
        <w:jc w:val="both"/>
      </w:pPr>
      <w:r w:rsidRPr="00452E16">
        <w:t>"</w:t>
      </w:r>
      <w:r w:rsidRPr="00452E16">
        <w:rPr>
          <w:lang w:val="en-US"/>
        </w:rPr>
        <w:t>5.32.</w:t>
      </w:r>
      <w:r w:rsidRPr="00452E16">
        <w:rPr>
          <w:lang w:val="en-US"/>
        </w:rPr>
        <w:tab/>
      </w:r>
      <w:r w:rsidRPr="00452E16">
        <w:tab/>
        <w:t xml:space="preserve">The use of </w:t>
      </w:r>
      <w:r w:rsidRPr="00452E16">
        <w:rPr>
          <w:lang w:val="en-US"/>
        </w:rPr>
        <w:t>lamps approved for</w:t>
      </w:r>
      <w:r w:rsidRPr="00452E16">
        <w:t xml:space="preserve"> and equipped with </w:t>
      </w:r>
      <w:r w:rsidRPr="00452E16">
        <w:rPr>
          <w:lang w:val="en-US"/>
        </w:rPr>
        <w:t>LED substitute light source(s)</w:t>
      </w:r>
      <w:r w:rsidRPr="00452E16">
        <w:t>, is allowed exclusively in the case where the statement indicated in paragraph 3.2.8. is present and positive.</w:t>
      </w:r>
    </w:p>
    <w:p w14:paraId="3023E241" w14:textId="77777777" w:rsidR="00B81C7D" w:rsidRPr="00452E16" w:rsidRDefault="00B81C7D" w:rsidP="00B81C7D">
      <w:pPr>
        <w:spacing w:after="120"/>
        <w:ind w:left="2268" w:right="1134"/>
        <w:jc w:val="both"/>
      </w:pPr>
      <w:r w:rsidRPr="00452E16">
        <w:t>To verify that this statement is respected, both at the type approval and in the conformity of production verification, the presence of the marking on the lamps related to the use of LED substitute light source(s) shall be checked."</w:t>
      </w:r>
    </w:p>
    <w:p w14:paraId="6BABA623" w14:textId="77777777" w:rsidR="00B81C7D" w:rsidRPr="000D193F" w:rsidRDefault="00B81C7D" w:rsidP="00B81C7D">
      <w:pPr>
        <w:tabs>
          <w:tab w:val="left" w:pos="2300"/>
          <w:tab w:val="left" w:pos="2800"/>
        </w:tabs>
        <w:spacing w:after="120"/>
        <w:ind w:left="2268" w:right="1134" w:hanging="1134"/>
        <w:jc w:val="both"/>
        <w:rPr>
          <w:lang w:val="en-US"/>
        </w:rPr>
      </w:pPr>
      <w:r w:rsidRPr="000D193F">
        <w:rPr>
          <w:i/>
          <w:lang w:val="en-US"/>
        </w:rPr>
        <w:t>Paragraph 6.2.7.7.</w:t>
      </w:r>
      <w:r w:rsidRPr="000D193F">
        <w:rPr>
          <w:lang w:val="en-US"/>
        </w:rPr>
        <w:t>, amend to read:</w:t>
      </w:r>
    </w:p>
    <w:p w14:paraId="33117457" w14:textId="77777777" w:rsidR="00B81C7D" w:rsidRPr="000D193F" w:rsidRDefault="00B81C7D" w:rsidP="00B81C7D">
      <w:pPr>
        <w:tabs>
          <w:tab w:val="left" w:pos="2300"/>
          <w:tab w:val="left" w:pos="2800"/>
        </w:tabs>
        <w:spacing w:after="120"/>
        <w:ind w:left="2268" w:right="1134" w:hanging="1134"/>
        <w:jc w:val="both"/>
        <w:rPr>
          <w:lang w:val="en-US"/>
        </w:rPr>
      </w:pPr>
      <w:r w:rsidRPr="00452E16">
        <w:t>"</w:t>
      </w:r>
      <w:r w:rsidRPr="000D193F">
        <w:rPr>
          <w:lang w:val="en-US"/>
        </w:rPr>
        <w:t xml:space="preserve">6.2.7.7. </w:t>
      </w:r>
      <w:r w:rsidRPr="000D193F">
        <w:rPr>
          <w:lang w:val="en-US"/>
        </w:rPr>
        <w:tab/>
        <w:t>Without prejudice to paragraph 6.2.7.6</w:t>
      </w:r>
      <w:r>
        <w:rPr>
          <w:lang w:val="en-US"/>
        </w:rPr>
        <w:t>.</w:t>
      </w:r>
      <w:r w:rsidRPr="000D193F">
        <w:rPr>
          <w:lang w:val="en-US"/>
        </w:rPr>
        <w:t>, the dipped-beam headlamps may switch ON and OFF automatically relative to other factors such as time or ambient conditions (e.g. time of the day, vehicle location, rain, fog, etc.).</w:t>
      </w:r>
      <w:r w:rsidRPr="00452E16">
        <w:t>"</w:t>
      </w:r>
    </w:p>
    <w:p w14:paraId="3FA90F89" w14:textId="77777777" w:rsidR="00B81C7D" w:rsidRPr="000D193F" w:rsidRDefault="00B81C7D" w:rsidP="00B81C7D">
      <w:pPr>
        <w:tabs>
          <w:tab w:val="left" w:pos="2300"/>
          <w:tab w:val="left" w:pos="2800"/>
        </w:tabs>
        <w:spacing w:after="120"/>
        <w:ind w:left="2268" w:right="1134" w:hanging="1134"/>
        <w:jc w:val="both"/>
        <w:rPr>
          <w:lang w:val="en-US"/>
        </w:rPr>
      </w:pPr>
      <w:r w:rsidRPr="000D193F">
        <w:rPr>
          <w:i/>
          <w:lang w:val="en-US"/>
        </w:rPr>
        <w:t>Paragraph 6.9.8.</w:t>
      </w:r>
      <w:r w:rsidRPr="000D193F">
        <w:rPr>
          <w:lang w:val="en-US"/>
        </w:rPr>
        <w:t>, amend to read:</w:t>
      </w:r>
    </w:p>
    <w:p w14:paraId="53C5E41E" w14:textId="77777777" w:rsidR="00B81C7D" w:rsidRPr="000D193F" w:rsidRDefault="00B81C7D" w:rsidP="00B81C7D">
      <w:pPr>
        <w:tabs>
          <w:tab w:val="left" w:pos="2300"/>
          <w:tab w:val="left" w:pos="2800"/>
        </w:tabs>
        <w:spacing w:after="120"/>
        <w:ind w:left="2268" w:right="1134" w:hanging="1134"/>
        <w:jc w:val="both"/>
        <w:rPr>
          <w:lang w:val="en-US"/>
        </w:rPr>
      </w:pPr>
      <w:r w:rsidRPr="00452E16">
        <w:t>"</w:t>
      </w:r>
      <w:r w:rsidRPr="000D193F">
        <w:rPr>
          <w:lang w:val="en-US"/>
        </w:rPr>
        <w:t>6.9.8</w:t>
      </w:r>
      <w:r w:rsidRPr="000D193F">
        <w:rPr>
          <w:lang w:val="en-US"/>
        </w:rPr>
        <w:tab/>
      </w:r>
      <w:r w:rsidRPr="000D193F">
        <w:rPr>
          <w:lang w:val="en-US" w:eastAsia="fr-FR"/>
        </w:rPr>
        <w:t>Tell-tale</w:t>
      </w:r>
    </w:p>
    <w:p w14:paraId="69CD3B92" w14:textId="77777777" w:rsidR="00B81C7D" w:rsidRPr="000D193F" w:rsidRDefault="00B81C7D" w:rsidP="00B81C7D">
      <w:pPr>
        <w:tabs>
          <w:tab w:val="left" w:pos="2800"/>
        </w:tabs>
        <w:spacing w:after="120"/>
        <w:ind w:left="2268" w:right="1134"/>
        <w:jc w:val="both"/>
        <w:rPr>
          <w:lang w:val="en-US" w:eastAsia="fr-FR"/>
        </w:rPr>
      </w:pPr>
      <w:r w:rsidRPr="000D193F">
        <w:rPr>
          <w:lang w:val="en-US" w:eastAsia="fr-FR"/>
        </w:rPr>
        <w:t>Circuit-closed tell-tale mandatory. This tell-tale shall be non-flashing and shall not be required if the instrument panel lighting can only be switched ON</w:t>
      </w:r>
      <w:r w:rsidRPr="000D193F">
        <w:rPr>
          <w:bCs/>
          <w:lang w:val="en-US" w:eastAsia="fr-FR"/>
        </w:rPr>
        <w:t xml:space="preserve"> </w:t>
      </w:r>
      <w:r w:rsidRPr="000D193F">
        <w:rPr>
          <w:lang w:val="en-US" w:eastAsia="fr-FR"/>
        </w:rPr>
        <w:t>simultaneously with the front position lamps.</w:t>
      </w:r>
    </w:p>
    <w:p w14:paraId="017346BB" w14:textId="77777777" w:rsidR="00B81C7D" w:rsidRPr="00452E16" w:rsidRDefault="00B81C7D" w:rsidP="00B81C7D">
      <w:pPr>
        <w:tabs>
          <w:tab w:val="left" w:pos="2800"/>
        </w:tabs>
        <w:spacing w:after="120"/>
        <w:ind w:left="2268" w:right="1134"/>
        <w:jc w:val="both"/>
        <w:rPr>
          <w:bCs/>
          <w:lang w:val="en-US" w:eastAsia="fr-FR"/>
        </w:rPr>
      </w:pPr>
      <w:r w:rsidRPr="00452E16">
        <w:rPr>
          <w:bCs/>
          <w:lang w:val="en-US" w:eastAsia="fr-FR"/>
        </w:rPr>
        <w:t>This requirement does not apply when light-</w:t>
      </w:r>
      <w:proofErr w:type="spellStart"/>
      <w:r w:rsidRPr="00452E16">
        <w:rPr>
          <w:bCs/>
          <w:lang w:val="en-US" w:eastAsia="fr-FR"/>
        </w:rPr>
        <w:t>signalling</w:t>
      </w:r>
      <w:proofErr w:type="spellEnd"/>
      <w:r w:rsidRPr="00452E16">
        <w:rPr>
          <w:bCs/>
          <w:lang w:val="en-US" w:eastAsia="fr-FR"/>
        </w:rPr>
        <w:t xml:space="preserve"> system operates according to paragraph 6.19.7.4.</w:t>
      </w:r>
    </w:p>
    <w:p w14:paraId="3E6D1C9F" w14:textId="77777777" w:rsidR="00B81C7D" w:rsidRPr="000D193F" w:rsidRDefault="00B81C7D" w:rsidP="00B81C7D">
      <w:pPr>
        <w:tabs>
          <w:tab w:val="left" w:pos="2800"/>
        </w:tabs>
        <w:spacing w:after="120"/>
        <w:ind w:left="2268" w:right="1134"/>
        <w:jc w:val="both"/>
        <w:rPr>
          <w:lang w:val="en-US" w:eastAsia="fr-FR"/>
        </w:rPr>
      </w:pPr>
      <w:r w:rsidRPr="000D193F">
        <w:rPr>
          <w:lang w:val="en-US" w:eastAsia="fr-FR"/>
        </w:rPr>
        <w:t>However, a tell-tale indicating failure is mandatory if required by the component regulation.</w:t>
      </w:r>
      <w:r w:rsidRPr="00452E16">
        <w:t>"</w:t>
      </w:r>
    </w:p>
    <w:p w14:paraId="7AEFCB70" w14:textId="77777777" w:rsidR="00B81C7D" w:rsidRPr="000D193F" w:rsidRDefault="00B81C7D" w:rsidP="00B81C7D">
      <w:pPr>
        <w:tabs>
          <w:tab w:val="left" w:pos="2300"/>
          <w:tab w:val="left" w:pos="2800"/>
        </w:tabs>
        <w:spacing w:after="120"/>
        <w:ind w:left="2268" w:right="1134" w:hanging="1134"/>
        <w:jc w:val="both"/>
        <w:rPr>
          <w:lang w:val="en-US"/>
        </w:rPr>
      </w:pPr>
      <w:r w:rsidRPr="000D193F">
        <w:rPr>
          <w:i/>
          <w:lang w:val="en-US"/>
        </w:rPr>
        <w:t>Paragraph 6.10.8.</w:t>
      </w:r>
      <w:r w:rsidRPr="000D193F">
        <w:rPr>
          <w:lang w:val="en-US"/>
        </w:rPr>
        <w:t>, amend to read:</w:t>
      </w:r>
    </w:p>
    <w:p w14:paraId="5C5C7E86" w14:textId="77777777" w:rsidR="00B81C7D" w:rsidRPr="000D193F" w:rsidRDefault="00B81C7D" w:rsidP="00B81C7D">
      <w:pPr>
        <w:tabs>
          <w:tab w:val="left" w:pos="2300"/>
          <w:tab w:val="left" w:pos="2800"/>
        </w:tabs>
        <w:spacing w:after="120"/>
        <w:ind w:left="2268" w:right="1134" w:hanging="1134"/>
        <w:jc w:val="both"/>
        <w:rPr>
          <w:lang w:val="en-US"/>
        </w:rPr>
      </w:pPr>
      <w:r w:rsidRPr="00452E16">
        <w:t>"</w:t>
      </w:r>
      <w:r w:rsidRPr="000D193F">
        <w:rPr>
          <w:lang w:val="en-US"/>
        </w:rPr>
        <w:t>6.10.8</w:t>
      </w:r>
      <w:r w:rsidRPr="000D193F">
        <w:rPr>
          <w:lang w:val="en-US"/>
        </w:rPr>
        <w:tab/>
        <w:t>Tell-tale</w:t>
      </w:r>
    </w:p>
    <w:p w14:paraId="636EB7D0" w14:textId="77777777" w:rsidR="00B81C7D" w:rsidRPr="000D193F" w:rsidRDefault="00B81C7D" w:rsidP="00B81C7D">
      <w:pPr>
        <w:tabs>
          <w:tab w:val="left" w:pos="2800"/>
        </w:tabs>
        <w:spacing w:after="120"/>
        <w:ind w:left="2268" w:right="1134"/>
        <w:jc w:val="both"/>
        <w:rPr>
          <w:lang w:val="en-US" w:eastAsia="fr-FR"/>
        </w:rPr>
      </w:pPr>
      <w:r w:rsidRPr="000D193F">
        <w:rPr>
          <w:lang w:val="en-US" w:eastAsia="fr-FR"/>
        </w:rPr>
        <w:t>Circuit-closed tell-tale mandatory. It shall be combined with that of the front position lamps.</w:t>
      </w:r>
    </w:p>
    <w:p w14:paraId="298E9E4D" w14:textId="77777777" w:rsidR="00B81C7D" w:rsidRPr="00452E16" w:rsidRDefault="00B81C7D" w:rsidP="00B81C7D">
      <w:pPr>
        <w:tabs>
          <w:tab w:val="left" w:pos="2800"/>
        </w:tabs>
        <w:spacing w:after="120"/>
        <w:ind w:left="2268" w:right="1134"/>
        <w:jc w:val="both"/>
        <w:rPr>
          <w:bCs/>
          <w:lang w:val="en-US" w:eastAsia="fr-FR"/>
        </w:rPr>
      </w:pPr>
      <w:r w:rsidRPr="00452E16">
        <w:rPr>
          <w:bCs/>
          <w:lang w:val="en-US" w:eastAsia="fr-FR"/>
        </w:rPr>
        <w:t>This requirement does not apply when light</w:t>
      </w:r>
      <w:r>
        <w:rPr>
          <w:bCs/>
          <w:lang w:val="en-US" w:eastAsia="fr-FR"/>
        </w:rPr>
        <w:t>-</w:t>
      </w:r>
      <w:proofErr w:type="spellStart"/>
      <w:r w:rsidRPr="00452E16">
        <w:rPr>
          <w:bCs/>
          <w:lang w:val="en-US" w:eastAsia="fr-FR"/>
        </w:rPr>
        <w:t>signalling</w:t>
      </w:r>
      <w:proofErr w:type="spellEnd"/>
      <w:r w:rsidRPr="00452E16">
        <w:rPr>
          <w:bCs/>
          <w:lang w:val="en-US" w:eastAsia="fr-FR"/>
        </w:rPr>
        <w:t xml:space="preserve"> system operates</w:t>
      </w:r>
      <w:r w:rsidRPr="00452E16" w:rsidDel="006E564B">
        <w:rPr>
          <w:bCs/>
          <w:lang w:val="en-US" w:eastAsia="fr-FR"/>
        </w:rPr>
        <w:t xml:space="preserve"> </w:t>
      </w:r>
      <w:r w:rsidRPr="00452E16">
        <w:rPr>
          <w:bCs/>
          <w:lang w:val="en-US" w:eastAsia="fr-FR"/>
        </w:rPr>
        <w:t>according to paragraph 6.19.7.4.</w:t>
      </w:r>
    </w:p>
    <w:p w14:paraId="5F5BAD7D" w14:textId="77777777" w:rsidR="00B81C7D" w:rsidRPr="00523D35" w:rsidRDefault="00B81C7D" w:rsidP="00B81C7D">
      <w:pPr>
        <w:tabs>
          <w:tab w:val="left" w:pos="2800"/>
        </w:tabs>
        <w:spacing w:after="120"/>
        <w:ind w:left="2268" w:right="1134"/>
        <w:jc w:val="both"/>
        <w:rPr>
          <w:lang w:val="en-US" w:eastAsia="fr-FR"/>
        </w:rPr>
      </w:pPr>
      <w:r w:rsidRPr="000D193F">
        <w:rPr>
          <w:lang w:val="en-US" w:eastAsia="fr-FR"/>
        </w:rPr>
        <w:t xml:space="preserve">However, a tell-tale indicating failure is mandatory if required by the </w:t>
      </w:r>
      <w:r>
        <w:rPr>
          <w:lang w:val="en-US" w:eastAsia="fr-FR"/>
        </w:rPr>
        <w:t>component regulation.</w:t>
      </w:r>
      <w:r w:rsidRPr="00452E16">
        <w:t>"</w:t>
      </w:r>
    </w:p>
    <w:p w14:paraId="5B1B731E" w14:textId="77777777" w:rsidR="00B81C7D" w:rsidRPr="000D193F" w:rsidRDefault="00B81C7D" w:rsidP="00B81C7D">
      <w:pPr>
        <w:tabs>
          <w:tab w:val="left" w:pos="2300"/>
          <w:tab w:val="left" w:pos="2800"/>
        </w:tabs>
        <w:spacing w:after="120"/>
        <w:ind w:left="2268" w:right="1134" w:hanging="1134"/>
        <w:jc w:val="both"/>
        <w:rPr>
          <w:lang w:val="en-US"/>
        </w:rPr>
      </w:pPr>
      <w:r w:rsidRPr="000D193F">
        <w:rPr>
          <w:i/>
          <w:lang w:val="en-US"/>
        </w:rPr>
        <w:t>Paragraph 6.19.7.4.</w:t>
      </w:r>
      <w:r w:rsidRPr="000D193F">
        <w:rPr>
          <w:lang w:val="en-US"/>
        </w:rPr>
        <w:t>, amend to read:</w:t>
      </w:r>
    </w:p>
    <w:p w14:paraId="471C3684" w14:textId="7EC21773" w:rsidR="00B81C7D" w:rsidRPr="00452E16" w:rsidRDefault="00B81C7D" w:rsidP="00B81C7D">
      <w:pPr>
        <w:tabs>
          <w:tab w:val="left" w:pos="2300"/>
          <w:tab w:val="left" w:pos="2800"/>
        </w:tabs>
        <w:spacing w:after="120"/>
        <w:ind w:left="2268" w:right="1134" w:hanging="1134"/>
        <w:jc w:val="both"/>
      </w:pPr>
      <w:r w:rsidRPr="00452E16">
        <w:t>"</w:t>
      </w:r>
      <w:r w:rsidRPr="00452E16">
        <w:rPr>
          <w:lang w:val="en-US"/>
        </w:rPr>
        <w:t>6.19.7.4.</w:t>
      </w:r>
      <w:r w:rsidRPr="00452E16">
        <w:rPr>
          <w:lang w:val="en-US"/>
        </w:rPr>
        <w:tab/>
        <w:t>The lamps referred to in paragraph 5.11. may be switched ON when the daytime running lamps are switched ON. If this option is chosen, at least the rear position lamps shall be switched ON.</w:t>
      </w:r>
      <w:r w:rsidRPr="00452E16">
        <w:t>"</w:t>
      </w:r>
    </w:p>
    <w:p w14:paraId="20644005" w14:textId="77777777" w:rsidR="00B81C7D" w:rsidRPr="00452E16" w:rsidRDefault="00B81C7D" w:rsidP="00B81C7D">
      <w:pPr>
        <w:spacing w:after="120"/>
        <w:ind w:left="2268" w:right="763" w:hanging="1134"/>
        <w:jc w:val="both"/>
      </w:pPr>
      <w:r w:rsidRPr="00452E16">
        <w:rPr>
          <w:i/>
        </w:rPr>
        <w:lastRenderedPageBreak/>
        <w:t xml:space="preserve">Annex 1, insert a new item 9.30., </w:t>
      </w:r>
      <w:r w:rsidRPr="00452E16">
        <w:t>to read:</w:t>
      </w:r>
    </w:p>
    <w:p w14:paraId="40F8C008" w14:textId="77777777" w:rsidR="00B81C7D" w:rsidRPr="00452E16" w:rsidRDefault="00B81C7D" w:rsidP="00B81C7D">
      <w:pPr>
        <w:spacing w:after="120"/>
        <w:ind w:left="2268" w:right="1134" w:hanging="1134"/>
        <w:jc w:val="both"/>
        <w:rPr>
          <w:vertAlign w:val="superscript"/>
        </w:rPr>
      </w:pPr>
      <w:r w:rsidRPr="00452E16">
        <w:t>"</w:t>
      </w:r>
      <w:r w:rsidRPr="00452E16">
        <w:rPr>
          <w:lang w:val="en-US"/>
        </w:rPr>
        <w:t>9.30.</w:t>
      </w:r>
      <w:r w:rsidRPr="00452E16">
        <w:rPr>
          <w:lang w:val="en-US"/>
        </w:rPr>
        <w:tab/>
      </w:r>
      <w:r w:rsidRPr="00452E16">
        <w:t>Lamps approved for and equipped with LED substitute light source(s) are allowed to be installed on this vehicle type: yes/no</w:t>
      </w:r>
      <w:r w:rsidRPr="00452E16">
        <w:rPr>
          <w:vertAlign w:val="superscript"/>
        </w:rPr>
        <w:t>2, 3</w:t>
      </w:r>
    </w:p>
    <w:p w14:paraId="21EBBFEF" w14:textId="77777777" w:rsidR="00B81C7D" w:rsidRPr="00452E16" w:rsidRDefault="00B81C7D" w:rsidP="00B81C7D">
      <w:pPr>
        <w:tabs>
          <w:tab w:val="right" w:pos="8505"/>
        </w:tabs>
        <w:spacing w:after="120"/>
        <w:ind w:left="2268" w:right="1134" w:hanging="1134"/>
        <w:jc w:val="both"/>
        <w:rPr>
          <w:u w:val="dotted"/>
          <w:lang w:val="en-US"/>
        </w:rPr>
      </w:pPr>
      <w:r w:rsidRPr="00452E16">
        <w:rPr>
          <w:lang w:val="en-US"/>
        </w:rPr>
        <w:tab/>
      </w:r>
      <w:r w:rsidRPr="00452E16">
        <w:rPr>
          <w:u w:val="dotted"/>
        </w:rPr>
        <w:tab/>
      </w:r>
    </w:p>
    <w:p w14:paraId="6C2F032C" w14:textId="77777777" w:rsidR="00B81C7D" w:rsidRDefault="00B81C7D" w:rsidP="00B81C7D">
      <w:pPr>
        <w:tabs>
          <w:tab w:val="left" w:pos="2268"/>
          <w:tab w:val="left" w:pos="2552"/>
        </w:tabs>
        <w:spacing w:after="120"/>
        <w:ind w:left="1418" w:right="1134" w:hanging="284"/>
        <w:jc w:val="both"/>
      </w:pPr>
      <w:r>
        <w:rPr>
          <w:vertAlign w:val="superscript"/>
        </w:rPr>
        <w:tab/>
      </w:r>
      <w:r>
        <w:rPr>
          <w:vertAlign w:val="superscript"/>
        </w:rPr>
        <w:tab/>
      </w:r>
      <w:r w:rsidRPr="00452E16">
        <w:rPr>
          <w:vertAlign w:val="superscript"/>
        </w:rPr>
        <w:t>3</w:t>
      </w:r>
      <w:r w:rsidRPr="00452E16">
        <w:tab/>
        <w:t>If yes, list the applicable lamps."</w:t>
      </w:r>
    </w:p>
    <w:p w14:paraId="2E366254" w14:textId="3930E0CF" w:rsidR="004865D9" w:rsidRPr="004865D9" w:rsidRDefault="00B81C7D" w:rsidP="00B81C7D">
      <w:pPr>
        <w:spacing w:before="240"/>
        <w:jc w:val="center"/>
        <w:rPr>
          <w:u w:val="single"/>
        </w:rPr>
      </w:pPr>
      <w:r>
        <w:rPr>
          <w:u w:val="single"/>
        </w:rPr>
        <w:tab/>
      </w:r>
      <w:r>
        <w:rPr>
          <w:u w:val="single"/>
        </w:rPr>
        <w:tab/>
      </w:r>
      <w:r>
        <w:rPr>
          <w:u w:val="single"/>
        </w:rPr>
        <w:tab/>
      </w: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261FC7" w:rsidRPr="00261FC7" w14:paraId="39751FF8" w14:textId="77777777" w:rsidTr="006F149D">
        <w:trPr>
          <w:cantSplit/>
          <w:trHeight w:hRule="exact" w:val="851"/>
        </w:trPr>
        <w:tc>
          <w:tcPr>
            <w:tcW w:w="1276" w:type="dxa"/>
            <w:tcBorders>
              <w:bottom w:val="single" w:sz="4" w:space="0" w:color="auto"/>
            </w:tcBorders>
            <w:vAlign w:val="bottom"/>
          </w:tcPr>
          <w:p w14:paraId="3E7D5353" w14:textId="77777777" w:rsidR="006552CB" w:rsidRPr="00261FC7" w:rsidRDefault="006552CB" w:rsidP="006552CB">
            <w:bookmarkStart w:id="115" w:name="_Hlk4776541"/>
            <w:bookmarkStart w:id="116" w:name="_Hlk22630451"/>
            <w:bookmarkStart w:id="117" w:name="_Toc354410587"/>
            <w:bookmarkStart w:id="118" w:name="_GoBack"/>
            <w:bookmarkEnd w:id="115"/>
            <w:bookmarkEnd w:id="116"/>
          </w:p>
        </w:tc>
        <w:tc>
          <w:tcPr>
            <w:tcW w:w="8363" w:type="dxa"/>
            <w:gridSpan w:val="2"/>
            <w:tcBorders>
              <w:bottom w:val="single" w:sz="4" w:space="0" w:color="auto"/>
            </w:tcBorders>
            <w:vAlign w:val="bottom"/>
          </w:tcPr>
          <w:p w14:paraId="68F27B67" w14:textId="3F77BB2B" w:rsidR="006552CB" w:rsidRPr="00261FC7" w:rsidRDefault="006552CB" w:rsidP="00B81C7D">
            <w:pPr>
              <w:jc w:val="right"/>
            </w:pPr>
            <w:r w:rsidRPr="00261FC7">
              <w:rPr>
                <w:sz w:val="40"/>
              </w:rPr>
              <w:t>E</w:t>
            </w:r>
            <w:r w:rsidRPr="00261FC7">
              <w:t>/ECE/324/Rev.1/Add.47/Rev.12/Amend.</w:t>
            </w:r>
            <w:r w:rsidR="00261FC7">
              <w:t>10</w:t>
            </w:r>
            <w:r w:rsidRPr="00261FC7">
              <w:t>−</w:t>
            </w:r>
            <w:r w:rsidRPr="00261FC7">
              <w:rPr>
                <w:sz w:val="40"/>
              </w:rPr>
              <w:t>E</w:t>
            </w:r>
            <w:r w:rsidRPr="00261FC7">
              <w:t>/ECE/TRANS</w:t>
            </w:r>
            <w:r w:rsidR="00B81C7D" w:rsidRPr="00261FC7">
              <w:t>/505/Rev.1/Add.47/Rev.12/Amend.</w:t>
            </w:r>
            <w:r w:rsidR="00261FC7">
              <w:t>10</w:t>
            </w:r>
          </w:p>
        </w:tc>
      </w:tr>
      <w:tr w:rsidR="00261FC7" w:rsidRPr="00261FC7" w14:paraId="3534B88E" w14:textId="77777777" w:rsidTr="007370A2">
        <w:trPr>
          <w:cantSplit/>
          <w:trHeight w:hRule="exact" w:val="2279"/>
        </w:trPr>
        <w:tc>
          <w:tcPr>
            <w:tcW w:w="1276" w:type="dxa"/>
            <w:tcBorders>
              <w:top w:val="single" w:sz="4" w:space="0" w:color="auto"/>
              <w:bottom w:val="single" w:sz="12" w:space="0" w:color="auto"/>
            </w:tcBorders>
          </w:tcPr>
          <w:p w14:paraId="5D58491B" w14:textId="77777777" w:rsidR="006552CB" w:rsidRPr="00261FC7" w:rsidRDefault="006552CB" w:rsidP="006552CB">
            <w:pPr>
              <w:spacing w:before="120"/>
            </w:pPr>
          </w:p>
        </w:tc>
        <w:tc>
          <w:tcPr>
            <w:tcW w:w="5528" w:type="dxa"/>
            <w:tcBorders>
              <w:top w:val="single" w:sz="4" w:space="0" w:color="auto"/>
              <w:bottom w:val="single" w:sz="12" w:space="0" w:color="auto"/>
            </w:tcBorders>
          </w:tcPr>
          <w:p w14:paraId="1EF96CBF" w14:textId="77777777" w:rsidR="006552CB" w:rsidRPr="00261FC7" w:rsidRDefault="006552CB" w:rsidP="006552CB">
            <w:pPr>
              <w:spacing w:before="120"/>
            </w:pPr>
          </w:p>
        </w:tc>
        <w:tc>
          <w:tcPr>
            <w:tcW w:w="2835" w:type="dxa"/>
            <w:tcBorders>
              <w:top w:val="single" w:sz="4" w:space="0" w:color="auto"/>
              <w:bottom w:val="single" w:sz="12" w:space="0" w:color="auto"/>
            </w:tcBorders>
          </w:tcPr>
          <w:p w14:paraId="61CDB05B" w14:textId="77777777" w:rsidR="006552CB" w:rsidRPr="00261FC7" w:rsidRDefault="006552CB" w:rsidP="006552CB">
            <w:pPr>
              <w:spacing w:before="120"/>
              <w:rPr>
                <w:highlight w:val="yellow"/>
              </w:rPr>
            </w:pPr>
          </w:p>
          <w:p w14:paraId="2AF36C26" w14:textId="77777777" w:rsidR="006552CB" w:rsidRPr="00261FC7" w:rsidRDefault="006552CB" w:rsidP="006552CB">
            <w:pPr>
              <w:spacing w:before="120"/>
              <w:rPr>
                <w:highlight w:val="yellow"/>
              </w:rPr>
            </w:pPr>
          </w:p>
          <w:p w14:paraId="5788C685" w14:textId="0CA9B826" w:rsidR="006552CB" w:rsidRPr="00261FC7" w:rsidRDefault="00A35FAD" w:rsidP="00B81C7D">
            <w:pPr>
              <w:spacing w:before="120"/>
              <w:rPr>
                <w:highlight w:val="yellow"/>
              </w:rPr>
            </w:pPr>
            <w:r>
              <w:t>2 November</w:t>
            </w:r>
            <w:r w:rsidR="00A7037A" w:rsidRPr="00261FC7">
              <w:t xml:space="preserve"> </w:t>
            </w:r>
            <w:r w:rsidR="00B81C7D" w:rsidRPr="00261FC7">
              <w:t>2020</w:t>
            </w:r>
          </w:p>
        </w:tc>
      </w:tr>
    </w:tbl>
    <w:p w14:paraId="4298EA11" w14:textId="77777777" w:rsidR="006552CB" w:rsidRPr="00261FC7" w:rsidRDefault="006552CB" w:rsidP="006552CB">
      <w:pPr>
        <w:pStyle w:val="HChG"/>
        <w:spacing w:before="240" w:after="120"/>
      </w:pPr>
      <w:r w:rsidRPr="00261FC7">
        <w:tab/>
      </w:r>
      <w:r w:rsidRPr="00261FC7">
        <w:tab/>
      </w:r>
      <w:bookmarkStart w:id="119" w:name="_Toc340666199"/>
      <w:bookmarkStart w:id="120" w:name="_Toc340745062"/>
      <w:r w:rsidRPr="00261FC7">
        <w:t>Agreement</w:t>
      </w:r>
      <w:bookmarkEnd w:id="117"/>
      <w:bookmarkEnd w:id="118"/>
    </w:p>
    <w:p w14:paraId="7F5856C7" w14:textId="77777777" w:rsidR="006552CB" w:rsidRPr="00261FC7" w:rsidRDefault="006552CB" w:rsidP="006552CB">
      <w:pPr>
        <w:pStyle w:val="H1G"/>
        <w:spacing w:before="240"/>
      </w:pPr>
      <w:r w:rsidRPr="00261FC7">
        <w:rPr>
          <w:rStyle w:val="H1GChar"/>
        </w:rPr>
        <w:tab/>
      </w:r>
      <w:r w:rsidRPr="00261FC7">
        <w:rPr>
          <w:rStyle w:val="H1GChar"/>
        </w:rPr>
        <w:tab/>
      </w:r>
      <w:r w:rsidRPr="00261FC7">
        <w:t>Concerning the</w:t>
      </w:r>
      <w:r w:rsidRPr="00261FC7">
        <w:rPr>
          <w:smallCaps/>
        </w:rPr>
        <w:t xml:space="preserve"> </w:t>
      </w:r>
      <w:r w:rsidRPr="00261FC7">
        <w:t>Adoption of Harmonized Technical United Nations Regulations for Wheeled Vehicles, Equipment and Parts which can be Fitted and/or be Used on Wheeled Vehicles and the Conditions for Reciprocal Recognition of Approvals Granted on the Basis of these United Nations Regulations</w:t>
      </w:r>
      <w:r w:rsidRPr="00261FC7">
        <w:rPr>
          <w:rStyle w:val="a3"/>
          <w:b w:val="0"/>
          <w:sz w:val="20"/>
          <w:vertAlign w:val="baseline"/>
        </w:rPr>
        <w:footnoteReference w:customMarkFollows="1" w:id="43"/>
        <w:t>*</w:t>
      </w:r>
    </w:p>
    <w:p w14:paraId="7B0610DE" w14:textId="77777777" w:rsidR="006552CB" w:rsidRPr="00261FC7" w:rsidRDefault="006552CB" w:rsidP="006552CB">
      <w:pPr>
        <w:pStyle w:val="SingleTxtG"/>
        <w:spacing w:before="120"/>
      </w:pPr>
      <w:r w:rsidRPr="00261FC7">
        <w:t>(Revision 3, including the amendments which entered into force on 14 September 2017)</w:t>
      </w:r>
    </w:p>
    <w:p w14:paraId="32C2092A" w14:textId="77777777" w:rsidR="006552CB" w:rsidRPr="00261FC7" w:rsidRDefault="006552CB" w:rsidP="006552CB">
      <w:pPr>
        <w:pStyle w:val="H1G"/>
        <w:spacing w:before="120"/>
        <w:ind w:left="0" w:right="0" w:firstLine="0"/>
        <w:jc w:val="center"/>
      </w:pPr>
      <w:r w:rsidRPr="00261FC7">
        <w:t>_________</w:t>
      </w:r>
    </w:p>
    <w:p w14:paraId="58E6551E" w14:textId="77777777" w:rsidR="006552CB" w:rsidRPr="00261FC7" w:rsidRDefault="006552CB" w:rsidP="006552CB">
      <w:pPr>
        <w:pStyle w:val="H1G"/>
        <w:spacing w:before="240" w:after="120"/>
      </w:pPr>
      <w:r w:rsidRPr="00261FC7">
        <w:tab/>
      </w:r>
      <w:r w:rsidRPr="00261FC7">
        <w:tab/>
        <w:t>Addendum 47 – UN Regulation No. 48</w:t>
      </w:r>
    </w:p>
    <w:p w14:paraId="175C36F8" w14:textId="059292CB" w:rsidR="006552CB" w:rsidRPr="00261FC7" w:rsidRDefault="006552CB" w:rsidP="006552CB">
      <w:pPr>
        <w:pStyle w:val="H1G"/>
        <w:spacing w:before="240"/>
      </w:pPr>
      <w:r w:rsidRPr="00261FC7">
        <w:tab/>
      </w:r>
      <w:r w:rsidRPr="00261FC7">
        <w:tab/>
        <w:t xml:space="preserve">Revision 12 - Amendment </w:t>
      </w:r>
      <w:r w:rsidR="00261FC7">
        <w:t>10</w:t>
      </w:r>
    </w:p>
    <w:p w14:paraId="47B57E1E" w14:textId="6571FD2A" w:rsidR="006552CB" w:rsidRPr="00261FC7" w:rsidRDefault="00261FC7" w:rsidP="006552CB">
      <w:pPr>
        <w:pStyle w:val="SingleTxtG"/>
        <w:spacing w:after="360"/>
        <w:rPr>
          <w:spacing w:val="-2"/>
        </w:rPr>
      </w:pPr>
      <w:r>
        <w:rPr>
          <w:spacing w:val="-2"/>
        </w:rPr>
        <w:t>07</w:t>
      </w:r>
      <w:r w:rsidR="006552CB" w:rsidRPr="00261FC7">
        <w:rPr>
          <w:spacing w:val="-2"/>
        </w:rPr>
        <w:t xml:space="preserve"> series of amendments – Date of entry into force: </w:t>
      </w:r>
      <w:r>
        <w:t>25</w:t>
      </w:r>
      <w:r w:rsidR="006552CB" w:rsidRPr="00261FC7">
        <w:t xml:space="preserve"> </w:t>
      </w:r>
      <w:r>
        <w:t>September</w:t>
      </w:r>
      <w:r w:rsidR="00B81C7D" w:rsidRPr="00261FC7">
        <w:t xml:space="preserve"> 2020</w:t>
      </w:r>
    </w:p>
    <w:p w14:paraId="18B41D51" w14:textId="23AD55A4" w:rsidR="006552CB" w:rsidRPr="00261FC7" w:rsidRDefault="006552CB" w:rsidP="006552CB">
      <w:pPr>
        <w:pStyle w:val="H1G"/>
        <w:spacing w:before="120" w:after="120" w:line="240" w:lineRule="exact"/>
        <w:rPr>
          <w:lang w:val="en-US"/>
        </w:rPr>
      </w:pPr>
      <w:r w:rsidRPr="00261FC7">
        <w:rPr>
          <w:lang w:val="en-US"/>
        </w:rPr>
        <w:tab/>
      </w:r>
      <w:r w:rsidRPr="00261FC7">
        <w:rPr>
          <w:lang w:val="en-US"/>
        </w:rPr>
        <w:tab/>
      </w:r>
      <w:r w:rsidR="00E05CB7" w:rsidRPr="00261FC7">
        <w:t>Uniform provisions concerning the approval of vehicles with regard to the installation of lighting and light-signalling devices</w:t>
      </w:r>
    </w:p>
    <w:p w14:paraId="50D56CCA" w14:textId="24235053" w:rsidR="006552CB" w:rsidRPr="00261FC7" w:rsidRDefault="006552CB" w:rsidP="00C70F28">
      <w:pPr>
        <w:pStyle w:val="SingleTxtG"/>
        <w:spacing w:after="40"/>
        <w:jc w:val="left"/>
        <w:rPr>
          <w:lang w:eastAsia="en-GB"/>
        </w:rPr>
      </w:pPr>
      <w:r w:rsidRPr="00261FC7">
        <w:rPr>
          <w:spacing w:val="-4"/>
          <w:lang w:eastAsia="en-GB"/>
        </w:rPr>
        <w:t>This document is meant purely as documentation tool. The authentic and legal binding text is:</w:t>
      </w:r>
      <w:r w:rsidRPr="00261FC7">
        <w:rPr>
          <w:lang w:eastAsia="en-GB"/>
        </w:rPr>
        <w:t xml:space="preserve"> </w:t>
      </w:r>
      <w:r w:rsidRPr="00261FC7">
        <w:rPr>
          <w:spacing w:val="-6"/>
          <w:lang w:eastAsia="en-GB"/>
        </w:rPr>
        <w:t>ECE/TRANS/WP.29/20</w:t>
      </w:r>
      <w:r w:rsidR="00261FC7">
        <w:rPr>
          <w:spacing w:val="-6"/>
          <w:lang w:eastAsia="en-GB"/>
        </w:rPr>
        <w:t>20</w:t>
      </w:r>
      <w:r w:rsidRPr="00261FC7">
        <w:rPr>
          <w:spacing w:val="-6"/>
          <w:lang w:eastAsia="en-GB"/>
        </w:rPr>
        <w:t>/</w:t>
      </w:r>
      <w:r w:rsidR="00261FC7">
        <w:rPr>
          <w:spacing w:val="-6"/>
          <w:lang w:eastAsia="en-GB"/>
        </w:rPr>
        <w:t xml:space="preserve">36 </w:t>
      </w:r>
      <w:r w:rsidR="00261FC7" w:rsidRPr="00261FC7">
        <w:rPr>
          <w:spacing w:val="-6"/>
          <w:lang w:eastAsia="en-GB"/>
        </w:rPr>
        <w:t xml:space="preserve">(as amended by paragraph </w:t>
      </w:r>
      <w:r w:rsidR="00261FC7">
        <w:rPr>
          <w:spacing w:val="-6"/>
          <w:lang w:eastAsia="en-GB"/>
        </w:rPr>
        <w:t>91</w:t>
      </w:r>
      <w:r w:rsidR="00261FC7" w:rsidRPr="00261FC7">
        <w:rPr>
          <w:spacing w:val="-6"/>
          <w:lang w:eastAsia="en-GB"/>
        </w:rPr>
        <w:t xml:space="preserve"> of the report ECE/TRANS/WP.29/11</w:t>
      </w:r>
      <w:r w:rsidR="00261FC7">
        <w:rPr>
          <w:spacing w:val="-6"/>
          <w:lang w:eastAsia="en-GB"/>
        </w:rPr>
        <w:t>51</w:t>
      </w:r>
      <w:r w:rsidR="00261FC7" w:rsidRPr="00261FC7">
        <w:rPr>
          <w:spacing w:val="-6"/>
          <w:lang w:eastAsia="en-GB"/>
        </w:rPr>
        <w:t>)</w:t>
      </w:r>
      <w:r w:rsidR="00EF6B0B" w:rsidRPr="00261FC7">
        <w:rPr>
          <w:spacing w:val="-6"/>
          <w:lang w:eastAsia="en-GB"/>
        </w:rPr>
        <w:t>.</w:t>
      </w:r>
    </w:p>
    <w:p w14:paraId="26BB5C59" w14:textId="77777777" w:rsidR="006552CB" w:rsidRPr="00261FC7" w:rsidRDefault="006552CB" w:rsidP="006552CB">
      <w:pPr>
        <w:suppressAutoHyphens w:val="0"/>
        <w:spacing w:line="240" w:lineRule="auto"/>
        <w:jc w:val="center"/>
        <w:rPr>
          <w:b/>
          <w:sz w:val="24"/>
        </w:rPr>
      </w:pPr>
      <w:r w:rsidRPr="00261FC7">
        <w:rPr>
          <w:b/>
          <w:noProof/>
          <w:sz w:val="24"/>
          <w:lang w:val="en-US"/>
        </w:rPr>
        <w:drawing>
          <wp:anchor distT="0" distB="137160" distL="114300" distR="114300" simplePos="0" relativeHeight="251685376" behindDoc="0" locked="0" layoutInCell="1" allowOverlap="1" wp14:anchorId="33EF75FD" wp14:editId="048E3EC2">
            <wp:simplePos x="0" y="0"/>
            <wp:positionH relativeFrom="column">
              <wp:posOffset>2540000</wp:posOffset>
            </wp:positionH>
            <wp:positionV relativeFrom="paragraph">
              <wp:posOffset>223520</wp:posOffset>
            </wp:positionV>
            <wp:extent cx="1028700" cy="826770"/>
            <wp:effectExtent l="0" t="0" r="0" b="0"/>
            <wp:wrapTopAndBottom/>
            <wp:docPr id="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Pr="00261FC7">
        <w:rPr>
          <w:b/>
          <w:sz w:val="24"/>
        </w:rPr>
        <w:t>_________</w:t>
      </w:r>
    </w:p>
    <w:p w14:paraId="7CD28970" w14:textId="70D1C2D2" w:rsidR="00B81C7D" w:rsidRPr="00261FC7" w:rsidRDefault="006552CB" w:rsidP="006552CB">
      <w:pPr>
        <w:suppressAutoHyphens w:val="0"/>
        <w:spacing w:line="240" w:lineRule="auto"/>
        <w:jc w:val="center"/>
        <w:rPr>
          <w:b/>
          <w:sz w:val="24"/>
        </w:rPr>
      </w:pPr>
      <w:r w:rsidRPr="00261FC7">
        <w:rPr>
          <w:b/>
          <w:sz w:val="24"/>
        </w:rPr>
        <w:t>UNITED NATIONS</w:t>
      </w:r>
      <w:bookmarkEnd w:id="119"/>
    </w:p>
    <w:p w14:paraId="3A2BE8D4" w14:textId="77777777" w:rsidR="00B81C7D" w:rsidRPr="00261FC7" w:rsidRDefault="00B81C7D">
      <w:pPr>
        <w:suppressAutoHyphens w:val="0"/>
        <w:spacing w:line="240" w:lineRule="auto"/>
        <w:rPr>
          <w:b/>
          <w:sz w:val="24"/>
        </w:rPr>
      </w:pPr>
      <w:r w:rsidRPr="00261FC7">
        <w:rPr>
          <w:b/>
          <w:sz w:val="24"/>
        </w:rPr>
        <w:br w:type="page"/>
      </w:r>
    </w:p>
    <w:bookmarkEnd w:id="120"/>
    <w:p w14:paraId="2BE7A3F0" w14:textId="77777777" w:rsidR="00261FC7" w:rsidRPr="007D481A" w:rsidRDefault="00261FC7" w:rsidP="00261FC7">
      <w:pPr>
        <w:pStyle w:val="HChG"/>
        <w:tabs>
          <w:tab w:val="clear" w:pos="851"/>
        </w:tabs>
        <w:spacing w:before="0" w:after="120" w:line="240" w:lineRule="auto"/>
        <w:ind w:firstLine="0"/>
        <w:rPr>
          <w:b w:val="0"/>
          <w:sz w:val="20"/>
          <w:lang w:val="en-US"/>
        </w:rPr>
      </w:pPr>
      <w:r w:rsidRPr="007D481A">
        <w:rPr>
          <w:rFonts w:eastAsia="MS Mincho"/>
          <w:b w:val="0"/>
          <w:i/>
          <w:sz w:val="20"/>
        </w:rPr>
        <w:lastRenderedPageBreak/>
        <w:t>Paragraph 2.3.5.,</w:t>
      </w:r>
      <w:r w:rsidRPr="007D481A">
        <w:rPr>
          <w:b w:val="0"/>
          <w:sz w:val="20"/>
          <w:lang w:val="en-US"/>
        </w:rPr>
        <w:t xml:space="preserve"> amend to read:</w:t>
      </w:r>
    </w:p>
    <w:p w14:paraId="7088F957" w14:textId="77777777" w:rsidR="00261FC7" w:rsidRPr="007D481A" w:rsidRDefault="00261FC7" w:rsidP="00261FC7">
      <w:pPr>
        <w:pStyle w:val="SingleTxtG"/>
        <w:ind w:left="2268" w:hanging="1134"/>
        <w:outlineLvl w:val="0"/>
        <w:rPr>
          <w:lang w:val="en-US"/>
        </w:rPr>
      </w:pPr>
      <w:r w:rsidRPr="007D481A">
        <w:t>"</w:t>
      </w:r>
      <w:r w:rsidRPr="007D481A">
        <w:rPr>
          <w:lang w:val="en-US"/>
        </w:rPr>
        <w:t>2.3.5.</w:t>
      </w:r>
      <w:r w:rsidRPr="007D481A">
        <w:rPr>
          <w:lang w:val="en-US"/>
        </w:rPr>
        <w:tab/>
        <w:t>"</w:t>
      </w:r>
      <w:r w:rsidRPr="007D481A">
        <w:rPr>
          <w:i/>
          <w:lang w:val="en-US"/>
        </w:rPr>
        <w:t>Operating tell</w:t>
      </w:r>
      <w:r w:rsidRPr="007D481A">
        <w:rPr>
          <w:i/>
          <w:lang w:val="en-US"/>
        </w:rPr>
        <w:noBreakHyphen/>
        <w:t>tale</w:t>
      </w:r>
      <w:r w:rsidRPr="007D481A">
        <w:rPr>
          <w:lang w:val="en-US"/>
        </w:rPr>
        <w:t>" means a visual or auditory signal (or any equivalent signal) indicating that a device has been switched ON and is operating correctly or not.</w:t>
      </w:r>
      <w:r w:rsidRPr="007D481A">
        <w:t>"</w:t>
      </w:r>
    </w:p>
    <w:p w14:paraId="51D25F90" w14:textId="77777777" w:rsidR="00261FC7" w:rsidRPr="007D481A" w:rsidRDefault="00261FC7" w:rsidP="00261FC7">
      <w:pPr>
        <w:pStyle w:val="SingleTxtG"/>
        <w:ind w:left="2268" w:right="992" w:hanging="1134"/>
        <w:rPr>
          <w:lang w:val="en-US"/>
        </w:rPr>
      </w:pPr>
      <w:r w:rsidRPr="007D481A">
        <w:rPr>
          <w:rFonts w:eastAsia="MS Mincho"/>
          <w:i/>
        </w:rPr>
        <w:t>Paragraph 2.3.6.,</w:t>
      </w:r>
      <w:r w:rsidRPr="007D481A">
        <w:rPr>
          <w:lang w:val="en-US"/>
        </w:rPr>
        <w:t xml:space="preserve"> amend to read:</w:t>
      </w:r>
    </w:p>
    <w:p w14:paraId="0EA8F2F4" w14:textId="77777777" w:rsidR="00261FC7" w:rsidRPr="007D481A" w:rsidRDefault="00261FC7" w:rsidP="00261FC7">
      <w:pPr>
        <w:pStyle w:val="SingleTxtG"/>
        <w:ind w:left="2268" w:hanging="1134"/>
        <w:outlineLvl w:val="0"/>
        <w:rPr>
          <w:lang w:val="en-US"/>
        </w:rPr>
      </w:pPr>
      <w:r w:rsidRPr="007D481A">
        <w:t>"</w:t>
      </w:r>
      <w:r w:rsidRPr="007D481A">
        <w:rPr>
          <w:lang w:val="en-US"/>
        </w:rPr>
        <w:t>2.3.6.</w:t>
      </w:r>
      <w:r w:rsidRPr="007D481A">
        <w:rPr>
          <w:lang w:val="en-US"/>
        </w:rPr>
        <w:tab/>
        <w:t>"</w:t>
      </w:r>
      <w:r w:rsidRPr="007D481A">
        <w:rPr>
          <w:i/>
          <w:lang w:val="en-US"/>
        </w:rPr>
        <w:t>Closed</w:t>
      </w:r>
      <w:r w:rsidRPr="007D481A">
        <w:rPr>
          <w:i/>
          <w:lang w:val="en-US"/>
        </w:rPr>
        <w:noBreakHyphen/>
        <w:t>circuit tell</w:t>
      </w:r>
      <w:r w:rsidRPr="007D481A">
        <w:rPr>
          <w:i/>
          <w:lang w:val="en-US"/>
        </w:rPr>
        <w:noBreakHyphen/>
        <w:t>tale</w:t>
      </w:r>
      <w:r w:rsidRPr="007D481A">
        <w:rPr>
          <w:lang w:val="en-US"/>
        </w:rPr>
        <w:t>" means a visual (or any equivalent signal) indicating that a device has been switched ON, but not indicating whether it is operating correctly or not.</w:t>
      </w:r>
      <w:r w:rsidRPr="007D481A">
        <w:t>"</w:t>
      </w:r>
    </w:p>
    <w:p w14:paraId="027D33BD" w14:textId="77777777" w:rsidR="00261FC7" w:rsidRPr="007D481A" w:rsidRDefault="00261FC7" w:rsidP="00261FC7">
      <w:pPr>
        <w:pStyle w:val="SingleTxtG"/>
        <w:ind w:left="2268" w:right="992" w:hanging="1134"/>
        <w:rPr>
          <w:lang w:val="en-US"/>
        </w:rPr>
      </w:pPr>
      <w:r w:rsidRPr="007D481A">
        <w:rPr>
          <w:rFonts w:eastAsia="MS Mincho"/>
          <w:i/>
        </w:rPr>
        <w:t>Paragraph 2.3.10.,</w:t>
      </w:r>
      <w:r w:rsidRPr="007D481A">
        <w:rPr>
          <w:lang w:val="en-US"/>
        </w:rPr>
        <w:t xml:space="preserve"> amend to read:</w:t>
      </w:r>
    </w:p>
    <w:p w14:paraId="18369CE0" w14:textId="77777777" w:rsidR="00261FC7" w:rsidRPr="007D481A" w:rsidRDefault="00261FC7" w:rsidP="00261FC7">
      <w:pPr>
        <w:pStyle w:val="SingleTxtG"/>
        <w:ind w:left="2268" w:hanging="1134"/>
        <w:outlineLvl w:val="0"/>
        <w:rPr>
          <w:lang w:val="en-US"/>
        </w:rPr>
      </w:pPr>
      <w:r w:rsidRPr="007D481A">
        <w:t>"</w:t>
      </w:r>
      <w:r w:rsidRPr="007D481A">
        <w:rPr>
          <w:lang w:val="en-US"/>
        </w:rPr>
        <w:t>2.3.10.</w:t>
      </w:r>
      <w:r w:rsidRPr="007D481A">
        <w:rPr>
          <w:lang w:val="en-US"/>
        </w:rPr>
        <w:tab/>
        <w:t>"</w:t>
      </w:r>
      <w:r w:rsidRPr="007D481A">
        <w:rPr>
          <w:i/>
          <w:lang w:val="en-US"/>
        </w:rPr>
        <w:t>Normal condition of use of a vehicle</w:t>
      </w:r>
      <w:r w:rsidRPr="007D481A">
        <w:rPr>
          <w:lang w:val="en-US"/>
        </w:rPr>
        <w:t xml:space="preserve">" means: </w:t>
      </w:r>
    </w:p>
    <w:p w14:paraId="022CEE3C" w14:textId="77777777" w:rsidR="00261FC7" w:rsidRPr="007D481A" w:rsidRDefault="00261FC7" w:rsidP="00261FC7">
      <w:pPr>
        <w:pStyle w:val="SingleTxtG"/>
        <w:ind w:left="2268" w:hanging="1134"/>
        <w:rPr>
          <w:lang w:val="en-US"/>
        </w:rPr>
      </w:pPr>
      <w:r w:rsidRPr="007D481A">
        <w:rPr>
          <w:lang w:val="en-US"/>
        </w:rPr>
        <w:t>2.3.10.1.</w:t>
      </w:r>
      <w:r w:rsidRPr="007D481A">
        <w:rPr>
          <w:lang w:val="en-US"/>
        </w:rPr>
        <w:tab/>
        <w:t>For a motor vehicle, when the vehicle is ready to move with its propulsion system running and its movable components are in the normal position(s) as defined in paragraph 2.3.9.;</w:t>
      </w:r>
    </w:p>
    <w:p w14:paraId="10BC2866" w14:textId="77777777" w:rsidR="00261FC7" w:rsidRPr="007D481A" w:rsidRDefault="00261FC7" w:rsidP="00261FC7">
      <w:pPr>
        <w:spacing w:after="120"/>
        <w:ind w:left="2268" w:right="1134" w:hanging="1134"/>
        <w:jc w:val="both"/>
        <w:rPr>
          <w:rFonts w:eastAsia="MS Mincho"/>
          <w:i/>
        </w:rPr>
      </w:pPr>
      <w:r w:rsidRPr="007D481A">
        <w:rPr>
          <w:lang w:val="en-US"/>
        </w:rPr>
        <w:t>2.3.10.2.</w:t>
      </w:r>
      <w:r w:rsidRPr="007D481A">
        <w:rPr>
          <w:lang w:val="en-US"/>
        </w:rPr>
        <w:tab/>
        <w:t>And for a trailer, when the trailer is connected to a drawing motor vehicle in the conditions as prescribed in paragraph 2.3.10.1. and its movable components are in the normal position(s) as defined in paragraph 2.3.9.</w:t>
      </w:r>
      <w:r w:rsidRPr="007D481A">
        <w:t>"</w:t>
      </w:r>
    </w:p>
    <w:p w14:paraId="1D66982B" w14:textId="77777777" w:rsidR="00261FC7" w:rsidRPr="00043615" w:rsidRDefault="00261FC7" w:rsidP="00261FC7">
      <w:pPr>
        <w:pStyle w:val="SingleTxtG"/>
        <w:ind w:left="2268" w:hanging="1134"/>
        <w:rPr>
          <w:lang w:val="en-US"/>
        </w:rPr>
      </w:pPr>
      <w:r w:rsidRPr="00043615">
        <w:rPr>
          <w:rFonts w:eastAsia="MS Mincho"/>
          <w:i/>
        </w:rPr>
        <w:t>Paragraph 2.3.11.,</w:t>
      </w:r>
      <w:r w:rsidRPr="00043615">
        <w:rPr>
          <w:lang w:val="en-US"/>
        </w:rPr>
        <w:t xml:space="preserve"> amend to read:</w:t>
      </w:r>
    </w:p>
    <w:p w14:paraId="03E85C34" w14:textId="77777777" w:rsidR="00261FC7" w:rsidRPr="007D481A" w:rsidRDefault="00261FC7" w:rsidP="00261FC7">
      <w:pPr>
        <w:pStyle w:val="SingleTxtG"/>
        <w:ind w:left="2268" w:hanging="1134"/>
        <w:outlineLvl w:val="0"/>
        <w:rPr>
          <w:lang w:val="en-US"/>
        </w:rPr>
      </w:pPr>
      <w:r w:rsidRPr="007D481A">
        <w:t>"</w:t>
      </w:r>
      <w:r w:rsidRPr="007D481A">
        <w:rPr>
          <w:lang w:val="en-US"/>
        </w:rPr>
        <w:t>2.3.11.</w:t>
      </w:r>
      <w:r w:rsidRPr="007D481A">
        <w:rPr>
          <w:lang w:val="en-US"/>
        </w:rPr>
        <w:tab/>
        <w:t>"</w:t>
      </w:r>
      <w:r w:rsidRPr="007D481A">
        <w:rPr>
          <w:i/>
          <w:lang w:val="en-US"/>
        </w:rPr>
        <w:t>Park condition of a vehicle</w:t>
      </w:r>
      <w:r w:rsidRPr="007D481A">
        <w:rPr>
          <w:lang w:val="en-US"/>
        </w:rPr>
        <w:t>" means:</w:t>
      </w:r>
    </w:p>
    <w:p w14:paraId="0425DB4F" w14:textId="77777777" w:rsidR="00261FC7" w:rsidRPr="007D481A" w:rsidRDefault="00261FC7" w:rsidP="00261FC7">
      <w:pPr>
        <w:pStyle w:val="SingleTxtG"/>
        <w:ind w:left="2268" w:hanging="1134"/>
        <w:rPr>
          <w:rFonts w:eastAsia="MS Mincho"/>
          <w:i/>
          <w:lang w:val="en-US"/>
        </w:rPr>
      </w:pPr>
      <w:r w:rsidRPr="007D481A">
        <w:rPr>
          <w:lang w:val="en-US"/>
        </w:rPr>
        <w:t>2.3.11.1.</w:t>
      </w:r>
      <w:r w:rsidRPr="007D481A">
        <w:rPr>
          <w:lang w:val="en-US"/>
        </w:rPr>
        <w:tab/>
        <w:t>For a motor vehicle, when the vehicle is at standstill and its propulsion system is not running and its movable components are in the normal position(s) as defined in paragraph 2.3.9.;</w:t>
      </w:r>
      <w:r w:rsidRPr="007D481A">
        <w:t>"</w:t>
      </w:r>
    </w:p>
    <w:p w14:paraId="3B5B23D1" w14:textId="77777777" w:rsidR="00261FC7" w:rsidRPr="00043615" w:rsidRDefault="00261FC7" w:rsidP="00261FC7">
      <w:pPr>
        <w:spacing w:after="120"/>
        <w:ind w:left="2268" w:right="1134" w:hanging="1134"/>
        <w:jc w:val="both"/>
        <w:rPr>
          <w:rFonts w:eastAsia="MS Mincho"/>
        </w:rPr>
      </w:pPr>
      <w:r w:rsidRPr="00043615">
        <w:rPr>
          <w:rFonts w:eastAsia="MS Mincho"/>
          <w:i/>
        </w:rPr>
        <w:t xml:space="preserve">Paragraph 2.7.6., </w:t>
      </w:r>
      <w:r w:rsidRPr="00043615">
        <w:rPr>
          <w:rFonts w:eastAsia="MS Mincho"/>
        </w:rPr>
        <w:t>amend to read:</w:t>
      </w:r>
    </w:p>
    <w:p w14:paraId="3279D2A8" w14:textId="77777777" w:rsidR="00261FC7" w:rsidRPr="007D481A" w:rsidRDefault="00261FC7" w:rsidP="00261FC7">
      <w:pPr>
        <w:pStyle w:val="1"/>
        <w:spacing w:after="120"/>
        <w:ind w:left="2268" w:right="1134" w:hanging="1134"/>
        <w:rPr>
          <w:rFonts w:eastAsia="MS Mincho"/>
        </w:rPr>
      </w:pPr>
      <w:r w:rsidRPr="007D481A">
        <w:t>"</w:t>
      </w:r>
      <w:r w:rsidRPr="007D481A">
        <w:rPr>
          <w:rFonts w:eastAsia="MS Mincho"/>
        </w:rPr>
        <w:t>2.7.6.</w:t>
      </w:r>
      <w:r w:rsidRPr="007D481A">
        <w:rPr>
          <w:rFonts w:eastAsia="MS Mincho"/>
        </w:rPr>
        <w:tab/>
      </w:r>
      <w:r w:rsidRPr="007D481A">
        <w:rPr>
          <w:rFonts w:eastAsia="MS Mincho"/>
        </w:rPr>
        <w:tab/>
        <w:t>Definitions with regard to switching and activation:</w:t>
      </w:r>
    </w:p>
    <w:p w14:paraId="069346AF" w14:textId="1A11D640" w:rsidR="00261FC7" w:rsidRPr="007D481A" w:rsidRDefault="00261FC7" w:rsidP="00261FC7">
      <w:pPr>
        <w:spacing w:after="120"/>
        <w:ind w:left="2268" w:right="1134" w:hanging="1134"/>
        <w:jc w:val="both"/>
        <w:rPr>
          <w:rFonts w:eastAsia="MS Mincho"/>
        </w:rPr>
      </w:pPr>
      <w:r w:rsidRPr="007D481A">
        <w:rPr>
          <w:rFonts w:eastAsia="MS Mincho"/>
        </w:rPr>
        <w:t>2.7.6.1.</w:t>
      </w:r>
      <w:r w:rsidRPr="007D481A">
        <w:rPr>
          <w:rFonts w:eastAsia="MS Mincho"/>
        </w:rPr>
        <w:tab/>
      </w:r>
      <w:r w:rsidR="00DA6EC5">
        <w:rPr>
          <w:rFonts w:eastAsia="MS Mincho"/>
        </w:rPr>
        <w:t>"</w:t>
      </w:r>
      <w:r w:rsidRPr="007D481A">
        <w:rPr>
          <w:rFonts w:eastAsia="MS Mincho"/>
          <w:i/>
          <w:lang w:val="en-US" w:eastAsia="fr-FR"/>
        </w:rPr>
        <w:t>Switch ON</w:t>
      </w:r>
      <w:r w:rsidR="00DA6EC5">
        <w:rPr>
          <w:rFonts w:eastAsia="MS Mincho"/>
          <w:lang w:val="en-US" w:eastAsia="fr-FR"/>
        </w:rPr>
        <w:t>"</w:t>
      </w:r>
      <w:r w:rsidR="00DA6EC5" w:rsidRPr="007D481A">
        <w:rPr>
          <w:rFonts w:eastAsia="MS Mincho"/>
          <w:lang w:val="en-US" w:eastAsia="fr-FR"/>
        </w:rPr>
        <w:t xml:space="preserve"> </w:t>
      </w:r>
      <w:r w:rsidRPr="007D481A">
        <w:rPr>
          <w:rFonts w:eastAsia="MS Mincho"/>
          <w:lang w:val="en-US" w:eastAsia="fr-FR"/>
        </w:rPr>
        <w:t xml:space="preserve">means to manually or automatically operate an illuminating or </w:t>
      </w:r>
      <w:proofErr w:type="spellStart"/>
      <w:r w:rsidRPr="007D481A">
        <w:rPr>
          <w:rFonts w:eastAsia="MS Mincho"/>
          <w:lang w:val="en-US" w:eastAsia="fr-FR"/>
        </w:rPr>
        <w:t>signalling</w:t>
      </w:r>
      <w:proofErr w:type="spellEnd"/>
      <w:r w:rsidRPr="007D481A">
        <w:rPr>
          <w:rFonts w:eastAsia="MS Mincho"/>
          <w:lang w:val="en-US" w:eastAsia="fr-FR"/>
        </w:rPr>
        <w:t xml:space="preserve"> function to effectively emit light, irrespective of whether the function is operating correctly or not.</w:t>
      </w:r>
    </w:p>
    <w:p w14:paraId="5B0B5E45" w14:textId="0F08B010" w:rsidR="00261FC7" w:rsidRPr="007D481A" w:rsidRDefault="00261FC7" w:rsidP="00261FC7">
      <w:pPr>
        <w:spacing w:after="120"/>
        <w:ind w:left="2268" w:right="1134" w:hanging="1134"/>
        <w:jc w:val="both"/>
        <w:rPr>
          <w:rFonts w:eastAsia="MS Mincho"/>
          <w:lang w:val="en-US" w:eastAsia="fr-FR"/>
        </w:rPr>
      </w:pPr>
      <w:r w:rsidRPr="007D481A">
        <w:rPr>
          <w:rFonts w:eastAsia="MS Mincho"/>
          <w:lang w:val="en-US" w:eastAsia="fr-FR"/>
        </w:rPr>
        <w:t>2.7.6.2.</w:t>
      </w:r>
      <w:r w:rsidRPr="007D481A">
        <w:rPr>
          <w:rFonts w:eastAsia="MS Mincho"/>
          <w:lang w:val="en-US" w:eastAsia="fr-FR"/>
        </w:rPr>
        <w:tab/>
      </w:r>
      <w:r w:rsidR="00DA6EC5">
        <w:rPr>
          <w:rFonts w:eastAsia="MS Mincho"/>
          <w:lang w:val="en-US" w:eastAsia="fr-FR"/>
        </w:rPr>
        <w:t>"</w:t>
      </w:r>
      <w:r w:rsidRPr="007D481A">
        <w:rPr>
          <w:rFonts w:eastAsia="MS Mincho"/>
          <w:i/>
          <w:lang w:val="en-US" w:eastAsia="fr-FR"/>
        </w:rPr>
        <w:t>Switch OFF</w:t>
      </w:r>
      <w:r w:rsidR="00DA6EC5">
        <w:rPr>
          <w:rFonts w:eastAsia="MS Mincho"/>
          <w:lang w:val="en-US" w:eastAsia="fr-FR"/>
        </w:rPr>
        <w:t>"</w:t>
      </w:r>
      <w:r w:rsidR="00DA6EC5" w:rsidRPr="007D481A">
        <w:rPr>
          <w:rFonts w:eastAsia="MS Mincho"/>
          <w:lang w:val="en-US" w:eastAsia="fr-FR"/>
        </w:rPr>
        <w:t xml:space="preserve"> </w:t>
      </w:r>
      <w:r w:rsidRPr="007D481A">
        <w:rPr>
          <w:rFonts w:eastAsia="MS Mincho"/>
          <w:lang w:val="en-US" w:eastAsia="fr-FR"/>
        </w:rPr>
        <w:t xml:space="preserve">means to manually or automatically operate an illuminating or </w:t>
      </w:r>
      <w:proofErr w:type="spellStart"/>
      <w:r w:rsidRPr="007D481A">
        <w:rPr>
          <w:rFonts w:eastAsia="MS Mincho"/>
          <w:lang w:val="en-US" w:eastAsia="fr-FR"/>
        </w:rPr>
        <w:t>signalling</w:t>
      </w:r>
      <w:proofErr w:type="spellEnd"/>
      <w:r w:rsidRPr="007D481A">
        <w:rPr>
          <w:rFonts w:eastAsia="MS Mincho"/>
          <w:lang w:val="en-US" w:eastAsia="fr-FR"/>
        </w:rPr>
        <w:t xml:space="preserve"> function to stop emitting light, irrespective of whether the function is operating correctly or not.</w:t>
      </w:r>
    </w:p>
    <w:p w14:paraId="5E2C6DD5" w14:textId="371FF5A1" w:rsidR="00261FC7" w:rsidRPr="007D481A" w:rsidRDefault="00261FC7" w:rsidP="00261FC7">
      <w:pPr>
        <w:spacing w:after="120" w:line="240" w:lineRule="auto"/>
        <w:ind w:left="2268" w:right="1134" w:hanging="1134"/>
        <w:jc w:val="both"/>
        <w:rPr>
          <w:rFonts w:eastAsia="MS Mincho"/>
          <w:lang w:val="en-US" w:eastAsia="fr-FR"/>
        </w:rPr>
      </w:pPr>
      <w:r w:rsidRPr="007D481A">
        <w:rPr>
          <w:rFonts w:eastAsia="MS Mincho"/>
          <w:lang w:val="en-US" w:eastAsia="fr-FR"/>
        </w:rPr>
        <w:t>2.7.6.3.</w:t>
      </w:r>
      <w:r w:rsidRPr="007D481A">
        <w:rPr>
          <w:rFonts w:eastAsia="MS Mincho"/>
          <w:lang w:val="en-US" w:eastAsia="fr-FR"/>
        </w:rPr>
        <w:tab/>
      </w:r>
      <w:r w:rsidR="00DA6EC5">
        <w:rPr>
          <w:rFonts w:eastAsia="MS Mincho"/>
          <w:lang w:val="en-US" w:eastAsia="fr-FR"/>
        </w:rPr>
        <w:t>"</w:t>
      </w:r>
      <w:r w:rsidRPr="007D481A">
        <w:rPr>
          <w:rFonts w:eastAsia="MS Mincho"/>
          <w:i/>
          <w:lang w:val="en-US" w:eastAsia="fr-FR"/>
        </w:rPr>
        <w:t>Activate</w:t>
      </w:r>
      <w:r w:rsidR="00DA6EC5">
        <w:rPr>
          <w:rFonts w:eastAsia="MS Mincho"/>
          <w:lang w:val="en-US" w:eastAsia="fr-FR"/>
        </w:rPr>
        <w:t>"</w:t>
      </w:r>
      <w:r w:rsidR="00DA6EC5" w:rsidRPr="007D481A">
        <w:rPr>
          <w:rFonts w:eastAsia="MS Mincho"/>
          <w:lang w:val="en-US" w:eastAsia="fr-FR"/>
        </w:rPr>
        <w:t xml:space="preserve"> </w:t>
      </w:r>
      <w:r w:rsidRPr="007D481A">
        <w:rPr>
          <w:rFonts w:eastAsia="MS Mincho"/>
          <w:lang w:val="en-US" w:eastAsia="fr-FR"/>
        </w:rPr>
        <w:t xml:space="preserve">means to manually or automatically enable an illuminating or </w:t>
      </w:r>
      <w:proofErr w:type="spellStart"/>
      <w:r w:rsidRPr="007D481A">
        <w:rPr>
          <w:rFonts w:eastAsia="MS Mincho"/>
          <w:lang w:val="en-US" w:eastAsia="fr-FR"/>
        </w:rPr>
        <w:t>signalling</w:t>
      </w:r>
      <w:proofErr w:type="spellEnd"/>
      <w:r w:rsidRPr="007D481A">
        <w:rPr>
          <w:rFonts w:eastAsia="MS Mincho"/>
          <w:lang w:val="en-US" w:eastAsia="fr-FR"/>
        </w:rPr>
        <w:t xml:space="preserve"> function, irrespective of whether light is emitted or not (e.g. enable stand-by mode).</w:t>
      </w:r>
    </w:p>
    <w:p w14:paraId="697E6C61" w14:textId="20462F8F" w:rsidR="00261FC7" w:rsidRPr="007D481A" w:rsidRDefault="00261FC7" w:rsidP="00261FC7">
      <w:pPr>
        <w:tabs>
          <w:tab w:val="left" w:pos="2300"/>
          <w:tab w:val="left" w:pos="2800"/>
        </w:tabs>
        <w:spacing w:after="120"/>
        <w:ind w:left="2268" w:right="1134" w:hanging="1134"/>
        <w:jc w:val="both"/>
        <w:rPr>
          <w:rFonts w:eastAsia="MS Mincho"/>
          <w:lang w:val="en-US" w:eastAsia="fr-FR"/>
        </w:rPr>
      </w:pPr>
      <w:r w:rsidRPr="007D481A">
        <w:rPr>
          <w:rFonts w:eastAsia="MS Mincho"/>
          <w:lang w:val="en-US" w:eastAsia="fr-FR"/>
        </w:rPr>
        <w:t>2.7.6.4.</w:t>
      </w:r>
      <w:r w:rsidRPr="007D481A">
        <w:rPr>
          <w:rFonts w:eastAsia="MS Mincho"/>
          <w:lang w:val="en-US" w:eastAsia="fr-FR"/>
        </w:rPr>
        <w:tab/>
      </w:r>
      <w:r w:rsidR="00DA6EC5">
        <w:rPr>
          <w:rFonts w:eastAsia="MS Mincho"/>
          <w:lang w:val="en-US" w:eastAsia="fr-FR"/>
        </w:rPr>
        <w:t>"</w:t>
      </w:r>
      <w:r w:rsidRPr="007D481A">
        <w:rPr>
          <w:rFonts w:eastAsia="MS Mincho"/>
          <w:i/>
          <w:lang w:val="en-US" w:eastAsia="fr-FR"/>
        </w:rPr>
        <w:t>Deactivate</w:t>
      </w:r>
      <w:r w:rsidR="00DA6EC5">
        <w:rPr>
          <w:rFonts w:eastAsia="MS Mincho"/>
          <w:lang w:val="en-US" w:eastAsia="fr-FR"/>
        </w:rPr>
        <w:t>"</w:t>
      </w:r>
      <w:r w:rsidR="00DA6EC5" w:rsidRPr="007D481A">
        <w:rPr>
          <w:rFonts w:eastAsia="MS Mincho"/>
          <w:lang w:val="en-US" w:eastAsia="fr-FR"/>
        </w:rPr>
        <w:t xml:space="preserve"> </w:t>
      </w:r>
      <w:r w:rsidRPr="007D481A">
        <w:rPr>
          <w:rFonts w:eastAsia="MS Mincho"/>
          <w:lang w:val="en-US" w:eastAsia="fr-FR"/>
        </w:rPr>
        <w:t xml:space="preserve">means to manually or automatically disable an illuminating or </w:t>
      </w:r>
      <w:proofErr w:type="spellStart"/>
      <w:r w:rsidRPr="007D481A">
        <w:rPr>
          <w:rFonts w:eastAsia="MS Mincho"/>
          <w:lang w:val="en-US" w:eastAsia="fr-FR"/>
        </w:rPr>
        <w:t>signalling</w:t>
      </w:r>
      <w:proofErr w:type="spellEnd"/>
      <w:r w:rsidRPr="007D481A">
        <w:rPr>
          <w:rFonts w:eastAsia="MS Mincho"/>
          <w:lang w:val="en-US" w:eastAsia="fr-FR"/>
        </w:rPr>
        <w:t xml:space="preserve"> function, irrespective of whether light is emitted or not (e.g. disable stand-by mode).</w:t>
      </w:r>
    </w:p>
    <w:p w14:paraId="3210A393" w14:textId="43F44034" w:rsidR="00261FC7" w:rsidRPr="007D481A" w:rsidRDefault="00261FC7" w:rsidP="00261FC7">
      <w:pPr>
        <w:pStyle w:val="SingleTxtG"/>
        <w:ind w:left="2268" w:hanging="1134"/>
        <w:rPr>
          <w:rFonts w:eastAsia="Calibri"/>
        </w:rPr>
      </w:pPr>
      <w:r w:rsidRPr="007D481A">
        <w:rPr>
          <w:rFonts w:eastAsia="MS Mincho"/>
          <w:lang w:val="en-US" w:eastAsia="fr-FR"/>
        </w:rPr>
        <w:t>2.7.6.5.</w:t>
      </w:r>
      <w:r w:rsidRPr="007D481A">
        <w:rPr>
          <w:rFonts w:eastAsia="MS Mincho"/>
          <w:lang w:val="en-US" w:eastAsia="fr-FR"/>
        </w:rPr>
        <w:tab/>
      </w:r>
      <w:r w:rsidR="00DA6EC5">
        <w:rPr>
          <w:rFonts w:eastAsia="MS Mincho"/>
          <w:lang w:val="en-US" w:eastAsia="fr-FR"/>
        </w:rPr>
        <w:t>"</w:t>
      </w:r>
      <w:r w:rsidRPr="007D481A">
        <w:rPr>
          <w:rFonts w:eastAsia="MS Mincho"/>
          <w:i/>
          <w:iCs/>
          <w:lang w:eastAsia="fr-FR"/>
        </w:rPr>
        <w:t>Sequential activation</w:t>
      </w:r>
      <w:r w:rsidR="00DA6EC5">
        <w:rPr>
          <w:rFonts w:eastAsia="MS Mincho"/>
          <w:lang w:eastAsia="fr-FR"/>
        </w:rPr>
        <w:t>"</w:t>
      </w:r>
      <w:r w:rsidR="00DA6EC5" w:rsidRPr="007D481A">
        <w:rPr>
          <w:rFonts w:eastAsia="MS Mincho"/>
          <w:lang w:eastAsia="fr-FR"/>
        </w:rPr>
        <w:t xml:space="preserve"> </w:t>
      </w:r>
      <w:r w:rsidRPr="007D481A">
        <w:rPr>
          <w:rFonts w:eastAsia="MS Mincho"/>
          <w:lang w:eastAsia="fr-FR"/>
        </w:rPr>
        <w:t>means an electrical connection where the individual light sources of a lamp are wired such that they are switched ON in a predetermined sequence according to the relevant UN Regulations.</w:t>
      </w:r>
      <w:r w:rsidRPr="007D481A">
        <w:t>"</w:t>
      </w:r>
    </w:p>
    <w:p w14:paraId="43600C2E" w14:textId="77777777" w:rsidR="00261FC7" w:rsidRPr="00043615" w:rsidRDefault="00261FC7" w:rsidP="00261FC7">
      <w:pPr>
        <w:spacing w:after="120"/>
        <w:ind w:left="1134" w:right="993"/>
        <w:jc w:val="both"/>
        <w:rPr>
          <w:rFonts w:eastAsia="MS Mincho"/>
        </w:rPr>
      </w:pPr>
      <w:r w:rsidRPr="00043615">
        <w:rPr>
          <w:rFonts w:eastAsia="MS Mincho"/>
          <w:i/>
        </w:rPr>
        <w:t xml:space="preserve">Insert </w:t>
      </w:r>
      <w:r>
        <w:rPr>
          <w:rFonts w:eastAsia="MS Mincho"/>
          <w:i/>
        </w:rPr>
        <w:t xml:space="preserve">a </w:t>
      </w:r>
      <w:r w:rsidRPr="00043615">
        <w:rPr>
          <w:rFonts w:eastAsia="MS Mincho"/>
          <w:i/>
        </w:rPr>
        <w:t>new paragraph 2.10.11.,</w:t>
      </w:r>
      <w:r w:rsidRPr="00043615">
        <w:rPr>
          <w:rFonts w:eastAsia="MS Mincho"/>
          <w:iCs/>
        </w:rPr>
        <w:t xml:space="preserve"> </w:t>
      </w:r>
      <w:r w:rsidRPr="00043615">
        <w:rPr>
          <w:rFonts w:eastAsia="MS Mincho"/>
        </w:rPr>
        <w:t>to read:</w:t>
      </w:r>
    </w:p>
    <w:p w14:paraId="56C00904" w14:textId="1B7A1C90" w:rsidR="00261FC7" w:rsidRPr="007D481A" w:rsidRDefault="00261FC7" w:rsidP="00261FC7">
      <w:pPr>
        <w:pStyle w:val="SingleTxtG"/>
        <w:ind w:left="2268" w:hanging="1134"/>
        <w:outlineLvl w:val="0"/>
        <w:rPr>
          <w:lang w:val="en-US"/>
        </w:rPr>
      </w:pPr>
      <w:r w:rsidRPr="007D481A">
        <w:t>"</w:t>
      </w:r>
      <w:r w:rsidRPr="007D481A">
        <w:rPr>
          <w:lang w:val="en-US"/>
        </w:rPr>
        <w:t>2.10.11.</w:t>
      </w:r>
      <w:r w:rsidRPr="007D481A">
        <w:rPr>
          <w:lang w:val="en-US"/>
        </w:rPr>
        <w:tab/>
      </w:r>
      <w:r w:rsidR="00DA6EC5" w:rsidRPr="00DA6EC5">
        <w:rPr>
          <w:lang w:val="en-US"/>
        </w:rPr>
        <w:t>"</w:t>
      </w:r>
      <w:r w:rsidRPr="007D481A">
        <w:rPr>
          <w:i/>
          <w:iCs/>
          <w:lang w:val="en-US"/>
        </w:rPr>
        <w:t>V plane</w:t>
      </w:r>
      <w:r w:rsidR="00DA6EC5" w:rsidRPr="00DA6EC5">
        <w:rPr>
          <w:lang w:val="en-US"/>
        </w:rPr>
        <w:t>"</w:t>
      </w:r>
      <w:r w:rsidR="00DA6EC5" w:rsidRPr="007D481A">
        <w:rPr>
          <w:lang w:val="en-US"/>
        </w:rPr>
        <w:t xml:space="preserve"> </w:t>
      </w:r>
      <w:r w:rsidRPr="007D481A">
        <w:rPr>
          <w:lang w:val="en-US"/>
        </w:rPr>
        <w:t>means a vertical plane parallel to the median longitudinal plane of the vehicle and containing the center of reference of the lamp.</w:t>
      </w:r>
      <w:r w:rsidRPr="007D481A">
        <w:t>"</w:t>
      </w:r>
    </w:p>
    <w:p w14:paraId="2026C329" w14:textId="77777777" w:rsidR="00261FC7" w:rsidRPr="007D481A" w:rsidRDefault="00261FC7" w:rsidP="00261FC7">
      <w:pPr>
        <w:spacing w:after="120"/>
        <w:ind w:left="1134" w:right="1134"/>
        <w:jc w:val="both"/>
        <w:rPr>
          <w:rFonts w:eastAsia="MS Mincho"/>
          <w:iCs/>
        </w:rPr>
      </w:pPr>
      <w:r>
        <w:rPr>
          <w:rFonts w:eastAsia="MS Mincho"/>
          <w:i/>
        </w:rPr>
        <w:t>P</w:t>
      </w:r>
      <w:r w:rsidRPr="00043615">
        <w:rPr>
          <w:rFonts w:eastAsia="MS Mincho"/>
          <w:i/>
        </w:rPr>
        <w:t>aragraphs 2.10.11.</w:t>
      </w:r>
      <w:r>
        <w:rPr>
          <w:rFonts w:eastAsia="MS Mincho"/>
          <w:i/>
        </w:rPr>
        <w:t xml:space="preserve"> (former)</w:t>
      </w:r>
      <w:r w:rsidRPr="00043615">
        <w:rPr>
          <w:rFonts w:eastAsia="MS Mincho"/>
          <w:i/>
        </w:rPr>
        <w:t xml:space="preserve"> to 2.10.17., </w:t>
      </w:r>
      <w:r w:rsidRPr="007D481A">
        <w:rPr>
          <w:rFonts w:eastAsia="MS Mincho"/>
          <w:iCs/>
        </w:rPr>
        <w:t xml:space="preserve">renumber </w:t>
      </w:r>
      <w:r>
        <w:rPr>
          <w:rFonts w:eastAsia="MS Mincho"/>
          <w:iCs/>
        </w:rPr>
        <w:t xml:space="preserve">as </w:t>
      </w:r>
      <w:r w:rsidRPr="007D481A">
        <w:rPr>
          <w:rFonts w:eastAsia="MS Mincho"/>
          <w:iCs/>
        </w:rPr>
        <w:t>2.10.12. to 2.10.18., respectively.</w:t>
      </w:r>
    </w:p>
    <w:p w14:paraId="0A19B42B" w14:textId="77777777" w:rsidR="00261FC7" w:rsidRPr="00043615" w:rsidRDefault="00261FC7" w:rsidP="00261FC7">
      <w:pPr>
        <w:pStyle w:val="SingleTxtG"/>
        <w:ind w:left="2268" w:right="992" w:hanging="1134"/>
        <w:rPr>
          <w:lang w:val="en-US"/>
        </w:rPr>
      </w:pPr>
      <w:r w:rsidRPr="00043615">
        <w:rPr>
          <w:i/>
          <w:iCs/>
          <w:lang w:val="en-US"/>
        </w:rPr>
        <w:t>Paragraph 4.2.,</w:t>
      </w:r>
      <w:r w:rsidRPr="00043615">
        <w:rPr>
          <w:lang w:val="en-US"/>
        </w:rPr>
        <w:t xml:space="preserve"> amend to read:</w:t>
      </w:r>
    </w:p>
    <w:p w14:paraId="172198E9" w14:textId="77777777" w:rsidR="00261FC7" w:rsidRPr="007D481A" w:rsidRDefault="00261FC7" w:rsidP="00261FC7">
      <w:pPr>
        <w:pStyle w:val="SingleTxtG"/>
        <w:ind w:left="2268" w:hanging="1134"/>
        <w:outlineLvl w:val="0"/>
        <w:rPr>
          <w:i/>
          <w:snapToGrid w:val="0"/>
        </w:rPr>
      </w:pPr>
      <w:r w:rsidRPr="007D481A">
        <w:t>"</w:t>
      </w:r>
      <w:r w:rsidRPr="007D481A">
        <w:rPr>
          <w:rFonts w:eastAsia="MS Mincho"/>
        </w:rPr>
        <w:t>4.2.</w:t>
      </w:r>
      <w:r w:rsidRPr="007D481A">
        <w:rPr>
          <w:rFonts w:eastAsia="MS Mincho"/>
        </w:rPr>
        <w:tab/>
      </w:r>
      <w:r w:rsidRPr="007D481A">
        <w:rPr>
          <w:rFonts w:eastAsia="MS Mincho"/>
        </w:rPr>
        <w:tab/>
        <w:t>An approval number shall be assigned to each type approved. Its first two digits (at present</w:t>
      </w:r>
      <w:r w:rsidRPr="007D481A">
        <w:rPr>
          <w:rFonts w:eastAsia="MS Mincho"/>
          <w:lang w:val="en-US"/>
        </w:rPr>
        <w:t xml:space="preserve"> 07, corresponding to the 07 series of amendments) shall indicate the series of amendments incorporating the most recent major technical amendments made to the Regulation at the time of issue of the approval. The same Contracting Party shall not assign this number to another vehicle type or </w:t>
      </w:r>
      <w:r w:rsidRPr="007D481A">
        <w:rPr>
          <w:rFonts w:eastAsia="MS Mincho"/>
          <w:lang w:val="en-US"/>
        </w:rPr>
        <w:lastRenderedPageBreak/>
        <w:t>to the same vehicle type submitted with equipment not specified in the list referred to in paragraph 3.2.2. above, subject to the provisions of paragraph</w:t>
      </w:r>
      <w:r>
        <w:rPr>
          <w:rFonts w:eastAsia="MS Mincho"/>
          <w:lang w:val="en-US"/>
        </w:rPr>
        <w:t> </w:t>
      </w:r>
      <w:r w:rsidRPr="007D481A">
        <w:rPr>
          <w:rFonts w:eastAsia="MS Mincho"/>
          <w:lang w:val="en-US"/>
        </w:rPr>
        <w:t>7 of this Regulation.</w:t>
      </w:r>
      <w:r w:rsidRPr="007D481A">
        <w:t>"</w:t>
      </w:r>
    </w:p>
    <w:p w14:paraId="7EF3DA76" w14:textId="77777777" w:rsidR="00261FC7" w:rsidRPr="00043615" w:rsidRDefault="00261FC7" w:rsidP="00261FC7">
      <w:pPr>
        <w:spacing w:after="120"/>
        <w:ind w:left="2268" w:right="993" w:hanging="1134"/>
        <w:jc w:val="both"/>
      </w:pPr>
      <w:r w:rsidRPr="00043615">
        <w:rPr>
          <w:i/>
        </w:rPr>
        <w:t>Paragraph 5.7.1.1.</w:t>
      </w:r>
      <w:r w:rsidRPr="00043615">
        <w:t>, amend to read:</w:t>
      </w:r>
    </w:p>
    <w:p w14:paraId="6C10ED6E" w14:textId="77777777" w:rsidR="00261FC7" w:rsidRPr="007D481A" w:rsidRDefault="00261FC7" w:rsidP="00261FC7">
      <w:pPr>
        <w:pStyle w:val="1"/>
        <w:spacing w:after="120" w:line="240" w:lineRule="atLeast"/>
        <w:ind w:left="2268" w:right="1134" w:hanging="1134"/>
        <w:jc w:val="both"/>
      </w:pPr>
      <w:r w:rsidRPr="007D481A">
        <w:t>"5.7.1.1.</w:t>
      </w:r>
      <w:r w:rsidRPr="007D481A">
        <w:tab/>
        <w:t>The photometric and colorimetric requirements of a lamp shall be fulfilled when all other functions with which this lamp is grouped, combined or reciprocally incorporated are switched OFF.</w:t>
      </w:r>
    </w:p>
    <w:p w14:paraId="60718BDF" w14:textId="77777777" w:rsidR="00261FC7" w:rsidRPr="007D481A" w:rsidRDefault="00261FC7" w:rsidP="00261FC7">
      <w:pPr>
        <w:pStyle w:val="SingleTxtG"/>
        <w:ind w:left="2268"/>
        <w:rPr>
          <w:i/>
          <w:snapToGrid w:val="0"/>
        </w:rPr>
      </w:pPr>
      <w:r w:rsidRPr="007D481A">
        <w:t>However, when a front or rear position lamp is reciprocally incorporated with one or more other function(s) which can be switched ON together with them, the requirements regarding colour of each of these other functions shall be fulfilled when the reciprocally incorporated function(s) and the front or rear position lamps are switched ON."</w:t>
      </w:r>
    </w:p>
    <w:p w14:paraId="7F0FCE0A" w14:textId="77777777" w:rsidR="00261FC7" w:rsidRPr="007D481A" w:rsidRDefault="00261FC7" w:rsidP="00261FC7">
      <w:pPr>
        <w:pStyle w:val="SingleTxtG"/>
        <w:ind w:left="2268" w:right="992" w:hanging="1134"/>
      </w:pPr>
      <w:r w:rsidRPr="007D481A">
        <w:rPr>
          <w:i/>
        </w:rPr>
        <w:t>Paragraph 5.9</w:t>
      </w:r>
      <w:r w:rsidRPr="007D481A">
        <w:t>., amend to read:</w:t>
      </w:r>
    </w:p>
    <w:p w14:paraId="1C604248" w14:textId="77777777" w:rsidR="00261FC7" w:rsidRPr="007D481A" w:rsidRDefault="00261FC7" w:rsidP="00261FC7">
      <w:pPr>
        <w:pStyle w:val="SingleTxtG"/>
        <w:ind w:left="2268" w:hanging="1134"/>
        <w:outlineLvl w:val="0"/>
        <w:rPr>
          <w:lang w:val="en-US"/>
        </w:rPr>
      </w:pPr>
      <w:r w:rsidRPr="007D481A">
        <w:t>"5.9.</w:t>
      </w:r>
      <w:r w:rsidRPr="007D481A">
        <w:tab/>
        <w:t>In the absence of specific instructions, the photometric characteristics (e.g.</w:t>
      </w:r>
      <w:r>
        <w:t> </w:t>
      </w:r>
      <w:r w:rsidRPr="007D481A">
        <w:t>intensity, colour, apparent surface, etc.) of a lamp shall not be intentionally varied during the period when the lamp is switched ON."</w:t>
      </w:r>
    </w:p>
    <w:p w14:paraId="33DB8652" w14:textId="77777777" w:rsidR="00261FC7" w:rsidRPr="00043615" w:rsidRDefault="00261FC7" w:rsidP="00261FC7">
      <w:pPr>
        <w:spacing w:after="120" w:line="240" w:lineRule="auto"/>
        <w:ind w:left="2268" w:right="1134" w:hanging="1134"/>
        <w:jc w:val="both"/>
      </w:pPr>
      <w:r w:rsidRPr="00043615">
        <w:rPr>
          <w:i/>
        </w:rPr>
        <w:t>Paragraph 5.9.2.</w:t>
      </w:r>
      <w:r w:rsidRPr="00043615">
        <w:t>, amend to read:</w:t>
      </w:r>
    </w:p>
    <w:p w14:paraId="07BCBA2E" w14:textId="77777777" w:rsidR="00261FC7" w:rsidRPr="007D481A" w:rsidRDefault="00261FC7" w:rsidP="00261FC7">
      <w:pPr>
        <w:pStyle w:val="1"/>
        <w:spacing w:after="120" w:line="240" w:lineRule="atLeast"/>
        <w:ind w:right="1134"/>
      </w:pPr>
      <w:r w:rsidRPr="007D481A">
        <w:t>"5.9.2.</w:t>
      </w:r>
      <w:r w:rsidRPr="007D481A">
        <w:tab/>
      </w:r>
      <w:r w:rsidRPr="007D481A">
        <w:tab/>
        <w:t>The photometric characteristics of any lamp may vary:</w:t>
      </w:r>
    </w:p>
    <w:p w14:paraId="6E3F27A3" w14:textId="77777777" w:rsidR="00261FC7" w:rsidRPr="007D481A" w:rsidRDefault="00261FC7" w:rsidP="00261FC7">
      <w:pPr>
        <w:spacing w:after="120"/>
        <w:ind w:left="2268" w:right="1134"/>
        <w:jc w:val="both"/>
      </w:pPr>
      <w:r w:rsidRPr="007D481A">
        <w:t>(a)</w:t>
      </w:r>
      <w:r w:rsidRPr="007D481A">
        <w:tab/>
        <w:t>In relation to the ambient light;</w:t>
      </w:r>
    </w:p>
    <w:p w14:paraId="07E08983" w14:textId="77777777" w:rsidR="00261FC7" w:rsidRPr="007D481A" w:rsidRDefault="00261FC7" w:rsidP="00261FC7">
      <w:pPr>
        <w:spacing w:after="120"/>
        <w:ind w:left="2835" w:right="1134" w:hanging="567"/>
        <w:jc w:val="both"/>
      </w:pPr>
      <w:r w:rsidRPr="007D481A">
        <w:t>(b)</w:t>
      </w:r>
      <w:r w:rsidRPr="007D481A">
        <w:tab/>
        <w:t>As a consequence of other lamps being switched ON or OFF; or</w:t>
      </w:r>
    </w:p>
    <w:p w14:paraId="4C080C47" w14:textId="77777777" w:rsidR="00261FC7" w:rsidRPr="00043615" w:rsidRDefault="00261FC7" w:rsidP="00261FC7">
      <w:pPr>
        <w:spacing w:after="120"/>
        <w:ind w:left="2835" w:right="1134" w:hanging="567"/>
        <w:jc w:val="both"/>
      </w:pPr>
      <w:r w:rsidRPr="00043615">
        <w:t>(c)</w:t>
      </w:r>
      <w:r w:rsidRPr="00043615">
        <w:tab/>
        <w:t>When the lamps is being used to provide another lighting function; provided that any variation in the photometric characteristics is in compliance with the technical provisions for the lamp concerned."</w:t>
      </w:r>
    </w:p>
    <w:p w14:paraId="6BCBE7A4" w14:textId="77777777" w:rsidR="00261FC7" w:rsidRPr="00B84D86" w:rsidRDefault="00261FC7" w:rsidP="00261FC7">
      <w:pPr>
        <w:pStyle w:val="SingleTxtG"/>
        <w:ind w:left="2268" w:hanging="1134"/>
        <w:rPr>
          <w:rFonts w:asciiTheme="majorBidi" w:hAnsiTheme="majorBidi" w:cstheme="majorBidi"/>
          <w:iCs/>
        </w:rPr>
      </w:pPr>
      <w:r w:rsidRPr="007D481A">
        <w:rPr>
          <w:rFonts w:asciiTheme="majorBidi" w:hAnsiTheme="majorBidi" w:cstheme="majorBidi"/>
          <w:i/>
        </w:rPr>
        <w:t>Paragraph 5.11</w:t>
      </w:r>
      <w:r>
        <w:rPr>
          <w:rFonts w:asciiTheme="majorBidi" w:hAnsiTheme="majorBidi" w:cstheme="majorBidi"/>
          <w:i/>
        </w:rPr>
        <w:t>.1</w:t>
      </w:r>
      <w:r w:rsidRPr="007D481A">
        <w:rPr>
          <w:rFonts w:asciiTheme="majorBidi" w:hAnsiTheme="majorBidi" w:cstheme="majorBidi"/>
          <w:i/>
        </w:rPr>
        <w:t xml:space="preserve">. and </w:t>
      </w:r>
      <w:r>
        <w:rPr>
          <w:rFonts w:asciiTheme="majorBidi" w:hAnsiTheme="majorBidi" w:cstheme="majorBidi"/>
          <w:i/>
        </w:rPr>
        <w:t xml:space="preserve">its </w:t>
      </w:r>
      <w:r w:rsidRPr="007D481A">
        <w:rPr>
          <w:rFonts w:asciiTheme="majorBidi" w:hAnsiTheme="majorBidi" w:cstheme="majorBidi"/>
          <w:i/>
        </w:rPr>
        <w:t xml:space="preserve">subparagraphs, </w:t>
      </w:r>
      <w:r w:rsidRPr="00B84D86">
        <w:rPr>
          <w:rFonts w:asciiTheme="majorBidi" w:hAnsiTheme="majorBidi" w:cstheme="majorBidi"/>
          <w:iCs/>
        </w:rPr>
        <w:t>amend to read:</w:t>
      </w:r>
    </w:p>
    <w:p w14:paraId="08827558" w14:textId="77777777" w:rsidR="00261FC7" w:rsidRPr="007D481A" w:rsidRDefault="00261FC7" w:rsidP="00261FC7">
      <w:pPr>
        <w:pStyle w:val="1"/>
        <w:spacing w:after="120" w:line="240" w:lineRule="atLeast"/>
        <w:ind w:left="2268" w:right="1134" w:hanging="1134"/>
        <w:jc w:val="both"/>
        <w:rPr>
          <w:rFonts w:asciiTheme="majorBidi" w:hAnsiTheme="majorBidi" w:cstheme="majorBidi"/>
        </w:rPr>
      </w:pPr>
      <w:r w:rsidRPr="007D481A">
        <w:rPr>
          <w:rFonts w:asciiTheme="majorBidi" w:hAnsiTheme="majorBidi" w:cstheme="majorBidi"/>
        </w:rPr>
        <w:t>"</w:t>
      </w:r>
      <w:r w:rsidRPr="007D481A">
        <w:rPr>
          <w:rFonts w:asciiTheme="majorBidi" w:eastAsia="MS Mincho" w:hAnsiTheme="majorBidi" w:cstheme="majorBidi"/>
        </w:rPr>
        <w:t>5.11.</w:t>
      </w:r>
      <w:r w:rsidRPr="007D481A">
        <w:rPr>
          <w:rFonts w:asciiTheme="majorBidi" w:eastAsia="MS Mincho" w:hAnsiTheme="majorBidi" w:cstheme="majorBidi"/>
        </w:rPr>
        <w:tab/>
        <w:t>The electrical connections shall be such that the front and rear position lamps, the end-outline marker lamps, if they exist, the side-marker lamps, if they exist, and the rear registration plate lamp can only be switched ON and OFF simultaneously.</w:t>
      </w:r>
    </w:p>
    <w:p w14:paraId="0FDC60B4" w14:textId="77777777" w:rsidR="00261FC7" w:rsidRPr="00C818F8" w:rsidRDefault="00261FC7" w:rsidP="00261FC7">
      <w:pPr>
        <w:spacing w:after="120"/>
        <w:ind w:left="2268" w:right="1134" w:hanging="1134"/>
        <w:jc w:val="both"/>
        <w:rPr>
          <w:rFonts w:asciiTheme="majorBidi" w:eastAsia="MS Mincho" w:hAnsiTheme="majorBidi" w:cstheme="majorBidi"/>
        </w:rPr>
      </w:pPr>
      <w:r w:rsidRPr="00C818F8">
        <w:rPr>
          <w:rFonts w:asciiTheme="majorBidi" w:eastAsia="MS Mincho" w:hAnsiTheme="majorBidi" w:cstheme="majorBidi"/>
        </w:rPr>
        <w:t>5.11.1.</w:t>
      </w:r>
      <w:r w:rsidRPr="00C818F8">
        <w:rPr>
          <w:rFonts w:asciiTheme="majorBidi" w:eastAsia="MS Mincho" w:hAnsiTheme="majorBidi" w:cstheme="majorBidi"/>
        </w:rPr>
        <w:tab/>
        <w:t xml:space="preserve">This requirement does not apply </w:t>
      </w:r>
      <w:r w:rsidRPr="00C818F8">
        <w:rPr>
          <w:rFonts w:asciiTheme="majorBidi" w:eastAsia="MS Mincho" w:hAnsiTheme="majorBidi" w:cstheme="majorBidi"/>
          <w:lang w:val="en-US" w:eastAsia="en-GB"/>
        </w:rPr>
        <w:t>while one or more of the following conditions exist</w:t>
      </w:r>
      <w:r w:rsidRPr="00C818F8">
        <w:rPr>
          <w:rFonts w:asciiTheme="majorBidi" w:eastAsia="MS Mincho" w:hAnsiTheme="majorBidi" w:cstheme="majorBidi"/>
        </w:rPr>
        <w:t>:</w:t>
      </w:r>
    </w:p>
    <w:p w14:paraId="1476818E" w14:textId="77777777" w:rsidR="00261FC7" w:rsidRPr="00C818F8" w:rsidRDefault="00261FC7" w:rsidP="00261FC7">
      <w:pPr>
        <w:tabs>
          <w:tab w:val="left" w:pos="2268"/>
        </w:tabs>
        <w:spacing w:after="120"/>
        <w:ind w:left="2835" w:right="1134" w:hanging="1701"/>
        <w:jc w:val="both"/>
        <w:rPr>
          <w:rFonts w:asciiTheme="majorBidi" w:eastAsia="MS Mincho" w:hAnsiTheme="majorBidi" w:cstheme="majorBidi"/>
        </w:rPr>
      </w:pPr>
      <w:r w:rsidRPr="00C818F8">
        <w:rPr>
          <w:rFonts w:asciiTheme="majorBidi" w:eastAsia="MS Mincho" w:hAnsiTheme="majorBidi" w:cstheme="majorBidi"/>
        </w:rPr>
        <w:tab/>
        <w:t>(a)</w:t>
      </w:r>
      <w:r w:rsidRPr="00C818F8">
        <w:rPr>
          <w:rFonts w:asciiTheme="majorBidi" w:eastAsia="MS Mincho" w:hAnsiTheme="majorBidi" w:cstheme="majorBidi"/>
        </w:rPr>
        <w:tab/>
        <w:t xml:space="preserve">Front and rear position lamps, as well as side-marker lamps when combined or reciprocally incorporated with said lamps, are switched ON as parking lamps; </w:t>
      </w:r>
    </w:p>
    <w:p w14:paraId="2154E5DA" w14:textId="77777777" w:rsidR="00261FC7" w:rsidRPr="00C818F8" w:rsidRDefault="00261FC7" w:rsidP="00261FC7">
      <w:pPr>
        <w:tabs>
          <w:tab w:val="left" w:pos="1696"/>
        </w:tabs>
        <w:spacing w:after="120"/>
        <w:ind w:left="2268" w:right="1134"/>
        <w:jc w:val="both"/>
        <w:rPr>
          <w:rFonts w:asciiTheme="majorBidi" w:eastAsia="MS Mincho" w:hAnsiTheme="majorBidi" w:cstheme="majorBidi"/>
        </w:rPr>
      </w:pPr>
      <w:r w:rsidRPr="00C818F8">
        <w:rPr>
          <w:rFonts w:asciiTheme="majorBidi" w:eastAsia="MS Mincho" w:hAnsiTheme="majorBidi" w:cstheme="majorBidi"/>
        </w:rPr>
        <w:tab/>
        <w:t>(b)</w:t>
      </w:r>
      <w:r w:rsidRPr="00C818F8">
        <w:rPr>
          <w:rFonts w:asciiTheme="majorBidi" w:eastAsia="MS Mincho" w:hAnsiTheme="majorBidi" w:cstheme="majorBidi"/>
        </w:rPr>
        <w:tab/>
        <w:t xml:space="preserve">Side-marker lamps flash in conjunction with direction indicators; </w:t>
      </w:r>
    </w:p>
    <w:p w14:paraId="510297B0" w14:textId="77777777" w:rsidR="00261FC7" w:rsidRPr="00C818F8" w:rsidRDefault="00261FC7" w:rsidP="00261FC7">
      <w:pPr>
        <w:tabs>
          <w:tab w:val="left" w:pos="2268"/>
        </w:tabs>
        <w:spacing w:after="120"/>
        <w:ind w:left="2835" w:right="1134" w:hanging="1701"/>
        <w:jc w:val="both"/>
        <w:rPr>
          <w:rFonts w:asciiTheme="majorBidi" w:eastAsia="MS Mincho" w:hAnsiTheme="majorBidi" w:cstheme="majorBidi"/>
        </w:rPr>
      </w:pPr>
      <w:r w:rsidRPr="00C818F8">
        <w:rPr>
          <w:rFonts w:asciiTheme="majorBidi" w:eastAsia="MS Mincho" w:hAnsiTheme="majorBidi" w:cstheme="majorBidi"/>
          <w:lang w:val="en-US"/>
        </w:rPr>
        <w:tab/>
        <w:t>(</w:t>
      </w:r>
      <w:r w:rsidRPr="00C818F8">
        <w:rPr>
          <w:rFonts w:asciiTheme="majorBidi" w:eastAsia="MS Mincho" w:hAnsiTheme="majorBidi" w:cstheme="majorBidi"/>
        </w:rPr>
        <w:t>c)</w:t>
      </w:r>
      <w:r w:rsidRPr="00C818F8">
        <w:rPr>
          <w:rFonts w:asciiTheme="majorBidi" w:eastAsia="MS Mincho" w:hAnsiTheme="majorBidi" w:cstheme="majorBidi"/>
          <w:lang w:val="en-US"/>
        </w:rPr>
        <w:tab/>
        <w:t xml:space="preserve">Daytime running lamps are </w:t>
      </w:r>
      <w:r w:rsidRPr="00C818F8">
        <w:rPr>
          <w:rFonts w:asciiTheme="majorBidi" w:eastAsia="MS Mincho" w:hAnsiTheme="majorBidi" w:cstheme="majorBidi"/>
          <w:lang w:val="en-US" w:eastAsia="ja-JP"/>
        </w:rPr>
        <w:t>switched ON</w:t>
      </w:r>
      <w:r w:rsidRPr="00C818F8">
        <w:rPr>
          <w:rFonts w:asciiTheme="majorBidi" w:eastAsia="MS Mincho" w:hAnsiTheme="majorBidi" w:cstheme="majorBidi"/>
          <w:lang w:val="en-US"/>
        </w:rPr>
        <w:t>;</w:t>
      </w:r>
    </w:p>
    <w:p w14:paraId="6B821D51" w14:textId="77777777" w:rsidR="00261FC7" w:rsidRPr="00C818F8" w:rsidRDefault="00261FC7" w:rsidP="00261FC7">
      <w:pPr>
        <w:tabs>
          <w:tab w:val="left" w:pos="2835"/>
        </w:tabs>
        <w:spacing w:after="120"/>
        <w:ind w:left="2268" w:right="1134" w:hanging="1134"/>
        <w:jc w:val="both"/>
        <w:rPr>
          <w:rFonts w:asciiTheme="majorBidi" w:hAnsiTheme="majorBidi" w:cstheme="majorBidi"/>
          <w:lang w:val="en-US"/>
        </w:rPr>
      </w:pPr>
      <w:r w:rsidRPr="00C818F8">
        <w:rPr>
          <w:rFonts w:asciiTheme="majorBidi" w:eastAsia="MS Mincho" w:hAnsiTheme="majorBidi" w:cstheme="majorBidi"/>
        </w:rPr>
        <w:tab/>
        <w:t>(d)</w:t>
      </w:r>
      <w:r w:rsidRPr="00C818F8">
        <w:rPr>
          <w:rFonts w:asciiTheme="majorBidi" w:eastAsia="MS Mincho" w:hAnsiTheme="majorBidi" w:cstheme="majorBidi"/>
        </w:rPr>
        <w:tab/>
        <w:t xml:space="preserve">Front position lamps function is substituted under the provisions of </w:t>
      </w:r>
      <w:r w:rsidRPr="00C818F8">
        <w:rPr>
          <w:rFonts w:asciiTheme="majorBidi" w:eastAsia="MS Mincho" w:hAnsiTheme="majorBidi" w:cstheme="majorBidi"/>
        </w:rPr>
        <w:tab/>
        <w:t>paragraph 5.12.1. below."</w:t>
      </w:r>
    </w:p>
    <w:p w14:paraId="79AB9938" w14:textId="77777777" w:rsidR="00261FC7" w:rsidRDefault="00261FC7" w:rsidP="00261FC7">
      <w:pPr>
        <w:pStyle w:val="para"/>
        <w:rPr>
          <w:rFonts w:asciiTheme="majorBidi" w:eastAsia="MS Mincho" w:hAnsiTheme="majorBidi" w:cstheme="majorBidi"/>
          <w:lang w:val="en-US"/>
        </w:rPr>
      </w:pPr>
      <w:r w:rsidRPr="00C818F8">
        <w:rPr>
          <w:rFonts w:asciiTheme="majorBidi" w:eastAsia="MS Mincho" w:hAnsiTheme="majorBidi" w:cstheme="majorBidi"/>
          <w:i/>
          <w:iCs/>
          <w:lang w:val="en-US"/>
        </w:rPr>
        <w:t>Paragraph 5.11.3.</w:t>
      </w:r>
      <w:r w:rsidRPr="00B84D86">
        <w:rPr>
          <w:rFonts w:asciiTheme="majorBidi" w:eastAsia="MS Mincho" w:hAnsiTheme="majorBidi" w:cstheme="majorBidi"/>
          <w:lang w:val="en-US"/>
        </w:rPr>
        <w:t xml:space="preserve">, </w:t>
      </w:r>
      <w:r>
        <w:rPr>
          <w:rFonts w:asciiTheme="majorBidi" w:eastAsia="MS Mincho" w:hAnsiTheme="majorBidi" w:cstheme="majorBidi"/>
          <w:lang w:val="en-US"/>
        </w:rPr>
        <w:t>renumber to 5.11.2.</w:t>
      </w:r>
    </w:p>
    <w:p w14:paraId="4721EFA8" w14:textId="77777777" w:rsidR="00261FC7" w:rsidRPr="007D481A" w:rsidRDefault="00261FC7" w:rsidP="00261FC7">
      <w:pPr>
        <w:spacing w:after="120"/>
        <w:ind w:left="2268" w:right="992" w:hanging="1134"/>
        <w:jc w:val="both"/>
        <w:rPr>
          <w:rFonts w:asciiTheme="majorBidi" w:hAnsiTheme="majorBidi" w:cstheme="majorBidi"/>
        </w:rPr>
      </w:pPr>
      <w:r w:rsidRPr="007D481A">
        <w:rPr>
          <w:rFonts w:asciiTheme="majorBidi" w:hAnsiTheme="majorBidi" w:cstheme="majorBidi"/>
          <w:i/>
        </w:rPr>
        <w:t>Paragraph 5.12.</w:t>
      </w:r>
      <w:r w:rsidRPr="007D481A">
        <w:rPr>
          <w:rFonts w:asciiTheme="majorBidi" w:hAnsiTheme="majorBidi" w:cstheme="majorBidi"/>
        </w:rPr>
        <w:t>, amend to read:</w:t>
      </w:r>
    </w:p>
    <w:p w14:paraId="7BF3D2AC" w14:textId="77777777" w:rsidR="00261FC7" w:rsidRPr="00C818F8" w:rsidRDefault="00261FC7" w:rsidP="00261FC7">
      <w:pPr>
        <w:pStyle w:val="para"/>
        <w:rPr>
          <w:rFonts w:asciiTheme="majorBidi" w:eastAsia="MS Mincho" w:hAnsiTheme="majorBidi" w:cstheme="majorBidi"/>
          <w:lang w:val="en-US"/>
        </w:rPr>
      </w:pPr>
      <w:r w:rsidRPr="007D481A">
        <w:rPr>
          <w:rFonts w:asciiTheme="majorBidi" w:hAnsiTheme="majorBidi" w:cstheme="majorBidi"/>
          <w:lang w:val="en-US"/>
        </w:rPr>
        <w:t>"5.12.</w:t>
      </w:r>
      <w:r w:rsidRPr="007D481A">
        <w:rPr>
          <w:rFonts w:asciiTheme="majorBidi" w:hAnsiTheme="majorBidi" w:cstheme="majorBidi"/>
          <w:lang w:val="en-US"/>
        </w:rPr>
        <w:tab/>
      </w:r>
      <w:r w:rsidRPr="00C818F8">
        <w:rPr>
          <w:rFonts w:asciiTheme="majorBidi" w:hAnsiTheme="majorBidi" w:cstheme="majorBidi"/>
          <w:lang w:val="en-US"/>
        </w:rPr>
        <w:t>The electrical connections shall be such that the main</w:t>
      </w:r>
      <w:r w:rsidRPr="00C818F8">
        <w:rPr>
          <w:rFonts w:asciiTheme="majorBidi" w:hAnsiTheme="majorBidi" w:cstheme="majorBidi"/>
          <w:lang w:val="en-US"/>
        </w:rPr>
        <w:noBreakHyphen/>
        <w:t>beam and dipped</w:t>
      </w:r>
      <w:r w:rsidRPr="00C818F8">
        <w:rPr>
          <w:rFonts w:asciiTheme="majorBidi" w:hAnsiTheme="majorBidi" w:cstheme="majorBidi"/>
          <w:lang w:val="en-US"/>
        </w:rPr>
        <w:noBreakHyphen/>
        <w:t>beam headlamps and the front fog lamps cannot be switched ON unless the lamps referred to in paragraph 5.11. are also switched ON. This requirement shall not apply, however, to main-beam or dipped-beam headlamps when their luminous warnings consist of the intermittent lighting up at short intervals of the main-beam headlamp or the intermittent lighting up at short intervals of the dipped-beam headlamp or the alternate lighting up at short intervals of the main-beam and dipped-beam headlamps</w:t>
      </w:r>
      <w:r w:rsidRPr="00C818F8">
        <w:rPr>
          <w:rFonts w:asciiTheme="majorBidi" w:eastAsia="MS Mincho" w:hAnsiTheme="majorBidi" w:cstheme="majorBidi"/>
          <w:lang w:val="en-US"/>
        </w:rPr>
        <w:t>.</w:t>
      </w:r>
      <w:r w:rsidRPr="00C818F8">
        <w:rPr>
          <w:rFonts w:asciiTheme="majorBidi" w:hAnsiTheme="majorBidi" w:cstheme="majorBidi"/>
          <w:lang w:val="en-US"/>
        </w:rPr>
        <w:t>"</w:t>
      </w:r>
    </w:p>
    <w:p w14:paraId="53E61E19" w14:textId="77777777" w:rsidR="00261FC7" w:rsidRPr="007D481A" w:rsidRDefault="00261FC7" w:rsidP="00AA7AEC">
      <w:pPr>
        <w:keepNext/>
        <w:keepLines/>
        <w:spacing w:after="120"/>
        <w:ind w:left="2268" w:right="1134" w:hanging="1134"/>
        <w:jc w:val="both"/>
        <w:rPr>
          <w:rFonts w:asciiTheme="majorBidi" w:hAnsiTheme="majorBidi" w:cstheme="majorBidi"/>
        </w:rPr>
      </w:pPr>
      <w:r w:rsidRPr="007D481A">
        <w:rPr>
          <w:rFonts w:asciiTheme="majorBidi" w:hAnsiTheme="majorBidi" w:cstheme="majorBidi"/>
          <w:i/>
        </w:rPr>
        <w:lastRenderedPageBreak/>
        <w:t>Paragraph 5.12.1.1.</w:t>
      </w:r>
      <w:r w:rsidRPr="007D481A">
        <w:rPr>
          <w:rFonts w:asciiTheme="majorBidi" w:hAnsiTheme="majorBidi" w:cstheme="majorBidi"/>
        </w:rPr>
        <w:t>, amend to read:</w:t>
      </w:r>
    </w:p>
    <w:p w14:paraId="3E1D8A9C" w14:textId="77777777" w:rsidR="00261FC7" w:rsidRPr="007D481A" w:rsidRDefault="00261FC7" w:rsidP="00AA7AEC">
      <w:pPr>
        <w:pStyle w:val="para"/>
        <w:keepNext/>
        <w:keepLines/>
        <w:rPr>
          <w:rFonts w:asciiTheme="majorBidi" w:eastAsia="MS Mincho" w:hAnsiTheme="majorBidi" w:cstheme="majorBidi"/>
          <w:lang w:val="en-US"/>
        </w:rPr>
      </w:pPr>
      <w:r w:rsidRPr="007D481A">
        <w:rPr>
          <w:rFonts w:asciiTheme="majorBidi" w:hAnsiTheme="majorBidi" w:cstheme="majorBidi"/>
          <w:lang w:val="en-US"/>
        </w:rPr>
        <w:t>"5.12.1.1.</w:t>
      </w:r>
      <w:r w:rsidRPr="007D481A">
        <w:rPr>
          <w:rFonts w:asciiTheme="majorBidi" w:hAnsiTheme="majorBidi" w:cstheme="majorBidi"/>
          <w:lang w:val="en-US"/>
        </w:rPr>
        <w:tab/>
      </w:r>
      <w:r w:rsidRPr="007D481A">
        <w:rPr>
          <w:rFonts w:asciiTheme="majorBidi" w:hAnsiTheme="majorBidi" w:cstheme="majorBidi"/>
          <w:bCs/>
          <w:lang w:val="en-US"/>
        </w:rPr>
        <w:t>Their</w:t>
      </w:r>
      <w:r w:rsidRPr="007D481A">
        <w:rPr>
          <w:rFonts w:asciiTheme="majorBidi" w:hAnsiTheme="majorBidi" w:cstheme="majorBidi"/>
          <w:lang w:val="en-US"/>
        </w:rPr>
        <w:t xml:space="preserve"> electrical connections are such that in case of failure of any of these lighting devices the front position lamps are automatically </w:t>
      </w:r>
      <w:r w:rsidRPr="00C818F8">
        <w:rPr>
          <w:rFonts w:asciiTheme="majorBidi" w:hAnsiTheme="majorBidi" w:cstheme="majorBidi"/>
          <w:bCs/>
          <w:lang w:val="en-US"/>
        </w:rPr>
        <w:t>switched ON again;</w:t>
      </w:r>
      <w:r w:rsidRPr="007D481A">
        <w:rPr>
          <w:rFonts w:asciiTheme="majorBidi" w:hAnsiTheme="majorBidi" w:cstheme="majorBidi"/>
          <w:bCs/>
          <w:lang w:val="en-US"/>
        </w:rPr>
        <w:t xml:space="preserve"> </w:t>
      </w:r>
      <w:r w:rsidRPr="007D481A">
        <w:rPr>
          <w:rFonts w:asciiTheme="majorBidi" w:hAnsiTheme="majorBidi" w:cstheme="majorBidi"/>
          <w:lang w:val="en-US"/>
        </w:rPr>
        <w:t>and"</w:t>
      </w:r>
    </w:p>
    <w:p w14:paraId="0E5B613C" w14:textId="77777777" w:rsidR="00261FC7" w:rsidRPr="007D481A" w:rsidRDefault="00261FC7" w:rsidP="00261FC7">
      <w:pPr>
        <w:spacing w:after="120"/>
        <w:ind w:left="2268" w:right="1134" w:hanging="1134"/>
        <w:jc w:val="both"/>
        <w:rPr>
          <w:rFonts w:asciiTheme="majorBidi" w:hAnsiTheme="majorBidi" w:cstheme="majorBidi"/>
        </w:rPr>
      </w:pPr>
      <w:r w:rsidRPr="007D481A">
        <w:rPr>
          <w:rFonts w:asciiTheme="majorBidi" w:hAnsiTheme="majorBidi" w:cstheme="majorBidi"/>
          <w:i/>
        </w:rPr>
        <w:t>Paragraph 5.14.3.</w:t>
      </w:r>
      <w:r w:rsidRPr="007D481A">
        <w:rPr>
          <w:rFonts w:asciiTheme="majorBidi" w:hAnsiTheme="majorBidi" w:cstheme="majorBidi"/>
        </w:rPr>
        <w:t>, amend to read:</w:t>
      </w:r>
    </w:p>
    <w:p w14:paraId="62ADF71D" w14:textId="77777777" w:rsidR="00261FC7" w:rsidRPr="007D481A" w:rsidRDefault="00261FC7" w:rsidP="00261FC7">
      <w:pPr>
        <w:pStyle w:val="1"/>
        <w:spacing w:after="120" w:line="240" w:lineRule="atLeast"/>
        <w:ind w:left="2268" w:right="1134" w:hanging="1134"/>
        <w:jc w:val="both"/>
        <w:rPr>
          <w:rFonts w:asciiTheme="majorBidi" w:hAnsiTheme="majorBidi" w:cstheme="majorBidi"/>
        </w:rPr>
      </w:pPr>
      <w:r w:rsidRPr="007D481A">
        <w:rPr>
          <w:rFonts w:asciiTheme="majorBidi" w:hAnsiTheme="majorBidi" w:cstheme="majorBidi"/>
          <w:lang w:val="en-US"/>
        </w:rPr>
        <w:t>"</w:t>
      </w:r>
      <w:r w:rsidRPr="007D481A">
        <w:rPr>
          <w:rFonts w:asciiTheme="majorBidi" w:hAnsiTheme="majorBidi" w:cstheme="majorBidi"/>
        </w:rPr>
        <w:t>5.14.3.</w:t>
      </w:r>
      <w:r w:rsidRPr="007D481A">
        <w:rPr>
          <w:rFonts w:asciiTheme="majorBidi" w:hAnsiTheme="majorBidi" w:cstheme="majorBidi"/>
        </w:rPr>
        <w:tab/>
        <w:t xml:space="preserve">It shall be possible to move the lamps into the position of use and to switch them </w:t>
      </w:r>
      <w:r w:rsidRPr="00C818F8">
        <w:rPr>
          <w:rFonts w:asciiTheme="majorBidi" w:hAnsiTheme="majorBidi" w:cstheme="majorBidi"/>
          <w:bCs/>
        </w:rPr>
        <w:t>ON by means of a single control, without excluding the possibility of moving them into the position of use without switching them ON. However, in the case of grouped main-beam and dipped-beam headlamps,</w:t>
      </w:r>
      <w:r w:rsidRPr="007D481A">
        <w:rPr>
          <w:rFonts w:asciiTheme="majorBidi" w:hAnsiTheme="majorBidi" w:cstheme="majorBidi"/>
        </w:rPr>
        <w:t xml:space="preserve"> the control referred to above is required only to activate the dipped-beam headlamps.</w:t>
      </w:r>
      <w:r w:rsidRPr="007D481A">
        <w:rPr>
          <w:rFonts w:asciiTheme="majorBidi" w:hAnsiTheme="majorBidi" w:cstheme="majorBidi"/>
          <w:lang w:val="en-US"/>
        </w:rPr>
        <w:t>"</w:t>
      </w:r>
    </w:p>
    <w:p w14:paraId="46EDF5D7" w14:textId="77777777" w:rsidR="00261FC7" w:rsidRPr="007D481A" w:rsidRDefault="00261FC7" w:rsidP="00261FC7">
      <w:pPr>
        <w:spacing w:after="120"/>
        <w:ind w:left="2268" w:right="1134" w:hanging="1134"/>
        <w:jc w:val="both"/>
        <w:rPr>
          <w:rFonts w:asciiTheme="majorBidi" w:hAnsiTheme="majorBidi" w:cstheme="majorBidi"/>
          <w:i/>
        </w:rPr>
      </w:pPr>
      <w:r w:rsidRPr="007D481A">
        <w:rPr>
          <w:rFonts w:asciiTheme="majorBidi" w:hAnsiTheme="majorBidi" w:cstheme="majorBidi"/>
          <w:i/>
        </w:rPr>
        <w:t xml:space="preserve">Paragraph 5.14.4., </w:t>
      </w:r>
      <w:r w:rsidRPr="00AF4986">
        <w:rPr>
          <w:rFonts w:asciiTheme="majorBidi" w:hAnsiTheme="majorBidi" w:cstheme="majorBidi"/>
          <w:iCs/>
        </w:rPr>
        <w:t>amend to read:</w:t>
      </w:r>
    </w:p>
    <w:p w14:paraId="31FD1EEF" w14:textId="77777777" w:rsidR="00261FC7" w:rsidRPr="00C818F8" w:rsidRDefault="00261FC7" w:rsidP="00261FC7">
      <w:pPr>
        <w:pStyle w:val="SingleTxtG"/>
        <w:tabs>
          <w:tab w:val="left" w:pos="8505"/>
        </w:tabs>
        <w:ind w:left="2268" w:hanging="1134"/>
        <w:rPr>
          <w:rFonts w:asciiTheme="majorBidi" w:hAnsiTheme="majorBidi" w:cstheme="majorBidi"/>
        </w:rPr>
      </w:pPr>
      <w:r w:rsidRPr="007D481A">
        <w:rPr>
          <w:rFonts w:asciiTheme="majorBidi" w:hAnsiTheme="majorBidi" w:cstheme="majorBidi"/>
          <w:lang w:val="en-US"/>
        </w:rPr>
        <w:t>"</w:t>
      </w:r>
      <w:r w:rsidRPr="007D481A">
        <w:rPr>
          <w:rFonts w:asciiTheme="majorBidi" w:hAnsiTheme="majorBidi" w:cstheme="majorBidi"/>
        </w:rPr>
        <w:t>5.14.4.</w:t>
      </w:r>
      <w:r w:rsidRPr="007D481A">
        <w:rPr>
          <w:rFonts w:asciiTheme="majorBidi" w:hAnsiTheme="majorBidi" w:cstheme="majorBidi"/>
        </w:rPr>
        <w:tab/>
      </w:r>
      <w:r w:rsidRPr="00C818F8">
        <w:rPr>
          <w:rFonts w:asciiTheme="majorBidi" w:hAnsiTheme="majorBidi" w:cstheme="majorBidi"/>
        </w:rPr>
        <w:t>It shall not be possible deliberately, from the driver's seat, to stop the movement of switched ON lamps before they reach the position of use. If there is a danger of dazzling other road users by the movement of the lamps, they may light up only when they have reached their position of use.</w:t>
      </w:r>
      <w:r w:rsidRPr="00C818F8">
        <w:rPr>
          <w:rFonts w:asciiTheme="majorBidi" w:hAnsiTheme="majorBidi" w:cstheme="majorBidi"/>
          <w:lang w:val="en-US"/>
        </w:rPr>
        <w:t>"</w:t>
      </w:r>
    </w:p>
    <w:p w14:paraId="56988AE5" w14:textId="77777777" w:rsidR="00261FC7" w:rsidRPr="00C818F8" w:rsidRDefault="00261FC7" w:rsidP="00261FC7">
      <w:pPr>
        <w:spacing w:after="120"/>
        <w:ind w:left="2268" w:right="993" w:hanging="1134"/>
        <w:jc w:val="both"/>
        <w:rPr>
          <w:rFonts w:asciiTheme="majorBidi" w:hAnsiTheme="majorBidi" w:cstheme="majorBidi"/>
        </w:rPr>
      </w:pPr>
      <w:r w:rsidRPr="00C818F8">
        <w:rPr>
          <w:rFonts w:asciiTheme="majorBidi" w:hAnsiTheme="majorBidi" w:cstheme="majorBidi"/>
          <w:i/>
        </w:rPr>
        <w:t>Paragraph 5.18.3.,</w:t>
      </w:r>
      <w:r w:rsidRPr="00C818F8">
        <w:rPr>
          <w:rFonts w:asciiTheme="majorBidi" w:hAnsiTheme="majorBidi" w:cstheme="majorBidi"/>
        </w:rPr>
        <w:t xml:space="preserve"> amend to read:</w:t>
      </w:r>
    </w:p>
    <w:p w14:paraId="35154564" w14:textId="77777777" w:rsidR="00261FC7" w:rsidRPr="00C818F8" w:rsidRDefault="00261FC7" w:rsidP="00261FC7">
      <w:pPr>
        <w:pStyle w:val="SingleTxtG"/>
        <w:ind w:left="2268" w:hanging="1134"/>
        <w:outlineLvl w:val="0"/>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5.18.3.</w:t>
      </w:r>
      <w:r w:rsidRPr="00C818F8">
        <w:rPr>
          <w:rFonts w:asciiTheme="majorBidi" w:hAnsiTheme="majorBidi" w:cstheme="majorBidi"/>
        </w:rPr>
        <w:tab/>
        <w:t>Where additional lamps for the above functions are fitted and are switched ON, when the movable component is in any fixed open position, provided that these additional lamps satisfy all the position, geometric visibility and photometric requirements applicable to the lamps installed on the movable component.</w:t>
      </w:r>
      <w:r w:rsidRPr="00C818F8">
        <w:rPr>
          <w:rFonts w:asciiTheme="majorBidi" w:hAnsiTheme="majorBidi" w:cstheme="majorBidi"/>
          <w:lang w:val="en-US"/>
        </w:rPr>
        <w:t>"</w:t>
      </w:r>
    </w:p>
    <w:p w14:paraId="0C13CAC6" w14:textId="77777777" w:rsidR="00261FC7" w:rsidRPr="007D481A" w:rsidRDefault="00261FC7" w:rsidP="00261FC7">
      <w:pPr>
        <w:spacing w:after="120"/>
        <w:ind w:left="2268" w:right="1134" w:hanging="1134"/>
        <w:jc w:val="both"/>
        <w:rPr>
          <w:rFonts w:asciiTheme="majorBidi" w:hAnsiTheme="majorBidi" w:cstheme="majorBidi"/>
          <w:i/>
        </w:rPr>
      </w:pPr>
      <w:r w:rsidRPr="007D481A">
        <w:rPr>
          <w:rFonts w:asciiTheme="majorBidi" w:hAnsiTheme="majorBidi" w:cstheme="majorBidi"/>
          <w:i/>
        </w:rPr>
        <w:t xml:space="preserve">Paragraph 5.18.4., </w:t>
      </w:r>
      <w:r w:rsidRPr="007D481A">
        <w:rPr>
          <w:rFonts w:asciiTheme="majorBidi" w:hAnsiTheme="majorBidi" w:cstheme="majorBidi"/>
        </w:rPr>
        <w:t>amend to read:</w:t>
      </w:r>
    </w:p>
    <w:p w14:paraId="6E56BF4E" w14:textId="77777777" w:rsidR="00261FC7" w:rsidRPr="007D481A" w:rsidRDefault="00261FC7" w:rsidP="00261FC7">
      <w:pPr>
        <w:spacing w:after="120"/>
        <w:ind w:left="2268" w:right="1134" w:hanging="1134"/>
        <w:jc w:val="both"/>
        <w:rPr>
          <w:rFonts w:asciiTheme="majorBidi" w:hAnsiTheme="majorBidi" w:cstheme="majorBidi"/>
        </w:rPr>
      </w:pPr>
      <w:r w:rsidRPr="007D481A">
        <w:rPr>
          <w:rFonts w:asciiTheme="majorBidi" w:hAnsiTheme="majorBidi" w:cstheme="majorBidi"/>
          <w:lang w:val="en-US"/>
        </w:rPr>
        <w:t>"</w:t>
      </w:r>
      <w:r w:rsidRPr="007D481A">
        <w:rPr>
          <w:rFonts w:asciiTheme="majorBidi" w:hAnsiTheme="majorBidi" w:cstheme="majorBidi"/>
        </w:rPr>
        <w:t>5.18.4.</w:t>
      </w:r>
      <w:r w:rsidRPr="007D481A">
        <w:rPr>
          <w:rFonts w:asciiTheme="majorBidi" w:hAnsiTheme="majorBidi" w:cstheme="majorBidi"/>
        </w:rPr>
        <w:tab/>
        <w:t>In the case where the functions referred to in paragraph 5.18. are obtained by an interdependent lamp system either of the following conditions shall apply:</w:t>
      </w:r>
    </w:p>
    <w:p w14:paraId="10F60814" w14:textId="77777777" w:rsidR="00261FC7" w:rsidRPr="007D481A" w:rsidRDefault="00261FC7" w:rsidP="002B690A">
      <w:pPr>
        <w:spacing w:after="120"/>
        <w:ind w:left="2835" w:right="1134" w:hanging="567"/>
        <w:jc w:val="both"/>
        <w:rPr>
          <w:rFonts w:asciiTheme="majorBidi" w:hAnsiTheme="majorBidi" w:cstheme="majorBidi"/>
        </w:rPr>
      </w:pPr>
      <w:r w:rsidRPr="007D481A">
        <w:rPr>
          <w:rFonts w:asciiTheme="majorBidi" w:hAnsiTheme="majorBidi" w:cstheme="majorBidi"/>
        </w:rPr>
        <w:t>(a)</w:t>
      </w:r>
      <w:r w:rsidRPr="007D481A">
        <w:rPr>
          <w:rFonts w:asciiTheme="majorBidi" w:hAnsiTheme="majorBidi" w:cstheme="majorBidi"/>
        </w:rPr>
        <w:tab/>
        <w:t xml:space="preserve">Should the complete interdependent lamp system be mounted on the moving component(s), the requirements of paragraph 5.18.1. shall be satisfied. However, additional lamps for the above functions may be </w:t>
      </w:r>
      <w:r w:rsidRPr="00C818F8">
        <w:rPr>
          <w:rFonts w:asciiTheme="majorBidi" w:hAnsiTheme="majorBidi" w:cstheme="majorBidi"/>
          <w:bCs/>
        </w:rPr>
        <w:t>switched ON,</w:t>
      </w:r>
      <w:r w:rsidRPr="007D481A">
        <w:rPr>
          <w:rFonts w:asciiTheme="majorBidi" w:hAnsiTheme="majorBidi" w:cstheme="majorBidi"/>
        </w:rPr>
        <w:t xml:space="preserve"> when the movable component is in any fixed open position, provided that these additional lamps satisfy all the position, geometric visibility, colorimetric and photometric requirements applicable to the lamps installed on the movable component</w:t>
      </w:r>
      <w:r>
        <w:rPr>
          <w:rFonts w:asciiTheme="majorBidi" w:hAnsiTheme="majorBidi" w:cstheme="majorBidi"/>
        </w:rPr>
        <w:t>;</w:t>
      </w:r>
    </w:p>
    <w:p w14:paraId="49A09ABE" w14:textId="77777777" w:rsidR="00261FC7" w:rsidRPr="007D481A" w:rsidRDefault="00261FC7" w:rsidP="00261FC7">
      <w:pPr>
        <w:spacing w:after="120"/>
        <w:ind w:left="2694" w:right="1134"/>
        <w:jc w:val="both"/>
        <w:rPr>
          <w:rFonts w:asciiTheme="majorBidi" w:hAnsiTheme="majorBidi" w:cstheme="majorBidi"/>
        </w:rPr>
      </w:pPr>
      <w:r w:rsidRPr="007D481A">
        <w:rPr>
          <w:rFonts w:asciiTheme="majorBidi" w:hAnsiTheme="majorBidi" w:cstheme="majorBidi"/>
        </w:rPr>
        <w:t>or</w:t>
      </w:r>
    </w:p>
    <w:p w14:paraId="315D3CB2" w14:textId="77777777" w:rsidR="00261FC7" w:rsidRPr="007D481A" w:rsidRDefault="00261FC7" w:rsidP="002B690A">
      <w:pPr>
        <w:spacing w:after="120"/>
        <w:ind w:left="2835" w:right="1134" w:hanging="567"/>
        <w:jc w:val="both"/>
        <w:rPr>
          <w:rFonts w:asciiTheme="majorBidi" w:hAnsiTheme="majorBidi" w:cstheme="majorBidi"/>
        </w:rPr>
      </w:pPr>
      <w:r w:rsidRPr="007D481A">
        <w:rPr>
          <w:rFonts w:asciiTheme="majorBidi" w:hAnsiTheme="majorBidi" w:cstheme="majorBidi"/>
        </w:rPr>
        <w:t>(b)</w:t>
      </w:r>
      <w:r w:rsidRPr="007D481A">
        <w:rPr>
          <w:rFonts w:asciiTheme="majorBidi" w:hAnsiTheme="majorBidi" w:cstheme="majorBidi"/>
        </w:rPr>
        <w:tab/>
        <w:t>Should the interdependent lamp system be partly mounted on the fixed component and partly mounted on a movable component, with the exception of direction indicator lamps, the interdependent lamp(s) specified by the Applicant during the device approval procedure shall meet all the position, outwards geometric visibility, colorimetric and photometric requirements for those lamps, at all fixed positions of the movable component(s).</w:t>
      </w:r>
    </w:p>
    <w:p w14:paraId="60EE520D" w14:textId="77777777" w:rsidR="00261FC7" w:rsidRPr="007D481A" w:rsidRDefault="00261FC7" w:rsidP="00261FC7">
      <w:pPr>
        <w:spacing w:after="120"/>
        <w:ind w:left="2268" w:right="1134"/>
        <w:jc w:val="both"/>
        <w:rPr>
          <w:rFonts w:asciiTheme="majorBidi" w:hAnsiTheme="majorBidi" w:cstheme="majorBidi"/>
        </w:rPr>
      </w:pPr>
      <w:r w:rsidRPr="007D481A">
        <w:rPr>
          <w:rFonts w:asciiTheme="majorBidi" w:hAnsiTheme="majorBidi" w:cstheme="majorBidi"/>
        </w:rPr>
        <w:t>The inwards geometric visibility requirement(s) is(are) deemed to be satisfied if this(these) interdependent lamp(s) still conform(s) to the photometric values prescribed in the field of light distribution for the approval of the device, at all fixed positions of the movable component(s).</w:t>
      </w:r>
    </w:p>
    <w:p w14:paraId="31CEB150" w14:textId="77777777" w:rsidR="00261FC7" w:rsidRPr="007D481A" w:rsidRDefault="00261FC7" w:rsidP="00261FC7">
      <w:pPr>
        <w:pStyle w:val="SingleTxtG"/>
        <w:tabs>
          <w:tab w:val="left" w:pos="8505"/>
        </w:tabs>
        <w:ind w:left="2268"/>
        <w:rPr>
          <w:rFonts w:asciiTheme="majorBidi" w:hAnsiTheme="majorBidi" w:cstheme="majorBidi"/>
        </w:rPr>
      </w:pPr>
      <w:r w:rsidRPr="007D481A">
        <w:rPr>
          <w:rFonts w:asciiTheme="majorBidi" w:hAnsiTheme="majorBidi" w:cstheme="majorBidi"/>
        </w:rPr>
        <w:t xml:space="preserve">For direction indicator lamps, the interdependent lamp(s) specified by the Applicant during the device approval procedure shall meet all the position, geometric visibility, photometric and colorimetric requirements at all fixed positions of the movable component(s). This does not apply where, to fulfil or complete the geometric visibility angle, additional lamps are </w:t>
      </w:r>
      <w:r w:rsidRPr="00C818F8">
        <w:rPr>
          <w:rFonts w:asciiTheme="majorBidi" w:hAnsiTheme="majorBidi" w:cstheme="majorBidi"/>
          <w:bCs/>
        </w:rPr>
        <w:t>switched ON</w:t>
      </w:r>
      <w:r w:rsidRPr="007D481A">
        <w:rPr>
          <w:rFonts w:asciiTheme="majorBidi" w:hAnsiTheme="majorBidi" w:cstheme="majorBidi"/>
        </w:rPr>
        <w:t xml:space="preserve"> when the movable component is in any fixed open position, provided that these additional lamps satisfy all the position, photometric and colorimetric requirements applicable to the direction indicator lamps installed on the movable component.</w:t>
      </w:r>
      <w:r w:rsidRPr="007D481A">
        <w:rPr>
          <w:rFonts w:asciiTheme="majorBidi" w:hAnsiTheme="majorBidi" w:cstheme="majorBidi"/>
          <w:lang w:val="en-US"/>
        </w:rPr>
        <w:t>"</w:t>
      </w:r>
    </w:p>
    <w:p w14:paraId="617515D0" w14:textId="77777777" w:rsidR="00261FC7" w:rsidRPr="007D481A" w:rsidRDefault="00261FC7" w:rsidP="00261FC7">
      <w:pPr>
        <w:spacing w:after="120"/>
        <w:ind w:left="2268" w:right="1134" w:hanging="1134"/>
        <w:jc w:val="both"/>
        <w:rPr>
          <w:rFonts w:asciiTheme="majorBidi" w:hAnsiTheme="majorBidi" w:cstheme="majorBidi"/>
        </w:rPr>
      </w:pPr>
      <w:r w:rsidRPr="007D481A">
        <w:rPr>
          <w:rFonts w:asciiTheme="majorBidi" w:hAnsiTheme="majorBidi" w:cstheme="majorBidi"/>
          <w:i/>
        </w:rPr>
        <w:lastRenderedPageBreak/>
        <w:t>Paragraph 5.21.1.,</w:t>
      </w:r>
      <w:r w:rsidRPr="007D481A">
        <w:rPr>
          <w:rFonts w:asciiTheme="majorBidi" w:hAnsiTheme="majorBidi" w:cstheme="majorBidi"/>
        </w:rPr>
        <w:t xml:space="preserve"> amend to read:</w:t>
      </w:r>
    </w:p>
    <w:p w14:paraId="63D2BEE7" w14:textId="77777777" w:rsidR="00261FC7" w:rsidRPr="007D481A" w:rsidRDefault="00261FC7" w:rsidP="00261FC7">
      <w:pPr>
        <w:pStyle w:val="SingleTxtG"/>
        <w:ind w:left="2268" w:hanging="1134"/>
        <w:outlineLvl w:val="0"/>
        <w:rPr>
          <w:rFonts w:asciiTheme="majorBidi" w:hAnsiTheme="majorBidi" w:cstheme="majorBidi"/>
          <w:i/>
          <w:snapToGrid w:val="0"/>
        </w:rPr>
      </w:pPr>
      <w:r w:rsidRPr="007D481A">
        <w:rPr>
          <w:rFonts w:asciiTheme="majorBidi" w:hAnsiTheme="majorBidi" w:cstheme="majorBidi"/>
          <w:lang w:val="en-US"/>
        </w:rPr>
        <w:t>"</w:t>
      </w:r>
      <w:r w:rsidRPr="007D481A">
        <w:rPr>
          <w:rFonts w:asciiTheme="majorBidi" w:hAnsiTheme="majorBidi" w:cstheme="majorBidi"/>
        </w:rPr>
        <w:t>5.21.1.</w:t>
      </w:r>
      <w:r w:rsidRPr="007D481A">
        <w:rPr>
          <w:rFonts w:asciiTheme="majorBidi" w:hAnsiTheme="majorBidi" w:cstheme="majorBidi"/>
        </w:rPr>
        <w:tab/>
        <w:t>Additional lamps satisfying all the position, geometric visibility</w:t>
      </w:r>
      <w:r w:rsidRPr="007D481A">
        <w:rPr>
          <w:rFonts w:asciiTheme="majorBidi" w:hAnsiTheme="majorBidi" w:cstheme="majorBidi"/>
          <w:b/>
          <w:bCs/>
        </w:rPr>
        <w:t xml:space="preserve">, </w:t>
      </w:r>
      <w:r w:rsidRPr="007D481A">
        <w:rPr>
          <w:rFonts w:asciiTheme="majorBidi" w:hAnsiTheme="majorBidi" w:cstheme="majorBidi"/>
          <w:bCs/>
        </w:rPr>
        <w:t>colorimetric</w:t>
      </w:r>
      <w:r w:rsidRPr="007D481A">
        <w:rPr>
          <w:rFonts w:asciiTheme="majorBidi" w:hAnsiTheme="majorBidi" w:cstheme="majorBidi"/>
          <w:b/>
          <w:bCs/>
        </w:rPr>
        <w:t xml:space="preserve"> </w:t>
      </w:r>
      <w:r w:rsidRPr="007D481A">
        <w:rPr>
          <w:rFonts w:asciiTheme="majorBidi" w:hAnsiTheme="majorBidi" w:cstheme="majorBidi"/>
        </w:rPr>
        <w:t xml:space="preserve">and photometric requirements for the </w:t>
      </w:r>
      <w:r w:rsidRPr="00C818F8">
        <w:rPr>
          <w:rFonts w:asciiTheme="majorBidi" w:hAnsiTheme="majorBidi" w:cstheme="majorBidi"/>
        </w:rPr>
        <w:t>above indicated lamps shall be switched ON when the apparent surface in the direction of the reference axis of these lamps is more than 50 per cent hidden by</w:t>
      </w:r>
      <w:r w:rsidRPr="007D481A">
        <w:rPr>
          <w:rFonts w:asciiTheme="majorBidi" w:hAnsiTheme="majorBidi" w:cstheme="majorBidi"/>
        </w:rPr>
        <w:t xml:space="preserve"> the movable component;</w:t>
      </w:r>
      <w:r w:rsidRPr="007D481A">
        <w:rPr>
          <w:rFonts w:asciiTheme="majorBidi" w:hAnsiTheme="majorBidi" w:cstheme="majorBidi"/>
          <w:lang w:val="en-US"/>
        </w:rPr>
        <w:t>"</w:t>
      </w:r>
    </w:p>
    <w:p w14:paraId="26F284CD" w14:textId="77777777" w:rsidR="00261FC7" w:rsidRPr="007D481A" w:rsidRDefault="00261FC7" w:rsidP="00261FC7">
      <w:pPr>
        <w:spacing w:after="120"/>
        <w:ind w:left="2268" w:right="1134" w:hanging="1134"/>
        <w:jc w:val="both"/>
        <w:rPr>
          <w:rFonts w:asciiTheme="majorBidi" w:hAnsiTheme="majorBidi" w:cstheme="majorBidi"/>
        </w:rPr>
      </w:pPr>
      <w:r w:rsidRPr="007D481A">
        <w:rPr>
          <w:rFonts w:asciiTheme="majorBidi" w:hAnsiTheme="majorBidi" w:cstheme="majorBidi"/>
          <w:i/>
        </w:rPr>
        <w:t>Paragraph 6.1.,</w:t>
      </w:r>
      <w:r w:rsidRPr="009C06E6">
        <w:rPr>
          <w:rFonts w:asciiTheme="majorBidi" w:hAnsiTheme="majorBidi" w:cstheme="majorBidi"/>
          <w:iCs/>
        </w:rPr>
        <w:t xml:space="preserve"> </w:t>
      </w:r>
      <w:r w:rsidRPr="007D481A">
        <w:rPr>
          <w:rFonts w:asciiTheme="majorBidi" w:hAnsiTheme="majorBidi" w:cstheme="majorBidi"/>
        </w:rPr>
        <w:t>amend to read:</w:t>
      </w:r>
    </w:p>
    <w:p w14:paraId="40DD80FE" w14:textId="77777777" w:rsidR="00261FC7" w:rsidRPr="00C818F8" w:rsidRDefault="00261FC7" w:rsidP="00261FC7">
      <w:pPr>
        <w:pStyle w:val="SingleTxtG"/>
        <w:ind w:left="2268" w:hanging="1134"/>
        <w:outlineLvl w:val="0"/>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6.1.</w:t>
      </w:r>
      <w:r w:rsidRPr="00C818F8">
        <w:rPr>
          <w:rFonts w:asciiTheme="majorBidi" w:hAnsiTheme="majorBidi" w:cstheme="majorBidi"/>
        </w:rPr>
        <w:tab/>
        <w:t>Main-beam headlamp (UN Regulations Nos. 98, 112 or 149)</w:t>
      </w:r>
      <w:r w:rsidRPr="00C818F8">
        <w:rPr>
          <w:rFonts w:asciiTheme="majorBidi" w:hAnsiTheme="majorBidi" w:cstheme="majorBidi"/>
          <w:lang w:val="en-US"/>
        </w:rPr>
        <w:t>"</w:t>
      </w:r>
    </w:p>
    <w:p w14:paraId="0CAA65EC" w14:textId="77777777" w:rsidR="00261FC7" w:rsidRPr="007D481A" w:rsidRDefault="00261FC7" w:rsidP="00261FC7">
      <w:pPr>
        <w:spacing w:after="120"/>
        <w:ind w:left="2268" w:right="1134" w:hanging="1134"/>
        <w:jc w:val="both"/>
        <w:rPr>
          <w:rFonts w:asciiTheme="majorBidi" w:hAnsiTheme="majorBidi" w:cstheme="majorBidi"/>
        </w:rPr>
      </w:pPr>
      <w:r w:rsidRPr="007D481A">
        <w:rPr>
          <w:rFonts w:asciiTheme="majorBidi" w:hAnsiTheme="majorBidi" w:cstheme="majorBidi"/>
          <w:i/>
        </w:rPr>
        <w:t xml:space="preserve">Paragraph 6.1.2., </w:t>
      </w:r>
      <w:r w:rsidRPr="007D481A">
        <w:rPr>
          <w:rFonts w:asciiTheme="majorBidi" w:hAnsiTheme="majorBidi" w:cstheme="majorBidi"/>
        </w:rPr>
        <w:t>amend to read:</w:t>
      </w:r>
    </w:p>
    <w:p w14:paraId="0014B374" w14:textId="77777777" w:rsidR="00261FC7" w:rsidRPr="007D481A" w:rsidRDefault="00261FC7" w:rsidP="00261FC7">
      <w:pPr>
        <w:pStyle w:val="SingleTxtG"/>
        <w:ind w:left="2268" w:hanging="1134"/>
        <w:outlineLvl w:val="0"/>
        <w:rPr>
          <w:rFonts w:asciiTheme="majorBidi" w:hAnsiTheme="majorBidi" w:cstheme="majorBidi"/>
        </w:rPr>
      </w:pPr>
      <w:r w:rsidRPr="007D481A">
        <w:rPr>
          <w:rFonts w:asciiTheme="majorBidi" w:hAnsiTheme="majorBidi" w:cstheme="majorBidi"/>
          <w:lang w:val="en-US"/>
        </w:rPr>
        <w:t>"</w:t>
      </w:r>
      <w:r w:rsidRPr="007D481A">
        <w:rPr>
          <w:rFonts w:asciiTheme="majorBidi" w:hAnsiTheme="majorBidi" w:cstheme="majorBidi"/>
        </w:rPr>
        <w:t>6.1.2.</w:t>
      </w:r>
      <w:r w:rsidRPr="007D481A">
        <w:rPr>
          <w:rFonts w:asciiTheme="majorBidi" w:hAnsiTheme="majorBidi" w:cstheme="majorBidi"/>
        </w:rPr>
        <w:tab/>
        <w:t>Number</w:t>
      </w:r>
    </w:p>
    <w:p w14:paraId="35351CC4" w14:textId="77777777" w:rsidR="00261FC7" w:rsidRPr="007D481A" w:rsidRDefault="00261FC7" w:rsidP="00261FC7">
      <w:pPr>
        <w:pStyle w:val="SingleTxtG"/>
        <w:ind w:left="2268"/>
        <w:rPr>
          <w:rFonts w:asciiTheme="majorBidi" w:hAnsiTheme="majorBidi" w:cstheme="majorBidi"/>
        </w:rPr>
      </w:pPr>
      <w:r w:rsidRPr="007D481A">
        <w:rPr>
          <w:rFonts w:asciiTheme="majorBidi" w:hAnsiTheme="majorBidi" w:cstheme="majorBidi"/>
        </w:rPr>
        <w:t>Two or four, type approved according to</w:t>
      </w:r>
    </w:p>
    <w:p w14:paraId="519D6AD0" w14:textId="77777777" w:rsidR="00261FC7" w:rsidRPr="007D481A" w:rsidRDefault="00261FC7" w:rsidP="00261FC7">
      <w:pPr>
        <w:pStyle w:val="af3"/>
        <w:numPr>
          <w:ilvl w:val="0"/>
          <w:numId w:val="46"/>
        </w:numPr>
        <w:spacing w:after="120"/>
        <w:ind w:left="2268" w:right="1134" w:firstLine="0"/>
        <w:jc w:val="both"/>
        <w:rPr>
          <w:rFonts w:asciiTheme="majorBidi" w:hAnsiTheme="majorBidi" w:cstheme="majorBidi"/>
        </w:rPr>
      </w:pPr>
      <w:r w:rsidRPr="007D481A">
        <w:rPr>
          <w:rFonts w:asciiTheme="majorBidi" w:hAnsiTheme="majorBidi" w:cstheme="majorBidi"/>
        </w:rPr>
        <w:t>UN Regulation No. 98 or 112, excluding Class A headlamp</w:t>
      </w:r>
      <w:r>
        <w:rPr>
          <w:rFonts w:asciiTheme="majorBidi" w:hAnsiTheme="majorBidi" w:cstheme="majorBidi"/>
        </w:rPr>
        <w:t>;</w:t>
      </w:r>
    </w:p>
    <w:p w14:paraId="1F178C59" w14:textId="77777777" w:rsidR="00261FC7" w:rsidRPr="007D481A" w:rsidRDefault="00261FC7" w:rsidP="00261FC7">
      <w:pPr>
        <w:pStyle w:val="af3"/>
        <w:spacing w:after="120"/>
        <w:ind w:left="2268" w:right="1134"/>
        <w:jc w:val="both"/>
        <w:rPr>
          <w:rFonts w:asciiTheme="majorBidi" w:hAnsiTheme="majorBidi" w:cstheme="majorBidi"/>
        </w:rPr>
      </w:pPr>
      <w:r>
        <w:rPr>
          <w:rFonts w:asciiTheme="majorBidi" w:hAnsiTheme="majorBidi" w:cstheme="majorBidi"/>
        </w:rPr>
        <w:tab/>
      </w:r>
      <w:r>
        <w:rPr>
          <w:rFonts w:asciiTheme="majorBidi" w:hAnsiTheme="majorBidi" w:cstheme="majorBidi"/>
        </w:rPr>
        <w:tab/>
      </w:r>
      <w:r w:rsidRPr="007D481A">
        <w:rPr>
          <w:rFonts w:asciiTheme="majorBidi" w:hAnsiTheme="majorBidi" w:cstheme="majorBidi"/>
        </w:rPr>
        <w:t xml:space="preserve">or </w:t>
      </w:r>
    </w:p>
    <w:p w14:paraId="6570038D" w14:textId="77777777" w:rsidR="00261FC7" w:rsidRPr="00C818F8" w:rsidRDefault="00261FC7" w:rsidP="00261FC7">
      <w:pPr>
        <w:pStyle w:val="SingleTxtG"/>
        <w:numPr>
          <w:ilvl w:val="0"/>
          <w:numId w:val="47"/>
        </w:numPr>
        <w:ind w:left="2268" w:firstLine="0"/>
        <w:rPr>
          <w:rFonts w:asciiTheme="majorBidi" w:hAnsiTheme="majorBidi" w:cstheme="majorBidi"/>
        </w:rPr>
      </w:pPr>
      <w:r w:rsidRPr="00C818F8">
        <w:rPr>
          <w:rFonts w:asciiTheme="majorBidi" w:hAnsiTheme="majorBidi" w:cstheme="majorBidi"/>
        </w:rPr>
        <w:t>UN Regulation No. 149, Classes B and D headlamps only.</w:t>
      </w:r>
    </w:p>
    <w:p w14:paraId="15453488" w14:textId="77777777" w:rsidR="00261FC7" w:rsidRPr="00C818F8" w:rsidRDefault="00261FC7" w:rsidP="00261FC7">
      <w:pPr>
        <w:pStyle w:val="SingleTxtG"/>
        <w:ind w:left="2268"/>
        <w:rPr>
          <w:rFonts w:asciiTheme="majorBidi" w:hAnsiTheme="majorBidi" w:cstheme="majorBidi"/>
        </w:rPr>
      </w:pPr>
      <w:r w:rsidRPr="00C818F8">
        <w:rPr>
          <w:rFonts w:asciiTheme="majorBidi" w:hAnsiTheme="majorBidi" w:cstheme="majorBidi"/>
        </w:rPr>
        <w:t>For vehicles of the category N</w:t>
      </w:r>
      <w:r w:rsidRPr="00C818F8">
        <w:rPr>
          <w:rFonts w:asciiTheme="majorBidi" w:hAnsiTheme="majorBidi" w:cstheme="majorBidi"/>
          <w:vertAlign w:val="subscript"/>
        </w:rPr>
        <w:t>3</w:t>
      </w:r>
      <w:r w:rsidRPr="00C818F8">
        <w:rPr>
          <w:rFonts w:asciiTheme="majorBidi" w:hAnsiTheme="majorBidi" w:cstheme="majorBidi"/>
        </w:rPr>
        <w:t>: Two extra main-beam headlamps may be installed.</w:t>
      </w:r>
    </w:p>
    <w:p w14:paraId="1AFD05FF" w14:textId="77777777" w:rsidR="00261FC7" w:rsidRPr="00C818F8" w:rsidRDefault="00261FC7" w:rsidP="00261FC7">
      <w:pPr>
        <w:pStyle w:val="SingleTxtG"/>
        <w:ind w:left="2268"/>
        <w:rPr>
          <w:rFonts w:asciiTheme="majorBidi" w:hAnsiTheme="majorBidi" w:cstheme="majorBidi"/>
        </w:rPr>
      </w:pPr>
      <w:r w:rsidRPr="00C818F8">
        <w:rPr>
          <w:rFonts w:asciiTheme="majorBidi" w:hAnsiTheme="majorBidi" w:cstheme="majorBidi"/>
        </w:rPr>
        <w:t>Where a vehicle is fitted with four concealable headlamps the installation of two additional headlamps shall only be authorized for the purpose of light-signalling, consisting of intermittent switching ON, at short intervals (see paragraph 5.12. above) in daylight.</w:t>
      </w:r>
      <w:r w:rsidRPr="00C818F8">
        <w:rPr>
          <w:rFonts w:asciiTheme="majorBidi" w:hAnsiTheme="majorBidi" w:cstheme="majorBidi"/>
          <w:lang w:val="en-US"/>
        </w:rPr>
        <w:t>"</w:t>
      </w:r>
    </w:p>
    <w:p w14:paraId="77DBD123" w14:textId="77777777" w:rsidR="00261FC7" w:rsidRPr="007D481A" w:rsidRDefault="00261FC7" w:rsidP="00261FC7">
      <w:pPr>
        <w:tabs>
          <w:tab w:val="left" w:pos="8505"/>
        </w:tabs>
        <w:spacing w:after="120"/>
        <w:ind w:left="2268" w:right="-4780" w:hanging="1134"/>
        <w:rPr>
          <w:rFonts w:asciiTheme="majorBidi" w:eastAsia="MS Mincho" w:hAnsiTheme="majorBidi" w:cstheme="majorBidi"/>
        </w:rPr>
      </w:pPr>
      <w:r w:rsidRPr="007D481A">
        <w:rPr>
          <w:rFonts w:asciiTheme="majorBidi" w:eastAsia="MS Mincho" w:hAnsiTheme="majorBidi" w:cstheme="majorBidi"/>
          <w:i/>
        </w:rPr>
        <w:t>Paragraph 6.1.7.1.</w:t>
      </w:r>
      <w:r w:rsidRPr="007D481A">
        <w:rPr>
          <w:rFonts w:asciiTheme="majorBidi" w:eastAsia="MS Mincho" w:hAnsiTheme="majorBidi" w:cstheme="majorBidi"/>
        </w:rPr>
        <w:t>, amend to read:</w:t>
      </w:r>
    </w:p>
    <w:p w14:paraId="46F3332F" w14:textId="77777777" w:rsidR="00261FC7" w:rsidRPr="00C818F8" w:rsidRDefault="00261FC7" w:rsidP="00261FC7">
      <w:pPr>
        <w:pStyle w:val="1"/>
        <w:spacing w:after="120" w:line="240" w:lineRule="atLeast"/>
        <w:ind w:left="2268" w:right="1134" w:hanging="1134"/>
        <w:jc w:val="both"/>
        <w:rPr>
          <w:rFonts w:asciiTheme="majorBidi" w:hAnsiTheme="majorBidi" w:cstheme="majorBidi"/>
          <w:lang w:val="en-US"/>
        </w:rPr>
      </w:pPr>
      <w:r w:rsidRPr="00C818F8">
        <w:rPr>
          <w:rFonts w:asciiTheme="majorBidi" w:hAnsiTheme="majorBidi" w:cstheme="majorBidi"/>
          <w:lang w:val="en-US"/>
        </w:rPr>
        <w:t>"6.1.7.1.</w:t>
      </w:r>
      <w:r w:rsidRPr="00C818F8">
        <w:rPr>
          <w:rFonts w:asciiTheme="majorBidi" w:hAnsiTheme="majorBidi" w:cstheme="majorBidi"/>
          <w:lang w:val="en-US"/>
        </w:rPr>
        <w:tab/>
        <w:t>Except when they are used to give intermittent luminous warnings at short intervals, the main-beam headlamps may be switched ON only when the dipped-beam headlamps are manually activated or the conditions for automatic switching ON of dipped-beam headlamps exist. Consequently, the main beam headlamps shall be switched OFF automatically when the dipped-beam headlamps are manually deactivated or the conditions for automatic switching ON of dipped-beam headlamps ceased to exist."</w:t>
      </w:r>
    </w:p>
    <w:p w14:paraId="7AFF7B7F" w14:textId="77777777" w:rsidR="00261FC7" w:rsidRPr="007D481A" w:rsidRDefault="00261FC7" w:rsidP="00261FC7">
      <w:pPr>
        <w:spacing w:after="120"/>
        <w:ind w:left="2268" w:right="1134" w:hanging="1134"/>
        <w:jc w:val="both"/>
        <w:rPr>
          <w:rFonts w:asciiTheme="majorBidi" w:hAnsiTheme="majorBidi" w:cstheme="majorBidi"/>
        </w:rPr>
      </w:pPr>
      <w:r w:rsidRPr="007D481A">
        <w:rPr>
          <w:rFonts w:asciiTheme="majorBidi" w:hAnsiTheme="majorBidi" w:cstheme="majorBidi"/>
          <w:i/>
        </w:rPr>
        <w:t>Paragraph 6.1.7.2.,</w:t>
      </w:r>
      <w:r w:rsidRPr="007D481A">
        <w:rPr>
          <w:rFonts w:asciiTheme="majorBidi" w:hAnsiTheme="majorBidi" w:cstheme="majorBidi"/>
        </w:rPr>
        <w:t xml:space="preserve"> amend to read:</w:t>
      </w:r>
    </w:p>
    <w:p w14:paraId="3631A6C8" w14:textId="77777777" w:rsidR="00261FC7" w:rsidRPr="007D481A" w:rsidRDefault="00261FC7" w:rsidP="00261FC7">
      <w:pPr>
        <w:pStyle w:val="1"/>
        <w:spacing w:after="120" w:line="240" w:lineRule="atLeast"/>
        <w:ind w:left="2268" w:right="1134" w:hanging="1134"/>
        <w:jc w:val="both"/>
        <w:rPr>
          <w:rFonts w:asciiTheme="majorBidi" w:hAnsiTheme="majorBidi" w:cstheme="majorBidi"/>
          <w:bCs/>
        </w:rPr>
      </w:pPr>
      <w:r w:rsidRPr="007D481A">
        <w:rPr>
          <w:rFonts w:asciiTheme="majorBidi" w:hAnsiTheme="majorBidi" w:cstheme="majorBidi"/>
          <w:lang w:val="en-US"/>
        </w:rPr>
        <w:t>"</w:t>
      </w:r>
      <w:r w:rsidRPr="007D481A">
        <w:rPr>
          <w:rFonts w:asciiTheme="majorBidi" w:hAnsiTheme="majorBidi" w:cstheme="majorBidi"/>
        </w:rPr>
        <w:t>6.1.7.2.</w:t>
      </w:r>
      <w:r w:rsidRPr="007D481A">
        <w:rPr>
          <w:rFonts w:asciiTheme="majorBidi" w:hAnsiTheme="majorBidi" w:cstheme="majorBidi"/>
        </w:rPr>
        <w:tab/>
        <w:t xml:space="preserve">The control of the main-beam headlamps may be automatic regarding their </w:t>
      </w:r>
      <w:r w:rsidRPr="00C818F8">
        <w:rPr>
          <w:rFonts w:asciiTheme="majorBidi" w:hAnsiTheme="majorBidi" w:cstheme="majorBidi"/>
          <w:bCs/>
        </w:rPr>
        <w:t>switching ON and OFF,</w:t>
      </w:r>
      <w:r w:rsidRPr="007D481A">
        <w:rPr>
          <w:rFonts w:asciiTheme="majorBidi" w:hAnsiTheme="majorBidi" w:cstheme="majorBidi"/>
        </w:rPr>
        <w:t xml:space="preserve"> the control signals being produced by a sensor system which is capable </w:t>
      </w:r>
      <w:r w:rsidRPr="007D481A">
        <w:rPr>
          <w:rFonts w:asciiTheme="majorBidi" w:hAnsiTheme="majorBidi" w:cstheme="majorBidi"/>
          <w:bCs/>
        </w:rPr>
        <w:t xml:space="preserve">of detecting and reacting to each of the following inputs: </w:t>
      </w:r>
    </w:p>
    <w:p w14:paraId="29D81303" w14:textId="77777777" w:rsidR="00261FC7" w:rsidRPr="007D481A" w:rsidRDefault="00261FC7" w:rsidP="00261FC7">
      <w:pPr>
        <w:spacing w:after="120"/>
        <w:ind w:left="1692" w:right="1134" w:firstLine="567"/>
        <w:jc w:val="both"/>
        <w:rPr>
          <w:rFonts w:asciiTheme="majorBidi" w:hAnsiTheme="majorBidi" w:cstheme="majorBidi"/>
          <w:bCs/>
        </w:rPr>
      </w:pPr>
      <w:r w:rsidRPr="007D481A">
        <w:rPr>
          <w:rFonts w:asciiTheme="majorBidi" w:hAnsiTheme="majorBidi" w:cstheme="majorBidi"/>
          <w:bCs/>
        </w:rPr>
        <w:t>(a)</w:t>
      </w:r>
      <w:r w:rsidRPr="007D481A">
        <w:rPr>
          <w:rFonts w:asciiTheme="majorBidi" w:hAnsiTheme="majorBidi" w:cstheme="majorBidi"/>
          <w:bCs/>
        </w:rPr>
        <w:tab/>
        <w:t>Ambient lighting conditions;</w:t>
      </w:r>
    </w:p>
    <w:p w14:paraId="615E1116" w14:textId="77777777" w:rsidR="00261FC7" w:rsidRPr="007D481A" w:rsidRDefault="00261FC7" w:rsidP="00261FC7">
      <w:pPr>
        <w:spacing w:after="120"/>
        <w:ind w:left="2829" w:right="1134" w:hanging="570"/>
        <w:jc w:val="both"/>
        <w:rPr>
          <w:rFonts w:asciiTheme="majorBidi" w:hAnsiTheme="majorBidi" w:cstheme="majorBidi"/>
          <w:bCs/>
        </w:rPr>
      </w:pPr>
      <w:r w:rsidRPr="007D481A">
        <w:rPr>
          <w:rFonts w:asciiTheme="majorBidi" w:hAnsiTheme="majorBidi" w:cstheme="majorBidi"/>
          <w:bCs/>
        </w:rPr>
        <w:t>(b)</w:t>
      </w:r>
      <w:r w:rsidRPr="007D481A">
        <w:rPr>
          <w:rFonts w:asciiTheme="majorBidi" w:hAnsiTheme="majorBidi" w:cstheme="majorBidi"/>
          <w:bCs/>
        </w:rPr>
        <w:tab/>
        <w:t>The light emitted by the front lighting devices and front light-signalling devices of oncoming vehicles;</w:t>
      </w:r>
    </w:p>
    <w:p w14:paraId="70C25F44" w14:textId="77777777" w:rsidR="00261FC7" w:rsidRPr="007D481A" w:rsidRDefault="00261FC7" w:rsidP="00261FC7">
      <w:pPr>
        <w:spacing w:after="120"/>
        <w:ind w:left="2829" w:right="1134" w:hanging="570"/>
        <w:jc w:val="both"/>
        <w:rPr>
          <w:rFonts w:asciiTheme="majorBidi" w:hAnsiTheme="majorBidi" w:cstheme="majorBidi"/>
          <w:bCs/>
        </w:rPr>
      </w:pPr>
      <w:r w:rsidRPr="007D481A">
        <w:rPr>
          <w:rFonts w:asciiTheme="majorBidi" w:hAnsiTheme="majorBidi" w:cstheme="majorBidi"/>
          <w:bCs/>
        </w:rPr>
        <w:t>(c)</w:t>
      </w:r>
      <w:r w:rsidRPr="007D481A">
        <w:rPr>
          <w:rFonts w:asciiTheme="majorBidi" w:hAnsiTheme="majorBidi" w:cstheme="majorBidi"/>
          <w:bCs/>
        </w:rPr>
        <w:tab/>
        <w:t>The light emitted by the rear light-signalling devices of preceding vehicles</w:t>
      </w:r>
      <w:r w:rsidRPr="007D481A">
        <w:rPr>
          <w:rFonts w:asciiTheme="majorBidi" w:hAnsiTheme="majorBidi" w:cstheme="majorBidi"/>
        </w:rPr>
        <w:t>.</w:t>
      </w:r>
    </w:p>
    <w:p w14:paraId="6BCDB195" w14:textId="77777777" w:rsidR="00261FC7" w:rsidRPr="007D481A" w:rsidRDefault="00261FC7" w:rsidP="00261FC7">
      <w:pPr>
        <w:spacing w:after="120"/>
        <w:ind w:left="2268" w:right="1134"/>
        <w:jc w:val="both"/>
        <w:rPr>
          <w:rFonts w:asciiTheme="majorBidi" w:hAnsiTheme="majorBidi" w:cstheme="majorBidi"/>
          <w:bCs/>
        </w:rPr>
      </w:pPr>
      <w:r w:rsidRPr="007D481A">
        <w:rPr>
          <w:rFonts w:asciiTheme="majorBidi" w:hAnsiTheme="majorBidi" w:cstheme="majorBidi"/>
          <w:bCs/>
        </w:rPr>
        <w:t>Additional sensor functions to improve performance are allowed.</w:t>
      </w:r>
    </w:p>
    <w:p w14:paraId="4D2280F6" w14:textId="77777777" w:rsidR="00261FC7" w:rsidRPr="007D481A" w:rsidRDefault="00261FC7" w:rsidP="00261FC7">
      <w:pPr>
        <w:spacing w:after="120"/>
        <w:ind w:left="2268" w:right="1134"/>
        <w:jc w:val="both"/>
        <w:rPr>
          <w:rFonts w:asciiTheme="majorBidi" w:hAnsiTheme="majorBidi" w:cstheme="majorBidi"/>
        </w:rPr>
      </w:pPr>
      <w:r w:rsidRPr="007D481A">
        <w:rPr>
          <w:rFonts w:asciiTheme="majorBidi" w:hAnsiTheme="majorBidi" w:cstheme="majorBidi"/>
        </w:rPr>
        <w:t xml:space="preserve">For the purpose of this paragraph, </w:t>
      </w:r>
      <w:r w:rsidRPr="007D481A">
        <w:rPr>
          <w:rFonts w:asciiTheme="majorBidi" w:hAnsiTheme="majorBidi" w:cstheme="majorBidi"/>
          <w:bCs/>
          <w:color w:val="000000"/>
        </w:rPr>
        <w:t xml:space="preserve">"vehicles" means vehicles </w:t>
      </w:r>
      <w:r w:rsidRPr="007D481A">
        <w:rPr>
          <w:rFonts w:asciiTheme="majorBidi" w:hAnsiTheme="majorBidi" w:cstheme="majorBidi"/>
        </w:rPr>
        <w:t>of categories L, M, N, O, T, as well as bicycles, such vehicles being equipped with retro-reflectors, with lighting and light-signalling devices, which are switched ON.</w:t>
      </w:r>
      <w:r w:rsidRPr="007D481A">
        <w:rPr>
          <w:rFonts w:asciiTheme="majorBidi" w:hAnsiTheme="majorBidi" w:cstheme="majorBidi"/>
          <w:lang w:val="en-US"/>
        </w:rPr>
        <w:t>"</w:t>
      </w:r>
    </w:p>
    <w:p w14:paraId="3FBA437F" w14:textId="77777777" w:rsidR="00261FC7" w:rsidRPr="007D481A" w:rsidRDefault="00261FC7" w:rsidP="00261FC7">
      <w:pPr>
        <w:spacing w:after="120"/>
        <w:ind w:left="2268" w:right="993" w:hanging="1134"/>
        <w:jc w:val="both"/>
        <w:rPr>
          <w:rFonts w:asciiTheme="majorBidi" w:hAnsiTheme="majorBidi" w:cstheme="majorBidi"/>
        </w:rPr>
      </w:pPr>
      <w:r w:rsidRPr="007D481A">
        <w:rPr>
          <w:rFonts w:asciiTheme="majorBidi" w:hAnsiTheme="majorBidi" w:cstheme="majorBidi"/>
          <w:i/>
        </w:rPr>
        <w:t>Paragraphs 6.1.7.3. to 6.1.7.6.,</w:t>
      </w:r>
      <w:r w:rsidRPr="007D481A">
        <w:rPr>
          <w:rFonts w:asciiTheme="majorBidi" w:hAnsiTheme="majorBidi" w:cstheme="majorBidi"/>
        </w:rPr>
        <w:t xml:space="preserve"> amend to read:</w:t>
      </w:r>
    </w:p>
    <w:p w14:paraId="67BC28B7" w14:textId="7A5906B3" w:rsidR="00261FC7" w:rsidRPr="00C818F8" w:rsidRDefault="00261FC7" w:rsidP="00261FC7">
      <w:pPr>
        <w:pStyle w:val="1"/>
        <w:spacing w:after="120" w:line="240" w:lineRule="atLeast"/>
        <w:ind w:left="2268" w:right="1134" w:hanging="1134"/>
        <w:jc w:val="both"/>
        <w:rPr>
          <w:rFonts w:asciiTheme="majorBidi" w:hAnsiTheme="majorBidi" w:cstheme="majorBidi"/>
          <w:lang w:val="en-US"/>
        </w:rPr>
      </w:pPr>
      <w:r w:rsidRPr="00C818F8">
        <w:rPr>
          <w:rFonts w:asciiTheme="majorBidi" w:hAnsiTheme="majorBidi" w:cstheme="majorBidi"/>
          <w:lang w:val="en-US"/>
        </w:rPr>
        <w:t>"</w:t>
      </w:r>
      <w:r w:rsidRPr="00C818F8">
        <w:rPr>
          <w:rFonts w:asciiTheme="majorBidi" w:hAnsiTheme="majorBidi" w:cstheme="majorBidi"/>
        </w:rPr>
        <w:t>6.1.7.3.</w:t>
      </w:r>
      <w:r w:rsidRPr="00C818F8">
        <w:rPr>
          <w:rFonts w:asciiTheme="majorBidi" w:hAnsiTheme="majorBidi" w:cstheme="majorBidi"/>
        </w:rPr>
        <w:tab/>
      </w:r>
      <w:r w:rsidRPr="00C818F8">
        <w:rPr>
          <w:rFonts w:asciiTheme="majorBidi" w:hAnsiTheme="majorBidi" w:cstheme="majorBidi"/>
          <w:lang w:val="en-US"/>
        </w:rPr>
        <w:t>It shall always be possible to switch the main-beam headlamps ON and OFF manually and to manually</w:t>
      </w:r>
      <w:r w:rsidR="00D831D5">
        <w:rPr>
          <w:rFonts w:asciiTheme="majorBidi" w:hAnsiTheme="majorBidi" w:cstheme="majorBidi"/>
          <w:lang w:val="en-US"/>
        </w:rPr>
        <w:t xml:space="preserve"> </w:t>
      </w:r>
      <w:r w:rsidRPr="00C818F8">
        <w:rPr>
          <w:rFonts w:asciiTheme="majorBidi" w:hAnsiTheme="majorBidi" w:cstheme="majorBidi"/>
          <w:lang w:val="en-US"/>
        </w:rPr>
        <w:t>deactivate the automatic control of the main-beam headlamps.</w:t>
      </w:r>
    </w:p>
    <w:p w14:paraId="3872DC8F" w14:textId="77777777" w:rsidR="00261FC7" w:rsidRPr="00C818F8" w:rsidRDefault="00261FC7" w:rsidP="00261FC7">
      <w:pPr>
        <w:spacing w:after="120"/>
        <w:ind w:left="2268" w:right="1134"/>
        <w:jc w:val="both"/>
        <w:rPr>
          <w:rFonts w:asciiTheme="majorBidi" w:hAnsiTheme="majorBidi" w:cstheme="majorBidi"/>
          <w:i/>
        </w:rPr>
      </w:pPr>
      <w:r w:rsidRPr="00C818F8">
        <w:rPr>
          <w:rFonts w:asciiTheme="majorBidi" w:hAnsiTheme="majorBidi" w:cstheme="majorBidi"/>
          <w:lang w:val="en-US"/>
        </w:rPr>
        <w:t>Moreover, the switching OFF of the main-beam headlamps and the deactivation of their automatic control shall be by means of a simple and immediate manual operation; the use of sub-menus is not allowed.</w:t>
      </w:r>
    </w:p>
    <w:p w14:paraId="298418E4" w14:textId="77777777" w:rsidR="00261FC7" w:rsidRPr="00C818F8" w:rsidRDefault="00261FC7" w:rsidP="00261FC7">
      <w:pPr>
        <w:pStyle w:val="1"/>
        <w:spacing w:after="120" w:line="240" w:lineRule="atLeast"/>
        <w:ind w:left="2268" w:right="1134" w:hanging="1134"/>
        <w:jc w:val="both"/>
        <w:rPr>
          <w:rFonts w:asciiTheme="majorBidi" w:hAnsiTheme="majorBidi" w:cstheme="majorBidi"/>
          <w:i/>
        </w:rPr>
      </w:pPr>
      <w:r w:rsidRPr="00C818F8">
        <w:rPr>
          <w:rFonts w:asciiTheme="majorBidi" w:hAnsiTheme="majorBidi" w:cstheme="majorBidi"/>
        </w:rPr>
        <w:lastRenderedPageBreak/>
        <w:t>6.1.7.4.</w:t>
      </w:r>
      <w:r w:rsidRPr="00C818F8">
        <w:rPr>
          <w:rFonts w:asciiTheme="majorBidi" w:hAnsiTheme="majorBidi" w:cstheme="majorBidi"/>
        </w:rPr>
        <w:tab/>
        <w:t>The main-beam headlamps may be switched ON either simultaneously or in pairs. In case the extra two main-beam headlamps are installed, as permitted under paragraph 6.1.2. for vehicles of the category N</w:t>
      </w:r>
      <w:r w:rsidRPr="00C818F8">
        <w:rPr>
          <w:rFonts w:asciiTheme="majorBidi" w:hAnsiTheme="majorBidi" w:cstheme="majorBidi"/>
          <w:vertAlign w:val="subscript"/>
        </w:rPr>
        <w:t>3</w:t>
      </w:r>
      <w:r w:rsidRPr="00C818F8">
        <w:rPr>
          <w:rFonts w:asciiTheme="majorBidi" w:hAnsiTheme="majorBidi" w:cstheme="majorBidi"/>
        </w:rPr>
        <w:t xml:space="preserve"> only, no more than two pairs may be simultaneously lit. For changing over from the dipped to the main beam at least one pair of main-beam headlamps shall be switched ON. For changing over from the main-beam to the dipped-beam all main-beam headlamps shall be switched OFF simultaneously.</w:t>
      </w:r>
    </w:p>
    <w:p w14:paraId="4BBBAC7B" w14:textId="77777777" w:rsidR="00261FC7" w:rsidRPr="00C818F8" w:rsidRDefault="00261FC7" w:rsidP="00261FC7">
      <w:pPr>
        <w:pStyle w:val="1"/>
        <w:spacing w:after="120" w:line="240" w:lineRule="atLeast"/>
        <w:ind w:left="2268" w:right="1134" w:hanging="1134"/>
        <w:jc w:val="both"/>
        <w:rPr>
          <w:rFonts w:asciiTheme="majorBidi" w:hAnsiTheme="majorBidi" w:cstheme="majorBidi"/>
        </w:rPr>
      </w:pPr>
      <w:r w:rsidRPr="00C818F8">
        <w:rPr>
          <w:rFonts w:asciiTheme="majorBidi" w:hAnsiTheme="majorBidi" w:cstheme="majorBidi"/>
        </w:rPr>
        <w:t>6.1.7.5.</w:t>
      </w:r>
      <w:r w:rsidRPr="00C818F8">
        <w:rPr>
          <w:rFonts w:asciiTheme="majorBidi" w:hAnsiTheme="majorBidi" w:cstheme="majorBidi"/>
        </w:rPr>
        <w:tab/>
        <w:t>The dipped-beams may remain switched ON at the same time as the main beams.</w:t>
      </w:r>
    </w:p>
    <w:p w14:paraId="79D4D9B9" w14:textId="77777777" w:rsidR="00261FC7" w:rsidRPr="00C818F8" w:rsidRDefault="00261FC7" w:rsidP="00261FC7">
      <w:pPr>
        <w:pStyle w:val="1"/>
        <w:spacing w:after="120" w:line="240" w:lineRule="atLeast"/>
        <w:ind w:left="2268" w:right="1134" w:hanging="1134"/>
        <w:jc w:val="both"/>
        <w:rPr>
          <w:rFonts w:asciiTheme="majorBidi" w:hAnsiTheme="majorBidi" w:cstheme="majorBidi"/>
          <w:i/>
        </w:rPr>
      </w:pPr>
      <w:r w:rsidRPr="00C818F8">
        <w:rPr>
          <w:rFonts w:asciiTheme="majorBidi" w:hAnsiTheme="majorBidi" w:cstheme="majorBidi"/>
        </w:rPr>
        <w:t>6.1.7.6.</w:t>
      </w:r>
      <w:r w:rsidRPr="00C818F8">
        <w:rPr>
          <w:rFonts w:asciiTheme="majorBidi" w:hAnsiTheme="majorBidi" w:cstheme="majorBidi"/>
        </w:rPr>
        <w:tab/>
        <w:t>Where four concealable headlamps are fitted their raised position shall prevent the simultaneous operation of any additional headlamps fitted, if these are intended to provide light signals consisting of intermittent switching ON at short intervals (paragraph 5.12.) in daylight.</w:t>
      </w:r>
      <w:r w:rsidRPr="00C818F8">
        <w:rPr>
          <w:rFonts w:asciiTheme="majorBidi" w:hAnsiTheme="majorBidi" w:cstheme="majorBidi"/>
          <w:lang w:val="en-US"/>
        </w:rPr>
        <w:t>"</w:t>
      </w:r>
    </w:p>
    <w:p w14:paraId="75B195C0" w14:textId="77777777" w:rsidR="00261FC7" w:rsidRPr="007D481A" w:rsidRDefault="00261FC7" w:rsidP="00261FC7">
      <w:pPr>
        <w:spacing w:after="120"/>
        <w:ind w:left="2268" w:right="1134" w:hanging="1134"/>
        <w:jc w:val="both"/>
        <w:rPr>
          <w:rFonts w:asciiTheme="majorBidi" w:hAnsiTheme="majorBidi" w:cstheme="majorBidi"/>
        </w:rPr>
      </w:pPr>
      <w:r w:rsidRPr="007D481A">
        <w:rPr>
          <w:rFonts w:asciiTheme="majorBidi" w:hAnsiTheme="majorBidi" w:cstheme="majorBidi"/>
          <w:i/>
        </w:rPr>
        <w:t>Paragraph 6.1.9.1.,</w:t>
      </w:r>
      <w:r w:rsidRPr="007D481A">
        <w:rPr>
          <w:rFonts w:asciiTheme="majorBidi" w:hAnsiTheme="majorBidi" w:cstheme="majorBidi"/>
        </w:rPr>
        <w:t xml:space="preserve"> amend to read:</w:t>
      </w:r>
    </w:p>
    <w:p w14:paraId="38CAD738" w14:textId="77777777" w:rsidR="00261FC7" w:rsidRPr="00C818F8" w:rsidRDefault="00261FC7" w:rsidP="00261FC7">
      <w:pPr>
        <w:pStyle w:val="1"/>
        <w:spacing w:after="120" w:line="240" w:lineRule="atLeast"/>
        <w:ind w:left="2268" w:right="1134" w:hanging="1134"/>
        <w:jc w:val="both"/>
        <w:rPr>
          <w:rFonts w:asciiTheme="majorBidi" w:hAnsiTheme="majorBidi" w:cstheme="majorBidi"/>
          <w:i/>
        </w:rPr>
      </w:pPr>
      <w:r w:rsidRPr="00C818F8">
        <w:rPr>
          <w:rFonts w:asciiTheme="majorBidi" w:hAnsiTheme="majorBidi" w:cstheme="majorBidi"/>
          <w:lang w:val="en-US"/>
        </w:rPr>
        <w:t>"</w:t>
      </w:r>
      <w:r w:rsidRPr="00C818F8">
        <w:rPr>
          <w:rFonts w:asciiTheme="majorBidi" w:hAnsiTheme="majorBidi" w:cstheme="majorBidi"/>
        </w:rPr>
        <w:t>6.1.9.1.</w:t>
      </w:r>
      <w:r w:rsidRPr="00C818F8">
        <w:rPr>
          <w:rFonts w:asciiTheme="majorBidi" w:hAnsiTheme="majorBidi" w:cstheme="majorBidi"/>
        </w:rPr>
        <w:tab/>
        <w:t>The aggregate maximum intensity of the main</w:t>
      </w:r>
      <w:r w:rsidRPr="00C818F8">
        <w:rPr>
          <w:rFonts w:asciiTheme="majorBidi" w:hAnsiTheme="majorBidi" w:cstheme="majorBidi"/>
        </w:rPr>
        <w:noBreakHyphen/>
        <w:t>beam headlamps which can be switched ON simultaneously shall not exceed 430,000 cd, which corresponds to a reference value of 100.</w:t>
      </w:r>
      <w:r w:rsidRPr="00C818F8">
        <w:rPr>
          <w:rFonts w:asciiTheme="majorBidi" w:hAnsiTheme="majorBidi" w:cstheme="majorBidi"/>
          <w:lang w:val="en-US"/>
        </w:rPr>
        <w:t>"</w:t>
      </w:r>
    </w:p>
    <w:p w14:paraId="58AF4B8B" w14:textId="77777777" w:rsidR="00261FC7" w:rsidRPr="007D481A" w:rsidRDefault="00261FC7" w:rsidP="00261FC7">
      <w:pPr>
        <w:spacing w:after="120"/>
        <w:ind w:left="2268" w:right="1134" w:hanging="1134"/>
        <w:jc w:val="both"/>
        <w:rPr>
          <w:rFonts w:asciiTheme="majorBidi" w:hAnsiTheme="majorBidi" w:cstheme="majorBidi"/>
        </w:rPr>
      </w:pPr>
      <w:r w:rsidRPr="007D481A">
        <w:rPr>
          <w:rFonts w:asciiTheme="majorBidi" w:hAnsiTheme="majorBidi" w:cstheme="majorBidi"/>
          <w:i/>
        </w:rPr>
        <w:t>Paragraph 6.1.9.3.,</w:t>
      </w:r>
      <w:r w:rsidRPr="007D481A">
        <w:rPr>
          <w:rFonts w:asciiTheme="majorBidi" w:hAnsiTheme="majorBidi" w:cstheme="majorBidi"/>
        </w:rPr>
        <w:t xml:space="preserve"> amend to read:</w:t>
      </w:r>
    </w:p>
    <w:p w14:paraId="57F20948" w14:textId="77777777" w:rsidR="00261FC7" w:rsidRPr="00C818F8" w:rsidRDefault="00261FC7" w:rsidP="00261FC7">
      <w:pPr>
        <w:pStyle w:val="1"/>
        <w:spacing w:after="120" w:line="240" w:lineRule="atLeast"/>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6.1.9.3.</w:t>
      </w:r>
      <w:r w:rsidRPr="00C818F8">
        <w:rPr>
          <w:rFonts w:asciiTheme="majorBidi" w:hAnsiTheme="majorBidi" w:cstheme="majorBidi"/>
        </w:rPr>
        <w:tab/>
        <w:t>Automatic switching ON and OFF of the main-beam headlamps:</w:t>
      </w:r>
      <w:r w:rsidRPr="00C818F8">
        <w:rPr>
          <w:rFonts w:asciiTheme="majorBidi" w:hAnsiTheme="majorBidi" w:cstheme="majorBidi"/>
          <w:lang w:val="en-US"/>
        </w:rPr>
        <w:t>"</w:t>
      </w:r>
    </w:p>
    <w:p w14:paraId="7B5AFDAC" w14:textId="77777777" w:rsidR="00261FC7" w:rsidRPr="007D481A" w:rsidRDefault="00261FC7" w:rsidP="00261FC7">
      <w:pPr>
        <w:spacing w:after="120"/>
        <w:ind w:left="2268" w:right="1134" w:hanging="1134"/>
        <w:jc w:val="both"/>
        <w:rPr>
          <w:rFonts w:asciiTheme="majorBidi" w:hAnsiTheme="majorBidi" w:cstheme="majorBidi"/>
        </w:rPr>
      </w:pPr>
      <w:r w:rsidRPr="007D481A">
        <w:rPr>
          <w:rFonts w:asciiTheme="majorBidi" w:hAnsiTheme="majorBidi" w:cstheme="majorBidi"/>
          <w:i/>
        </w:rPr>
        <w:t>Paragraph 6.1.9.3.1.,</w:t>
      </w:r>
      <w:r w:rsidRPr="007D481A">
        <w:rPr>
          <w:rFonts w:asciiTheme="majorBidi" w:hAnsiTheme="majorBidi" w:cstheme="majorBidi"/>
        </w:rPr>
        <w:t xml:space="preserve"> amend to read:</w:t>
      </w:r>
    </w:p>
    <w:p w14:paraId="6CC2AC9D" w14:textId="77777777" w:rsidR="00261FC7" w:rsidRPr="00C818F8" w:rsidRDefault="00261FC7" w:rsidP="00261FC7">
      <w:pPr>
        <w:spacing w:after="120"/>
        <w:ind w:left="2268" w:right="1134" w:hanging="1134"/>
        <w:jc w:val="both"/>
        <w:rPr>
          <w:rFonts w:asciiTheme="majorBidi" w:hAnsiTheme="majorBidi" w:cstheme="majorBidi"/>
          <w:i/>
        </w:rPr>
      </w:pPr>
      <w:r w:rsidRPr="00C818F8">
        <w:rPr>
          <w:rFonts w:asciiTheme="majorBidi" w:hAnsiTheme="majorBidi" w:cstheme="majorBidi"/>
          <w:lang w:val="en-US"/>
        </w:rPr>
        <w:t>"</w:t>
      </w:r>
      <w:r w:rsidRPr="00C818F8">
        <w:rPr>
          <w:rFonts w:asciiTheme="majorBidi" w:hAnsiTheme="majorBidi" w:cstheme="majorBidi"/>
        </w:rPr>
        <w:t>6.1.9.3.1.</w:t>
      </w:r>
      <w:r w:rsidRPr="00C818F8">
        <w:rPr>
          <w:rFonts w:asciiTheme="majorBidi" w:hAnsiTheme="majorBidi" w:cstheme="majorBidi"/>
        </w:rPr>
        <w:tab/>
        <w:t>The sensor system used to control the automatic switching ON and OFF of the main-beam headlamps, as described in paragraph 6.1.7.1., shall comply with the following requirements:</w:t>
      </w:r>
      <w:r w:rsidRPr="00C818F8">
        <w:rPr>
          <w:rFonts w:asciiTheme="majorBidi" w:hAnsiTheme="majorBidi" w:cstheme="majorBidi"/>
          <w:lang w:val="en-US"/>
        </w:rPr>
        <w:t>"</w:t>
      </w:r>
    </w:p>
    <w:p w14:paraId="0364EA11" w14:textId="77777777" w:rsidR="00261FC7" w:rsidRPr="007D481A" w:rsidRDefault="00261FC7" w:rsidP="00261FC7">
      <w:pPr>
        <w:spacing w:after="120"/>
        <w:ind w:left="2268" w:right="993" w:hanging="1134"/>
        <w:jc w:val="both"/>
        <w:rPr>
          <w:rFonts w:asciiTheme="majorBidi" w:hAnsiTheme="majorBidi" w:cstheme="majorBidi"/>
        </w:rPr>
      </w:pPr>
      <w:r w:rsidRPr="007D481A">
        <w:rPr>
          <w:rFonts w:asciiTheme="majorBidi" w:hAnsiTheme="majorBidi" w:cstheme="majorBidi"/>
          <w:i/>
        </w:rPr>
        <w:t xml:space="preserve">Paragraph 6.2., </w:t>
      </w:r>
      <w:r w:rsidRPr="007D481A">
        <w:rPr>
          <w:rFonts w:asciiTheme="majorBidi" w:hAnsiTheme="majorBidi" w:cstheme="majorBidi"/>
        </w:rPr>
        <w:t>amend to read:</w:t>
      </w:r>
    </w:p>
    <w:p w14:paraId="5174385C" w14:textId="77777777" w:rsidR="00261FC7" w:rsidRPr="00C818F8" w:rsidRDefault="00261FC7" w:rsidP="00261FC7">
      <w:pPr>
        <w:pStyle w:val="1"/>
        <w:spacing w:after="120" w:line="240" w:lineRule="atLeast"/>
        <w:ind w:left="2268" w:hanging="1134"/>
        <w:rPr>
          <w:rFonts w:asciiTheme="majorBidi" w:hAnsiTheme="majorBidi" w:cstheme="majorBidi"/>
          <w:i/>
        </w:rPr>
      </w:pPr>
      <w:r w:rsidRPr="00C818F8">
        <w:rPr>
          <w:rFonts w:asciiTheme="majorBidi" w:eastAsia="MS Mincho" w:hAnsiTheme="majorBidi" w:cstheme="majorBidi"/>
        </w:rPr>
        <w:t>"</w:t>
      </w:r>
      <w:r w:rsidRPr="00C818F8">
        <w:rPr>
          <w:rFonts w:asciiTheme="majorBidi" w:hAnsiTheme="majorBidi" w:cstheme="majorBidi"/>
        </w:rPr>
        <w:t>6.2.</w:t>
      </w:r>
      <w:r w:rsidRPr="00C818F8">
        <w:rPr>
          <w:rFonts w:asciiTheme="majorBidi" w:hAnsiTheme="majorBidi" w:cstheme="majorBidi"/>
        </w:rPr>
        <w:tab/>
        <w:t>Dipped-beam headlamp (UN Regulations Nos. 98, 112 or 149)</w:t>
      </w:r>
      <w:r w:rsidRPr="00C818F8">
        <w:rPr>
          <w:rFonts w:asciiTheme="majorBidi" w:eastAsia="MS Mincho" w:hAnsiTheme="majorBidi" w:cstheme="majorBidi"/>
        </w:rPr>
        <w:t>"</w:t>
      </w:r>
    </w:p>
    <w:p w14:paraId="72A30560" w14:textId="77777777" w:rsidR="00261FC7" w:rsidRPr="007D481A" w:rsidRDefault="00261FC7" w:rsidP="00261FC7">
      <w:pPr>
        <w:spacing w:after="120"/>
        <w:ind w:left="2268" w:right="1134" w:hanging="1134"/>
        <w:jc w:val="both"/>
        <w:rPr>
          <w:rFonts w:asciiTheme="majorBidi" w:hAnsiTheme="majorBidi" w:cstheme="majorBidi"/>
        </w:rPr>
      </w:pPr>
      <w:r w:rsidRPr="007D481A">
        <w:rPr>
          <w:rFonts w:asciiTheme="majorBidi" w:hAnsiTheme="majorBidi" w:cstheme="majorBidi"/>
          <w:i/>
        </w:rPr>
        <w:t xml:space="preserve">Paragraph 6.2.7. and its sub-paragraphs, </w:t>
      </w:r>
      <w:r w:rsidRPr="007D481A">
        <w:rPr>
          <w:rFonts w:asciiTheme="majorBidi" w:hAnsiTheme="majorBidi" w:cstheme="majorBidi"/>
        </w:rPr>
        <w:t>amend to read:</w:t>
      </w:r>
    </w:p>
    <w:p w14:paraId="7312198D" w14:textId="77777777" w:rsidR="00261FC7" w:rsidRPr="007D481A" w:rsidRDefault="00261FC7" w:rsidP="00261FC7">
      <w:pPr>
        <w:pStyle w:val="1"/>
        <w:spacing w:after="120" w:line="240" w:lineRule="atLeast"/>
        <w:ind w:left="2268" w:hanging="1134"/>
        <w:jc w:val="both"/>
        <w:rPr>
          <w:rFonts w:asciiTheme="majorBidi" w:eastAsia="MS Mincho" w:hAnsiTheme="majorBidi" w:cstheme="majorBidi"/>
        </w:rPr>
      </w:pPr>
      <w:r w:rsidRPr="007D481A">
        <w:rPr>
          <w:rFonts w:asciiTheme="majorBidi" w:hAnsiTheme="majorBidi" w:cstheme="majorBidi"/>
          <w:lang w:val="en-US"/>
        </w:rPr>
        <w:t>"</w:t>
      </w:r>
      <w:r w:rsidRPr="007D481A">
        <w:rPr>
          <w:rFonts w:asciiTheme="majorBidi" w:eastAsia="MS Mincho" w:hAnsiTheme="majorBidi" w:cstheme="majorBidi"/>
        </w:rPr>
        <w:t>6.2.7.</w:t>
      </w:r>
      <w:r w:rsidRPr="007D481A">
        <w:rPr>
          <w:rFonts w:asciiTheme="majorBidi" w:eastAsia="MS Mincho" w:hAnsiTheme="majorBidi" w:cstheme="majorBidi"/>
        </w:rPr>
        <w:tab/>
      </w:r>
      <w:r w:rsidRPr="007D481A">
        <w:rPr>
          <w:rFonts w:asciiTheme="majorBidi" w:eastAsia="MS Mincho" w:hAnsiTheme="majorBidi" w:cstheme="majorBidi"/>
          <w:iCs/>
        </w:rPr>
        <w:t>Electrical connections</w:t>
      </w:r>
    </w:p>
    <w:p w14:paraId="186B22CC" w14:textId="77777777" w:rsidR="00261FC7" w:rsidRPr="00C818F8" w:rsidRDefault="00261FC7" w:rsidP="00261FC7">
      <w:pPr>
        <w:spacing w:after="120"/>
        <w:ind w:left="2268" w:right="1134" w:hanging="1134"/>
        <w:jc w:val="both"/>
        <w:rPr>
          <w:rFonts w:asciiTheme="majorBidi" w:eastAsia="MS Mincho" w:hAnsiTheme="majorBidi" w:cstheme="majorBidi"/>
          <w:lang w:val="en-CA"/>
        </w:rPr>
      </w:pPr>
      <w:r w:rsidRPr="00C818F8">
        <w:rPr>
          <w:rFonts w:asciiTheme="majorBidi" w:eastAsia="MS Mincho" w:hAnsiTheme="majorBidi" w:cstheme="majorBidi"/>
        </w:rPr>
        <w:t>6.2.7.1.</w:t>
      </w:r>
      <w:r w:rsidRPr="00C818F8">
        <w:rPr>
          <w:rFonts w:asciiTheme="majorBidi" w:eastAsia="MS Mincho" w:hAnsiTheme="majorBidi" w:cstheme="majorBidi"/>
        </w:rPr>
        <w:tab/>
      </w:r>
      <w:r w:rsidRPr="00C818F8">
        <w:rPr>
          <w:rFonts w:asciiTheme="majorBidi" w:eastAsia="MS Mincho" w:hAnsiTheme="majorBidi" w:cstheme="majorBidi"/>
          <w:lang w:val="en-CA"/>
        </w:rPr>
        <w:t>When changing from the main beam to the dipped-beam, all main-beams shall be switched OFF simultaneously.</w:t>
      </w:r>
    </w:p>
    <w:p w14:paraId="6122A73A" w14:textId="77777777" w:rsidR="00261FC7" w:rsidRPr="00C818F8" w:rsidRDefault="00261FC7" w:rsidP="00261FC7">
      <w:pPr>
        <w:spacing w:after="120"/>
        <w:ind w:left="2268" w:right="1134" w:hanging="1134"/>
        <w:jc w:val="both"/>
        <w:rPr>
          <w:rFonts w:asciiTheme="majorBidi" w:eastAsia="MS Mincho" w:hAnsiTheme="majorBidi" w:cstheme="majorBidi"/>
        </w:rPr>
      </w:pPr>
      <w:r w:rsidRPr="00C818F8">
        <w:rPr>
          <w:rFonts w:asciiTheme="majorBidi" w:eastAsia="MS Mincho" w:hAnsiTheme="majorBidi" w:cstheme="majorBidi"/>
        </w:rPr>
        <w:t>6.2.7.2.</w:t>
      </w:r>
      <w:r w:rsidRPr="00C818F8">
        <w:rPr>
          <w:rFonts w:asciiTheme="majorBidi" w:eastAsia="MS Mincho" w:hAnsiTheme="majorBidi" w:cstheme="majorBidi"/>
        </w:rPr>
        <w:tab/>
        <w:t>The dipped-beam may remain switched ON at the same time as the main-beam.</w:t>
      </w:r>
      <w:r w:rsidRPr="00C818F8">
        <w:rPr>
          <w:rFonts w:asciiTheme="majorBidi" w:hAnsiTheme="majorBidi" w:cstheme="majorBidi"/>
          <w:lang w:val="en-US"/>
        </w:rPr>
        <w:t>"</w:t>
      </w:r>
    </w:p>
    <w:p w14:paraId="097641FA" w14:textId="77777777" w:rsidR="00261FC7" w:rsidRPr="007D481A" w:rsidRDefault="00261FC7" w:rsidP="00261FC7">
      <w:pPr>
        <w:keepNext/>
        <w:keepLines/>
        <w:spacing w:after="120"/>
        <w:ind w:left="2268" w:right="142" w:hanging="1134"/>
        <w:jc w:val="both"/>
        <w:rPr>
          <w:rFonts w:asciiTheme="majorBidi" w:hAnsiTheme="majorBidi" w:cstheme="majorBidi"/>
          <w:lang w:val="en-US"/>
        </w:rPr>
      </w:pPr>
      <w:r w:rsidRPr="007D481A">
        <w:rPr>
          <w:rFonts w:asciiTheme="majorBidi" w:hAnsiTheme="majorBidi" w:cstheme="majorBidi"/>
          <w:i/>
        </w:rPr>
        <w:t xml:space="preserve">Paragraph 6.2.7.3., </w:t>
      </w:r>
      <w:r w:rsidRPr="007D481A">
        <w:rPr>
          <w:rFonts w:asciiTheme="majorBidi" w:hAnsiTheme="majorBidi" w:cstheme="majorBidi"/>
        </w:rPr>
        <w:t>amend to read:</w:t>
      </w:r>
    </w:p>
    <w:p w14:paraId="18CDC87F" w14:textId="77777777" w:rsidR="00261FC7" w:rsidRPr="00C818F8" w:rsidRDefault="00261FC7" w:rsidP="00261FC7">
      <w:pPr>
        <w:pStyle w:val="1"/>
        <w:spacing w:after="120" w:line="240" w:lineRule="atLeast"/>
        <w:ind w:left="2268" w:right="1134" w:hanging="1134"/>
        <w:jc w:val="both"/>
        <w:rPr>
          <w:rFonts w:asciiTheme="majorBidi" w:hAnsiTheme="majorBidi" w:cstheme="majorBidi"/>
          <w:i/>
        </w:rPr>
      </w:pPr>
      <w:r w:rsidRPr="00C818F8">
        <w:rPr>
          <w:rFonts w:asciiTheme="majorBidi" w:hAnsiTheme="majorBidi" w:cstheme="majorBidi"/>
          <w:lang w:val="en-US"/>
        </w:rPr>
        <w:t>"6.2.7.3.</w:t>
      </w:r>
      <w:r w:rsidRPr="00C818F8">
        <w:rPr>
          <w:rFonts w:asciiTheme="majorBidi" w:hAnsiTheme="majorBidi" w:cstheme="majorBidi"/>
          <w:lang w:val="en-US"/>
        </w:rPr>
        <w:tab/>
        <w:t xml:space="preserve">In the case of dipped-beam headlamps according to </w:t>
      </w:r>
      <w:r>
        <w:rPr>
          <w:rFonts w:asciiTheme="majorBidi" w:hAnsiTheme="majorBidi" w:cstheme="majorBidi"/>
          <w:lang w:val="en-US"/>
        </w:rPr>
        <w:t xml:space="preserve">UN </w:t>
      </w:r>
      <w:r w:rsidRPr="00C818F8">
        <w:rPr>
          <w:rFonts w:asciiTheme="majorBidi" w:hAnsiTheme="majorBidi" w:cstheme="majorBidi"/>
          <w:lang w:val="en-US"/>
        </w:rPr>
        <w:t>Regulation Nos. 98 or 149 the gas-discharge light sources shall remain switched ON</w:t>
      </w:r>
      <w:r w:rsidRPr="00C818F8" w:rsidDel="00EC3FD2">
        <w:rPr>
          <w:rFonts w:asciiTheme="majorBidi" w:hAnsiTheme="majorBidi" w:cstheme="majorBidi"/>
          <w:lang w:val="en-US"/>
        </w:rPr>
        <w:t xml:space="preserve"> </w:t>
      </w:r>
      <w:r w:rsidRPr="00C818F8">
        <w:rPr>
          <w:rFonts w:asciiTheme="majorBidi" w:hAnsiTheme="majorBidi" w:cstheme="majorBidi"/>
          <w:lang w:val="en-US"/>
        </w:rPr>
        <w:t>during the main-beam operation."</w:t>
      </w:r>
    </w:p>
    <w:p w14:paraId="29917E37" w14:textId="77777777" w:rsidR="00261FC7" w:rsidRPr="007D481A" w:rsidRDefault="00261FC7" w:rsidP="00261FC7">
      <w:pPr>
        <w:tabs>
          <w:tab w:val="left" w:pos="1134"/>
        </w:tabs>
        <w:spacing w:after="120"/>
        <w:ind w:left="2268" w:right="993" w:hanging="1134"/>
        <w:jc w:val="both"/>
        <w:rPr>
          <w:rFonts w:asciiTheme="majorBidi" w:hAnsiTheme="majorBidi" w:cstheme="majorBidi"/>
        </w:rPr>
      </w:pPr>
      <w:r w:rsidRPr="007D481A">
        <w:rPr>
          <w:rFonts w:asciiTheme="majorBidi" w:hAnsiTheme="majorBidi" w:cstheme="majorBidi"/>
          <w:i/>
        </w:rPr>
        <w:t>Paragraph 6.2.8.2.,</w:t>
      </w:r>
      <w:r w:rsidRPr="007D481A">
        <w:rPr>
          <w:rFonts w:asciiTheme="majorBidi" w:hAnsiTheme="majorBidi" w:cstheme="majorBidi"/>
        </w:rPr>
        <w:t xml:space="preserve"> amend to read:</w:t>
      </w:r>
    </w:p>
    <w:p w14:paraId="4DA3C1CC" w14:textId="77777777" w:rsidR="00261FC7" w:rsidRPr="007D481A" w:rsidRDefault="00261FC7" w:rsidP="00261FC7">
      <w:pPr>
        <w:pStyle w:val="1"/>
        <w:spacing w:after="120" w:line="240" w:lineRule="atLeast"/>
        <w:ind w:left="2268" w:right="1134" w:hanging="1134"/>
        <w:jc w:val="both"/>
        <w:rPr>
          <w:rFonts w:asciiTheme="majorBidi" w:hAnsiTheme="majorBidi" w:cstheme="majorBidi"/>
        </w:rPr>
      </w:pPr>
      <w:r w:rsidRPr="007D481A">
        <w:rPr>
          <w:rFonts w:asciiTheme="majorBidi" w:hAnsiTheme="majorBidi" w:cstheme="majorBidi"/>
          <w:lang w:val="en-US"/>
        </w:rPr>
        <w:t>"</w:t>
      </w:r>
      <w:r w:rsidRPr="007D481A">
        <w:rPr>
          <w:rFonts w:asciiTheme="majorBidi" w:hAnsiTheme="majorBidi" w:cstheme="majorBidi"/>
        </w:rPr>
        <w:t>6.2.8.2.</w:t>
      </w:r>
      <w:r w:rsidRPr="007D481A">
        <w:rPr>
          <w:rFonts w:asciiTheme="majorBidi" w:hAnsiTheme="majorBidi" w:cstheme="majorBidi"/>
        </w:rPr>
        <w:tab/>
        <w:t>A visual tell-tale whether flashing or not is mandatory:</w:t>
      </w:r>
    </w:p>
    <w:p w14:paraId="1E4E8355" w14:textId="77777777" w:rsidR="00261FC7" w:rsidRPr="007D481A" w:rsidRDefault="00261FC7" w:rsidP="00261FC7">
      <w:pPr>
        <w:tabs>
          <w:tab w:val="left" w:pos="1134"/>
        </w:tabs>
        <w:spacing w:after="120"/>
        <w:ind w:left="2835" w:right="1134" w:hanging="567"/>
        <w:jc w:val="both"/>
        <w:rPr>
          <w:rFonts w:asciiTheme="majorBidi" w:hAnsiTheme="majorBidi" w:cstheme="majorBidi"/>
        </w:rPr>
      </w:pPr>
      <w:r w:rsidRPr="007D481A">
        <w:rPr>
          <w:rFonts w:asciiTheme="majorBidi" w:hAnsiTheme="majorBidi" w:cstheme="majorBidi"/>
        </w:rPr>
        <w:t>(a)</w:t>
      </w:r>
      <w:r w:rsidRPr="007D481A">
        <w:rPr>
          <w:rFonts w:asciiTheme="majorBidi" w:hAnsiTheme="majorBidi" w:cstheme="majorBidi"/>
        </w:rPr>
        <w:tab/>
        <w:t>In the case where the whole beam or the kink of the elbow of the cut-off is moved to produce bend lighting; or</w:t>
      </w:r>
    </w:p>
    <w:p w14:paraId="45110DA6" w14:textId="77777777" w:rsidR="00261FC7" w:rsidRPr="007D481A" w:rsidRDefault="00261FC7" w:rsidP="00261FC7">
      <w:pPr>
        <w:tabs>
          <w:tab w:val="left" w:pos="1134"/>
        </w:tabs>
        <w:spacing w:after="120"/>
        <w:ind w:left="2835" w:right="1134" w:hanging="567"/>
        <w:jc w:val="both"/>
        <w:rPr>
          <w:rFonts w:asciiTheme="majorBidi" w:hAnsiTheme="majorBidi" w:cstheme="majorBidi"/>
        </w:rPr>
      </w:pPr>
      <w:r w:rsidRPr="007D481A">
        <w:rPr>
          <w:rFonts w:asciiTheme="majorBidi" w:hAnsiTheme="majorBidi" w:cstheme="majorBidi"/>
        </w:rPr>
        <w:t>(b)</w:t>
      </w:r>
      <w:r w:rsidRPr="007D481A">
        <w:rPr>
          <w:rFonts w:asciiTheme="majorBidi" w:hAnsiTheme="majorBidi" w:cstheme="majorBidi"/>
        </w:rPr>
        <w:tab/>
        <w:t>If one or more LED modules are used to produce the principal dipped-beam, except when they are wired so that the failure of any one LED module causes all of them to stop emitting light.</w:t>
      </w:r>
    </w:p>
    <w:p w14:paraId="3A4574DE" w14:textId="77777777" w:rsidR="00261FC7" w:rsidRPr="007D481A" w:rsidRDefault="00261FC7" w:rsidP="00261FC7">
      <w:pPr>
        <w:tabs>
          <w:tab w:val="left" w:pos="1134"/>
        </w:tabs>
        <w:spacing w:after="120"/>
        <w:ind w:left="2835" w:right="1134" w:hanging="567"/>
        <w:jc w:val="both"/>
        <w:rPr>
          <w:rFonts w:asciiTheme="majorBidi" w:hAnsiTheme="majorBidi" w:cstheme="majorBidi"/>
        </w:rPr>
      </w:pPr>
      <w:r w:rsidRPr="007D481A">
        <w:rPr>
          <w:rFonts w:asciiTheme="majorBidi" w:hAnsiTheme="majorBidi" w:cstheme="majorBidi"/>
        </w:rPr>
        <w:t>It shall be activated:</w:t>
      </w:r>
    </w:p>
    <w:p w14:paraId="15A14124" w14:textId="77777777" w:rsidR="00261FC7" w:rsidRPr="007D481A" w:rsidRDefault="00261FC7" w:rsidP="00261FC7">
      <w:pPr>
        <w:tabs>
          <w:tab w:val="left" w:pos="1134"/>
        </w:tabs>
        <w:spacing w:after="120"/>
        <w:ind w:left="2835" w:right="1134" w:hanging="567"/>
        <w:jc w:val="both"/>
        <w:rPr>
          <w:rFonts w:asciiTheme="majorBidi" w:hAnsiTheme="majorBidi" w:cstheme="majorBidi"/>
        </w:rPr>
      </w:pPr>
      <w:r w:rsidRPr="007D481A">
        <w:rPr>
          <w:rFonts w:asciiTheme="majorBidi" w:hAnsiTheme="majorBidi" w:cstheme="majorBidi"/>
        </w:rPr>
        <w:t>(a)</w:t>
      </w:r>
      <w:r w:rsidRPr="007D481A">
        <w:rPr>
          <w:rFonts w:asciiTheme="majorBidi" w:hAnsiTheme="majorBidi" w:cstheme="majorBidi"/>
        </w:rPr>
        <w:tab/>
        <w:t>In the event of a malfunction of the displacement of the kink of the elbow of the cut-off; or</w:t>
      </w:r>
    </w:p>
    <w:p w14:paraId="664CC968" w14:textId="77777777" w:rsidR="00261FC7" w:rsidRPr="007D481A" w:rsidRDefault="00261FC7" w:rsidP="00261FC7">
      <w:pPr>
        <w:spacing w:after="120"/>
        <w:ind w:left="2835" w:right="1134" w:hanging="567"/>
        <w:jc w:val="both"/>
        <w:rPr>
          <w:rFonts w:asciiTheme="majorBidi" w:hAnsiTheme="majorBidi" w:cstheme="majorBidi"/>
        </w:rPr>
      </w:pPr>
      <w:r w:rsidRPr="007D481A">
        <w:rPr>
          <w:rFonts w:asciiTheme="majorBidi" w:hAnsiTheme="majorBidi" w:cstheme="majorBidi"/>
        </w:rPr>
        <w:lastRenderedPageBreak/>
        <w:t>(b)</w:t>
      </w:r>
      <w:r w:rsidRPr="007D481A">
        <w:rPr>
          <w:rFonts w:asciiTheme="majorBidi" w:hAnsiTheme="majorBidi" w:cstheme="majorBidi"/>
        </w:rPr>
        <w:tab/>
        <w:t>In case of a failure of any one of the LED module(s) producing the principal dipped-beam, except when they are wired so that the failure of any one LED module causes all of them to stop emitting light.</w:t>
      </w:r>
    </w:p>
    <w:p w14:paraId="2AD797FD" w14:textId="77777777" w:rsidR="00261FC7" w:rsidRPr="00C818F8" w:rsidRDefault="00261FC7" w:rsidP="00261FC7">
      <w:pPr>
        <w:spacing w:after="120"/>
        <w:ind w:left="2835" w:right="1134"/>
        <w:jc w:val="both"/>
        <w:rPr>
          <w:rFonts w:asciiTheme="majorBidi" w:hAnsiTheme="majorBidi" w:cstheme="majorBidi"/>
        </w:rPr>
      </w:pPr>
      <w:r w:rsidRPr="007D481A">
        <w:rPr>
          <w:rFonts w:asciiTheme="majorBidi" w:hAnsiTheme="majorBidi" w:cstheme="majorBidi"/>
        </w:rPr>
        <w:t xml:space="preserve">It shall remain activated while the failure is present. It may be cancelled temporarily, but shall be repeated whenever the device, which starts and </w:t>
      </w:r>
      <w:r w:rsidRPr="00C818F8">
        <w:rPr>
          <w:rFonts w:asciiTheme="majorBidi" w:hAnsiTheme="majorBidi" w:cstheme="majorBidi"/>
        </w:rPr>
        <w:t>stops the propulsion system, is switched ON and OFF.</w:t>
      </w:r>
      <w:r w:rsidRPr="00C818F8">
        <w:rPr>
          <w:rFonts w:asciiTheme="majorBidi" w:hAnsiTheme="majorBidi" w:cstheme="majorBidi"/>
          <w:lang w:val="en-US"/>
        </w:rPr>
        <w:t>"</w:t>
      </w:r>
    </w:p>
    <w:p w14:paraId="2BEE8C65" w14:textId="77777777" w:rsidR="00261FC7" w:rsidRPr="007D481A" w:rsidRDefault="00261FC7" w:rsidP="00261FC7">
      <w:pPr>
        <w:spacing w:after="120"/>
        <w:ind w:left="1134" w:right="1134"/>
        <w:jc w:val="both"/>
        <w:rPr>
          <w:rFonts w:asciiTheme="majorBidi" w:hAnsiTheme="majorBidi" w:cstheme="majorBidi"/>
        </w:rPr>
      </w:pPr>
      <w:r w:rsidRPr="007D481A">
        <w:rPr>
          <w:rFonts w:asciiTheme="majorBidi" w:hAnsiTheme="majorBidi" w:cstheme="majorBidi"/>
          <w:i/>
        </w:rPr>
        <w:t xml:space="preserve">Paragraph 6.2.9., </w:t>
      </w:r>
      <w:r w:rsidRPr="007D481A">
        <w:rPr>
          <w:rFonts w:asciiTheme="majorBidi" w:hAnsiTheme="majorBidi" w:cstheme="majorBidi"/>
        </w:rPr>
        <w:t>amend to read:</w:t>
      </w:r>
    </w:p>
    <w:p w14:paraId="798CBD1A" w14:textId="77777777" w:rsidR="00261FC7" w:rsidRPr="007D481A" w:rsidRDefault="00261FC7" w:rsidP="00261FC7">
      <w:pPr>
        <w:pStyle w:val="1"/>
        <w:spacing w:after="120" w:line="240" w:lineRule="atLeast"/>
        <w:ind w:left="2268" w:right="1134" w:hanging="1134"/>
        <w:jc w:val="both"/>
        <w:rPr>
          <w:rFonts w:asciiTheme="majorBidi" w:hAnsiTheme="majorBidi" w:cstheme="majorBidi"/>
          <w:i/>
        </w:rPr>
      </w:pPr>
      <w:r w:rsidRPr="007D481A">
        <w:rPr>
          <w:rFonts w:asciiTheme="majorBidi" w:hAnsiTheme="majorBidi" w:cstheme="majorBidi"/>
          <w:lang w:val="en-US"/>
        </w:rPr>
        <w:t>"</w:t>
      </w:r>
      <w:r w:rsidRPr="007D481A">
        <w:rPr>
          <w:rFonts w:asciiTheme="majorBidi" w:hAnsiTheme="majorBidi" w:cstheme="majorBidi"/>
        </w:rPr>
        <w:t>6.2.9.</w:t>
      </w:r>
      <w:r w:rsidRPr="007D481A">
        <w:rPr>
          <w:rFonts w:asciiTheme="majorBidi" w:hAnsiTheme="majorBidi" w:cstheme="majorBidi"/>
        </w:rPr>
        <w:tab/>
      </w:r>
      <w:r w:rsidRPr="007D481A">
        <w:rPr>
          <w:rFonts w:asciiTheme="majorBidi" w:hAnsiTheme="majorBidi" w:cstheme="majorBidi"/>
        </w:rPr>
        <w:tab/>
        <w:t>Other requirements</w:t>
      </w:r>
      <w:r w:rsidRPr="007D481A">
        <w:rPr>
          <w:rFonts w:asciiTheme="majorBidi" w:hAnsiTheme="majorBidi" w:cstheme="majorBidi"/>
          <w:i/>
        </w:rPr>
        <w:t xml:space="preserve"> </w:t>
      </w:r>
    </w:p>
    <w:p w14:paraId="273F9A6A" w14:textId="77777777" w:rsidR="00261FC7" w:rsidRPr="007D481A" w:rsidRDefault="00261FC7" w:rsidP="00261FC7">
      <w:pPr>
        <w:tabs>
          <w:tab w:val="left" w:pos="5949"/>
        </w:tabs>
        <w:spacing w:after="120"/>
        <w:ind w:left="2268" w:right="1134" w:hanging="1134"/>
        <w:jc w:val="both"/>
        <w:rPr>
          <w:rFonts w:asciiTheme="majorBidi" w:hAnsiTheme="majorBidi" w:cstheme="majorBidi"/>
        </w:rPr>
      </w:pPr>
      <w:r w:rsidRPr="007D481A">
        <w:rPr>
          <w:rFonts w:asciiTheme="majorBidi" w:hAnsiTheme="majorBidi" w:cstheme="majorBidi"/>
        </w:rPr>
        <w:tab/>
        <w:t>The requirements of paragraph 5.5.2. shall not apply to dipped-beam headlamps.</w:t>
      </w:r>
    </w:p>
    <w:p w14:paraId="4E1393AC" w14:textId="77777777" w:rsidR="00261FC7" w:rsidRPr="007D481A" w:rsidRDefault="00261FC7" w:rsidP="00261FC7">
      <w:pPr>
        <w:tabs>
          <w:tab w:val="left" w:pos="5949"/>
        </w:tabs>
        <w:spacing w:after="120"/>
        <w:ind w:left="2268" w:right="1134" w:hanging="1134"/>
        <w:jc w:val="both"/>
        <w:rPr>
          <w:rFonts w:asciiTheme="majorBidi" w:hAnsiTheme="majorBidi" w:cstheme="majorBidi"/>
        </w:rPr>
      </w:pPr>
      <w:r w:rsidRPr="007D481A">
        <w:rPr>
          <w:rFonts w:asciiTheme="majorBidi" w:hAnsiTheme="majorBidi" w:cstheme="majorBidi"/>
        </w:rPr>
        <w:tab/>
        <w:t xml:space="preserve">Dipped-beam headlamps with a light source or LED module(s) producing the principal dipped-beam and having a total objective luminous flux which exceeds 2,000 lumen shall only be installed in conjunction with the installation of headlamp cleaning device(s) according to </w:t>
      </w:r>
      <w:r>
        <w:rPr>
          <w:rFonts w:asciiTheme="majorBidi" w:hAnsiTheme="majorBidi" w:cstheme="majorBidi"/>
        </w:rPr>
        <w:t xml:space="preserve">UN </w:t>
      </w:r>
      <w:r w:rsidRPr="007D481A">
        <w:rPr>
          <w:rFonts w:asciiTheme="majorBidi" w:hAnsiTheme="majorBidi" w:cstheme="majorBidi"/>
        </w:rPr>
        <w:t>Regulation No. 45</w:t>
      </w:r>
      <w:r>
        <w:rPr>
          <w:rFonts w:asciiTheme="majorBidi" w:hAnsiTheme="majorBidi" w:cstheme="majorBidi"/>
        </w:rPr>
        <w:t>.</w:t>
      </w:r>
      <w:r w:rsidRPr="007D481A">
        <w:rPr>
          <w:rFonts w:asciiTheme="majorBidi" w:hAnsiTheme="majorBidi" w:cstheme="majorBidi"/>
          <w:vertAlign w:val="superscript"/>
        </w:rPr>
        <w:t>1</w:t>
      </w:r>
    </w:p>
    <w:p w14:paraId="60150C0B" w14:textId="77777777" w:rsidR="00261FC7" w:rsidRPr="007D481A" w:rsidRDefault="00261FC7" w:rsidP="00261FC7">
      <w:pPr>
        <w:tabs>
          <w:tab w:val="left" w:pos="6232"/>
          <w:tab w:val="left" w:pos="6374"/>
        </w:tabs>
        <w:spacing w:after="120"/>
        <w:ind w:left="2268" w:right="1134" w:hanging="1134"/>
        <w:jc w:val="both"/>
        <w:rPr>
          <w:rFonts w:asciiTheme="majorBidi" w:hAnsiTheme="majorBidi" w:cstheme="majorBidi"/>
        </w:rPr>
      </w:pPr>
      <w:r w:rsidRPr="007D481A">
        <w:rPr>
          <w:rFonts w:asciiTheme="majorBidi" w:hAnsiTheme="majorBidi" w:cstheme="majorBidi"/>
        </w:rPr>
        <w:tab/>
        <w:t>With respect to vertical inclination the provisions of paragraph 6.2.6.2.2. above shall not be applied for dipped-beam headlamps</w:t>
      </w:r>
      <w:r w:rsidRPr="007D481A">
        <w:rPr>
          <w:rFonts w:asciiTheme="majorBidi" w:hAnsiTheme="majorBidi" w:cstheme="majorBidi"/>
          <w:lang w:eastAsia="fr-FR"/>
        </w:rPr>
        <w:t xml:space="preserve"> with a light source or LED module(s) producing the principal dipped beam and having an objective luminous flux which exceeds 2,000 lumens.</w:t>
      </w:r>
    </w:p>
    <w:p w14:paraId="227BE4AE" w14:textId="77777777" w:rsidR="00261FC7" w:rsidRPr="007D481A" w:rsidRDefault="00261FC7" w:rsidP="00261FC7">
      <w:pPr>
        <w:tabs>
          <w:tab w:val="left" w:pos="6374"/>
        </w:tabs>
        <w:spacing w:after="120"/>
        <w:ind w:left="2268" w:right="1134" w:hanging="1134"/>
        <w:jc w:val="both"/>
        <w:rPr>
          <w:rFonts w:asciiTheme="majorBidi" w:hAnsiTheme="majorBidi" w:cstheme="majorBidi"/>
        </w:rPr>
      </w:pPr>
      <w:r w:rsidRPr="007D481A">
        <w:rPr>
          <w:rFonts w:asciiTheme="majorBidi" w:hAnsiTheme="majorBidi" w:cstheme="majorBidi"/>
        </w:rPr>
        <w:tab/>
        <w:t>In the case of filament lamps for which more than one test voltage is specified, the objective luminous flux which produces the principal dipped-beam, as indicated in the communication form for the type approval of the device, is applied.</w:t>
      </w:r>
    </w:p>
    <w:p w14:paraId="0600A328" w14:textId="77777777" w:rsidR="00261FC7" w:rsidRPr="007D481A" w:rsidRDefault="00261FC7" w:rsidP="00261FC7">
      <w:pPr>
        <w:tabs>
          <w:tab w:val="left" w:pos="6374"/>
        </w:tabs>
        <w:spacing w:after="120"/>
        <w:ind w:left="2268" w:right="1134" w:hanging="1134"/>
        <w:jc w:val="both"/>
        <w:rPr>
          <w:rFonts w:asciiTheme="majorBidi" w:hAnsiTheme="majorBidi" w:cstheme="majorBidi"/>
          <w:bCs/>
        </w:rPr>
      </w:pPr>
      <w:r w:rsidRPr="007D481A">
        <w:rPr>
          <w:rFonts w:asciiTheme="majorBidi" w:hAnsiTheme="majorBidi" w:cstheme="majorBidi"/>
          <w:bCs/>
        </w:rPr>
        <w:tab/>
        <w:t>In the case of dipped-beam headlamps equipped with an approved light source, the applicable objective luminous flux is the value at the relevant test voltage as given in the relevant data sheet in the Regulation, according to which the applied light source was approved, without taking into account the tolerances to the objective luminous flux specified on this datasheet.</w:t>
      </w:r>
    </w:p>
    <w:p w14:paraId="617FF4FE" w14:textId="77777777" w:rsidR="00261FC7" w:rsidRPr="00C818F8" w:rsidRDefault="00261FC7" w:rsidP="00261FC7">
      <w:pPr>
        <w:tabs>
          <w:tab w:val="left" w:pos="6374"/>
        </w:tabs>
        <w:spacing w:after="120"/>
        <w:ind w:left="2268" w:right="1134"/>
        <w:jc w:val="both"/>
        <w:rPr>
          <w:rFonts w:asciiTheme="majorBidi" w:hAnsiTheme="majorBidi" w:cstheme="majorBidi"/>
        </w:rPr>
      </w:pPr>
      <w:r w:rsidRPr="00C818F8">
        <w:rPr>
          <w:rFonts w:asciiTheme="majorBidi" w:hAnsiTheme="majorBidi" w:cstheme="majorBidi"/>
        </w:rPr>
        <w:t xml:space="preserve">Only dipped-beam headlamps according to </w:t>
      </w:r>
      <w:r>
        <w:rPr>
          <w:rFonts w:asciiTheme="majorBidi" w:hAnsiTheme="majorBidi" w:cstheme="majorBidi"/>
        </w:rPr>
        <w:t xml:space="preserve">UN </w:t>
      </w:r>
      <w:r w:rsidRPr="00C818F8">
        <w:rPr>
          <w:rFonts w:asciiTheme="majorBidi" w:hAnsiTheme="majorBidi" w:cstheme="majorBidi"/>
        </w:rPr>
        <w:t>Regulation Nos. 98, 112 or 149 may be used to produce bend lighting.</w:t>
      </w:r>
    </w:p>
    <w:p w14:paraId="04E6AEB6" w14:textId="77777777" w:rsidR="00261FC7" w:rsidRPr="007D481A" w:rsidRDefault="00261FC7" w:rsidP="00261FC7">
      <w:pPr>
        <w:tabs>
          <w:tab w:val="left" w:pos="6374"/>
        </w:tabs>
        <w:spacing w:after="120"/>
        <w:ind w:left="2268" w:right="1134" w:hanging="1134"/>
        <w:jc w:val="both"/>
        <w:rPr>
          <w:rFonts w:asciiTheme="majorBidi" w:hAnsiTheme="majorBidi" w:cstheme="majorBidi"/>
          <w:bCs/>
        </w:rPr>
      </w:pPr>
      <w:r w:rsidRPr="00C818F8">
        <w:rPr>
          <w:rFonts w:asciiTheme="majorBidi" w:hAnsiTheme="majorBidi" w:cstheme="majorBidi"/>
        </w:rPr>
        <w:tab/>
        <w:t>If bend lighting is produced by a horizontal movement of the whole beam or the kink of the elbow of the cut-off, it shall be switched ON only if the vehicle is in forward motion; this shall not apply if bend lighting is produced for a right</w:t>
      </w:r>
      <w:r w:rsidRPr="007D481A">
        <w:rPr>
          <w:rFonts w:asciiTheme="majorBidi" w:hAnsiTheme="majorBidi" w:cstheme="majorBidi"/>
          <w:bCs/>
        </w:rPr>
        <w:t xml:space="preserve"> turn in right hand traffic (left turn in left hand traffic). </w:t>
      </w:r>
    </w:p>
    <w:p w14:paraId="20C927F4" w14:textId="77777777" w:rsidR="00261FC7" w:rsidRPr="0005671E" w:rsidRDefault="00261FC7" w:rsidP="00261FC7">
      <w:pPr>
        <w:tabs>
          <w:tab w:val="left" w:pos="6516"/>
        </w:tabs>
        <w:spacing w:after="120"/>
        <w:ind w:left="2268" w:right="1134" w:hanging="1134"/>
        <w:jc w:val="both"/>
        <w:rPr>
          <w:sz w:val="18"/>
          <w:szCs w:val="18"/>
        </w:rPr>
      </w:pPr>
      <w:r w:rsidRPr="0005671E">
        <w:rPr>
          <w:sz w:val="18"/>
          <w:szCs w:val="18"/>
        </w:rPr>
        <w:t>___________________</w:t>
      </w:r>
    </w:p>
    <w:p w14:paraId="600E7915" w14:textId="77777777" w:rsidR="00261FC7" w:rsidRPr="0005671E" w:rsidRDefault="00261FC7" w:rsidP="00261FC7">
      <w:pPr>
        <w:spacing w:after="120"/>
        <w:ind w:left="1560" w:right="1134" w:hanging="426"/>
        <w:jc w:val="both"/>
        <w:rPr>
          <w:i/>
          <w:sz w:val="18"/>
          <w:szCs w:val="18"/>
        </w:rPr>
      </w:pPr>
      <w:r w:rsidRPr="0005671E">
        <w:rPr>
          <w:rStyle w:val="a3"/>
          <w:szCs w:val="18"/>
        </w:rPr>
        <w:footnoteRef/>
      </w:r>
      <w:r w:rsidRPr="0005671E">
        <w:rPr>
          <w:sz w:val="18"/>
          <w:szCs w:val="18"/>
          <w:lang w:val="en-US"/>
        </w:rPr>
        <w:tab/>
        <w:t>Contracting Parties to the respective UN Regulations can still prohibit the use of mechanical cleaning systems when headlamps with plastic lenses, marked "PL", are installed."</w:t>
      </w:r>
    </w:p>
    <w:p w14:paraId="2647F25F"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 6.4.7.1.,</w:t>
      </w:r>
      <w:r w:rsidRPr="00C818F8">
        <w:rPr>
          <w:rFonts w:asciiTheme="majorBidi" w:hAnsiTheme="majorBidi" w:cstheme="majorBidi"/>
        </w:rPr>
        <w:t xml:space="preserve"> amend to read:</w:t>
      </w:r>
    </w:p>
    <w:p w14:paraId="3129F4E3" w14:textId="77777777" w:rsidR="00261FC7" w:rsidRPr="00C818F8" w:rsidRDefault="00261FC7" w:rsidP="00261FC7">
      <w:pPr>
        <w:pStyle w:val="1"/>
        <w:spacing w:after="120" w:line="240" w:lineRule="atLeast"/>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6.4.7.1.</w:t>
      </w:r>
      <w:r w:rsidRPr="00C818F8">
        <w:rPr>
          <w:rFonts w:asciiTheme="majorBidi" w:hAnsiTheme="majorBidi" w:cstheme="majorBidi"/>
        </w:rPr>
        <w:tab/>
        <w:t xml:space="preserve">They shall be such that the lamp can be switched ON only if the reverse gear is engaged and if the device which controls the starting and stopping of the </w:t>
      </w:r>
      <w:bookmarkStart w:id="121" w:name="_Hlk533179883"/>
      <w:r w:rsidRPr="00C818F8">
        <w:rPr>
          <w:rFonts w:asciiTheme="majorBidi" w:hAnsiTheme="majorBidi" w:cstheme="majorBidi"/>
        </w:rPr>
        <w:t xml:space="preserve">propulsion system </w:t>
      </w:r>
      <w:bookmarkEnd w:id="121"/>
      <w:r w:rsidRPr="00C818F8">
        <w:rPr>
          <w:rFonts w:asciiTheme="majorBidi" w:hAnsiTheme="majorBidi" w:cstheme="majorBidi"/>
        </w:rPr>
        <w:t>is in such a position that operation of the propulsion system is possible. It shall not switch ON or remain ON if either of the above conditions is not satisfied.</w:t>
      </w:r>
      <w:r w:rsidRPr="00C818F8">
        <w:rPr>
          <w:rFonts w:asciiTheme="majorBidi" w:hAnsiTheme="majorBidi" w:cstheme="majorBidi"/>
          <w:lang w:val="en-US"/>
        </w:rPr>
        <w:t>"</w:t>
      </w:r>
    </w:p>
    <w:p w14:paraId="31A48228"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 6.4.7.2.,</w:t>
      </w:r>
      <w:r w:rsidRPr="00C818F8">
        <w:rPr>
          <w:rFonts w:asciiTheme="majorBidi" w:hAnsiTheme="majorBidi" w:cstheme="majorBidi"/>
        </w:rPr>
        <w:t xml:space="preserve"> amend to read:</w:t>
      </w:r>
    </w:p>
    <w:p w14:paraId="0F21FC45"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6.4.7.2.</w:t>
      </w:r>
      <w:r w:rsidRPr="00C818F8">
        <w:rPr>
          <w:rFonts w:asciiTheme="majorBidi" w:hAnsiTheme="majorBidi" w:cstheme="majorBidi"/>
        </w:rPr>
        <w:tab/>
        <w:t>Moreover, the electrical connections of the two optional devices mentioned in paragraph 6.4.2.2. shall be such that these devices cannot be switched ON unless the lamps referred to in paragraph 5.11. are switched ON.</w:t>
      </w:r>
    </w:p>
    <w:p w14:paraId="25D79E56"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rPr>
        <w:tab/>
        <w:t>The devices fitted on the side of the vehicle may be switched ON for slow manoeuvres in forward motion of the vehicle up to a maximum speed of</w:t>
      </w:r>
      <w:r>
        <w:rPr>
          <w:rFonts w:asciiTheme="majorBidi" w:hAnsiTheme="majorBidi" w:cstheme="majorBidi"/>
        </w:rPr>
        <w:t xml:space="preserve"> </w:t>
      </w:r>
      <w:r w:rsidRPr="00C818F8">
        <w:rPr>
          <w:rFonts w:asciiTheme="majorBidi" w:hAnsiTheme="majorBidi" w:cstheme="majorBidi"/>
        </w:rPr>
        <w:t>15</w:t>
      </w:r>
      <w:r>
        <w:rPr>
          <w:rFonts w:asciiTheme="majorBidi" w:hAnsiTheme="majorBidi" w:cstheme="majorBidi"/>
        </w:rPr>
        <w:t> </w:t>
      </w:r>
      <w:r w:rsidRPr="00C818F8">
        <w:rPr>
          <w:rFonts w:asciiTheme="majorBidi" w:hAnsiTheme="majorBidi" w:cstheme="majorBidi"/>
        </w:rPr>
        <w:t>km/h, provided that the following conditions are fulfilled:</w:t>
      </w:r>
    </w:p>
    <w:p w14:paraId="5BE216B7" w14:textId="77777777" w:rsidR="00261FC7" w:rsidRPr="00C818F8" w:rsidRDefault="00261FC7" w:rsidP="00261FC7">
      <w:pPr>
        <w:spacing w:after="120"/>
        <w:ind w:left="2835" w:right="1134" w:hanging="567"/>
        <w:jc w:val="both"/>
        <w:rPr>
          <w:rFonts w:asciiTheme="majorBidi" w:hAnsiTheme="majorBidi" w:cstheme="majorBidi"/>
        </w:rPr>
      </w:pPr>
      <w:r w:rsidRPr="00C818F8">
        <w:rPr>
          <w:rFonts w:asciiTheme="majorBidi" w:hAnsiTheme="majorBidi" w:cstheme="majorBidi"/>
        </w:rPr>
        <w:lastRenderedPageBreak/>
        <w:t>(a)</w:t>
      </w:r>
      <w:r w:rsidRPr="00C818F8">
        <w:rPr>
          <w:rFonts w:asciiTheme="majorBidi" w:hAnsiTheme="majorBidi" w:cstheme="majorBidi"/>
        </w:rPr>
        <w:tab/>
        <w:t>The devices shall be switched ON and OFF manually by a separate control;</w:t>
      </w:r>
    </w:p>
    <w:p w14:paraId="0B8E63A5" w14:textId="77777777" w:rsidR="00261FC7" w:rsidRPr="00C818F8" w:rsidRDefault="00261FC7" w:rsidP="00261FC7">
      <w:pPr>
        <w:spacing w:after="120"/>
        <w:ind w:left="2835" w:right="1134" w:hanging="567"/>
        <w:jc w:val="both"/>
        <w:rPr>
          <w:rFonts w:asciiTheme="majorBidi" w:hAnsiTheme="majorBidi" w:cstheme="majorBidi"/>
        </w:rPr>
      </w:pPr>
      <w:r w:rsidRPr="00C818F8">
        <w:rPr>
          <w:rFonts w:asciiTheme="majorBidi" w:hAnsiTheme="majorBidi" w:cstheme="majorBidi"/>
        </w:rPr>
        <w:t>(b)</w:t>
      </w:r>
      <w:r w:rsidRPr="00C818F8">
        <w:rPr>
          <w:rFonts w:asciiTheme="majorBidi" w:hAnsiTheme="majorBidi" w:cstheme="majorBidi"/>
        </w:rPr>
        <w:tab/>
        <w:t>If so switched ON, they may remain ON after reverse gear is disengaged;</w:t>
      </w:r>
    </w:p>
    <w:p w14:paraId="70915966" w14:textId="77777777" w:rsidR="00261FC7" w:rsidRPr="00C818F8" w:rsidRDefault="00261FC7" w:rsidP="00261FC7">
      <w:pPr>
        <w:spacing w:after="120"/>
        <w:ind w:left="2835" w:right="1134" w:hanging="567"/>
        <w:jc w:val="both"/>
        <w:rPr>
          <w:rFonts w:asciiTheme="majorBidi" w:hAnsiTheme="majorBidi" w:cstheme="majorBidi"/>
          <w:i/>
        </w:rPr>
      </w:pPr>
      <w:r w:rsidRPr="00C818F8">
        <w:rPr>
          <w:rFonts w:asciiTheme="majorBidi" w:hAnsiTheme="majorBidi" w:cstheme="majorBidi"/>
        </w:rPr>
        <w:t>(c)</w:t>
      </w:r>
      <w:r w:rsidRPr="00C818F8">
        <w:rPr>
          <w:rFonts w:asciiTheme="majorBidi" w:hAnsiTheme="majorBidi" w:cstheme="majorBidi"/>
        </w:rPr>
        <w:tab/>
        <w:t>They shall be automatically switched OFF if the forward speed of the vehicle exceeds 15 km/h, regardless of the position of the separate control; in this case they shall remain switched OFF until deliberately being switched ON again.</w:t>
      </w:r>
      <w:r w:rsidRPr="00C818F8">
        <w:rPr>
          <w:rFonts w:asciiTheme="majorBidi" w:hAnsiTheme="majorBidi" w:cstheme="majorBidi"/>
          <w:lang w:val="en-US"/>
        </w:rPr>
        <w:t>"</w:t>
      </w:r>
    </w:p>
    <w:p w14:paraId="131FA18F"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 6.5.7.,</w:t>
      </w:r>
      <w:r w:rsidRPr="00C818F8">
        <w:rPr>
          <w:rFonts w:asciiTheme="majorBidi" w:hAnsiTheme="majorBidi" w:cstheme="majorBidi"/>
        </w:rPr>
        <w:t xml:space="preserve"> amend to read:</w:t>
      </w:r>
    </w:p>
    <w:p w14:paraId="3F859609" w14:textId="77777777" w:rsidR="00261FC7" w:rsidRPr="00C818F8" w:rsidRDefault="00261FC7" w:rsidP="00261FC7">
      <w:pPr>
        <w:pStyle w:val="1"/>
        <w:spacing w:after="120" w:line="240" w:lineRule="atLeast"/>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6.5.7.</w:t>
      </w:r>
      <w:r w:rsidRPr="00C818F8">
        <w:rPr>
          <w:rFonts w:asciiTheme="majorBidi" w:hAnsiTheme="majorBidi" w:cstheme="majorBidi"/>
        </w:rPr>
        <w:tab/>
      </w:r>
      <w:r w:rsidRPr="00C818F8">
        <w:rPr>
          <w:rFonts w:asciiTheme="majorBidi" w:hAnsiTheme="majorBidi" w:cstheme="majorBidi"/>
        </w:rPr>
        <w:tab/>
        <w:t>Electrical connections</w:t>
      </w:r>
    </w:p>
    <w:p w14:paraId="02D99BC2" w14:textId="77777777" w:rsidR="00261FC7" w:rsidRPr="00C818F8" w:rsidRDefault="00261FC7" w:rsidP="00261FC7">
      <w:pPr>
        <w:spacing w:after="120"/>
        <w:ind w:left="2268" w:right="1134"/>
        <w:jc w:val="both"/>
        <w:rPr>
          <w:rFonts w:asciiTheme="majorBidi" w:hAnsiTheme="majorBidi" w:cstheme="majorBidi"/>
        </w:rPr>
      </w:pPr>
      <w:r w:rsidRPr="00C818F8">
        <w:rPr>
          <w:rFonts w:asciiTheme="majorBidi" w:hAnsiTheme="majorBidi" w:cstheme="majorBidi"/>
        </w:rPr>
        <w:t xml:space="preserve">Direction-indicator lamps shall switch ON independently of the other lamps. All direction-indicator lamps on one side of a vehicle shall be switched ON and OFF by means of one control and shall flash in phase. </w:t>
      </w:r>
    </w:p>
    <w:p w14:paraId="713915B3" w14:textId="77777777" w:rsidR="00261FC7" w:rsidRPr="00C818F8" w:rsidRDefault="00261FC7" w:rsidP="00261FC7">
      <w:pPr>
        <w:pStyle w:val="SingleTxtG"/>
        <w:ind w:left="2268"/>
        <w:rPr>
          <w:rFonts w:asciiTheme="majorBidi" w:hAnsiTheme="majorBidi" w:cstheme="majorBidi"/>
        </w:rPr>
      </w:pPr>
      <w:r w:rsidRPr="00C818F8">
        <w:rPr>
          <w:rFonts w:asciiTheme="majorBidi" w:hAnsiTheme="majorBidi" w:cstheme="majorBidi"/>
        </w:rPr>
        <w:t>On M</w:t>
      </w:r>
      <w:r w:rsidRPr="00C818F8">
        <w:rPr>
          <w:rFonts w:asciiTheme="majorBidi" w:hAnsiTheme="majorBidi" w:cstheme="majorBidi"/>
          <w:vertAlign w:val="subscript"/>
        </w:rPr>
        <w:t>1</w:t>
      </w:r>
      <w:r w:rsidRPr="00C818F8">
        <w:rPr>
          <w:rFonts w:asciiTheme="majorBidi" w:hAnsiTheme="majorBidi" w:cstheme="majorBidi"/>
        </w:rPr>
        <w:t xml:space="preserve"> and N</w:t>
      </w:r>
      <w:r w:rsidRPr="00C818F8">
        <w:rPr>
          <w:rFonts w:asciiTheme="majorBidi" w:hAnsiTheme="majorBidi" w:cstheme="majorBidi"/>
          <w:vertAlign w:val="subscript"/>
        </w:rPr>
        <w:t>1</w:t>
      </w:r>
      <w:r w:rsidRPr="00C818F8">
        <w:rPr>
          <w:rFonts w:asciiTheme="majorBidi" w:hAnsiTheme="majorBidi" w:cstheme="majorBidi"/>
        </w:rPr>
        <w:t xml:space="preserve"> vehicles less than 6 m in length, with an arrangement complying with paragraph 6.5.5.2. above, the amber side-marker lamps, when mounted, shall also flash at the same frequency (in phase) with the direction-indicator lamps.</w:t>
      </w:r>
      <w:r w:rsidRPr="00C818F8">
        <w:rPr>
          <w:rFonts w:asciiTheme="majorBidi" w:hAnsiTheme="majorBidi" w:cstheme="majorBidi"/>
          <w:lang w:val="en-US"/>
        </w:rPr>
        <w:t>"</w:t>
      </w:r>
    </w:p>
    <w:p w14:paraId="36026506"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 6.6.7.2.,</w:t>
      </w:r>
      <w:r w:rsidRPr="00C818F8">
        <w:rPr>
          <w:rFonts w:asciiTheme="majorBidi" w:hAnsiTheme="majorBidi" w:cstheme="majorBidi"/>
        </w:rPr>
        <w:t xml:space="preserve"> amend to read:</w:t>
      </w:r>
    </w:p>
    <w:p w14:paraId="14EA5E70" w14:textId="77777777" w:rsidR="00261FC7" w:rsidRPr="00C818F8" w:rsidRDefault="00261FC7" w:rsidP="00261FC7">
      <w:pPr>
        <w:pStyle w:val="1"/>
        <w:spacing w:after="120" w:line="240" w:lineRule="atLeast"/>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6.6.7.2.</w:t>
      </w:r>
      <w:r w:rsidRPr="00C818F8">
        <w:rPr>
          <w:rFonts w:asciiTheme="majorBidi" w:hAnsiTheme="majorBidi" w:cstheme="majorBidi"/>
        </w:rPr>
        <w:tab/>
        <w:t>The hazard warning signal may be switched ON automatically in the event of a vehicle being involved in a collision or after the emergency stop signal has been switched OFF, as specified in paragraph 6.23. below. In such cases, it may be switched OFF manually.</w:t>
      </w:r>
    </w:p>
    <w:p w14:paraId="7E35BE8F" w14:textId="77777777" w:rsidR="00261FC7" w:rsidRPr="00C818F8" w:rsidRDefault="00261FC7" w:rsidP="00261FC7">
      <w:pPr>
        <w:spacing w:after="120"/>
        <w:ind w:left="2268" w:right="1134" w:hanging="1134"/>
        <w:jc w:val="both"/>
        <w:rPr>
          <w:rFonts w:asciiTheme="majorBidi" w:hAnsiTheme="majorBidi" w:cstheme="majorBidi"/>
          <w:snapToGrid w:val="0"/>
        </w:rPr>
      </w:pPr>
      <w:r w:rsidRPr="00C818F8">
        <w:rPr>
          <w:rFonts w:asciiTheme="majorBidi" w:hAnsiTheme="majorBidi" w:cstheme="majorBidi"/>
          <w:snapToGrid w:val="0"/>
        </w:rPr>
        <w:tab/>
        <w:t>In addition, the hazard warning signal may be switched ON automatically to indicate to other road-users the risk of imminent danger as defined by Regulations; in this case, the signal shall remain switched ON until it is manually or automatically switched OFF.</w:t>
      </w:r>
      <w:r w:rsidRPr="00C818F8">
        <w:rPr>
          <w:rFonts w:asciiTheme="majorBidi" w:hAnsiTheme="majorBidi" w:cstheme="majorBidi"/>
          <w:lang w:val="en-US"/>
        </w:rPr>
        <w:t>"</w:t>
      </w:r>
    </w:p>
    <w:p w14:paraId="6EDC65EA"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 6.6.9.,</w:t>
      </w:r>
      <w:r w:rsidRPr="00C818F8">
        <w:rPr>
          <w:rFonts w:asciiTheme="majorBidi" w:hAnsiTheme="majorBidi" w:cstheme="majorBidi"/>
        </w:rPr>
        <w:t xml:space="preserve"> amend to read:</w:t>
      </w:r>
    </w:p>
    <w:p w14:paraId="183EA67D" w14:textId="77777777" w:rsidR="00261FC7" w:rsidRPr="00C818F8" w:rsidRDefault="00261FC7" w:rsidP="00261FC7">
      <w:pPr>
        <w:pStyle w:val="1"/>
        <w:spacing w:after="120" w:line="240" w:lineRule="atLeast"/>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6.6.9.</w:t>
      </w:r>
      <w:r w:rsidRPr="00C818F8">
        <w:rPr>
          <w:rFonts w:asciiTheme="majorBidi" w:hAnsiTheme="majorBidi" w:cstheme="majorBidi"/>
        </w:rPr>
        <w:tab/>
        <w:t xml:space="preserve"> Other requirements</w:t>
      </w:r>
    </w:p>
    <w:p w14:paraId="3685D337" w14:textId="77777777" w:rsidR="00261FC7" w:rsidRPr="00C818F8" w:rsidRDefault="00261FC7" w:rsidP="00261FC7">
      <w:pPr>
        <w:spacing w:after="120"/>
        <w:ind w:left="2268" w:right="1134"/>
        <w:jc w:val="both"/>
        <w:rPr>
          <w:rFonts w:asciiTheme="majorBidi" w:hAnsiTheme="majorBidi" w:cstheme="majorBidi"/>
        </w:rPr>
      </w:pPr>
      <w:r w:rsidRPr="00C818F8">
        <w:rPr>
          <w:rFonts w:asciiTheme="majorBidi" w:hAnsiTheme="majorBidi" w:cstheme="majorBidi"/>
        </w:rPr>
        <w:t>As specified in paragraph 6.5.9. If a power-driven vehicle is equipped to draw a trailer the hazard warning signal control shall also be capable of bringing the direction-indicator lamps on the trailer into action. The hazard warning signal shall be able to function even if the device which starts or stops the propulsion system is in a position which makes it impossible to start the propulsion system.</w:t>
      </w:r>
      <w:r w:rsidRPr="00C818F8">
        <w:rPr>
          <w:rFonts w:asciiTheme="majorBidi" w:hAnsiTheme="majorBidi" w:cstheme="majorBidi"/>
          <w:lang w:val="en-US"/>
        </w:rPr>
        <w:t>"</w:t>
      </w:r>
    </w:p>
    <w:p w14:paraId="4704BB99" w14:textId="77777777" w:rsidR="00261FC7" w:rsidRPr="00C818F8" w:rsidRDefault="00261FC7" w:rsidP="00261FC7">
      <w:pPr>
        <w:spacing w:after="120"/>
        <w:ind w:left="2268" w:right="993" w:hanging="1134"/>
        <w:jc w:val="both"/>
        <w:rPr>
          <w:rFonts w:asciiTheme="majorBidi" w:hAnsiTheme="majorBidi" w:cstheme="majorBidi"/>
        </w:rPr>
      </w:pPr>
      <w:r w:rsidRPr="00C818F8">
        <w:rPr>
          <w:rFonts w:asciiTheme="majorBidi" w:hAnsiTheme="majorBidi" w:cstheme="majorBidi"/>
          <w:i/>
        </w:rPr>
        <w:t>Paragraph 6.7.7.1.,</w:t>
      </w:r>
      <w:r w:rsidRPr="00C818F8">
        <w:rPr>
          <w:rFonts w:asciiTheme="majorBidi" w:hAnsiTheme="majorBidi" w:cstheme="majorBidi"/>
        </w:rPr>
        <w:t xml:space="preserve"> amend to read:</w:t>
      </w:r>
    </w:p>
    <w:p w14:paraId="1B9DB586" w14:textId="77777777" w:rsidR="00261FC7" w:rsidRPr="00C818F8" w:rsidRDefault="00261FC7" w:rsidP="00261FC7">
      <w:pPr>
        <w:pStyle w:val="1"/>
        <w:spacing w:after="120" w:line="240" w:lineRule="atLeast"/>
        <w:ind w:left="2268" w:right="1134" w:hanging="1134"/>
        <w:jc w:val="both"/>
        <w:rPr>
          <w:rFonts w:asciiTheme="majorBidi" w:hAnsiTheme="majorBidi" w:cstheme="majorBidi"/>
          <w:i/>
        </w:rPr>
      </w:pPr>
      <w:r w:rsidRPr="00C818F8">
        <w:rPr>
          <w:rFonts w:asciiTheme="majorBidi" w:hAnsiTheme="majorBidi" w:cstheme="majorBidi"/>
          <w:lang w:val="en-US"/>
        </w:rPr>
        <w:t>"</w:t>
      </w:r>
      <w:r w:rsidRPr="00C818F8">
        <w:rPr>
          <w:rFonts w:asciiTheme="majorBidi" w:hAnsiTheme="majorBidi" w:cstheme="majorBidi"/>
        </w:rPr>
        <w:t>6.7.7.1.</w:t>
      </w:r>
      <w:r w:rsidRPr="00C818F8">
        <w:rPr>
          <w:rFonts w:asciiTheme="majorBidi" w:hAnsiTheme="majorBidi" w:cstheme="majorBidi"/>
        </w:rPr>
        <w:tab/>
        <w:t xml:space="preserve">All stop lamps shall be switched ON simultaneously when the braking system provides the relevant signal defined in </w:t>
      </w:r>
      <w:r>
        <w:rPr>
          <w:rFonts w:asciiTheme="majorBidi" w:hAnsiTheme="majorBidi" w:cstheme="majorBidi"/>
        </w:rPr>
        <w:t xml:space="preserve">UN </w:t>
      </w:r>
      <w:r w:rsidRPr="00C818F8">
        <w:rPr>
          <w:rFonts w:asciiTheme="majorBidi" w:hAnsiTheme="majorBidi" w:cstheme="majorBidi"/>
        </w:rPr>
        <w:t>Regulations Nos. 13 and 13-H.</w:t>
      </w:r>
      <w:r w:rsidRPr="00C818F8">
        <w:rPr>
          <w:rFonts w:asciiTheme="majorBidi" w:hAnsiTheme="majorBidi" w:cstheme="majorBidi"/>
          <w:lang w:val="en-US"/>
        </w:rPr>
        <w:t>"</w:t>
      </w:r>
    </w:p>
    <w:p w14:paraId="0C49A076"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 6.7.7.2.,</w:t>
      </w:r>
      <w:r w:rsidRPr="00C818F8">
        <w:rPr>
          <w:rFonts w:asciiTheme="majorBidi" w:hAnsiTheme="majorBidi" w:cstheme="majorBidi"/>
        </w:rPr>
        <w:t xml:space="preserve"> amend to read:</w:t>
      </w:r>
    </w:p>
    <w:p w14:paraId="7F9D8CFB"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6.7.7.2.</w:t>
      </w:r>
      <w:r w:rsidRPr="00C818F8">
        <w:rPr>
          <w:rFonts w:asciiTheme="majorBidi" w:hAnsiTheme="majorBidi" w:cstheme="majorBidi"/>
        </w:rPr>
        <w:tab/>
        <w:t>The stop lamps need not function if the device, which starts and/or stops the propulsion system, is in a position that makes it impossible for the propulsion system to operate.</w:t>
      </w:r>
      <w:r w:rsidRPr="00C818F8">
        <w:rPr>
          <w:rFonts w:asciiTheme="majorBidi" w:hAnsiTheme="majorBidi" w:cstheme="majorBidi"/>
          <w:lang w:val="en-US"/>
        </w:rPr>
        <w:t>"</w:t>
      </w:r>
    </w:p>
    <w:p w14:paraId="5A366946" w14:textId="77777777" w:rsidR="00261FC7" w:rsidRPr="00C818F8" w:rsidRDefault="00261FC7" w:rsidP="00261FC7">
      <w:pPr>
        <w:spacing w:after="120"/>
        <w:ind w:left="2268" w:right="993" w:hanging="1134"/>
        <w:jc w:val="both"/>
        <w:rPr>
          <w:rFonts w:asciiTheme="majorBidi" w:hAnsiTheme="majorBidi" w:cstheme="majorBidi"/>
        </w:rPr>
      </w:pPr>
      <w:r w:rsidRPr="00C818F8">
        <w:rPr>
          <w:rFonts w:asciiTheme="majorBidi" w:hAnsiTheme="majorBidi" w:cstheme="majorBidi"/>
          <w:i/>
        </w:rPr>
        <w:t>Paragraph 6.8.9.,</w:t>
      </w:r>
      <w:r w:rsidRPr="00C818F8">
        <w:rPr>
          <w:rFonts w:asciiTheme="majorBidi" w:hAnsiTheme="majorBidi" w:cstheme="majorBidi"/>
        </w:rPr>
        <w:t xml:space="preserve"> amend to read:</w:t>
      </w:r>
    </w:p>
    <w:p w14:paraId="74719870" w14:textId="77777777" w:rsidR="00261FC7" w:rsidRPr="00C818F8" w:rsidRDefault="00261FC7" w:rsidP="00261FC7">
      <w:pPr>
        <w:pStyle w:val="1"/>
        <w:spacing w:after="120" w:line="240" w:lineRule="atLeast"/>
        <w:ind w:left="2268" w:right="1134" w:hanging="1134"/>
        <w:jc w:val="both"/>
        <w:rPr>
          <w:rFonts w:asciiTheme="majorBidi" w:hAnsiTheme="majorBidi" w:cstheme="majorBidi"/>
          <w:u w:val="single"/>
        </w:rPr>
      </w:pPr>
      <w:r w:rsidRPr="00C818F8">
        <w:rPr>
          <w:rFonts w:asciiTheme="majorBidi" w:hAnsiTheme="majorBidi" w:cstheme="majorBidi"/>
          <w:lang w:val="en-US"/>
        </w:rPr>
        <w:t>"</w:t>
      </w:r>
      <w:r w:rsidRPr="00C818F8">
        <w:rPr>
          <w:rFonts w:asciiTheme="majorBidi" w:hAnsiTheme="majorBidi" w:cstheme="majorBidi"/>
        </w:rPr>
        <w:t>6.8.9.</w:t>
      </w:r>
      <w:r w:rsidRPr="00C818F8">
        <w:rPr>
          <w:rFonts w:asciiTheme="majorBidi" w:hAnsiTheme="majorBidi" w:cstheme="majorBidi"/>
        </w:rPr>
        <w:tab/>
      </w:r>
      <w:r w:rsidRPr="00C818F8">
        <w:rPr>
          <w:rFonts w:asciiTheme="majorBidi" w:hAnsiTheme="majorBidi" w:cstheme="majorBidi"/>
        </w:rPr>
        <w:tab/>
        <w:t>Other requirements</w:t>
      </w:r>
    </w:p>
    <w:p w14:paraId="44F2041D" w14:textId="77777777" w:rsidR="00261FC7" w:rsidRPr="00C818F8" w:rsidRDefault="00261FC7" w:rsidP="00261FC7">
      <w:pPr>
        <w:pStyle w:val="SingleTxtG"/>
        <w:ind w:left="2268" w:hanging="1134"/>
        <w:rPr>
          <w:rFonts w:asciiTheme="majorBidi" w:hAnsiTheme="majorBidi" w:cstheme="majorBidi"/>
        </w:rPr>
      </w:pPr>
      <w:r w:rsidRPr="00C818F8">
        <w:rPr>
          <w:rFonts w:asciiTheme="majorBidi" w:hAnsiTheme="majorBidi" w:cstheme="majorBidi"/>
        </w:rPr>
        <w:tab/>
        <w:t>When the rear registration plate lamp is combined with the rear position lamp, reciprocally incorporated in the stop lamp or in the rear fog lamp, the photometric characteristics of the rear registration plate lamp may be modified during the entire time the stop lamp or the rear fog lamp is switched ON.</w:t>
      </w:r>
      <w:r w:rsidRPr="00C818F8">
        <w:rPr>
          <w:rFonts w:asciiTheme="majorBidi" w:hAnsiTheme="majorBidi" w:cstheme="majorBidi"/>
          <w:lang w:val="en-US"/>
        </w:rPr>
        <w:t>"</w:t>
      </w:r>
    </w:p>
    <w:p w14:paraId="13949718" w14:textId="77777777" w:rsidR="00261FC7" w:rsidRPr="00C818F8" w:rsidRDefault="00261FC7" w:rsidP="0049799E">
      <w:pPr>
        <w:keepNext/>
        <w:keepLines/>
        <w:spacing w:after="120"/>
        <w:ind w:left="2268" w:right="993" w:hanging="1134"/>
        <w:jc w:val="both"/>
        <w:rPr>
          <w:rFonts w:asciiTheme="majorBidi" w:hAnsiTheme="majorBidi" w:cstheme="majorBidi"/>
        </w:rPr>
      </w:pPr>
      <w:r w:rsidRPr="00C818F8">
        <w:rPr>
          <w:rFonts w:asciiTheme="majorBidi" w:hAnsiTheme="majorBidi" w:cstheme="majorBidi"/>
          <w:i/>
        </w:rPr>
        <w:lastRenderedPageBreak/>
        <w:t>Paragraph 6.9.7.,</w:t>
      </w:r>
      <w:r w:rsidRPr="00C818F8">
        <w:rPr>
          <w:rFonts w:asciiTheme="majorBidi" w:hAnsiTheme="majorBidi" w:cstheme="majorBidi"/>
        </w:rPr>
        <w:t xml:space="preserve"> amend to read:</w:t>
      </w:r>
    </w:p>
    <w:p w14:paraId="46751CEE" w14:textId="77777777" w:rsidR="00261FC7" w:rsidRPr="00C818F8" w:rsidRDefault="00261FC7" w:rsidP="0049799E">
      <w:pPr>
        <w:pStyle w:val="1"/>
        <w:keepNext/>
        <w:keepLines/>
        <w:spacing w:after="120" w:line="240" w:lineRule="atLeast"/>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6.9.7.</w:t>
      </w:r>
      <w:r w:rsidRPr="00C818F8">
        <w:rPr>
          <w:rFonts w:asciiTheme="majorBidi" w:hAnsiTheme="majorBidi" w:cstheme="majorBidi"/>
        </w:rPr>
        <w:tab/>
      </w:r>
      <w:r w:rsidRPr="00C818F8">
        <w:rPr>
          <w:rFonts w:asciiTheme="majorBidi" w:hAnsiTheme="majorBidi" w:cstheme="majorBidi"/>
        </w:rPr>
        <w:tab/>
        <w:t>Electrical connections</w:t>
      </w:r>
    </w:p>
    <w:p w14:paraId="15E3AC8E" w14:textId="77777777" w:rsidR="00261FC7" w:rsidRPr="00C818F8" w:rsidRDefault="00261FC7" w:rsidP="00261FC7">
      <w:pPr>
        <w:spacing w:after="120"/>
        <w:ind w:left="2268" w:right="1134"/>
        <w:jc w:val="both"/>
        <w:rPr>
          <w:rFonts w:asciiTheme="majorBidi" w:hAnsiTheme="majorBidi" w:cstheme="majorBidi"/>
        </w:rPr>
      </w:pPr>
      <w:r w:rsidRPr="00C818F8">
        <w:rPr>
          <w:rFonts w:asciiTheme="majorBidi" w:hAnsiTheme="majorBidi" w:cstheme="majorBidi"/>
        </w:rPr>
        <w:t>In accordance with paragraph 5.11.</w:t>
      </w:r>
    </w:p>
    <w:p w14:paraId="5A5F921C" w14:textId="77777777" w:rsidR="00261FC7" w:rsidRPr="00C818F8" w:rsidRDefault="00261FC7" w:rsidP="00261FC7">
      <w:pPr>
        <w:pStyle w:val="SingleTxtG"/>
        <w:ind w:left="2268" w:hanging="1134"/>
        <w:rPr>
          <w:rFonts w:asciiTheme="majorBidi" w:hAnsiTheme="majorBidi" w:cstheme="majorBidi"/>
        </w:rPr>
      </w:pPr>
      <w:r w:rsidRPr="00C818F8">
        <w:rPr>
          <w:rFonts w:asciiTheme="majorBidi" w:hAnsiTheme="majorBidi" w:cstheme="majorBidi"/>
        </w:rPr>
        <w:tab/>
        <w:t>However, if a front position lamp is reciprocally incorporated with a direction-indicator the electrical connection of the front position lamp on the relevant side of the vehicle or the reciprocally incorporated part of it may be such that it is switched OFF during the entire time (both ON and OFF cycle) of operation of the direction-indicator lamp.</w:t>
      </w:r>
      <w:r w:rsidRPr="00C818F8">
        <w:rPr>
          <w:rFonts w:asciiTheme="majorBidi" w:hAnsiTheme="majorBidi" w:cstheme="majorBidi"/>
          <w:lang w:val="en-US"/>
        </w:rPr>
        <w:t>"</w:t>
      </w:r>
    </w:p>
    <w:p w14:paraId="1F7523CD" w14:textId="77777777" w:rsidR="00261FC7" w:rsidRPr="00C818F8" w:rsidRDefault="00261FC7" w:rsidP="00261FC7">
      <w:pPr>
        <w:spacing w:after="120"/>
        <w:ind w:left="1134" w:right="1134"/>
        <w:jc w:val="both"/>
        <w:rPr>
          <w:rFonts w:asciiTheme="majorBidi" w:eastAsia="MS Mincho" w:hAnsiTheme="majorBidi" w:cstheme="majorBidi"/>
        </w:rPr>
      </w:pPr>
      <w:r w:rsidRPr="00C818F8">
        <w:rPr>
          <w:rFonts w:asciiTheme="majorBidi" w:eastAsia="MS Mincho" w:hAnsiTheme="majorBidi" w:cstheme="majorBidi"/>
          <w:i/>
        </w:rPr>
        <w:t>Paragraph 6.9.8.</w:t>
      </w:r>
      <w:r w:rsidRPr="00C818F8">
        <w:rPr>
          <w:rFonts w:asciiTheme="majorBidi" w:eastAsia="MS Mincho" w:hAnsiTheme="majorBidi" w:cstheme="majorBidi"/>
        </w:rPr>
        <w:t>, amend to read:</w:t>
      </w:r>
    </w:p>
    <w:p w14:paraId="6BEB2AF7" w14:textId="77777777" w:rsidR="00261FC7" w:rsidRPr="00C818F8" w:rsidRDefault="00261FC7" w:rsidP="00261FC7">
      <w:pPr>
        <w:pStyle w:val="1"/>
        <w:spacing w:after="120" w:line="240" w:lineRule="atLeast"/>
        <w:ind w:left="2268" w:right="1134" w:hanging="1134"/>
        <w:jc w:val="both"/>
        <w:rPr>
          <w:rFonts w:asciiTheme="majorBidi" w:eastAsia="MS Mincho" w:hAnsiTheme="majorBidi" w:cstheme="majorBidi"/>
          <w:b/>
          <w:color w:val="000000"/>
          <w:lang w:val="en-US" w:eastAsia="fr-FR"/>
        </w:rPr>
      </w:pPr>
      <w:r w:rsidRPr="00C818F8">
        <w:rPr>
          <w:rFonts w:asciiTheme="majorBidi" w:hAnsiTheme="majorBidi" w:cstheme="majorBidi"/>
          <w:lang w:val="en-US"/>
        </w:rPr>
        <w:t>"</w:t>
      </w:r>
      <w:r w:rsidRPr="00C818F8">
        <w:rPr>
          <w:rFonts w:asciiTheme="majorBidi" w:eastAsia="MS Mincho" w:hAnsiTheme="majorBidi" w:cstheme="majorBidi"/>
          <w:color w:val="000000"/>
          <w:lang w:val="en-US" w:eastAsia="fi-FI"/>
        </w:rPr>
        <w:t>6.9.8.</w:t>
      </w:r>
      <w:r w:rsidRPr="00C818F8">
        <w:rPr>
          <w:rFonts w:asciiTheme="majorBidi" w:eastAsia="MS Mincho" w:hAnsiTheme="majorBidi" w:cstheme="majorBidi"/>
          <w:color w:val="000000"/>
          <w:lang w:val="en-US" w:eastAsia="fi-FI"/>
        </w:rPr>
        <w:tab/>
      </w:r>
      <w:r w:rsidRPr="00C818F8">
        <w:rPr>
          <w:rFonts w:asciiTheme="majorBidi" w:eastAsia="MS Mincho" w:hAnsiTheme="majorBidi" w:cstheme="majorBidi"/>
          <w:color w:val="000000"/>
          <w:lang w:val="en-US" w:eastAsia="fi-FI"/>
        </w:rPr>
        <w:tab/>
      </w:r>
      <w:r w:rsidRPr="00C818F8">
        <w:rPr>
          <w:rFonts w:asciiTheme="majorBidi" w:eastAsia="MS Mincho" w:hAnsiTheme="majorBidi" w:cstheme="majorBidi"/>
          <w:color w:val="000000"/>
          <w:lang w:val="en-US" w:eastAsia="fr-FR"/>
        </w:rPr>
        <w:t>Tell-tale</w:t>
      </w:r>
    </w:p>
    <w:p w14:paraId="37DC281D" w14:textId="77777777" w:rsidR="00261FC7" w:rsidRPr="00C818F8" w:rsidRDefault="00261FC7" w:rsidP="00261FC7">
      <w:pPr>
        <w:autoSpaceDE w:val="0"/>
        <w:autoSpaceDN w:val="0"/>
        <w:adjustRightInd w:val="0"/>
        <w:spacing w:after="120"/>
        <w:ind w:left="2268" w:right="1134"/>
        <w:jc w:val="both"/>
        <w:rPr>
          <w:rFonts w:asciiTheme="majorBidi" w:eastAsia="MS Mincho" w:hAnsiTheme="majorBidi" w:cstheme="majorBidi"/>
          <w:lang w:val="en-US"/>
        </w:rPr>
      </w:pPr>
      <w:r w:rsidRPr="00C818F8">
        <w:rPr>
          <w:rFonts w:asciiTheme="majorBidi" w:eastAsia="MS Mincho" w:hAnsiTheme="majorBidi" w:cstheme="majorBidi"/>
          <w:lang w:val="en-US"/>
        </w:rPr>
        <w:t>Circuit-closed tell-tale mandatory.</w:t>
      </w:r>
    </w:p>
    <w:p w14:paraId="13FBA70C" w14:textId="77777777" w:rsidR="00261FC7" w:rsidRPr="00C818F8" w:rsidRDefault="00261FC7" w:rsidP="00261FC7">
      <w:pPr>
        <w:autoSpaceDE w:val="0"/>
        <w:autoSpaceDN w:val="0"/>
        <w:adjustRightInd w:val="0"/>
        <w:spacing w:after="120"/>
        <w:ind w:left="2268" w:right="1134"/>
        <w:jc w:val="both"/>
        <w:rPr>
          <w:rFonts w:asciiTheme="majorBidi" w:eastAsia="MS Mincho" w:hAnsiTheme="majorBidi" w:cstheme="majorBidi"/>
          <w:lang w:val="en-US"/>
        </w:rPr>
      </w:pPr>
      <w:r w:rsidRPr="00C818F8">
        <w:rPr>
          <w:rFonts w:asciiTheme="majorBidi" w:eastAsia="MS Mincho" w:hAnsiTheme="majorBidi" w:cstheme="majorBidi"/>
          <w:lang w:val="en-US"/>
        </w:rPr>
        <w:t>This tell-tale shall be non-flashing and shall not be required if the instrument panel lighting can only switch ON simultaneously with the front position lamps.</w:t>
      </w:r>
    </w:p>
    <w:p w14:paraId="384427EA" w14:textId="77777777" w:rsidR="00261FC7" w:rsidRPr="00C818F8" w:rsidRDefault="00261FC7" w:rsidP="00261FC7">
      <w:pPr>
        <w:autoSpaceDE w:val="0"/>
        <w:autoSpaceDN w:val="0"/>
        <w:adjustRightInd w:val="0"/>
        <w:spacing w:after="120"/>
        <w:ind w:left="2268" w:right="1134"/>
        <w:jc w:val="both"/>
        <w:rPr>
          <w:rFonts w:asciiTheme="majorBidi" w:eastAsia="MS Mincho" w:hAnsiTheme="majorBidi" w:cstheme="majorBidi"/>
          <w:lang w:val="en-US"/>
        </w:rPr>
      </w:pPr>
      <w:r w:rsidRPr="00C818F8">
        <w:rPr>
          <w:rFonts w:asciiTheme="majorBidi" w:eastAsia="MS Mincho" w:hAnsiTheme="majorBidi" w:cstheme="majorBidi"/>
          <w:lang w:val="en-US"/>
        </w:rPr>
        <w:t xml:space="preserve">This requirement does not apply when light </w:t>
      </w:r>
      <w:proofErr w:type="spellStart"/>
      <w:r w:rsidRPr="00C818F8">
        <w:rPr>
          <w:rFonts w:asciiTheme="majorBidi" w:eastAsia="MS Mincho" w:hAnsiTheme="majorBidi" w:cstheme="majorBidi"/>
          <w:lang w:val="en-US"/>
        </w:rPr>
        <w:t>signalling</w:t>
      </w:r>
      <w:proofErr w:type="spellEnd"/>
      <w:r w:rsidRPr="00C818F8">
        <w:rPr>
          <w:rFonts w:asciiTheme="majorBidi" w:eastAsia="MS Mincho" w:hAnsiTheme="majorBidi" w:cstheme="majorBidi"/>
          <w:lang w:val="en-US"/>
        </w:rPr>
        <w:t xml:space="preserve"> system operates according to paragraph 6.19.7.4.</w:t>
      </w:r>
    </w:p>
    <w:p w14:paraId="29BC0A76" w14:textId="77777777" w:rsidR="00261FC7" w:rsidRPr="00C818F8" w:rsidRDefault="00261FC7" w:rsidP="00261FC7">
      <w:pPr>
        <w:autoSpaceDE w:val="0"/>
        <w:autoSpaceDN w:val="0"/>
        <w:adjustRightInd w:val="0"/>
        <w:spacing w:after="120"/>
        <w:ind w:left="2268" w:right="1134"/>
        <w:jc w:val="both"/>
        <w:rPr>
          <w:rFonts w:asciiTheme="majorBidi" w:eastAsia="MS Mincho" w:hAnsiTheme="majorBidi" w:cstheme="majorBidi"/>
          <w:b/>
          <w:lang w:val="en-US" w:eastAsia="fr-FR"/>
        </w:rPr>
      </w:pPr>
      <w:r w:rsidRPr="00C818F8">
        <w:rPr>
          <w:rFonts w:asciiTheme="majorBidi" w:eastAsia="MS Mincho" w:hAnsiTheme="majorBidi" w:cstheme="majorBidi"/>
          <w:lang w:val="en-US" w:eastAsia="fr-FR"/>
        </w:rPr>
        <w:t>However, a tell-tale indicating failure is mandatory if required by the component regulation.</w:t>
      </w:r>
      <w:r w:rsidRPr="00C818F8">
        <w:rPr>
          <w:rFonts w:asciiTheme="majorBidi" w:hAnsiTheme="majorBidi" w:cstheme="majorBidi"/>
          <w:lang w:val="en-US"/>
        </w:rPr>
        <w:t>"</w:t>
      </w:r>
    </w:p>
    <w:p w14:paraId="2DEA0B2A"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 6.9.9.1.,</w:t>
      </w:r>
      <w:r w:rsidRPr="00C818F8">
        <w:rPr>
          <w:rFonts w:asciiTheme="majorBidi" w:hAnsiTheme="majorBidi" w:cstheme="majorBidi"/>
        </w:rPr>
        <w:t xml:space="preserve"> amend to read:</w:t>
      </w:r>
    </w:p>
    <w:p w14:paraId="06BB09E0" w14:textId="77777777" w:rsidR="00261FC7" w:rsidRPr="00E73F29" w:rsidRDefault="00261FC7" w:rsidP="00261FC7">
      <w:pPr>
        <w:pStyle w:val="SingleTxtG"/>
        <w:ind w:left="2268" w:hanging="1134"/>
        <w:outlineLvl w:val="0"/>
        <w:rPr>
          <w:rFonts w:asciiTheme="majorBidi" w:hAnsiTheme="majorBidi" w:cstheme="majorBidi"/>
        </w:rPr>
      </w:pPr>
      <w:r w:rsidRPr="00E73F29">
        <w:rPr>
          <w:rFonts w:asciiTheme="majorBidi" w:hAnsiTheme="majorBidi" w:cstheme="majorBidi"/>
          <w:lang w:val="en-US"/>
        </w:rPr>
        <w:t>"</w:t>
      </w:r>
      <w:r w:rsidRPr="00E73F29">
        <w:rPr>
          <w:rFonts w:asciiTheme="majorBidi" w:hAnsiTheme="majorBidi" w:cstheme="majorBidi"/>
        </w:rPr>
        <w:t>6.9.9.1.</w:t>
      </w:r>
      <w:r w:rsidRPr="00E73F29">
        <w:rPr>
          <w:rFonts w:asciiTheme="majorBidi" w:hAnsiTheme="majorBidi" w:cstheme="majorBidi"/>
        </w:rPr>
        <w:tab/>
        <w:t>If one or more infrared radiation generator(s) is (are) installed inside the front position lamp, it (they) is (are) allowed to be switched ON only when the headlamp on the same side of the vehicle is switched ON and the vehicle is in forward motion. In the event that the front position lamp or the headlamp on the same side fails, the infrared radiation generator(s) shall be automatically switched OFF.</w:t>
      </w:r>
      <w:r w:rsidRPr="00E73F29">
        <w:rPr>
          <w:rFonts w:asciiTheme="majorBidi" w:hAnsiTheme="majorBidi" w:cstheme="majorBidi"/>
          <w:lang w:val="en-US"/>
        </w:rPr>
        <w:t>"</w:t>
      </w:r>
    </w:p>
    <w:p w14:paraId="50769204" w14:textId="77777777" w:rsidR="00261FC7" w:rsidRPr="00E73F29" w:rsidRDefault="00261FC7" w:rsidP="00261FC7">
      <w:pPr>
        <w:spacing w:after="120"/>
        <w:ind w:left="2268" w:right="993" w:hanging="1134"/>
        <w:jc w:val="both"/>
        <w:rPr>
          <w:rFonts w:asciiTheme="majorBidi" w:hAnsiTheme="majorBidi" w:cstheme="majorBidi"/>
        </w:rPr>
      </w:pPr>
      <w:r w:rsidRPr="00E73F29">
        <w:rPr>
          <w:rFonts w:asciiTheme="majorBidi" w:hAnsiTheme="majorBidi" w:cstheme="majorBidi"/>
          <w:i/>
        </w:rPr>
        <w:t>Paragraph 6.10.7.,</w:t>
      </w:r>
      <w:r w:rsidRPr="00E73F29">
        <w:rPr>
          <w:rFonts w:asciiTheme="majorBidi" w:hAnsiTheme="majorBidi" w:cstheme="majorBidi"/>
        </w:rPr>
        <w:t xml:space="preserve"> amend to read:</w:t>
      </w:r>
    </w:p>
    <w:p w14:paraId="6FCC93C5" w14:textId="77777777" w:rsidR="00261FC7" w:rsidRPr="00E73F29" w:rsidRDefault="00261FC7" w:rsidP="00261FC7">
      <w:pPr>
        <w:pStyle w:val="1"/>
        <w:spacing w:after="120" w:line="240" w:lineRule="atLeast"/>
        <w:ind w:left="2268" w:right="1134" w:hanging="1134"/>
        <w:jc w:val="both"/>
        <w:rPr>
          <w:rFonts w:asciiTheme="majorBidi" w:hAnsiTheme="majorBidi" w:cstheme="majorBidi"/>
        </w:rPr>
      </w:pPr>
      <w:r w:rsidRPr="00E73F29">
        <w:rPr>
          <w:rFonts w:asciiTheme="majorBidi" w:hAnsiTheme="majorBidi" w:cstheme="majorBidi"/>
          <w:lang w:val="en-US"/>
        </w:rPr>
        <w:t>"</w:t>
      </w:r>
      <w:r w:rsidRPr="00E73F29">
        <w:rPr>
          <w:rFonts w:asciiTheme="majorBidi" w:hAnsiTheme="majorBidi" w:cstheme="majorBidi"/>
        </w:rPr>
        <w:t>6.10.7.</w:t>
      </w:r>
      <w:r w:rsidRPr="00E73F29">
        <w:rPr>
          <w:rFonts w:asciiTheme="majorBidi" w:hAnsiTheme="majorBidi" w:cstheme="majorBidi"/>
        </w:rPr>
        <w:tab/>
        <w:t>Electrical connections</w:t>
      </w:r>
    </w:p>
    <w:p w14:paraId="164DD120" w14:textId="77777777" w:rsidR="00261FC7" w:rsidRPr="00E73F29" w:rsidRDefault="00261FC7" w:rsidP="00261FC7">
      <w:pPr>
        <w:spacing w:after="120"/>
        <w:ind w:left="2268" w:right="1134" w:hanging="1134"/>
        <w:jc w:val="both"/>
        <w:rPr>
          <w:rFonts w:asciiTheme="majorBidi" w:hAnsiTheme="majorBidi" w:cstheme="majorBidi"/>
        </w:rPr>
      </w:pPr>
      <w:r w:rsidRPr="00E73F29">
        <w:rPr>
          <w:rFonts w:asciiTheme="majorBidi" w:hAnsiTheme="majorBidi" w:cstheme="majorBidi"/>
        </w:rPr>
        <w:tab/>
        <w:t>In accordance with paragraph 5.11.</w:t>
      </w:r>
    </w:p>
    <w:p w14:paraId="425C631C" w14:textId="77777777" w:rsidR="00261FC7" w:rsidRPr="00E73F29" w:rsidRDefault="00261FC7" w:rsidP="00261FC7">
      <w:pPr>
        <w:spacing w:after="120"/>
        <w:ind w:left="2268" w:right="1134" w:hanging="1134"/>
        <w:jc w:val="both"/>
        <w:rPr>
          <w:rFonts w:asciiTheme="majorBidi" w:hAnsiTheme="majorBidi" w:cstheme="majorBidi"/>
        </w:rPr>
      </w:pPr>
      <w:r w:rsidRPr="00E73F29">
        <w:rPr>
          <w:rFonts w:asciiTheme="majorBidi" w:hAnsiTheme="majorBidi" w:cstheme="majorBidi"/>
        </w:rPr>
        <w:tab/>
        <w:t>However, if a rear position lamp is reciprocally incorporated with a direction-indicator, the electrical connection of the rear position lamp on the relevant side of the vehicle or the reciprocally incorporated part of it may be such that it is switched OFF during the entire time (both ON and OFF cycle) of operation of the direction-indicator lamp.</w:t>
      </w:r>
      <w:r w:rsidRPr="00E73F29">
        <w:rPr>
          <w:rFonts w:asciiTheme="majorBidi" w:hAnsiTheme="majorBidi" w:cstheme="majorBidi"/>
          <w:lang w:val="en-US"/>
        </w:rPr>
        <w:t>"</w:t>
      </w:r>
    </w:p>
    <w:p w14:paraId="6D5302A2" w14:textId="77777777" w:rsidR="00261FC7" w:rsidRPr="00C818F8" w:rsidRDefault="00261FC7" w:rsidP="00261FC7">
      <w:pPr>
        <w:spacing w:after="120"/>
        <w:ind w:left="2268" w:right="993" w:hanging="1134"/>
        <w:jc w:val="both"/>
        <w:rPr>
          <w:rFonts w:asciiTheme="majorBidi" w:hAnsiTheme="majorBidi" w:cstheme="majorBidi"/>
        </w:rPr>
      </w:pPr>
      <w:r w:rsidRPr="00C818F8">
        <w:rPr>
          <w:rFonts w:asciiTheme="majorBidi" w:hAnsiTheme="majorBidi" w:cstheme="majorBidi"/>
          <w:i/>
        </w:rPr>
        <w:t>Paragraph 6.11.7. and related subparagraphs,</w:t>
      </w:r>
      <w:r w:rsidRPr="00C818F8">
        <w:rPr>
          <w:rFonts w:asciiTheme="majorBidi" w:hAnsiTheme="majorBidi" w:cstheme="majorBidi"/>
        </w:rPr>
        <w:t xml:space="preserve"> amend to read:</w:t>
      </w:r>
    </w:p>
    <w:p w14:paraId="2498FC69" w14:textId="77777777" w:rsidR="00261FC7" w:rsidRPr="00E73F29" w:rsidRDefault="00261FC7" w:rsidP="00261FC7">
      <w:pPr>
        <w:pStyle w:val="1"/>
        <w:spacing w:after="120" w:line="240" w:lineRule="atLeast"/>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6.11.7.</w:t>
      </w:r>
      <w:r w:rsidRPr="00C818F8">
        <w:rPr>
          <w:rFonts w:asciiTheme="majorBidi" w:hAnsiTheme="majorBidi" w:cstheme="majorBidi"/>
        </w:rPr>
        <w:tab/>
      </w:r>
      <w:r w:rsidRPr="00E73F29">
        <w:rPr>
          <w:rFonts w:asciiTheme="majorBidi" w:hAnsiTheme="majorBidi" w:cstheme="majorBidi"/>
        </w:rPr>
        <w:t>Electrical connections</w:t>
      </w:r>
    </w:p>
    <w:p w14:paraId="1C180FDA" w14:textId="77777777" w:rsidR="00261FC7" w:rsidRPr="00E73F29" w:rsidRDefault="00261FC7" w:rsidP="00261FC7">
      <w:pPr>
        <w:spacing w:after="120"/>
        <w:ind w:left="2268" w:right="1134" w:hanging="1134"/>
        <w:jc w:val="both"/>
        <w:rPr>
          <w:rFonts w:asciiTheme="majorBidi" w:hAnsiTheme="majorBidi" w:cstheme="majorBidi"/>
        </w:rPr>
      </w:pPr>
      <w:r w:rsidRPr="00E73F29">
        <w:rPr>
          <w:rFonts w:asciiTheme="majorBidi" w:hAnsiTheme="majorBidi" w:cstheme="majorBidi"/>
        </w:rPr>
        <w:tab/>
        <w:t>These shall be such that:</w:t>
      </w:r>
    </w:p>
    <w:p w14:paraId="6224F184" w14:textId="77777777" w:rsidR="00261FC7" w:rsidRPr="00E73F29" w:rsidRDefault="00261FC7" w:rsidP="00261FC7">
      <w:pPr>
        <w:spacing w:after="120"/>
        <w:ind w:left="2268" w:right="1134" w:hanging="1134"/>
        <w:jc w:val="both"/>
        <w:rPr>
          <w:rFonts w:asciiTheme="majorBidi" w:hAnsiTheme="majorBidi" w:cstheme="majorBidi"/>
        </w:rPr>
      </w:pPr>
      <w:r w:rsidRPr="00E73F29">
        <w:rPr>
          <w:rFonts w:asciiTheme="majorBidi" w:hAnsiTheme="majorBidi" w:cstheme="majorBidi"/>
        </w:rPr>
        <w:t>6.11.7.1.</w:t>
      </w:r>
      <w:r w:rsidRPr="00E73F29">
        <w:rPr>
          <w:rFonts w:asciiTheme="majorBidi" w:hAnsiTheme="majorBidi" w:cstheme="majorBidi"/>
        </w:rPr>
        <w:tab/>
        <w:t xml:space="preserve">The rear fog-lamp(s) cannot be switched ON unless the main beams, dipped-beams or front fog-lamps are switched ON; </w:t>
      </w:r>
    </w:p>
    <w:p w14:paraId="3E522E31" w14:textId="77777777" w:rsidR="00261FC7" w:rsidRPr="00E73F29" w:rsidRDefault="00261FC7" w:rsidP="00261FC7">
      <w:pPr>
        <w:spacing w:after="120"/>
        <w:ind w:left="2268" w:right="1134" w:hanging="1134"/>
        <w:jc w:val="both"/>
        <w:rPr>
          <w:rFonts w:asciiTheme="majorBidi" w:hAnsiTheme="majorBidi" w:cstheme="majorBidi"/>
        </w:rPr>
      </w:pPr>
      <w:r w:rsidRPr="00E73F29">
        <w:rPr>
          <w:rFonts w:asciiTheme="majorBidi" w:hAnsiTheme="majorBidi" w:cstheme="majorBidi"/>
        </w:rPr>
        <w:t>6.11.7.2.</w:t>
      </w:r>
      <w:r w:rsidRPr="00E73F29">
        <w:rPr>
          <w:rFonts w:asciiTheme="majorBidi" w:hAnsiTheme="majorBidi" w:cstheme="majorBidi"/>
        </w:rPr>
        <w:tab/>
        <w:t xml:space="preserve">The rear fog-lamp(s) can be switched OFF independently of any other lamp; </w:t>
      </w:r>
    </w:p>
    <w:p w14:paraId="71C2F473" w14:textId="77777777" w:rsidR="00261FC7" w:rsidRPr="00E73F29" w:rsidRDefault="00261FC7" w:rsidP="00261FC7">
      <w:pPr>
        <w:spacing w:after="120"/>
        <w:ind w:left="2268" w:right="1134" w:hanging="1134"/>
        <w:jc w:val="both"/>
        <w:rPr>
          <w:rFonts w:asciiTheme="majorBidi" w:hAnsiTheme="majorBidi" w:cstheme="majorBidi"/>
        </w:rPr>
      </w:pPr>
      <w:r w:rsidRPr="00E73F29">
        <w:rPr>
          <w:rFonts w:asciiTheme="majorBidi" w:hAnsiTheme="majorBidi" w:cstheme="majorBidi"/>
        </w:rPr>
        <w:t>6.11.7.3.</w:t>
      </w:r>
      <w:r w:rsidRPr="00E73F29">
        <w:rPr>
          <w:rFonts w:asciiTheme="majorBidi" w:hAnsiTheme="majorBidi" w:cstheme="majorBidi"/>
        </w:rPr>
        <w:tab/>
        <w:t xml:space="preserve">Either of the following applies: </w:t>
      </w:r>
    </w:p>
    <w:p w14:paraId="5F28DA22" w14:textId="77777777" w:rsidR="00261FC7" w:rsidRPr="00E73F29" w:rsidRDefault="00261FC7" w:rsidP="00261FC7">
      <w:pPr>
        <w:spacing w:after="120"/>
        <w:ind w:left="2268" w:right="1134" w:hanging="1134"/>
        <w:jc w:val="both"/>
        <w:rPr>
          <w:rFonts w:asciiTheme="majorBidi" w:hAnsiTheme="majorBidi" w:cstheme="majorBidi"/>
        </w:rPr>
      </w:pPr>
      <w:r w:rsidRPr="00E73F29">
        <w:rPr>
          <w:rFonts w:asciiTheme="majorBidi" w:hAnsiTheme="majorBidi" w:cstheme="majorBidi"/>
        </w:rPr>
        <w:t>6.11.7.3.1.</w:t>
      </w:r>
      <w:r w:rsidRPr="00E73F29">
        <w:rPr>
          <w:rFonts w:asciiTheme="majorBidi" w:hAnsiTheme="majorBidi" w:cstheme="majorBidi"/>
        </w:rPr>
        <w:tab/>
        <w:t>The rear fog lamp(s) may continue to operate until the position lamps are switched OFF, and the rear fog lamp(s) shall then remain OFF until deliberately switched ON again;</w:t>
      </w:r>
    </w:p>
    <w:p w14:paraId="3D453C05" w14:textId="77777777" w:rsidR="00261FC7" w:rsidRPr="00E73F29" w:rsidRDefault="00261FC7" w:rsidP="00261FC7">
      <w:pPr>
        <w:spacing w:after="120"/>
        <w:ind w:left="2268" w:right="1134" w:hanging="1134"/>
        <w:jc w:val="both"/>
        <w:rPr>
          <w:rFonts w:asciiTheme="majorBidi" w:hAnsiTheme="majorBidi" w:cstheme="majorBidi"/>
        </w:rPr>
      </w:pPr>
      <w:r w:rsidRPr="00E73F29">
        <w:rPr>
          <w:rFonts w:asciiTheme="majorBidi" w:hAnsiTheme="majorBidi" w:cstheme="majorBidi"/>
        </w:rPr>
        <w:t>6.11.7.3.2.</w:t>
      </w:r>
      <w:r w:rsidRPr="00E73F29">
        <w:rPr>
          <w:rFonts w:asciiTheme="majorBidi" w:hAnsiTheme="majorBidi" w:cstheme="majorBidi"/>
        </w:rPr>
        <w:tab/>
        <w:t xml:space="preserve">A warning, at least audible, additional to the mandatory tell-tale (paragraph 6.11.8.) shall be given if the ignition is switched OFF or the ignition key is withdrawn and the driver's door is opened, whether the lamps in </w:t>
      </w:r>
      <w:r w:rsidRPr="00E73F29">
        <w:rPr>
          <w:rFonts w:asciiTheme="majorBidi" w:hAnsiTheme="majorBidi" w:cstheme="majorBidi"/>
        </w:rPr>
        <w:lastRenderedPageBreak/>
        <w:t>(paragraph 6.11.7.1.) are ON or OFF, whilst the rear fog lamp control is in the ON position.</w:t>
      </w:r>
    </w:p>
    <w:p w14:paraId="241C5459" w14:textId="77777777" w:rsidR="00261FC7" w:rsidRPr="00E73F29" w:rsidRDefault="00261FC7" w:rsidP="00261FC7">
      <w:pPr>
        <w:spacing w:after="120"/>
        <w:ind w:left="2268" w:right="1134" w:hanging="1134"/>
        <w:jc w:val="both"/>
        <w:rPr>
          <w:rFonts w:asciiTheme="majorBidi" w:hAnsiTheme="majorBidi" w:cstheme="majorBidi"/>
        </w:rPr>
      </w:pPr>
      <w:r w:rsidRPr="00E73F29">
        <w:rPr>
          <w:rFonts w:asciiTheme="majorBidi" w:hAnsiTheme="majorBidi" w:cstheme="majorBidi"/>
        </w:rPr>
        <w:t>6.11.7.4.</w:t>
      </w:r>
      <w:r w:rsidRPr="00E73F29">
        <w:rPr>
          <w:rFonts w:asciiTheme="majorBidi" w:hAnsiTheme="majorBidi" w:cstheme="majorBidi"/>
        </w:rPr>
        <w:tab/>
        <w:t>Except as provided in paragraphs 6.11.7.1., 6.11.7.3. and 6.11.7.5., the operation of the rear fog lamp(s) shall not be affected by switching ON or OFF any other lamps.</w:t>
      </w:r>
    </w:p>
    <w:p w14:paraId="6DDCAD93" w14:textId="77777777" w:rsidR="00261FC7" w:rsidRPr="00E73F29" w:rsidRDefault="00261FC7" w:rsidP="00261FC7">
      <w:pPr>
        <w:spacing w:after="120"/>
        <w:ind w:left="2268" w:right="1134" w:hanging="1134"/>
        <w:jc w:val="both"/>
        <w:rPr>
          <w:rFonts w:asciiTheme="majorBidi" w:hAnsiTheme="majorBidi" w:cstheme="majorBidi"/>
          <w:i/>
        </w:rPr>
      </w:pPr>
      <w:r w:rsidRPr="00E73F29">
        <w:rPr>
          <w:rFonts w:asciiTheme="majorBidi" w:hAnsiTheme="majorBidi" w:cstheme="majorBidi"/>
        </w:rPr>
        <w:t>6.11.7.5.</w:t>
      </w:r>
      <w:r w:rsidRPr="00E73F29">
        <w:rPr>
          <w:rFonts w:asciiTheme="majorBidi" w:hAnsiTheme="majorBidi" w:cstheme="majorBidi"/>
        </w:rPr>
        <w:tab/>
        <w:t>The rear fog lamp(s) of a drawing motor vehicle may be automatically switched OFF while a trailer is connected and the rear fog lamp(s) of the trailer is (are) switched ON.</w:t>
      </w:r>
      <w:r w:rsidRPr="00E73F29">
        <w:rPr>
          <w:rFonts w:asciiTheme="majorBidi" w:hAnsiTheme="majorBidi" w:cstheme="majorBidi"/>
          <w:lang w:val="en-US"/>
        </w:rPr>
        <w:t>"</w:t>
      </w:r>
    </w:p>
    <w:p w14:paraId="45FBD909" w14:textId="77777777" w:rsidR="00261FC7" w:rsidRPr="00C818F8" w:rsidRDefault="00261FC7" w:rsidP="00261FC7">
      <w:pPr>
        <w:spacing w:after="120"/>
        <w:ind w:left="2268" w:right="142" w:hanging="1134"/>
        <w:jc w:val="both"/>
        <w:rPr>
          <w:rFonts w:asciiTheme="majorBidi" w:hAnsiTheme="majorBidi" w:cstheme="majorBidi"/>
        </w:rPr>
      </w:pPr>
      <w:r w:rsidRPr="00C818F8">
        <w:rPr>
          <w:rFonts w:asciiTheme="majorBidi" w:hAnsiTheme="majorBidi" w:cstheme="majorBidi"/>
          <w:i/>
        </w:rPr>
        <w:t>Paragraph 6.12.7.,</w:t>
      </w:r>
      <w:r w:rsidRPr="00C818F8">
        <w:rPr>
          <w:rFonts w:asciiTheme="majorBidi" w:hAnsiTheme="majorBidi" w:cstheme="majorBidi"/>
        </w:rPr>
        <w:t xml:space="preserve"> amend to read:</w:t>
      </w:r>
    </w:p>
    <w:p w14:paraId="69C21931" w14:textId="77777777" w:rsidR="00261FC7" w:rsidRPr="00C818F8" w:rsidRDefault="00261FC7" w:rsidP="00261FC7">
      <w:pPr>
        <w:pStyle w:val="1"/>
        <w:spacing w:after="120" w:line="240" w:lineRule="atLeast"/>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6.12.7.</w:t>
      </w:r>
      <w:r w:rsidRPr="00C818F8">
        <w:rPr>
          <w:rFonts w:asciiTheme="majorBidi" w:hAnsiTheme="majorBidi" w:cstheme="majorBidi"/>
        </w:rPr>
        <w:tab/>
        <w:t>Electrical connections</w:t>
      </w:r>
    </w:p>
    <w:p w14:paraId="564D4E5B" w14:textId="77777777" w:rsidR="00261FC7" w:rsidRPr="00E73F29" w:rsidRDefault="00261FC7" w:rsidP="00261FC7">
      <w:pPr>
        <w:spacing w:after="120"/>
        <w:ind w:left="2268" w:right="1134"/>
        <w:jc w:val="both"/>
        <w:rPr>
          <w:rFonts w:asciiTheme="majorBidi" w:hAnsiTheme="majorBidi" w:cstheme="majorBidi"/>
        </w:rPr>
      </w:pPr>
      <w:r w:rsidRPr="00E73F29">
        <w:rPr>
          <w:rFonts w:asciiTheme="majorBidi" w:hAnsiTheme="majorBidi" w:cstheme="majorBidi"/>
        </w:rPr>
        <w:t xml:space="preserve">The connection shall allow the parking lamp(s) on the same side of the vehicle to be switched ON independently of any other lamps. </w:t>
      </w:r>
    </w:p>
    <w:p w14:paraId="6EC3E5ED" w14:textId="77777777" w:rsidR="00261FC7" w:rsidRPr="00E73F29" w:rsidRDefault="00261FC7" w:rsidP="00261FC7">
      <w:pPr>
        <w:spacing w:after="120"/>
        <w:ind w:left="2268" w:right="1134"/>
        <w:jc w:val="both"/>
        <w:rPr>
          <w:rFonts w:asciiTheme="majorBidi" w:hAnsiTheme="majorBidi" w:cstheme="majorBidi"/>
        </w:rPr>
      </w:pPr>
      <w:r w:rsidRPr="00E73F29">
        <w:rPr>
          <w:rFonts w:asciiTheme="majorBidi" w:hAnsiTheme="majorBidi" w:cstheme="majorBidi"/>
        </w:rPr>
        <w:t>The parking lamp(s) and, if applicable, the front and rear position lamps according to paragraph 6.12.9. below, shall be able to operate even if the device which starts the propulsion system is in a position which makes it impossible for the propulsion system to operate. A device which automatically switches OFF these lamps as a function of time is prohibited.</w:t>
      </w:r>
      <w:r w:rsidRPr="00E73F29">
        <w:rPr>
          <w:rFonts w:asciiTheme="majorBidi" w:hAnsiTheme="majorBidi" w:cstheme="majorBidi"/>
          <w:lang w:val="en-US"/>
        </w:rPr>
        <w:t>"</w:t>
      </w:r>
    </w:p>
    <w:p w14:paraId="6C58B260"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 6.12.9.,</w:t>
      </w:r>
      <w:r w:rsidRPr="00C818F8">
        <w:rPr>
          <w:rFonts w:asciiTheme="majorBidi" w:hAnsiTheme="majorBidi" w:cstheme="majorBidi"/>
        </w:rPr>
        <w:t xml:space="preserve"> amend to read:</w:t>
      </w:r>
    </w:p>
    <w:p w14:paraId="21C001B1"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6.12.9.</w:t>
      </w:r>
      <w:r w:rsidRPr="00C818F8">
        <w:rPr>
          <w:rFonts w:asciiTheme="majorBidi" w:hAnsiTheme="majorBidi" w:cstheme="majorBidi"/>
        </w:rPr>
        <w:tab/>
        <w:t>Other requirements</w:t>
      </w:r>
    </w:p>
    <w:p w14:paraId="5E0D9DAB" w14:textId="77777777" w:rsidR="00261FC7" w:rsidRPr="00E73F29" w:rsidRDefault="00261FC7" w:rsidP="00261FC7">
      <w:pPr>
        <w:pStyle w:val="SingleTxtG"/>
        <w:ind w:left="2268"/>
        <w:rPr>
          <w:rFonts w:asciiTheme="majorBidi" w:hAnsiTheme="majorBidi" w:cstheme="majorBidi"/>
        </w:rPr>
      </w:pPr>
      <w:r w:rsidRPr="00E73F29">
        <w:rPr>
          <w:rFonts w:asciiTheme="majorBidi" w:hAnsiTheme="majorBidi" w:cstheme="majorBidi"/>
        </w:rPr>
        <w:t>The functioning of this lamp may also be performed by simultaneously switching ON the front and rear position lamps on the same side of the vehicle. In this case, lamps that meet the requirements of front or rear position lamps are deemed to meet the requirements of parking lamps.</w:t>
      </w:r>
      <w:r w:rsidRPr="00E73F29">
        <w:rPr>
          <w:rFonts w:asciiTheme="majorBidi" w:hAnsiTheme="majorBidi" w:cstheme="majorBidi"/>
          <w:lang w:val="en-US"/>
        </w:rPr>
        <w:t>"</w:t>
      </w:r>
    </w:p>
    <w:p w14:paraId="4B669611"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 6.18.9.,</w:t>
      </w:r>
      <w:r w:rsidRPr="00C818F8">
        <w:rPr>
          <w:rFonts w:asciiTheme="majorBidi" w:hAnsiTheme="majorBidi" w:cstheme="majorBidi"/>
        </w:rPr>
        <w:t xml:space="preserve"> amend to read:</w:t>
      </w:r>
    </w:p>
    <w:p w14:paraId="3997E810" w14:textId="77777777" w:rsidR="00261FC7" w:rsidRPr="00C818F8" w:rsidRDefault="00261FC7" w:rsidP="00261FC7">
      <w:pPr>
        <w:pStyle w:val="1"/>
        <w:spacing w:after="120" w:line="240" w:lineRule="atLeast"/>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6.18.9.</w:t>
      </w:r>
      <w:r w:rsidRPr="00C818F8">
        <w:rPr>
          <w:rFonts w:asciiTheme="majorBidi" w:hAnsiTheme="majorBidi" w:cstheme="majorBidi"/>
        </w:rPr>
        <w:tab/>
        <w:t>Other requirements</w:t>
      </w:r>
    </w:p>
    <w:p w14:paraId="13AE7825" w14:textId="77777777" w:rsidR="00261FC7" w:rsidRPr="00E73F29"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rPr>
        <w:tab/>
      </w:r>
      <w:r w:rsidRPr="00E73F29">
        <w:rPr>
          <w:rFonts w:asciiTheme="majorBidi" w:hAnsiTheme="majorBidi" w:cstheme="majorBidi"/>
        </w:rPr>
        <w:t xml:space="preserve">When the rearmost side-marker lamp is combined with the rear position lamp reciprocally incorporated with the rear fog-lamp or stop lamp, the photometric characteristics of the side-marker lamp may be modified during the entire time of the rear fog lamp or stop lamp are switched ON. </w:t>
      </w:r>
    </w:p>
    <w:p w14:paraId="2743DE1D" w14:textId="77777777" w:rsidR="00261FC7" w:rsidRPr="00C818F8" w:rsidRDefault="00261FC7" w:rsidP="00261FC7">
      <w:pPr>
        <w:pStyle w:val="SingleTxtG"/>
        <w:ind w:left="2268" w:right="993" w:hanging="1134"/>
        <w:rPr>
          <w:rFonts w:asciiTheme="majorBidi" w:hAnsiTheme="majorBidi" w:cstheme="majorBidi"/>
        </w:rPr>
      </w:pPr>
      <w:r w:rsidRPr="00C818F8">
        <w:rPr>
          <w:rFonts w:asciiTheme="majorBidi" w:hAnsiTheme="majorBidi" w:cstheme="majorBidi"/>
        </w:rPr>
        <w:tab/>
        <w:t>Rear side-marker lamps shall be amber if they flash with the rear direction-indicator lamp.</w:t>
      </w:r>
      <w:r w:rsidRPr="00C818F8">
        <w:rPr>
          <w:rFonts w:asciiTheme="majorBidi" w:hAnsiTheme="majorBidi" w:cstheme="majorBidi"/>
          <w:lang w:val="en-US"/>
        </w:rPr>
        <w:t>"</w:t>
      </w:r>
    </w:p>
    <w:p w14:paraId="71ACBAA0" w14:textId="77777777" w:rsidR="00261FC7" w:rsidRPr="00C818F8" w:rsidRDefault="00261FC7" w:rsidP="00261FC7">
      <w:pPr>
        <w:spacing w:after="120"/>
        <w:ind w:left="2268" w:right="993" w:hanging="1134"/>
        <w:jc w:val="both"/>
        <w:rPr>
          <w:rFonts w:asciiTheme="majorBidi" w:hAnsiTheme="majorBidi" w:cstheme="majorBidi"/>
        </w:rPr>
      </w:pPr>
      <w:r w:rsidRPr="00C818F8">
        <w:rPr>
          <w:rFonts w:asciiTheme="majorBidi" w:hAnsiTheme="majorBidi" w:cstheme="majorBidi"/>
          <w:i/>
        </w:rPr>
        <w:t>Paragraph 6.19.7.1.,</w:t>
      </w:r>
      <w:r w:rsidRPr="00C818F8">
        <w:rPr>
          <w:rFonts w:asciiTheme="majorBidi" w:hAnsiTheme="majorBidi" w:cstheme="majorBidi"/>
        </w:rPr>
        <w:t xml:space="preserve"> amend to read:</w:t>
      </w:r>
    </w:p>
    <w:p w14:paraId="0A807FE5" w14:textId="77777777" w:rsidR="00261FC7" w:rsidRPr="00E73F29" w:rsidRDefault="00261FC7" w:rsidP="00261FC7">
      <w:pPr>
        <w:pStyle w:val="SingleTxtG"/>
        <w:ind w:left="2268" w:right="993" w:hanging="1134"/>
        <w:rPr>
          <w:rFonts w:asciiTheme="majorBidi" w:hAnsiTheme="majorBidi" w:cstheme="majorBidi"/>
        </w:rPr>
      </w:pPr>
      <w:r w:rsidRPr="00C818F8">
        <w:rPr>
          <w:rFonts w:asciiTheme="majorBidi" w:hAnsiTheme="majorBidi" w:cstheme="majorBidi"/>
          <w:lang w:val="en-US"/>
        </w:rPr>
        <w:t>"</w:t>
      </w:r>
      <w:r w:rsidRPr="00C818F8">
        <w:rPr>
          <w:rFonts w:asciiTheme="majorBidi" w:eastAsia="MS Mincho" w:hAnsiTheme="majorBidi" w:cstheme="majorBidi"/>
        </w:rPr>
        <w:t>6.19.7.1.</w:t>
      </w:r>
      <w:r w:rsidRPr="00C818F8">
        <w:rPr>
          <w:rFonts w:asciiTheme="majorBidi" w:eastAsia="MS Mincho" w:hAnsiTheme="majorBidi" w:cstheme="majorBidi"/>
        </w:rPr>
        <w:tab/>
      </w:r>
      <w:r w:rsidRPr="00E73F29">
        <w:rPr>
          <w:rFonts w:asciiTheme="majorBidi" w:eastAsia="MS Mincho" w:hAnsiTheme="majorBidi" w:cstheme="majorBidi"/>
        </w:rPr>
        <w:t>The daytime running lamps shall be switched ON automatically when the device which starts and/or stops the propulsion system is set in a position which makes it possible for the propulsion system to operate. However, the daytime running lamps may remain OFF while the following conditions exist:</w:t>
      </w:r>
      <w:r w:rsidRPr="00E73F29">
        <w:rPr>
          <w:rFonts w:asciiTheme="majorBidi" w:hAnsiTheme="majorBidi" w:cstheme="majorBidi"/>
          <w:lang w:val="en-US"/>
        </w:rPr>
        <w:t>"</w:t>
      </w:r>
    </w:p>
    <w:p w14:paraId="7EB719BA" w14:textId="77777777" w:rsidR="00261FC7" w:rsidRPr="00C818F8" w:rsidRDefault="00261FC7" w:rsidP="00261FC7">
      <w:pPr>
        <w:spacing w:after="120"/>
        <w:ind w:left="2268" w:right="993" w:hanging="1134"/>
        <w:jc w:val="both"/>
        <w:rPr>
          <w:rFonts w:asciiTheme="majorBidi" w:hAnsiTheme="majorBidi" w:cstheme="majorBidi"/>
        </w:rPr>
      </w:pPr>
      <w:r w:rsidRPr="00C818F8">
        <w:rPr>
          <w:rFonts w:asciiTheme="majorBidi" w:hAnsiTheme="majorBidi" w:cstheme="majorBidi"/>
          <w:i/>
        </w:rPr>
        <w:t>Paragraph 6.19.7.1.3.,</w:t>
      </w:r>
      <w:r w:rsidRPr="00C818F8">
        <w:rPr>
          <w:rFonts w:asciiTheme="majorBidi" w:hAnsiTheme="majorBidi" w:cstheme="majorBidi"/>
        </w:rPr>
        <w:t xml:space="preserve"> amend to read:</w:t>
      </w:r>
    </w:p>
    <w:p w14:paraId="5162F4D9" w14:textId="77777777" w:rsidR="00261FC7" w:rsidRPr="00E73F29" w:rsidRDefault="00261FC7" w:rsidP="00261FC7">
      <w:pPr>
        <w:pStyle w:val="SingleTxtG"/>
        <w:ind w:left="2268" w:right="993" w:hanging="1134"/>
        <w:rPr>
          <w:rFonts w:asciiTheme="majorBidi" w:hAnsiTheme="majorBidi" w:cstheme="majorBidi"/>
        </w:rPr>
      </w:pPr>
      <w:r w:rsidRPr="00C818F8">
        <w:rPr>
          <w:rFonts w:asciiTheme="majorBidi" w:hAnsiTheme="majorBidi" w:cstheme="majorBidi"/>
          <w:lang w:val="en-US"/>
        </w:rPr>
        <w:t>"</w:t>
      </w:r>
      <w:r w:rsidRPr="00C818F8">
        <w:rPr>
          <w:rFonts w:asciiTheme="majorBidi" w:eastAsia="MS Mincho" w:hAnsiTheme="majorBidi" w:cstheme="majorBidi"/>
        </w:rPr>
        <w:t>6.19.7.1.</w:t>
      </w:r>
      <w:r w:rsidRPr="00C818F8">
        <w:rPr>
          <w:rFonts w:asciiTheme="majorBidi" w:eastAsia="MS Mincho" w:hAnsiTheme="majorBidi" w:cstheme="majorBidi"/>
          <w:lang w:val="en-US"/>
        </w:rPr>
        <w:t>3.</w:t>
      </w:r>
      <w:r w:rsidRPr="00C818F8">
        <w:rPr>
          <w:rFonts w:asciiTheme="majorBidi" w:eastAsia="MS Mincho" w:hAnsiTheme="majorBidi" w:cstheme="majorBidi"/>
          <w:lang w:val="en-US"/>
        </w:rPr>
        <w:tab/>
      </w:r>
      <w:r>
        <w:rPr>
          <w:rFonts w:asciiTheme="majorBidi" w:hAnsiTheme="majorBidi" w:cstheme="majorBidi"/>
          <w:lang w:val="en-US"/>
        </w:rPr>
        <w:t>P</w:t>
      </w:r>
      <w:r w:rsidRPr="00C818F8">
        <w:rPr>
          <w:rFonts w:asciiTheme="majorBidi" w:hAnsiTheme="majorBidi" w:cstheme="majorBidi"/>
          <w:lang w:val="en-US"/>
        </w:rPr>
        <w:t xml:space="preserve">rior to the vehicle being set in motion for the first time after each manual </w:t>
      </w:r>
      <w:r w:rsidRPr="00E73F29">
        <w:rPr>
          <w:rFonts w:asciiTheme="majorBidi" w:hAnsiTheme="majorBidi" w:cstheme="majorBidi"/>
          <w:lang w:val="en-US"/>
        </w:rPr>
        <w:t xml:space="preserve">activation of </w:t>
      </w:r>
      <w:r w:rsidRPr="00E73F29">
        <w:rPr>
          <w:rFonts w:asciiTheme="majorBidi" w:hAnsiTheme="majorBidi" w:cstheme="majorBidi"/>
          <w:lang w:val="en-US" w:eastAsia="en-GB"/>
        </w:rPr>
        <w:t xml:space="preserve">the device, which starts and/or stops </w:t>
      </w:r>
      <w:r w:rsidRPr="00E73F29">
        <w:rPr>
          <w:rFonts w:asciiTheme="majorBidi" w:hAnsiTheme="majorBidi" w:cstheme="majorBidi"/>
          <w:lang w:val="en-US"/>
        </w:rPr>
        <w:t>the propulsion system."</w:t>
      </w:r>
    </w:p>
    <w:p w14:paraId="5C580179" w14:textId="77777777" w:rsidR="00261FC7" w:rsidRPr="00C818F8" w:rsidRDefault="00261FC7" w:rsidP="00261FC7">
      <w:pPr>
        <w:spacing w:after="120"/>
        <w:ind w:left="2268" w:right="993" w:hanging="1134"/>
        <w:jc w:val="both"/>
        <w:rPr>
          <w:rFonts w:asciiTheme="majorBidi" w:hAnsiTheme="majorBidi" w:cstheme="majorBidi"/>
        </w:rPr>
      </w:pPr>
      <w:r w:rsidRPr="00C818F8">
        <w:rPr>
          <w:rFonts w:asciiTheme="majorBidi" w:hAnsiTheme="majorBidi" w:cstheme="majorBidi"/>
          <w:i/>
        </w:rPr>
        <w:t>Paragraph 6.19.7.2.,</w:t>
      </w:r>
      <w:r w:rsidRPr="00C818F8">
        <w:rPr>
          <w:rFonts w:asciiTheme="majorBidi" w:hAnsiTheme="majorBidi" w:cstheme="majorBidi"/>
        </w:rPr>
        <w:t xml:space="preserve"> amend to read:</w:t>
      </w:r>
    </w:p>
    <w:p w14:paraId="373D543A" w14:textId="77777777" w:rsidR="00261FC7" w:rsidRPr="00E73F29" w:rsidRDefault="00261FC7" w:rsidP="00261FC7">
      <w:pPr>
        <w:pStyle w:val="1"/>
        <w:spacing w:after="120" w:line="240" w:lineRule="atLeast"/>
        <w:ind w:left="2268" w:right="1134" w:hanging="1134"/>
        <w:jc w:val="both"/>
        <w:rPr>
          <w:rFonts w:asciiTheme="majorBidi" w:eastAsia="MS Mincho" w:hAnsiTheme="majorBidi" w:cstheme="majorBidi"/>
        </w:rPr>
      </w:pPr>
      <w:r w:rsidRPr="00C818F8">
        <w:rPr>
          <w:rFonts w:asciiTheme="majorBidi" w:hAnsiTheme="majorBidi" w:cstheme="majorBidi"/>
          <w:lang w:val="en-US"/>
        </w:rPr>
        <w:t>"</w:t>
      </w:r>
      <w:r w:rsidRPr="00C818F8">
        <w:rPr>
          <w:rFonts w:asciiTheme="majorBidi" w:eastAsia="MS Mincho" w:hAnsiTheme="majorBidi" w:cstheme="majorBidi"/>
        </w:rPr>
        <w:t>6.19.7.2.</w:t>
      </w:r>
      <w:r w:rsidRPr="00C818F8">
        <w:rPr>
          <w:rFonts w:asciiTheme="majorBidi" w:eastAsia="MS Mincho" w:hAnsiTheme="majorBidi" w:cstheme="majorBidi"/>
        </w:rPr>
        <w:tab/>
        <w:t>The daytime running lamps may be switched OFF manually when</w:t>
      </w:r>
      <w:r w:rsidRPr="00C818F8">
        <w:rPr>
          <w:rFonts w:asciiTheme="majorBidi" w:eastAsia="MS Mincho" w:hAnsiTheme="majorBidi" w:cstheme="majorBidi"/>
          <w:b/>
        </w:rPr>
        <w:t>,</w:t>
      </w:r>
      <w:r w:rsidRPr="00C818F8">
        <w:rPr>
          <w:rFonts w:asciiTheme="majorBidi" w:eastAsia="MS Mincho" w:hAnsiTheme="majorBidi" w:cstheme="majorBidi"/>
        </w:rPr>
        <w:t xml:space="preserve"> provided they switch ON automatically when the vehicle speed </w:t>
      </w:r>
      <w:r w:rsidRPr="00E73F29">
        <w:rPr>
          <w:rFonts w:asciiTheme="majorBidi" w:eastAsia="MS Mincho" w:hAnsiTheme="majorBidi" w:cstheme="majorBidi"/>
        </w:rPr>
        <w:t>exceeds 15 km/h or when the vehicle has travelled more than 100 m and they remain ON until deliberately switched OFF again.</w:t>
      </w:r>
      <w:r w:rsidRPr="00E73F29">
        <w:rPr>
          <w:rFonts w:asciiTheme="majorBidi" w:hAnsiTheme="majorBidi" w:cstheme="majorBidi"/>
          <w:lang w:val="en-US"/>
        </w:rPr>
        <w:t>"</w:t>
      </w:r>
    </w:p>
    <w:p w14:paraId="46D503AC"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 6.19.7.3.,</w:t>
      </w:r>
      <w:r w:rsidRPr="00C818F8">
        <w:rPr>
          <w:rFonts w:asciiTheme="majorBidi" w:hAnsiTheme="majorBidi" w:cstheme="majorBidi"/>
        </w:rPr>
        <w:t xml:space="preserve"> amended</w:t>
      </w:r>
      <w:r w:rsidRPr="00C818F8">
        <w:rPr>
          <w:rFonts w:asciiTheme="majorBidi" w:hAnsiTheme="majorBidi" w:cstheme="majorBidi"/>
          <w:i/>
        </w:rPr>
        <w:t xml:space="preserve"> </w:t>
      </w:r>
      <w:r w:rsidRPr="00C818F8">
        <w:rPr>
          <w:rFonts w:asciiTheme="majorBidi" w:hAnsiTheme="majorBidi" w:cstheme="majorBidi"/>
        </w:rPr>
        <w:t>to read:</w:t>
      </w:r>
    </w:p>
    <w:p w14:paraId="74FAA5B6" w14:textId="77777777" w:rsidR="00261FC7" w:rsidRPr="00C818F8" w:rsidRDefault="00261FC7" w:rsidP="00261FC7">
      <w:pPr>
        <w:spacing w:after="120"/>
        <w:ind w:left="2268" w:right="1134" w:hanging="1134"/>
        <w:jc w:val="both"/>
        <w:rPr>
          <w:rFonts w:asciiTheme="majorBidi" w:hAnsiTheme="majorBidi" w:cstheme="majorBidi"/>
          <w:color w:val="000000"/>
          <w:lang w:val="en-US"/>
        </w:rPr>
      </w:pPr>
      <w:r w:rsidRPr="00C818F8">
        <w:rPr>
          <w:rFonts w:asciiTheme="majorBidi" w:hAnsiTheme="majorBidi" w:cstheme="majorBidi"/>
          <w:lang w:val="en-US"/>
        </w:rPr>
        <w:t>"</w:t>
      </w:r>
      <w:r w:rsidRPr="00C818F8">
        <w:rPr>
          <w:rFonts w:asciiTheme="majorBidi" w:hAnsiTheme="majorBidi" w:cstheme="majorBidi"/>
          <w:color w:val="000000"/>
        </w:rPr>
        <w:t>6.19.7.3</w:t>
      </w:r>
      <w:r w:rsidRPr="00C818F8">
        <w:rPr>
          <w:rFonts w:asciiTheme="majorBidi" w:hAnsiTheme="majorBidi" w:cstheme="majorBidi"/>
          <w:b/>
          <w:bCs/>
          <w:color w:val="000000"/>
        </w:rPr>
        <w:t>.</w:t>
      </w:r>
      <w:r w:rsidRPr="00C818F8">
        <w:rPr>
          <w:rFonts w:asciiTheme="majorBidi" w:hAnsiTheme="majorBidi" w:cstheme="majorBidi"/>
          <w:color w:val="000000"/>
        </w:rPr>
        <w:tab/>
        <w:t>The daytime running lamp shall switch OFF automatically when the device which starts and/or stops the propulsion system</w:t>
      </w:r>
      <w:r w:rsidRPr="00C818F8">
        <w:rPr>
          <w:rFonts w:asciiTheme="majorBidi" w:hAnsiTheme="majorBidi" w:cstheme="majorBidi"/>
          <w:strike/>
          <w:color w:val="000000"/>
        </w:rPr>
        <w:t xml:space="preserve"> </w:t>
      </w:r>
      <w:r w:rsidRPr="00C818F8">
        <w:rPr>
          <w:rFonts w:asciiTheme="majorBidi" w:hAnsiTheme="majorBidi" w:cstheme="majorBidi"/>
          <w:color w:val="000000"/>
        </w:rPr>
        <w:t>is set in a position which makes it impossible for the propulsion system</w:t>
      </w:r>
      <w:r>
        <w:rPr>
          <w:rFonts w:asciiTheme="majorBidi" w:hAnsiTheme="majorBidi" w:cstheme="majorBidi"/>
          <w:color w:val="000000"/>
        </w:rPr>
        <w:t xml:space="preserve"> </w:t>
      </w:r>
      <w:r w:rsidRPr="00C818F8">
        <w:rPr>
          <w:rFonts w:asciiTheme="majorBidi" w:hAnsiTheme="majorBidi" w:cstheme="majorBidi"/>
          <w:color w:val="000000"/>
        </w:rPr>
        <w:t xml:space="preserve">to operate or the front fog lamps or </w:t>
      </w:r>
      <w:r w:rsidRPr="00C818F8">
        <w:rPr>
          <w:rFonts w:asciiTheme="majorBidi" w:hAnsiTheme="majorBidi" w:cstheme="majorBidi"/>
          <w:color w:val="000000"/>
        </w:rPr>
        <w:lastRenderedPageBreak/>
        <w:t>headlamps are switched ON, except when the latter are used to give intermittent luminous warnings at short intervals.</w:t>
      </w:r>
      <w:r w:rsidRPr="00C818F8">
        <w:rPr>
          <w:rFonts w:asciiTheme="majorBidi" w:hAnsiTheme="majorBidi" w:cstheme="majorBidi"/>
          <w:lang w:val="en-US"/>
        </w:rPr>
        <w:t>"</w:t>
      </w:r>
    </w:p>
    <w:p w14:paraId="4EB43B37" w14:textId="77777777" w:rsidR="00261FC7" w:rsidRPr="00C818F8" w:rsidRDefault="00261FC7" w:rsidP="00261FC7">
      <w:pPr>
        <w:keepNext/>
        <w:keepLines/>
        <w:spacing w:after="120"/>
        <w:ind w:left="2268" w:right="1134" w:hanging="1134"/>
        <w:jc w:val="both"/>
        <w:rPr>
          <w:rFonts w:asciiTheme="majorBidi" w:hAnsiTheme="majorBidi" w:cstheme="majorBidi"/>
        </w:rPr>
      </w:pPr>
      <w:r w:rsidRPr="00C818F8">
        <w:rPr>
          <w:rFonts w:asciiTheme="majorBidi" w:hAnsiTheme="majorBidi" w:cstheme="majorBidi"/>
          <w:i/>
        </w:rPr>
        <w:t>Paragraph 6.20.7.,</w:t>
      </w:r>
      <w:r w:rsidRPr="00C818F8">
        <w:rPr>
          <w:rFonts w:asciiTheme="majorBidi" w:hAnsiTheme="majorBidi" w:cstheme="majorBidi"/>
        </w:rPr>
        <w:t xml:space="preserve"> amend to read:</w:t>
      </w:r>
    </w:p>
    <w:p w14:paraId="73508FCF" w14:textId="77777777" w:rsidR="00261FC7" w:rsidRPr="00C818F8" w:rsidRDefault="00261FC7" w:rsidP="00261FC7">
      <w:pPr>
        <w:pStyle w:val="1"/>
        <w:keepNext/>
        <w:keepLines/>
        <w:spacing w:after="120" w:line="240" w:lineRule="atLeast"/>
        <w:ind w:left="2268" w:right="1134" w:hanging="1134"/>
        <w:jc w:val="both"/>
        <w:rPr>
          <w:rFonts w:asciiTheme="majorBidi" w:hAnsiTheme="majorBidi" w:cstheme="majorBidi"/>
          <w:u w:val="single"/>
        </w:rPr>
      </w:pPr>
      <w:r w:rsidRPr="00C818F8">
        <w:rPr>
          <w:rFonts w:asciiTheme="majorBidi" w:hAnsiTheme="majorBidi" w:cstheme="majorBidi"/>
          <w:lang w:val="en-US"/>
        </w:rPr>
        <w:t>"</w:t>
      </w:r>
      <w:r w:rsidRPr="00C818F8">
        <w:rPr>
          <w:rFonts w:asciiTheme="majorBidi" w:hAnsiTheme="majorBidi" w:cstheme="majorBidi"/>
        </w:rPr>
        <w:t>6.20.7.</w:t>
      </w:r>
      <w:r w:rsidRPr="00C818F8">
        <w:rPr>
          <w:rFonts w:asciiTheme="majorBidi" w:hAnsiTheme="majorBidi" w:cstheme="majorBidi"/>
        </w:rPr>
        <w:tab/>
        <w:t>Electrical connections</w:t>
      </w:r>
    </w:p>
    <w:p w14:paraId="74A9E870" w14:textId="77777777" w:rsidR="00261FC7" w:rsidRPr="00E73F29" w:rsidRDefault="00261FC7" w:rsidP="00261FC7">
      <w:pPr>
        <w:spacing w:after="120"/>
        <w:ind w:left="2268" w:right="1134"/>
        <w:jc w:val="both"/>
        <w:rPr>
          <w:rFonts w:asciiTheme="majorBidi" w:hAnsiTheme="majorBidi" w:cstheme="majorBidi"/>
        </w:rPr>
      </w:pPr>
      <w:r w:rsidRPr="00E73F29">
        <w:rPr>
          <w:rFonts w:asciiTheme="majorBidi" w:hAnsiTheme="majorBidi" w:cstheme="majorBidi"/>
        </w:rPr>
        <w:t>The cornering lamps shall be so connected that they cannot be switched ON unless the main-beam headlamps or the dipped-beam headlamps are switched ON at the same time.</w:t>
      </w:r>
      <w:r w:rsidRPr="00E73F29">
        <w:rPr>
          <w:rFonts w:asciiTheme="majorBidi" w:hAnsiTheme="majorBidi" w:cstheme="majorBidi"/>
          <w:lang w:val="en-US"/>
        </w:rPr>
        <w:t>"</w:t>
      </w:r>
    </w:p>
    <w:p w14:paraId="354714C9" w14:textId="77777777" w:rsidR="00261FC7" w:rsidRPr="00E73F29" w:rsidRDefault="00261FC7" w:rsidP="00261FC7">
      <w:pPr>
        <w:spacing w:after="120"/>
        <w:ind w:left="2268" w:right="1134" w:hanging="1134"/>
        <w:jc w:val="both"/>
        <w:rPr>
          <w:rFonts w:asciiTheme="majorBidi" w:hAnsiTheme="majorBidi" w:cstheme="majorBidi"/>
        </w:rPr>
      </w:pPr>
      <w:r w:rsidRPr="00E73F29">
        <w:rPr>
          <w:rFonts w:asciiTheme="majorBidi" w:hAnsiTheme="majorBidi" w:cstheme="majorBidi"/>
          <w:i/>
        </w:rPr>
        <w:t>Paragraph 6.20.7.2.,</w:t>
      </w:r>
      <w:r w:rsidRPr="00E73F29">
        <w:rPr>
          <w:rFonts w:asciiTheme="majorBidi" w:hAnsiTheme="majorBidi" w:cstheme="majorBidi"/>
        </w:rPr>
        <w:t xml:space="preserve"> amend to read:</w:t>
      </w:r>
    </w:p>
    <w:p w14:paraId="02F545DB" w14:textId="77777777" w:rsidR="00261FC7" w:rsidRPr="00E73F29" w:rsidRDefault="00261FC7" w:rsidP="00261FC7">
      <w:pPr>
        <w:pStyle w:val="1"/>
        <w:spacing w:after="120" w:line="240" w:lineRule="atLeast"/>
        <w:ind w:left="2268" w:right="1134" w:hanging="1134"/>
        <w:jc w:val="both"/>
        <w:rPr>
          <w:rFonts w:asciiTheme="majorBidi" w:hAnsiTheme="majorBidi" w:cstheme="majorBidi"/>
        </w:rPr>
      </w:pPr>
      <w:r w:rsidRPr="00E73F29">
        <w:rPr>
          <w:rFonts w:asciiTheme="majorBidi" w:hAnsiTheme="majorBidi" w:cstheme="majorBidi"/>
          <w:lang w:val="en-US"/>
        </w:rPr>
        <w:t>"</w:t>
      </w:r>
      <w:r w:rsidRPr="00E73F29">
        <w:rPr>
          <w:rFonts w:asciiTheme="majorBidi" w:hAnsiTheme="majorBidi" w:cstheme="majorBidi"/>
        </w:rPr>
        <w:t>6.20.7.2.</w:t>
      </w:r>
      <w:r w:rsidRPr="00E73F29">
        <w:rPr>
          <w:rFonts w:asciiTheme="majorBidi" w:hAnsiTheme="majorBidi" w:cstheme="majorBidi"/>
        </w:rPr>
        <w:tab/>
        <w:t xml:space="preserve">When the reversing lamp is switched ON, both cornering lamps may be switched ON simultaneously, independently from the steering wheel position or direction-indicator operation. </w:t>
      </w:r>
    </w:p>
    <w:p w14:paraId="16858614" w14:textId="77777777" w:rsidR="00261FC7" w:rsidRPr="00E73F29" w:rsidRDefault="00261FC7" w:rsidP="00261FC7">
      <w:pPr>
        <w:spacing w:after="120"/>
        <w:ind w:left="2268" w:right="1134" w:hanging="1134"/>
        <w:jc w:val="both"/>
        <w:rPr>
          <w:rFonts w:asciiTheme="majorBidi" w:hAnsiTheme="majorBidi" w:cstheme="majorBidi"/>
        </w:rPr>
      </w:pPr>
      <w:r w:rsidRPr="00E73F29">
        <w:rPr>
          <w:rFonts w:asciiTheme="majorBidi" w:eastAsia="MS Mincho" w:hAnsiTheme="majorBidi" w:cstheme="majorBidi"/>
        </w:rPr>
        <w:tab/>
        <w:t>If so switched ON, both cornering lamps shall be switched OFF either:</w:t>
      </w:r>
    </w:p>
    <w:p w14:paraId="1B75647E" w14:textId="77777777" w:rsidR="00261FC7" w:rsidRPr="00E73F29" w:rsidRDefault="00261FC7" w:rsidP="00261FC7">
      <w:pPr>
        <w:spacing w:after="120"/>
        <w:ind w:left="2268" w:right="1134" w:hanging="1134"/>
        <w:jc w:val="both"/>
        <w:rPr>
          <w:rFonts w:asciiTheme="majorBidi" w:eastAsia="MS Mincho" w:hAnsiTheme="majorBidi" w:cstheme="majorBidi"/>
        </w:rPr>
      </w:pPr>
      <w:r w:rsidRPr="00E73F29">
        <w:rPr>
          <w:rFonts w:asciiTheme="majorBidi" w:eastAsia="MS Mincho" w:hAnsiTheme="majorBidi" w:cstheme="majorBidi"/>
        </w:rPr>
        <w:tab/>
        <w:t>(a)</w:t>
      </w:r>
      <w:r w:rsidRPr="00E73F29">
        <w:rPr>
          <w:rFonts w:asciiTheme="majorBidi" w:eastAsia="MS Mincho" w:hAnsiTheme="majorBidi" w:cstheme="majorBidi"/>
        </w:rPr>
        <w:tab/>
        <w:t xml:space="preserve">When the reversing lamp is switched OFF; </w:t>
      </w:r>
    </w:p>
    <w:p w14:paraId="019CFB3C" w14:textId="77777777" w:rsidR="00261FC7" w:rsidRPr="00E73F29" w:rsidRDefault="00261FC7" w:rsidP="00261FC7">
      <w:pPr>
        <w:spacing w:after="120"/>
        <w:ind w:left="2835" w:right="1134"/>
        <w:jc w:val="both"/>
        <w:rPr>
          <w:rFonts w:asciiTheme="majorBidi" w:eastAsia="MS Mincho" w:hAnsiTheme="majorBidi" w:cstheme="majorBidi"/>
        </w:rPr>
      </w:pPr>
      <w:r w:rsidRPr="00E73F29">
        <w:rPr>
          <w:rFonts w:asciiTheme="majorBidi" w:eastAsia="MS Mincho" w:hAnsiTheme="majorBidi" w:cstheme="majorBidi"/>
        </w:rPr>
        <w:t>or</w:t>
      </w:r>
    </w:p>
    <w:p w14:paraId="7E5EEEE1" w14:textId="77777777" w:rsidR="00261FC7" w:rsidRPr="00E73F29" w:rsidRDefault="00261FC7" w:rsidP="00261FC7">
      <w:pPr>
        <w:spacing w:after="120"/>
        <w:ind w:left="2268" w:right="1134" w:hanging="1134"/>
        <w:jc w:val="both"/>
        <w:rPr>
          <w:rFonts w:asciiTheme="majorBidi" w:hAnsiTheme="majorBidi" w:cstheme="majorBidi"/>
        </w:rPr>
      </w:pPr>
      <w:r w:rsidRPr="00E73F29">
        <w:rPr>
          <w:rFonts w:asciiTheme="majorBidi" w:hAnsiTheme="majorBidi" w:cstheme="majorBidi"/>
        </w:rPr>
        <w:tab/>
        <w:t>(b)</w:t>
      </w:r>
      <w:r w:rsidRPr="00E73F29">
        <w:rPr>
          <w:rFonts w:asciiTheme="majorBidi" w:hAnsiTheme="majorBidi" w:cstheme="majorBidi"/>
        </w:rPr>
        <w:tab/>
        <w:t>When the forward speed of the vehicle exceeds 15 km/h.</w:t>
      </w:r>
      <w:r w:rsidRPr="00E73F29">
        <w:rPr>
          <w:rFonts w:asciiTheme="majorBidi" w:hAnsiTheme="majorBidi" w:cstheme="majorBidi"/>
          <w:lang w:val="en-US"/>
        </w:rPr>
        <w:t>"</w:t>
      </w:r>
    </w:p>
    <w:p w14:paraId="1AFF35E3" w14:textId="77777777" w:rsidR="00261FC7" w:rsidRPr="00C818F8" w:rsidRDefault="00261FC7" w:rsidP="00261FC7">
      <w:pPr>
        <w:spacing w:after="120"/>
        <w:ind w:left="2268" w:right="993" w:hanging="1134"/>
        <w:jc w:val="both"/>
        <w:rPr>
          <w:rFonts w:asciiTheme="majorBidi" w:hAnsiTheme="majorBidi" w:cstheme="majorBidi"/>
        </w:rPr>
      </w:pPr>
      <w:r w:rsidRPr="00C818F8">
        <w:rPr>
          <w:rFonts w:asciiTheme="majorBidi" w:hAnsiTheme="majorBidi" w:cstheme="majorBidi"/>
          <w:i/>
        </w:rPr>
        <w:t>Paragraph 6.20.9.,</w:t>
      </w:r>
      <w:r w:rsidRPr="00C818F8">
        <w:rPr>
          <w:rFonts w:asciiTheme="majorBidi" w:hAnsiTheme="majorBidi" w:cstheme="majorBidi"/>
        </w:rPr>
        <w:t xml:space="preserve"> amend to read:</w:t>
      </w:r>
    </w:p>
    <w:p w14:paraId="4BC30621" w14:textId="77777777" w:rsidR="00261FC7" w:rsidRPr="00C818F8" w:rsidRDefault="00261FC7" w:rsidP="00261FC7">
      <w:pPr>
        <w:pStyle w:val="1"/>
        <w:spacing w:after="120" w:line="240" w:lineRule="atLeast"/>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6.20.9.</w:t>
      </w:r>
      <w:r w:rsidRPr="00C818F8">
        <w:rPr>
          <w:rFonts w:asciiTheme="majorBidi" w:hAnsiTheme="majorBidi" w:cstheme="majorBidi"/>
        </w:rPr>
        <w:tab/>
        <w:t>Other requirements</w:t>
      </w:r>
    </w:p>
    <w:p w14:paraId="13CEF077" w14:textId="77777777" w:rsidR="00261FC7" w:rsidRPr="00E73F29" w:rsidRDefault="00261FC7" w:rsidP="00261FC7">
      <w:pPr>
        <w:pStyle w:val="SingleTxtG"/>
        <w:ind w:left="2268"/>
        <w:rPr>
          <w:rFonts w:asciiTheme="majorBidi" w:hAnsiTheme="majorBidi" w:cstheme="majorBidi"/>
        </w:rPr>
      </w:pPr>
      <w:r w:rsidRPr="00E73F29">
        <w:rPr>
          <w:rFonts w:asciiTheme="majorBidi" w:hAnsiTheme="majorBidi" w:cstheme="majorBidi"/>
        </w:rPr>
        <w:t xml:space="preserve">The cornering lamps shall not be </w:t>
      </w:r>
      <w:r w:rsidRPr="00E73F29">
        <w:rPr>
          <w:rFonts w:asciiTheme="majorBidi" w:eastAsia="MS Mincho" w:hAnsiTheme="majorBidi" w:cstheme="majorBidi"/>
        </w:rPr>
        <w:t>switched ON</w:t>
      </w:r>
      <w:r w:rsidRPr="00E73F29">
        <w:rPr>
          <w:rFonts w:asciiTheme="majorBidi" w:hAnsiTheme="majorBidi" w:cstheme="majorBidi"/>
        </w:rPr>
        <w:t xml:space="preserve"> at vehicle speeds above 40 km/h.</w:t>
      </w:r>
      <w:r w:rsidRPr="00E73F29">
        <w:rPr>
          <w:rFonts w:asciiTheme="majorBidi" w:hAnsiTheme="majorBidi" w:cstheme="majorBidi"/>
          <w:lang w:val="en-US"/>
        </w:rPr>
        <w:t>"</w:t>
      </w:r>
    </w:p>
    <w:p w14:paraId="04EBBBDB"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 6.22.7.1.1.,</w:t>
      </w:r>
      <w:r w:rsidRPr="00C818F8">
        <w:rPr>
          <w:rFonts w:asciiTheme="majorBidi" w:hAnsiTheme="majorBidi" w:cstheme="majorBidi"/>
        </w:rPr>
        <w:t xml:space="preserve"> amend to read:</w:t>
      </w:r>
    </w:p>
    <w:p w14:paraId="629283FE" w14:textId="77777777" w:rsidR="00261FC7" w:rsidRPr="00E73F29" w:rsidRDefault="00261FC7" w:rsidP="00261FC7">
      <w:pPr>
        <w:pStyle w:val="1"/>
        <w:spacing w:after="120" w:line="240" w:lineRule="atLeast"/>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bCs/>
        </w:rPr>
        <w:t>6.22.7.1.1</w:t>
      </w:r>
      <w:r w:rsidRPr="00C818F8">
        <w:rPr>
          <w:rFonts w:asciiTheme="majorBidi" w:hAnsiTheme="majorBidi" w:cstheme="majorBidi"/>
          <w:bCs/>
          <w:i/>
        </w:rPr>
        <w:t>.</w:t>
      </w:r>
      <w:r w:rsidRPr="00C818F8">
        <w:rPr>
          <w:rFonts w:asciiTheme="majorBidi" w:hAnsiTheme="majorBidi" w:cstheme="majorBidi"/>
        </w:rPr>
        <w:tab/>
      </w:r>
      <w:r w:rsidRPr="00E73F29">
        <w:rPr>
          <w:rFonts w:asciiTheme="majorBidi" w:hAnsiTheme="majorBidi" w:cstheme="majorBidi"/>
        </w:rPr>
        <w:t>The lighting units for the main-beam may be switched ON either simultaneously or in pairs. For changing over from the dipped-beam to the main-beam at least one pair of lighting units for the main-beam shall be switched ON. For changing over from the main-beam to the dipped-beam all lighting units for the main-beam shall be switched OFF simultaneously.</w:t>
      </w:r>
      <w:r w:rsidRPr="00E73F29">
        <w:rPr>
          <w:rFonts w:asciiTheme="majorBidi" w:hAnsiTheme="majorBidi" w:cstheme="majorBidi"/>
          <w:lang w:val="en-US"/>
        </w:rPr>
        <w:t>"</w:t>
      </w:r>
    </w:p>
    <w:p w14:paraId="29DE9366"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 6.22.7.1.3.,</w:t>
      </w:r>
      <w:r w:rsidRPr="00C818F8">
        <w:rPr>
          <w:rFonts w:asciiTheme="majorBidi" w:hAnsiTheme="majorBidi" w:cstheme="majorBidi"/>
        </w:rPr>
        <w:t xml:space="preserve"> amend to read:</w:t>
      </w:r>
    </w:p>
    <w:p w14:paraId="5AC967A6" w14:textId="77777777" w:rsidR="00261FC7" w:rsidRPr="00E73F29" w:rsidRDefault="00261FC7" w:rsidP="00261FC7">
      <w:pPr>
        <w:pStyle w:val="1"/>
        <w:spacing w:after="120" w:line="240" w:lineRule="atLeast"/>
        <w:ind w:left="2268" w:right="1134" w:hanging="1134"/>
        <w:jc w:val="both"/>
        <w:rPr>
          <w:rFonts w:asciiTheme="majorBidi" w:hAnsiTheme="majorBidi" w:cstheme="majorBidi"/>
          <w:bCs/>
          <w:lang w:val="en-US"/>
        </w:rPr>
      </w:pPr>
      <w:r w:rsidRPr="00C818F8">
        <w:rPr>
          <w:rFonts w:asciiTheme="majorBidi" w:hAnsiTheme="majorBidi" w:cstheme="majorBidi"/>
          <w:lang w:val="en-US"/>
        </w:rPr>
        <w:t>"6.22.7.1.3.</w:t>
      </w:r>
      <w:r w:rsidRPr="00C818F8">
        <w:rPr>
          <w:rFonts w:asciiTheme="majorBidi" w:hAnsiTheme="majorBidi" w:cstheme="majorBidi"/>
          <w:lang w:val="en-US"/>
        </w:rPr>
        <w:tab/>
        <w:t xml:space="preserve">It shall always be possible to switch the main-beam headlamps, adaptive or non-adaptive, ON and OFF manually and to manually </w:t>
      </w:r>
      <w:r w:rsidRPr="00E73F29">
        <w:rPr>
          <w:rFonts w:asciiTheme="majorBidi" w:hAnsiTheme="majorBidi" w:cstheme="majorBidi"/>
          <w:bCs/>
          <w:lang w:val="en-US"/>
        </w:rPr>
        <w:t>deactivate the automatic control.</w:t>
      </w:r>
    </w:p>
    <w:p w14:paraId="7B9A42F6" w14:textId="77777777" w:rsidR="00261FC7" w:rsidRPr="00C818F8" w:rsidRDefault="00261FC7" w:rsidP="00261FC7">
      <w:pPr>
        <w:spacing w:after="120"/>
        <w:ind w:left="2268" w:right="1134"/>
        <w:jc w:val="both"/>
        <w:rPr>
          <w:rFonts w:asciiTheme="majorBidi" w:hAnsiTheme="majorBidi" w:cstheme="majorBidi"/>
          <w:lang w:val="en-US"/>
        </w:rPr>
      </w:pPr>
      <w:r w:rsidRPr="00E73F29">
        <w:rPr>
          <w:rFonts w:asciiTheme="majorBidi" w:hAnsiTheme="majorBidi" w:cstheme="majorBidi"/>
          <w:bCs/>
          <w:lang w:val="en-US"/>
        </w:rPr>
        <w:t>Moreover, the switching OFF, of the main-beam headlamps and the deactivation of their automatic control shall be by means of a simple and</w:t>
      </w:r>
      <w:r w:rsidRPr="00C818F8">
        <w:rPr>
          <w:rFonts w:asciiTheme="majorBidi" w:hAnsiTheme="majorBidi" w:cstheme="majorBidi"/>
          <w:lang w:val="en-US"/>
        </w:rPr>
        <w:t xml:space="preserve"> immediate manual operation; the use of sub-menus is not allowed."</w:t>
      </w:r>
    </w:p>
    <w:p w14:paraId="6807DAA4"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 6.22.7.1.5.,</w:t>
      </w:r>
      <w:r w:rsidRPr="00C818F8">
        <w:rPr>
          <w:rFonts w:asciiTheme="majorBidi" w:hAnsiTheme="majorBidi" w:cstheme="majorBidi"/>
        </w:rPr>
        <w:t xml:space="preserve"> amend to read:</w:t>
      </w:r>
    </w:p>
    <w:p w14:paraId="105BA869"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bCs/>
        </w:rPr>
        <w:t>6.22.7.1.5.</w:t>
      </w:r>
      <w:r w:rsidRPr="00C818F8">
        <w:rPr>
          <w:rFonts w:asciiTheme="majorBidi" w:hAnsiTheme="majorBidi" w:cstheme="majorBidi"/>
          <w:bCs/>
        </w:rPr>
        <w:tab/>
      </w:r>
      <w:r w:rsidRPr="00C818F8">
        <w:rPr>
          <w:rFonts w:asciiTheme="majorBidi" w:hAnsiTheme="majorBidi" w:cstheme="majorBidi"/>
        </w:rPr>
        <w:t xml:space="preserve">Where four concealable lighting units are fitted their raised position shall prevent the simultaneous operation of any additional headlamps fitted, if these </w:t>
      </w:r>
      <w:r w:rsidRPr="00E73F29">
        <w:rPr>
          <w:rFonts w:asciiTheme="majorBidi" w:hAnsiTheme="majorBidi" w:cstheme="majorBidi"/>
        </w:rPr>
        <w:t>are intended to provide light signals consisting of intermittent switching ON</w:t>
      </w:r>
      <w:r w:rsidRPr="00C818F8">
        <w:rPr>
          <w:rFonts w:asciiTheme="majorBidi" w:hAnsiTheme="majorBidi" w:cstheme="majorBidi"/>
        </w:rPr>
        <w:t xml:space="preserve"> at short intervals (see paragraph 5.12.) in daylight.</w:t>
      </w:r>
      <w:r w:rsidRPr="00C818F8">
        <w:rPr>
          <w:rFonts w:asciiTheme="majorBidi" w:hAnsiTheme="majorBidi" w:cstheme="majorBidi"/>
          <w:lang w:val="en-US"/>
        </w:rPr>
        <w:t>"</w:t>
      </w:r>
    </w:p>
    <w:p w14:paraId="27588E07" w14:textId="77777777" w:rsidR="00261FC7" w:rsidRPr="00C818F8" w:rsidRDefault="00261FC7" w:rsidP="00261FC7">
      <w:pPr>
        <w:spacing w:after="120"/>
        <w:ind w:left="2268" w:right="992" w:hanging="1134"/>
        <w:jc w:val="both"/>
        <w:rPr>
          <w:rFonts w:asciiTheme="majorBidi" w:hAnsiTheme="majorBidi" w:cstheme="majorBidi"/>
        </w:rPr>
      </w:pPr>
      <w:r w:rsidRPr="00C818F8">
        <w:rPr>
          <w:rFonts w:asciiTheme="majorBidi" w:hAnsiTheme="majorBidi" w:cstheme="majorBidi"/>
          <w:i/>
        </w:rPr>
        <w:t>Paragraph 6.22.7.2.,</w:t>
      </w:r>
      <w:r w:rsidRPr="00C818F8">
        <w:rPr>
          <w:rFonts w:asciiTheme="majorBidi" w:hAnsiTheme="majorBidi" w:cstheme="majorBidi"/>
        </w:rPr>
        <w:t xml:space="preserve"> amend to read:</w:t>
      </w:r>
    </w:p>
    <w:p w14:paraId="0B4D59C5" w14:textId="77777777" w:rsidR="00261FC7" w:rsidRPr="00E73F29" w:rsidRDefault="00261FC7" w:rsidP="00261FC7">
      <w:pPr>
        <w:pStyle w:val="1"/>
        <w:spacing w:after="120" w:line="240" w:lineRule="atLeast"/>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6.22.7.2.</w:t>
      </w:r>
      <w:r w:rsidRPr="00C818F8">
        <w:rPr>
          <w:rFonts w:asciiTheme="majorBidi" w:hAnsiTheme="majorBidi" w:cstheme="majorBidi"/>
        </w:rPr>
        <w:tab/>
        <w:t xml:space="preserve">Passing-beam </w:t>
      </w:r>
      <w:r w:rsidRPr="00E73F29">
        <w:rPr>
          <w:rFonts w:asciiTheme="majorBidi" w:hAnsiTheme="majorBidi" w:cstheme="majorBidi"/>
        </w:rPr>
        <w:t>lighting:</w:t>
      </w:r>
    </w:p>
    <w:p w14:paraId="31798906" w14:textId="77777777" w:rsidR="00261FC7" w:rsidRPr="00E73F29" w:rsidRDefault="00261FC7" w:rsidP="00261FC7">
      <w:pPr>
        <w:spacing w:after="120"/>
        <w:ind w:left="2835" w:right="1134" w:hanging="567"/>
        <w:jc w:val="both"/>
        <w:rPr>
          <w:rFonts w:asciiTheme="majorBidi" w:hAnsiTheme="majorBidi" w:cstheme="majorBidi"/>
        </w:rPr>
      </w:pPr>
      <w:r w:rsidRPr="00E73F29">
        <w:rPr>
          <w:rFonts w:asciiTheme="majorBidi" w:hAnsiTheme="majorBidi" w:cstheme="majorBidi"/>
        </w:rPr>
        <w:t>(a)</w:t>
      </w:r>
      <w:r w:rsidRPr="00E73F29">
        <w:rPr>
          <w:rFonts w:asciiTheme="majorBidi" w:hAnsiTheme="majorBidi" w:cstheme="majorBidi"/>
        </w:rPr>
        <w:tab/>
        <w:t>The control for changing over to the dipped-beam shall switch OFF all main</w:t>
      </w:r>
      <w:r w:rsidRPr="00E73F29">
        <w:rPr>
          <w:rFonts w:asciiTheme="majorBidi" w:hAnsiTheme="majorBidi" w:cstheme="majorBidi"/>
        </w:rPr>
        <w:noBreakHyphen/>
        <w:t>beam headlamps or switch OFF all AFS lighting units for the main</w:t>
      </w:r>
      <w:r w:rsidRPr="00E73F29">
        <w:rPr>
          <w:rFonts w:asciiTheme="majorBidi" w:hAnsiTheme="majorBidi" w:cstheme="majorBidi"/>
        </w:rPr>
        <w:noBreakHyphen/>
        <w:t>beam simultaneously;</w:t>
      </w:r>
    </w:p>
    <w:p w14:paraId="1E8A7656" w14:textId="77777777" w:rsidR="00261FC7" w:rsidRPr="00E73F29" w:rsidRDefault="00261FC7" w:rsidP="00261FC7">
      <w:pPr>
        <w:spacing w:after="120"/>
        <w:ind w:left="2835" w:right="1134" w:hanging="567"/>
        <w:jc w:val="both"/>
        <w:rPr>
          <w:rFonts w:asciiTheme="majorBidi" w:hAnsiTheme="majorBidi" w:cstheme="majorBidi"/>
        </w:rPr>
      </w:pPr>
      <w:r w:rsidRPr="00E73F29">
        <w:rPr>
          <w:rFonts w:asciiTheme="majorBidi" w:hAnsiTheme="majorBidi" w:cstheme="majorBidi"/>
        </w:rPr>
        <w:t>(b)</w:t>
      </w:r>
      <w:r w:rsidRPr="00E73F29">
        <w:rPr>
          <w:rFonts w:asciiTheme="majorBidi" w:hAnsiTheme="majorBidi" w:cstheme="majorBidi"/>
        </w:rPr>
        <w:tab/>
        <w:t>The dipped-beam may remain switched ON at the same time as the main-beams;</w:t>
      </w:r>
    </w:p>
    <w:p w14:paraId="40EA7BD6" w14:textId="77777777" w:rsidR="00261FC7" w:rsidRPr="00E73F29" w:rsidRDefault="00261FC7" w:rsidP="00261FC7">
      <w:pPr>
        <w:spacing w:after="120"/>
        <w:ind w:left="2835" w:right="1134" w:hanging="567"/>
        <w:jc w:val="both"/>
        <w:rPr>
          <w:rFonts w:asciiTheme="majorBidi" w:hAnsiTheme="majorBidi" w:cstheme="majorBidi"/>
        </w:rPr>
      </w:pPr>
      <w:r w:rsidRPr="00E73F29">
        <w:rPr>
          <w:rFonts w:asciiTheme="majorBidi" w:hAnsiTheme="majorBidi" w:cstheme="majorBidi"/>
        </w:rPr>
        <w:lastRenderedPageBreak/>
        <w:t>(c)</w:t>
      </w:r>
      <w:r w:rsidRPr="00E73F29">
        <w:rPr>
          <w:rFonts w:asciiTheme="majorBidi" w:hAnsiTheme="majorBidi" w:cstheme="majorBidi"/>
        </w:rPr>
        <w:tab/>
        <w:t>In the case of lighting units for the dipped-beam being equipped with gas discharge light sources, the gas-discharge light sources shall remain switched ON during the main-beam operation.</w:t>
      </w:r>
      <w:r w:rsidRPr="00C818F8">
        <w:rPr>
          <w:rFonts w:asciiTheme="majorBidi" w:hAnsiTheme="majorBidi" w:cstheme="majorBidi"/>
          <w:lang w:val="en-US"/>
        </w:rPr>
        <w:t>"</w:t>
      </w:r>
    </w:p>
    <w:p w14:paraId="7E9D9C3A" w14:textId="77777777" w:rsidR="00261FC7" w:rsidRPr="00C818F8" w:rsidRDefault="00261FC7" w:rsidP="00261FC7">
      <w:pPr>
        <w:keepNext/>
        <w:keepLines/>
        <w:spacing w:after="120"/>
        <w:ind w:left="1134" w:right="1134"/>
        <w:jc w:val="both"/>
        <w:rPr>
          <w:rFonts w:asciiTheme="majorBidi" w:eastAsia="MS Mincho" w:hAnsiTheme="majorBidi" w:cstheme="majorBidi"/>
        </w:rPr>
      </w:pPr>
      <w:r w:rsidRPr="00C818F8">
        <w:rPr>
          <w:rFonts w:asciiTheme="majorBidi" w:eastAsia="MS Mincho" w:hAnsiTheme="majorBidi" w:cstheme="majorBidi"/>
          <w:i/>
        </w:rPr>
        <w:t>Paragraph 6.22.7.3.</w:t>
      </w:r>
      <w:r w:rsidRPr="00C818F8">
        <w:rPr>
          <w:rFonts w:asciiTheme="majorBidi" w:eastAsia="MS Mincho" w:hAnsiTheme="majorBidi" w:cstheme="majorBidi"/>
        </w:rPr>
        <w:t>, amend to read:</w:t>
      </w:r>
    </w:p>
    <w:p w14:paraId="7F7F54F4" w14:textId="77777777" w:rsidR="00261FC7" w:rsidRPr="00C818F8" w:rsidRDefault="00261FC7" w:rsidP="00261FC7">
      <w:pPr>
        <w:pStyle w:val="SingleTxtG"/>
        <w:keepNext/>
        <w:keepLines/>
        <w:tabs>
          <w:tab w:val="left" w:pos="8222"/>
        </w:tabs>
        <w:ind w:left="2268" w:hanging="1134"/>
        <w:outlineLvl w:val="0"/>
        <w:rPr>
          <w:rFonts w:asciiTheme="majorBidi" w:eastAsia="MS Mincho" w:hAnsiTheme="majorBidi" w:cstheme="majorBidi"/>
        </w:rPr>
      </w:pPr>
      <w:r w:rsidRPr="00E73F29">
        <w:rPr>
          <w:rFonts w:asciiTheme="majorBidi" w:hAnsiTheme="majorBidi" w:cstheme="majorBidi"/>
          <w:lang w:val="en-US"/>
        </w:rPr>
        <w:t>"</w:t>
      </w:r>
      <w:r w:rsidRPr="00E73F29">
        <w:rPr>
          <w:rFonts w:asciiTheme="majorBidi" w:eastAsia="MS Mincho" w:hAnsiTheme="majorBidi" w:cstheme="majorBidi"/>
        </w:rPr>
        <w:t>6.22.7.3.</w:t>
      </w:r>
      <w:r w:rsidRPr="00E73F29">
        <w:rPr>
          <w:rFonts w:asciiTheme="majorBidi" w:eastAsia="MS Mincho" w:hAnsiTheme="majorBidi" w:cstheme="majorBidi"/>
        </w:rPr>
        <w:tab/>
        <w:t>The dipped-beam headlamps switching ON and OFF shall fulfil the</w:t>
      </w:r>
      <w:r w:rsidRPr="00C818F8">
        <w:rPr>
          <w:rFonts w:asciiTheme="majorBidi" w:eastAsia="MS Mincho" w:hAnsiTheme="majorBidi" w:cstheme="majorBidi"/>
        </w:rPr>
        <w:t xml:space="preserve"> requirements for "Electrical connection" in paragraph 5.12. and 6.2.7. of this Regulation.</w:t>
      </w:r>
      <w:r w:rsidRPr="00C818F8">
        <w:rPr>
          <w:rFonts w:asciiTheme="majorBidi" w:hAnsiTheme="majorBidi" w:cstheme="majorBidi"/>
          <w:lang w:val="en-US"/>
        </w:rPr>
        <w:t>"</w:t>
      </w:r>
    </w:p>
    <w:p w14:paraId="52EB0675"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 6.22.7.4.4.,</w:t>
      </w:r>
      <w:r w:rsidRPr="00C818F8">
        <w:rPr>
          <w:rFonts w:asciiTheme="majorBidi" w:hAnsiTheme="majorBidi" w:cstheme="majorBidi"/>
        </w:rPr>
        <w:t xml:space="preserve"> amend to read:</w:t>
      </w:r>
    </w:p>
    <w:p w14:paraId="1D638D0C" w14:textId="77777777" w:rsidR="00261FC7" w:rsidRPr="00E73F29" w:rsidRDefault="00261FC7" w:rsidP="00261FC7">
      <w:pPr>
        <w:pStyle w:val="1"/>
        <w:spacing w:after="120" w:line="240" w:lineRule="atLeast"/>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6.22.7.4.4.</w:t>
      </w:r>
      <w:r w:rsidRPr="00C818F8">
        <w:rPr>
          <w:rFonts w:asciiTheme="majorBidi" w:hAnsiTheme="majorBidi" w:cstheme="majorBidi"/>
        </w:rPr>
        <w:tab/>
        <w:t xml:space="preserve">The class W-mode(s) of the passing-beam shall not operate unless the front fog lamps, if any, are switched OFF and one or more of the following conditions is/are </w:t>
      </w:r>
      <w:r w:rsidRPr="00E73F29">
        <w:rPr>
          <w:rFonts w:asciiTheme="majorBidi" w:hAnsiTheme="majorBidi" w:cstheme="majorBidi"/>
        </w:rPr>
        <w:t>automatically detected (W-signal applies):</w:t>
      </w:r>
    </w:p>
    <w:p w14:paraId="0F26D756" w14:textId="77777777" w:rsidR="00261FC7" w:rsidRPr="00E73F29" w:rsidRDefault="00261FC7" w:rsidP="00261FC7">
      <w:pPr>
        <w:spacing w:after="120"/>
        <w:ind w:left="2835" w:right="1134" w:hanging="567"/>
        <w:jc w:val="both"/>
        <w:rPr>
          <w:rFonts w:asciiTheme="majorBidi" w:hAnsiTheme="majorBidi" w:cstheme="majorBidi"/>
        </w:rPr>
      </w:pPr>
      <w:r w:rsidRPr="00E73F29">
        <w:rPr>
          <w:rFonts w:asciiTheme="majorBidi" w:hAnsiTheme="majorBidi" w:cstheme="majorBidi"/>
        </w:rPr>
        <w:t>(a)</w:t>
      </w:r>
      <w:r w:rsidRPr="00E73F29">
        <w:rPr>
          <w:rFonts w:asciiTheme="majorBidi" w:hAnsiTheme="majorBidi" w:cstheme="majorBidi"/>
        </w:rPr>
        <w:tab/>
        <w:t xml:space="preserve">The wetness of the road has been detected automatically; </w:t>
      </w:r>
    </w:p>
    <w:p w14:paraId="601FA6C7" w14:textId="77777777" w:rsidR="00261FC7" w:rsidRPr="00E73F29" w:rsidRDefault="00261FC7" w:rsidP="00261FC7">
      <w:pPr>
        <w:pStyle w:val="SingleTxtG"/>
        <w:ind w:left="2835" w:hanging="567"/>
        <w:rPr>
          <w:rFonts w:asciiTheme="majorBidi" w:hAnsiTheme="majorBidi" w:cstheme="majorBidi"/>
        </w:rPr>
      </w:pPr>
      <w:r w:rsidRPr="00E73F29">
        <w:rPr>
          <w:rFonts w:asciiTheme="majorBidi" w:hAnsiTheme="majorBidi" w:cstheme="majorBidi"/>
        </w:rPr>
        <w:t>(b)</w:t>
      </w:r>
      <w:r w:rsidRPr="00E73F29">
        <w:rPr>
          <w:rFonts w:asciiTheme="majorBidi" w:hAnsiTheme="majorBidi" w:cstheme="majorBidi"/>
        </w:rPr>
        <w:tab/>
        <w:t>The windshield wiper is operating and its continuous or automatically controlled operation has occurred for a period of at least two minutes.</w:t>
      </w:r>
      <w:r w:rsidRPr="00E73F29">
        <w:rPr>
          <w:rFonts w:asciiTheme="majorBidi" w:hAnsiTheme="majorBidi" w:cstheme="majorBidi"/>
          <w:lang w:val="en-US"/>
        </w:rPr>
        <w:t>"</w:t>
      </w:r>
    </w:p>
    <w:p w14:paraId="394E0466" w14:textId="77777777" w:rsidR="00261FC7" w:rsidRPr="00C818F8" w:rsidRDefault="00261FC7" w:rsidP="00261FC7">
      <w:pPr>
        <w:spacing w:after="120"/>
        <w:ind w:left="2268" w:right="993" w:hanging="1134"/>
        <w:jc w:val="both"/>
        <w:rPr>
          <w:rFonts w:asciiTheme="majorBidi" w:hAnsiTheme="majorBidi" w:cstheme="majorBidi"/>
        </w:rPr>
      </w:pPr>
      <w:r w:rsidRPr="00C818F8">
        <w:rPr>
          <w:rFonts w:asciiTheme="majorBidi" w:hAnsiTheme="majorBidi" w:cstheme="majorBidi"/>
          <w:i/>
        </w:rPr>
        <w:t>Paragraph 6.22.8.2.,</w:t>
      </w:r>
      <w:r w:rsidRPr="00C818F8">
        <w:rPr>
          <w:rFonts w:asciiTheme="majorBidi" w:hAnsiTheme="majorBidi" w:cstheme="majorBidi"/>
        </w:rPr>
        <w:t xml:space="preserve"> amend to read:</w:t>
      </w:r>
    </w:p>
    <w:p w14:paraId="010B8A4F" w14:textId="77777777" w:rsidR="00261FC7" w:rsidRPr="00E73F29" w:rsidRDefault="00261FC7" w:rsidP="00261FC7">
      <w:pPr>
        <w:pStyle w:val="1"/>
        <w:spacing w:after="120" w:line="240" w:lineRule="atLeast"/>
        <w:ind w:left="2268" w:right="1134" w:hanging="1134"/>
        <w:jc w:val="both"/>
        <w:rPr>
          <w:rFonts w:asciiTheme="majorBidi" w:hAnsiTheme="majorBidi" w:cstheme="majorBidi"/>
          <w:i/>
        </w:rPr>
      </w:pPr>
      <w:r w:rsidRPr="00C818F8">
        <w:rPr>
          <w:rFonts w:asciiTheme="majorBidi" w:hAnsiTheme="majorBidi" w:cstheme="majorBidi"/>
          <w:lang w:val="en-US"/>
        </w:rPr>
        <w:t>"</w:t>
      </w:r>
      <w:r w:rsidRPr="00C818F8">
        <w:rPr>
          <w:rFonts w:asciiTheme="majorBidi" w:hAnsiTheme="majorBidi" w:cstheme="majorBidi"/>
        </w:rPr>
        <w:t>6.22.8.2.</w:t>
      </w:r>
      <w:r w:rsidRPr="00C818F8">
        <w:rPr>
          <w:rFonts w:asciiTheme="majorBidi" w:hAnsiTheme="majorBidi" w:cstheme="majorBidi"/>
        </w:rPr>
        <w:tab/>
        <w:t xml:space="preserve">A visual failure tell-tale for AFS is mandatory. It shall be non-flashing. It shall be activated </w:t>
      </w:r>
      <w:r w:rsidRPr="00E73F29">
        <w:rPr>
          <w:rFonts w:asciiTheme="majorBidi" w:hAnsiTheme="majorBidi" w:cstheme="majorBidi"/>
        </w:rPr>
        <w:t xml:space="preserve">whenever a failure is detected with respect to the AFS control signals or when a failure signal is received in accordance with paragraph 5.9. of </w:t>
      </w:r>
      <w:r>
        <w:rPr>
          <w:rFonts w:asciiTheme="majorBidi" w:hAnsiTheme="majorBidi" w:cstheme="majorBidi"/>
        </w:rPr>
        <w:t xml:space="preserve">UN </w:t>
      </w:r>
      <w:r w:rsidRPr="00E73F29">
        <w:rPr>
          <w:rFonts w:asciiTheme="majorBidi" w:hAnsiTheme="majorBidi" w:cstheme="majorBidi"/>
        </w:rPr>
        <w:t>Regulation No. 123. It shall remain activated while the failure is present. It may be cancelled temporarily</w:t>
      </w:r>
      <w:r>
        <w:rPr>
          <w:rFonts w:asciiTheme="majorBidi" w:hAnsiTheme="majorBidi" w:cstheme="majorBidi"/>
        </w:rPr>
        <w:t xml:space="preserve"> </w:t>
      </w:r>
      <w:r w:rsidRPr="00E73F29">
        <w:rPr>
          <w:rFonts w:asciiTheme="majorBidi" w:hAnsiTheme="majorBidi" w:cstheme="majorBidi"/>
        </w:rPr>
        <w:t>but shall be repeated whenever the device which starts and stops the propulsion system is switched ON and OFF.</w:t>
      </w:r>
      <w:r w:rsidRPr="00E73F29">
        <w:rPr>
          <w:rFonts w:asciiTheme="majorBidi" w:hAnsiTheme="majorBidi" w:cstheme="majorBidi"/>
          <w:lang w:val="en-US"/>
        </w:rPr>
        <w:t>"</w:t>
      </w:r>
    </w:p>
    <w:p w14:paraId="32C5B697" w14:textId="77777777" w:rsidR="00261FC7" w:rsidRPr="00C818F8" w:rsidRDefault="00261FC7" w:rsidP="00261FC7">
      <w:pPr>
        <w:spacing w:after="120"/>
        <w:ind w:left="2268" w:right="993" w:hanging="1134"/>
        <w:jc w:val="both"/>
        <w:rPr>
          <w:rFonts w:asciiTheme="majorBidi" w:hAnsiTheme="majorBidi" w:cstheme="majorBidi"/>
        </w:rPr>
      </w:pPr>
      <w:r w:rsidRPr="00C818F8">
        <w:rPr>
          <w:rFonts w:asciiTheme="majorBidi" w:hAnsiTheme="majorBidi" w:cstheme="majorBidi"/>
          <w:i/>
        </w:rPr>
        <w:t>Paragraph 6.22.9.3.1.3.,</w:t>
      </w:r>
      <w:r w:rsidRPr="00C818F8">
        <w:rPr>
          <w:rFonts w:asciiTheme="majorBidi" w:hAnsiTheme="majorBidi" w:cstheme="majorBidi"/>
        </w:rPr>
        <w:t xml:space="preserve"> amend to read:</w:t>
      </w:r>
    </w:p>
    <w:p w14:paraId="65FA9A0B" w14:textId="77777777" w:rsidR="00261FC7" w:rsidRPr="00C818F8" w:rsidRDefault="00261FC7" w:rsidP="00261FC7">
      <w:pPr>
        <w:pStyle w:val="1"/>
        <w:spacing w:after="120" w:line="240" w:lineRule="atLeast"/>
        <w:ind w:left="2268" w:right="1134" w:hanging="1134"/>
        <w:jc w:val="both"/>
        <w:rPr>
          <w:rFonts w:asciiTheme="majorBidi" w:hAnsiTheme="majorBidi" w:cstheme="majorBidi"/>
          <w:bCs/>
        </w:rPr>
      </w:pPr>
      <w:r w:rsidRPr="00C818F8">
        <w:rPr>
          <w:rFonts w:asciiTheme="majorBidi" w:hAnsiTheme="majorBidi" w:cstheme="majorBidi"/>
          <w:lang w:val="en-US"/>
        </w:rPr>
        <w:t>"</w:t>
      </w:r>
      <w:r w:rsidRPr="00C818F8">
        <w:rPr>
          <w:rFonts w:asciiTheme="majorBidi" w:hAnsiTheme="majorBidi" w:cstheme="majorBidi"/>
          <w:bCs/>
        </w:rPr>
        <w:t>6.22.9.3.1.3.</w:t>
      </w:r>
      <w:r w:rsidRPr="00C818F8">
        <w:rPr>
          <w:rFonts w:asciiTheme="majorBidi" w:hAnsiTheme="majorBidi" w:cstheme="majorBidi"/>
          <w:bCs/>
        </w:rPr>
        <w:tab/>
      </w:r>
      <w:r w:rsidRPr="00C818F8">
        <w:rPr>
          <w:rFonts w:asciiTheme="majorBidi" w:hAnsiTheme="majorBidi" w:cstheme="majorBidi"/>
        </w:rPr>
        <w:t xml:space="preserve">The adaptive main-beam shall be switched </w:t>
      </w:r>
      <w:r w:rsidRPr="00E73F29">
        <w:rPr>
          <w:rFonts w:asciiTheme="majorBidi" w:hAnsiTheme="majorBidi" w:cstheme="majorBidi"/>
          <w:bCs/>
        </w:rPr>
        <w:t xml:space="preserve">OFF </w:t>
      </w:r>
      <w:r w:rsidRPr="00C818F8">
        <w:rPr>
          <w:rFonts w:asciiTheme="majorBidi" w:hAnsiTheme="majorBidi" w:cstheme="majorBidi"/>
        </w:rPr>
        <w:t>when the illuminance produced by ambient lighting conditions exceeds 7,000 lx.</w:t>
      </w:r>
    </w:p>
    <w:p w14:paraId="59F47F82" w14:textId="77777777" w:rsidR="00261FC7" w:rsidRPr="00C818F8" w:rsidRDefault="00261FC7" w:rsidP="00261FC7">
      <w:pPr>
        <w:pStyle w:val="SingleTxtG"/>
        <w:ind w:left="2268"/>
        <w:rPr>
          <w:rFonts w:asciiTheme="majorBidi" w:hAnsiTheme="majorBidi" w:cstheme="majorBidi"/>
        </w:rPr>
      </w:pPr>
      <w:r w:rsidRPr="00C818F8">
        <w:rPr>
          <w:rFonts w:asciiTheme="majorBidi" w:hAnsiTheme="majorBidi" w:cstheme="majorBidi"/>
        </w:rPr>
        <w:t xml:space="preserve">Compliance with this requirement shall be demonstrated by the applicant, using simulation or other means of verification accepted by the </w:t>
      </w:r>
      <w:r w:rsidRPr="00C818F8">
        <w:rPr>
          <w:rFonts w:asciiTheme="majorBidi" w:hAnsiTheme="majorBidi" w:cstheme="majorBidi"/>
          <w:bCs/>
          <w:color w:val="000000"/>
        </w:rPr>
        <w:t>Type Approval Authority</w:t>
      </w:r>
      <w:r w:rsidRPr="00C818F8">
        <w:rPr>
          <w:rFonts w:asciiTheme="majorBidi" w:hAnsiTheme="majorBidi" w:cstheme="majorBidi"/>
        </w:rPr>
        <w:t>. If necessary t</w:t>
      </w:r>
      <w:r w:rsidRPr="00C818F8">
        <w:rPr>
          <w:rFonts w:asciiTheme="majorBidi" w:hAnsiTheme="majorBidi" w:cstheme="majorBidi"/>
          <w:bCs/>
        </w:rPr>
        <w:t xml:space="preserve">he illuminance shall be measured on a horizontal surface, with a cosine corrected sensor on the same height as the mounting position of the sensor on the vehicle. </w:t>
      </w:r>
      <w:r w:rsidRPr="00C818F8">
        <w:rPr>
          <w:rFonts w:asciiTheme="majorBidi" w:hAnsiTheme="majorBidi" w:cstheme="majorBidi"/>
        </w:rPr>
        <w:t xml:space="preserve">This may be demonstrated by the manufacturer by sufficient documentation or by other means accepted by the </w:t>
      </w:r>
      <w:r w:rsidRPr="00C818F8">
        <w:rPr>
          <w:rFonts w:asciiTheme="majorBidi" w:hAnsiTheme="majorBidi" w:cstheme="majorBidi"/>
          <w:bCs/>
          <w:color w:val="000000"/>
        </w:rPr>
        <w:t>Type Approval Authority.</w:t>
      </w:r>
      <w:r w:rsidRPr="00C818F8">
        <w:rPr>
          <w:rFonts w:asciiTheme="majorBidi" w:hAnsiTheme="majorBidi" w:cstheme="majorBidi"/>
          <w:lang w:val="en-US"/>
        </w:rPr>
        <w:t>"</w:t>
      </w:r>
    </w:p>
    <w:p w14:paraId="13CC88C7" w14:textId="77777777" w:rsidR="00261FC7" w:rsidRPr="00C818F8" w:rsidRDefault="00261FC7" w:rsidP="00261FC7">
      <w:pPr>
        <w:pStyle w:val="SingleTxtG"/>
        <w:rPr>
          <w:rFonts w:asciiTheme="majorBidi" w:hAnsiTheme="majorBidi" w:cstheme="majorBidi"/>
          <w:iCs/>
          <w:kern w:val="2"/>
          <w:lang w:val="en-US" w:eastAsia="ja-JP"/>
        </w:rPr>
      </w:pPr>
      <w:r w:rsidRPr="00C818F8">
        <w:rPr>
          <w:rFonts w:asciiTheme="majorBidi" w:hAnsiTheme="majorBidi" w:cstheme="majorBidi"/>
          <w:i/>
          <w:iCs/>
          <w:kern w:val="2"/>
          <w:lang w:val="en-US" w:eastAsia="ja-JP"/>
        </w:rPr>
        <w:t xml:space="preserve">Paragraphs 6.23., </w:t>
      </w:r>
      <w:r w:rsidRPr="00C818F8">
        <w:rPr>
          <w:rFonts w:asciiTheme="majorBidi" w:hAnsiTheme="majorBidi" w:cstheme="majorBidi"/>
          <w:iCs/>
          <w:kern w:val="2"/>
          <w:lang w:val="en-US" w:eastAsia="ja-JP"/>
        </w:rPr>
        <w:t xml:space="preserve">amend to </w:t>
      </w:r>
      <w:r w:rsidRPr="00C818F8">
        <w:rPr>
          <w:rFonts w:asciiTheme="majorBidi" w:hAnsiTheme="majorBidi" w:cstheme="majorBidi"/>
        </w:rPr>
        <w:t>read</w:t>
      </w:r>
      <w:r w:rsidRPr="00C818F8">
        <w:rPr>
          <w:rFonts w:asciiTheme="majorBidi" w:hAnsiTheme="majorBidi" w:cstheme="majorBidi"/>
          <w:iCs/>
          <w:kern w:val="2"/>
          <w:lang w:val="en-US" w:eastAsia="ja-JP"/>
        </w:rPr>
        <w:t>:</w:t>
      </w:r>
    </w:p>
    <w:p w14:paraId="28A7F902" w14:textId="77777777" w:rsidR="00261FC7" w:rsidRPr="00C818F8" w:rsidRDefault="00261FC7" w:rsidP="00261FC7">
      <w:pPr>
        <w:pStyle w:val="para"/>
        <w:outlineLvl w:val="0"/>
        <w:rPr>
          <w:rFonts w:asciiTheme="majorBidi" w:hAnsiTheme="majorBidi" w:cstheme="majorBidi"/>
          <w:lang w:val="en-US"/>
        </w:rPr>
      </w:pPr>
      <w:r w:rsidRPr="00C818F8">
        <w:rPr>
          <w:rFonts w:asciiTheme="majorBidi" w:hAnsiTheme="majorBidi" w:cstheme="majorBidi"/>
          <w:lang w:val="en-US"/>
        </w:rPr>
        <w:t>"6.23.</w:t>
      </w:r>
      <w:r w:rsidRPr="00C818F8">
        <w:rPr>
          <w:rFonts w:asciiTheme="majorBidi" w:hAnsiTheme="majorBidi" w:cstheme="majorBidi"/>
          <w:lang w:val="en-US"/>
        </w:rPr>
        <w:tab/>
        <w:t>Emergency stop signal</w:t>
      </w:r>
    </w:p>
    <w:p w14:paraId="4F089CD7" w14:textId="77777777" w:rsidR="00261FC7" w:rsidRPr="00C818F8" w:rsidRDefault="00261FC7" w:rsidP="00261FC7">
      <w:pPr>
        <w:pStyle w:val="para"/>
        <w:rPr>
          <w:rFonts w:asciiTheme="majorBidi" w:hAnsiTheme="majorBidi" w:cstheme="majorBidi"/>
          <w:lang w:val="en-US"/>
        </w:rPr>
      </w:pPr>
      <w:r w:rsidRPr="00C818F8">
        <w:rPr>
          <w:rFonts w:asciiTheme="majorBidi" w:hAnsiTheme="majorBidi" w:cstheme="majorBidi"/>
          <w:lang w:val="en-US"/>
        </w:rPr>
        <w:t>6.23.1.</w:t>
      </w:r>
      <w:r w:rsidRPr="00C818F8">
        <w:rPr>
          <w:rFonts w:asciiTheme="majorBidi" w:hAnsiTheme="majorBidi" w:cstheme="majorBidi"/>
          <w:lang w:val="en-US"/>
        </w:rPr>
        <w:tab/>
        <w:t>Presence</w:t>
      </w:r>
    </w:p>
    <w:p w14:paraId="1875B927" w14:textId="77777777" w:rsidR="00261FC7" w:rsidRPr="00E73F29" w:rsidRDefault="00261FC7" w:rsidP="00261FC7">
      <w:pPr>
        <w:pStyle w:val="para"/>
        <w:rPr>
          <w:rFonts w:asciiTheme="majorBidi" w:hAnsiTheme="majorBidi" w:cstheme="majorBidi"/>
          <w:bCs/>
          <w:lang w:val="en-US"/>
        </w:rPr>
      </w:pPr>
      <w:r w:rsidRPr="00C818F8">
        <w:rPr>
          <w:rFonts w:asciiTheme="majorBidi" w:hAnsiTheme="majorBidi" w:cstheme="majorBidi"/>
          <w:lang w:val="en-US"/>
        </w:rPr>
        <w:tab/>
      </w:r>
      <w:r w:rsidRPr="00E73F29">
        <w:rPr>
          <w:rFonts w:asciiTheme="majorBidi" w:hAnsiTheme="majorBidi" w:cstheme="majorBidi"/>
          <w:bCs/>
          <w:lang w:val="en-US"/>
        </w:rPr>
        <w:t xml:space="preserve">Mandatory on motor vehicles. </w:t>
      </w:r>
    </w:p>
    <w:p w14:paraId="774CC6DC" w14:textId="77777777" w:rsidR="00261FC7" w:rsidRPr="00E73F29" w:rsidRDefault="00261FC7" w:rsidP="00261FC7">
      <w:pPr>
        <w:pStyle w:val="para"/>
        <w:ind w:firstLine="0"/>
        <w:rPr>
          <w:rFonts w:asciiTheme="majorBidi" w:hAnsiTheme="majorBidi" w:cstheme="majorBidi"/>
          <w:bCs/>
          <w:lang w:val="en-US"/>
        </w:rPr>
      </w:pPr>
      <w:r w:rsidRPr="00E73F29">
        <w:rPr>
          <w:rFonts w:asciiTheme="majorBidi" w:hAnsiTheme="majorBidi" w:cstheme="majorBidi"/>
          <w:bCs/>
          <w:lang w:val="en-US"/>
        </w:rPr>
        <w:t>Optional on trailers.</w:t>
      </w:r>
    </w:p>
    <w:p w14:paraId="5775E0E1" w14:textId="77777777" w:rsidR="00261FC7" w:rsidRPr="00C818F8" w:rsidRDefault="00261FC7" w:rsidP="00261FC7">
      <w:pPr>
        <w:pStyle w:val="para"/>
        <w:rPr>
          <w:rFonts w:asciiTheme="majorBidi" w:hAnsiTheme="majorBidi" w:cstheme="majorBidi"/>
          <w:lang w:val="en-US"/>
        </w:rPr>
      </w:pPr>
      <w:r w:rsidRPr="00C818F8">
        <w:rPr>
          <w:rFonts w:asciiTheme="majorBidi" w:hAnsiTheme="majorBidi" w:cstheme="majorBidi"/>
          <w:lang w:val="en-US"/>
        </w:rPr>
        <w:tab/>
        <w:t>The emergency stop signal shall be given by the simultaneous operation of all the stop or direction-indicator lamps fitted as described in paragraph 6.23.7."</w:t>
      </w:r>
    </w:p>
    <w:p w14:paraId="6040F46C" w14:textId="77777777" w:rsidR="00261FC7" w:rsidRPr="00C818F8" w:rsidRDefault="00261FC7" w:rsidP="00261FC7">
      <w:pPr>
        <w:spacing w:after="120"/>
        <w:ind w:left="2268" w:right="993" w:hanging="1134"/>
        <w:jc w:val="both"/>
        <w:rPr>
          <w:rFonts w:asciiTheme="majorBidi" w:hAnsiTheme="majorBidi" w:cstheme="majorBidi"/>
        </w:rPr>
      </w:pPr>
      <w:r w:rsidRPr="00C818F8">
        <w:rPr>
          <w:rFonts w:asciiTheme="majorBidi" w:hAnsiTheme="majorBidi" w:cstheme="majorBidi"/>
          <w:i/>
        </w:rPr>
        <w:t>Paragraph 6.23.7.3. and related sub-paragraphs,</w:t>
      </w:r>
      <w:r w:rsidRPr="00C818F8">
        <w:rPr>
          <w:rFonts w:asciiTheme="majorBidi" w:hAnsiTheme="majorBidi" w:cstheme="majorBidi"/>
        </w:rPr>
        <w:t xml:space="preserve"> amend to read:</w:t>
      </w:r>
    </w:p>
    <w:p w14:paraId="36EDC786" w14:textId="77777777" w:rsidR="00261FC7" w:rsidRPr="00C818F8" w:rsidRDefault="00261FC7" w:rsidP="00261FC7">
      <w:pPr>
        <w:pStyle w:val="1"/>
        <w:spacing w:after="120" w:line="240" w:lineRule="atLeast"/>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6.23.7.3.</w:t>
      </w:r>
      <w:r w:rsidRPr="00C818F8">
        <w:rPr>
          <w:rFonts w:asciiTheme="majorBidi" w:hAnsiTheme="majorBidi" w:cstheme="majorBidi"/>
        </w:rPr>
        <w:tab/>
        <w:t xml:space="preserve">The emergency stop signal shall be </w:t>
      </w:r>
      <w:r w:rsidRPr="00E73F29">
        <w:rPr>
          <w:rFonts w:asciiTheme="majorBidi" w:hAnsiTheme="majorBidi" w:cstheme="majorBidi"/>
          <w:bCs/>
        </w:rPr>
        <w:t>switched ON and OFF automatically</w:t>
      </w:r>
      <w:r w:rsidRPr="00C818F8">
        <w:rPr>
          <w:rFonts w:asciiTheme="majorBidi" w:hAnsiTheme="majorBidi" w:cstheme="majorBidi"/>
        </w:rPr>
        <w:t>.</w:t>
      </w:r>
    </w:p>
    <w:p w14:paraId="5B0C35EC" w14:textId="77777777" w:rsidR="00261FC7" w:rsidRPr="00E73F29" w:rsidRDefault="00261FC7" w:rsidP="00261FC7">
      <w:pPr>
        <w:spacing w:after="120"/>
        <w:ind w:left="2268" w:right="1134" w:hanging="1134"/>
        <w:jc w:val="both"/>
        <w:rPr>
          <w:rFonts w:asciiTheme="majorBidi" w:hAnsiTheme="majorBidi" w:cstheme="majorBidi"/>
          <w:bCs/>
        </w:rPr>
      </w:pPr>
      <w:r w:rsidRPr="00C818F8">
        <w:rPr>
          <w:rFonts w:asciiTheme="majorBidi" w:hAnsiTheme="majorBidi" w:cstheme="majorBidi"/>
        </w:rPr>
        <w:t>6.23.7.3.1.</w:t>
      </w:r>
      <w:r w:rsidRPr="00C818F8">
        <w:rPr>
          <w:rFonts w:asciiTheme="majorBidi" w:hAnsiTheme="majorBidi" w:cstheme="majorBidi"/>
        </w:rPr>
        <w:tab/>
        <w:t xml:space="preserve">The emergency stop signal shall be </w:t>
      </w:r>
      <w:r w:rsidRPr="00E73F29">
        <w:rPr>
          <w:rFonts w:asciiTheme="majorBidi" w:hAnsiTheme="majorBidi" w:cstheme="majorBidi"/>
          <w:bCs/>
        </w:rPr>
        <w:t xml:space="preserve">switched ON only when the vehicle speed is above 50 km/h and the braking system is providing the emergency braking logic signal defined in </w:t>
      </w:r>
      <w:r>
        <w:rPr>
          <w:rFonts w:asciiTheme="majorBidi" w:hAnsiTheme="majorBidi" w:cstheme="majorBidi"/>
          <w:bCs/>
        </w:rPr>
        <w:t xml:space="preserve">UN </w:t>
      </w:r>
      <w:r w:rsidRPr="00E73F29">
        <w:rPr>
          <w:rFonts w:asciiTheme="majorBidi" w:hAnsiTheme="majorBidi" w:cstheme="majorBidi"/>
          <w:bCs/>
        </w:rPr>
        <w:t>Regulations Nos. 13 and 13-H.</w:t>
      </w:r>
    </w:p>
    <w:p w14:paraId="7E7D7B31" w14:textId="77777777" w:rsidR="00261FC7" w:rsidRPr="00C818F8" w:rsidRDefault="00261FC7" w:rsidP="00261FC7">
      <w:pPr>
        <w:spacing w:after="120"/>
        <w:ind w:left="2268" w:right="1134" w:hanging="1134"/>
        <w:jc w:val="both"/>
        <w:rPr>
          <w:rFonts w:asciiTheme="majorBidi" w:hAnsiTheme="majorBidi" w:cstheme="majorBidi"/>
        </w:rPr>
      </w:pPr>
      <w:r w:rsidRPr="00E73F29">
        <w:rPr>
          <w:rFonts w:asciiTheme="majorBidi" w:hAnsiTheme="majorBidi" w:cstheme="majorBidi"/>
          <w:bCs/>
        </w:rPr>
        <w:t>6.23.7.3.2.</w:t>
      </w:r>
      <w:r w:rsidRPr="00E73F29">
        <w:rPr>
          <w:rFonts w:asciiTheme="majorBidi" w:hAnsiTheme="majorBidi" w:cstheme="majorBidi"/>
          <w:bCs/>
        </w:rPr>
        <w:tab/>
        <w:t>The emergency stop signal shall be automatically switched OFF</w:t>
      </w:r>
      <w:r w:rsidRPr="00C818F8">
        <w:rPr>
          <w:rFonts w:asciiTheme="majorBidi" w:hAnsiTheme="majorBidi" w:cstheme="majorBidi"/>
        </w:rPr>
        <w:t xml:space="preserve"> if the emergency braking logic signal as defined in </w:t>
      </w:r>
      <w:r>
        <w:rPr>
          <w:rFonts w:asciiTheme="majorBidi" w:hAnsiTheme="majorBidi" w:cstheme="majorBidi"/>
        </w:rPr>
        <w:t xml:space="preserve">UN </w:t>
      </w:r>
      <w:r w:rsidRPr="00C818F8">
        <w:rPr>
          <w:rFonts w:asciiTheme="majorBidi" w:hAnsiTheme="majorBidi" w:cstheme="majorBidi"/>
        </w:rPr>
        <w:t>Regulations Nos. 13 and 13-H is no longer provided or if the hazard warning signal is activated.</w:t>
      </w:r>
      <w:r w:rsidRPr="00C818F8">
        <w:rPr>
          <w:rFonts w:asciiTheme="majorBidi" w:hAnsiTheme="majorBidi" w:cstheme="majorBidi"/>
          <w:lang w:val="en-US"/>
        </w:rPr>
        <w:t>"</w:t>
      </w:r>
    </w:p>
    <w:p w14:paraId="2EEC0C8D" w14:textId="77777777" w:rsidR="00261FC7" w:rsidRPr="00C818F8" w:rsidRDefault="00261FC7" w:rsidP="00451759">
      <w:pPr>
        <w:keepNext/>
        <w:keepLines/>
        <w:spacing w:after="120"/>
        <w:ind w:left="2268" w:right="992" w:hanging="1134"/>
        <w:jc w:val="both"/>
        <w:rPr>
          <w:rFonts w:asciiTheme="majorBidi" w:hAnsiTheme="majorBidi" w:cstheme="majorBidi"/>
        </w:rPr>
      </w:pPr>
      <w:r w:rsidRPr="00C818F8">
        <w:rPr>
          <w:rFonts w:asciiTheme="majorBidi" w:hAnsiTheme="majorBidi" w:cstheme="majorBidi"/>
          <w:i/>
        </w:rPr>
        <w:lastRenderedPageBreak/>
        <w:t>Paragraph 6.24.9.1.,</w:t>
      </w:r>
      <w:r w:rsidRPr="00C818F8">
        <w:rPr>
          <w:rFonts w:asciiTheme="majorBidi" w:hAnsiTheme="majorBidi" w:cstheme="majorBidi"/>
        </w:rPr>
        <w:t xml:space="preserve"> amend to read:</w:t>
      </w:r>
    </w:p>
    <w:p w14:paraId="30AA398B" w14:textId="77777777" w:rsidR="00261FC7" w:rsidRPr="00E73F29" w:rsidRDefault="00261FC7" w:rsidP="00451759">
      <w:pPr>
        <w:pStyle w:val="1"/>
        <w:keepNext/>
        <w:keepLines/>
        <w:spacing w:after="120" w:line="240" w:lineRule="atLeast"/>
        <w:ind w:left="2268" w:right="1134" w:hanging="1134"/>
        <w:jc w:val="both"/>
        <w:rPr>
          <w:rFonts w:asciiTheme="majorBidi" w:hAnsiTheme="majorBidi" w:cstheme="majorBidi"/>
          <w:bCs/>
        </w:rPr>
      </w:pPr>
      <w:r w:rsidRPr="00C818F8">
        <w:rPr>
          <w:rFonts w:asciiTheme="majorBidi" w:hAnsiTheme="majorBidi" w:cstheme="majorBidi"/>
          <w:lang w:val="en-US"/>
        </w:rPr>
        <w:t>"</w:t>
      </w:r>
      <w:r w:rsidRPr="00C818F8">
        <w:rPr>
          <w:rFonts w:asciiTheme="majorBidi" w:hAnsiTheme="majorBidi" w:cstheme="majorBidi"/>
          <w:bCs/>
        </w:rPr>
        <w:t>6.24.9.1.</w:t>
      </w:r>
      <w:r w:rsidRPr="00C818F8">
        <w:rPr>
          <w:rFonts w:asciiTheme="majorBidi" w:hAnsiTheme="majorBidi" w:cstheme="majorBidi"/>
        </w:rPr>
        <w:tab/>
        <w:t xml:space="preserve">The exterior courtesy lamp shall not be </w:t>
      </w:r>
      <w:r w:rsidRPr="00E73F29">
        <w:rPr>
          <w:rFonts w:asciiTheme="majorBidi" w:hAnsiTheme="majorBidi" w:cstheme="majorBidi"/>
          <w:bCs/>
        </w:rPr>
        <w:t>switched ON unless the vehicle is stationary and one or more of the following conditions is satisfied:</w:t>
      </w:r>
    </w:p>
    <w:p w14:paraId="0D6E4571" w14:textId="77777777" w:rsidR="00261FC7" w:rsidRPr="00E73F29" w:rsidRDefault="00261FC7" w:rsidP="00261FC7">
      <w:pPr>
        <w:spacing w:after="120"/>
        <w:ind w:left="2835" w:right="1134" w:hanging="567"/>
        <w:jc w:val="both"/>
        <w:rPr>
          <w:rFonts w:asciiTheme="majorBidi" w:hAnsiTheme="majorBidi" w:cstheme="majorBidi"/>
          <w:bCs/>
        </w:rPr>
      </w:pPr>
      <w:r w:rsidRPr="00E73F29">
        <w:rPr>
          <w:rFonts w:asciiTheme="majorBidi" w:hAnsiTheme="majorBidi" w:cstheme="majorBidi"/>
          <w:bCs/>
        </w:rPr>
        <w:t>(a)</w:t>
      </w:r>
      <w:r w:rsidRPr="00E73F29">
        <w:rPr>
          <w:rFonts w:asciiTheme="majorBidi" w:hAnsiTheme="majorBidi" w:cstheme="majorBidi"/>
          <w:bCs/>
        </w:rPr>
        <w:tab/>
        <w:t>The propulsion system is stopped; or</w:t>
      </w:r>
    </w:p>
    <w:p w14:paraId="5A6ABF84" w14:textId="77777777" w:rsidR="00261FC7" w:rsidRPr="00C818F8" w:rsidRDefault="00261FC7" w:rsidP="00261FC7">
      <w:pPr>
        <w:spacing w:after="120"/>
        <w:ind w:left="2835" w:right="1134" w:hanging="567"/>
        <w:jc w:val="both"/>
        <w:rPr>
          <w:rFonts w:asciiTheme="majorBidi" w:hAnsiTheme="majorBidi" w:cstheme="majorBidi"/>
        </w:rPr>
      </w:pPr>
      <w:r w:rsidRPr="00C818F8">
        <w:rPr>
          <w:rFonts w:asciiTheme="majorBidi" w:hAnsiTheme="majorBidi" w:cstheme="majorBidi"/>
        </w:rPr>
        <w:t>(b)</w:t>
      </w:r>
      <w:r w:rsidRPr="00C818F8">
        <w:rPr>
          <w:rFonts w:asciiTheme="majorBidi" w:hAnsiTheme="majorBidi" w:cstheme="majorBidi"/>
          <w:bCs/>
        </w:rPr>
        <w:tab/>
        <w:t>A</w:t>
      </w:r>
      <w:r w:rsidRPr="00C818F8">
        <w:rPr>
          <w:rFonts w:asciiTheme="majorBidi" w:hAnsiTheme="majorBidi" w:cstheme="majorBidi"/>
        </w:rPr>
        <w:t xml:space="preserve"> driver or passenger door is opened</w:t>
      </w:r>
      <w:r w:rsidRPr="00C818F8">
        <w:rPr>
          <w:rFonts w:asciiTheme="majorBidi" w:hAnsiTheme="majorBidi" w:cstheme="majorBidi"/>
          <w:bCs/>
        </w:rPr>
        <w:t>;</w:t>
      </w:r>
      <w:r w:rsidRPr="00C818F8">
        <w:rPr>
          <w:rFonts w:asciiTheme="majorBidi" w:hAnsiTheme="majorBidi" w:cstheme="majorBidi"/>
        </w:rPr>
        <w:t xml:space="preserve"> or</w:t>
      </w:r>
    </w:p>
    <w:p w14:paraId="4C41FF06" w14:textId="77777777" w:rsidR="00261FC7" w:rsidRPr="00C818F8" w:rsidRDefault="00261FC7" w:rsidP="00261FC7">
      <w:pPr>
        <w:spacing w:after="120"/>
        <w:ind w:left="2835" w:right="1134" w:hanging="567"/>
        <w:jc w:val="both"/>
        <w:rPr>
          <w:rFonts w:asciiTheme="majorBidi" w:hAnsiTheme="majorBidi" w:cstheme="majorBidi"/>
        </w:rPr>
      </w:pPr>
      <w:r w:rsidRPr="00C818F8">
        <w:rPr>
          <w:rFonts w:asciiTheme="majorBidi" w:hAnsiTheme="majorBidi" w:cstheme="majorBidi"/>
        </w:rPr>
        <w:t>(c)</w:t>
      </w:r>
      <w:r w:rsidRPr="00C818F8">
        <w:rPr>
          <w:rFonts w:asciiTheme="majorBidi" w:hAnsiTheme="majorBidi" w:cstheme="majorBidi"/>
          <w:bCs/>
        </w:rPr>
        <w:tab/>
        <w:t>A</w:t>
      </w:r>
      <w:r w:rsidRPr="00C818F8">
        <w:rPr>
          <w:rFonts w:asciiTheme="majorBidi" w:hAnsiTheme="majorBidi" w:cstheme="majorBidi"/>
        </w:rPr>
        <w:t xml:space="preserve"> load compartment door is opened.</w:t>
      </w:r>
    </w:p>
    <w:p w14:paraId="1AE15B61" w14:textId="77777777" w:rsidR="00261FC7" w:rsidRPr="00C818F8" w:rsidRDefault="00261FC7" w:rsidP="00261FC7">
      <w:pPr>
        <w:spacing w:after="120"/>
        <w:ind w:left="2835" w:right="1134" w:hanging="567"/>
        <w:jc w:val="both"/>
        <w:rPr>
          <w:rFonts w:asciiTheme="majorBidi" w:hAnsiTheme="majorBidi" w:cstheme="majorBidi"/>
        </w:rPr>
      </w:pPr>
      <w:r w:rsidRPr="00C818F8">
        <w:rPr>
          <w:rFonts w:asciiTheme="majorBidi" w:hAnsiTheme="majorBidi" w:cstheme="majorBidi"/>
          <w:bCs/>
        </w:rPr>
        <w:tab/>
      </w:r>
      <w:r w:rsidRPr="00C818F8">
        <w:rPr>
          <w:rFonts w:asciiTheme="majorBidi" w:hAnsiTheme="majorBidi" w:cstheme="majorBidi"/>
        </w:rPr>
        <w:t>The provisions of paragraph 5.10. shall be met in all fixed positions of use.</w:t>
      </w:r>
      <w:r w:rsidRPr="00C818F8">
        <w:rPr>
          <w:rFonts w:asciiTheme="majorBidi" w:hAnsiTheme="majorBidi" w:cstheme="majorBidi"/>
          <w:lang w:val="en-US"/>
        </w:rPr>
        <w:t>"</w:t>
      </w:r>
    </w:p>
    <w:p w14:paraId="527B55AE"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 6.24.9.2.,</w:t>
      </w:r>
      <w:r w:rsidRPr="00C818F8">
        <w:rPr>
          <w:rFonts w:asciiTheme="majorBidi" w:hAnsiTheme="majorBidi" w:cstheme="majorBidi"/>
        </w:rPr>
        <w:t xml:space="preserve"> amend to read:</w:t>
      </w:r>
    </w:p>
    <w:p w14:paraId="6092CBF3"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lang w:val="en-US"/>
        </w:rPr>
        <w:t>"</w:t>
      </w:r>
      <w:r w:rsidRPr="00C818F8">
        <w:rPr>
          <w:rFonts w:asciiTheme="majorBidi" w:hAnsiTheme="majorBidi" w:cstheme="majorBidi"/>
        </w:rPr>
        <w:t>6.24.9.2.</w:t>
      </w:r>
      <w:r w:rsidRPr="00C818F8">
        <w:rPr>
          <w:rFonts w:asciiTheme="majorBidi" w:hAnsiTheme="majorBidi" w:cstheme="majorBidi"/>
        </w:rPr>
        <w:tab/>
        <w:t xml:space="preserve">Approved </w:t>
      </w:r>
      <w:r w:rsidRPr="00E73F29">
        <w:rPr>
          <w:rFonts w:asciiTheme="majorBidi" w:hAnsiTheme="majorBidi" w:cstheme="majorBidi"/>
        </w:rPr>
        <w:t>lamps emitting white light with the exception of main beam head lamps, day time running lamps and reversing lamps may be switched ON as courtesy lamp function. They may also be switched ON together with the</w:t>
      </w:r>
      <w:r w:rsidRPr="00C818F8">
        <w:rPr>
          <w:rFonts w:asciiTheme="majorBidi" w:hAnsiTheme="majorBidi" w:cstheme="majorBidi"/>
        </w:rPr>
        <w:t xml:space="preserve"> exterior courtesy lamps and the condition of </w:t>
      </w:r>
      <w:r w:rsidRPr="00C818F8">
        <w:rPr>
          <w:rFonts w:asciiTheme="majorBidi" w:hAnsiTheme="majorBidi" w:cstheme="majorBidi"/>
          <w:bCs/>
        </w:rPr>
        <w:t>paragraphs 5.11. and 5.12. above may</w:t>
      </w:r>
      <w:r w:rsidRPr="00C818F8">
        <w:rPr>
          <w:rFonts w:asciiTheme="majorBidi" w:hAnsiTheme="majorBidi" w:cstheme="majorBidi"/>
        </w:rPr>
        <w:t xml:space="preserve"> not apply.</w:t>
      </w:r>
      <w:r w:rsidRPr="00C818F8">
        <w:rPr>
          <w:rFonts w:asciiTheme="majorBidi" w:hAnsiTheme="majorBidi" w:cstheme="majorBidi"/>
          <w:lang w:val="en-US"/>
        </w:rPr>
        <w:t>"</w:t>
      </w:r>
    </w:p>
    <w:p w14:paraId="7AA71E03" w14:textId="77777777" w:rsidR="00261FC7" w:rsidRPr="00C818F8" w:rsidRDefault="00261FC7" w:rsidP="00261FC7">
      <w:pPr>
        <w:spacing w:after="120"/>
        <w:ind w:left="2268" w:right="1134" w:hanging="1134"/>
        <w:jc w:val="both"/>
        <w:rPr>
          <w:rFonts w:asciiTheme="majorBidi" w:hAnsiTheme="majorBidi" w:cstheme="majorBidi"/>
        </w:rPr>
      </w:pPr>
      <w:r w:rsidRPr="00C818F8">
        <w:rPr>
          <w:rFonts w:asciiTheme="majorBidi" w:hAnsiTheme="majorBidi" w:cstheme="majorBidi"/>
          <w:i/>
        </w:rPr>
        <w:t>Paragraphs 6.25.7.3. to 6.25.7.6.,</w:t>
      </w:r>
      <w:r w:rsidRPr="00C818F8">
        <w:rPr>
          <w:rFonts w:asciiTheme="majorBidi" w:hAnsiTheme="majorBidi" w:cstheme="majorBidi"/>
        </w:rPr>
        <w:t xml:space="preserve"> amend to read:</w:t>
      </w:r>
    </w:p>
    <w:p w14:paraId="78375924" w14:textId="77777777" w:rsidR="00261FC7" w:rsidRPr="00E73F29" w:rsidRDefault="00261FC7" w:rsidP="00261FC7">
      <w:pPr>
        <w:pStyle w:val="1"/>
        <w:spacing w:after="120" w:line="240" w:lineRule="atLeast"/>
        <w:ind w:left="2268" w:right="1134" w:hanging="1134"/>
        <w:jc w:val="both"/>
        <w:rPr>
          <w:rFonts w:asciiTheme="majorBidi" w:hAnsiTheme="majorBidi" w:cstheme="majorBidi"/>
          <w:bCs/>
        </w:rPr>
      </w:pPr>
      <w:r w:rsidRPr="00C818F8">
        <w:rPr>
          <w:rFonts w:asciiTheme="majorBidi" w:hAnsiTheme="majorBidi" w:cstheme="majorBidi"/>
          <w:lang w:val="en-US"/>
        </w:rPr>
        <w:t>"</w:t>
      </w:r>
      <w:r w:rsidRPr="00C818F8">
        <w:rPr>
          <w:rFonts w:asciiTheme="majorBidi" w:hAnsiTheme="majorBidi" w:cstheme="majorBidi"/>
        </w:rPr>
        <w:t>6.25.7.3.</w:t>
      </w:r>
      <w:r w:rsidRPr="00C818F8">
        <w:rPr>
          <w:rFonts w:asciiTheme="majorBidi" w:hAnsiTheme="majorBidi" w:cstheme="majorBidi"/>
        </w:rPr>
        <w:tab/>
        <w:t xml:space="preserve">The rear-end collision alert signal shall be </w:t>
      </w:r>
      <w:r w:rsidRPr="00E73F29">
        <w:rPr>
          <w:rFonts w:asciiTheme="majorBidi" w:hAnsiTheme="majorBidi" w:cstheme="majorBidi"/>
          <w:bCs/>
        </w:rPr>
        <w:t>switched ON and OFF automatically.</w:t>
      </w:r>
    </w:p>
    <w:p w14:paraId="7E63A43F" w14:textId="77777777" w:rsidR="00261FC7" w:rsidRPr="00E73F29" w:rsidRDefault="00261FC7" w:rsidP="00261FC7">
      <w:pPr>
        <w:spacing w:after="120"/>
        <w:ind w:left="2268" w:right="1134" w:hanging="1134"/>
        <w:jc w:val="both"/>
        <w:rPr>
          <w:rFonts w:asciiTheme="majorBidi" w:hAnsiTheme="majorBidi" w:cstheme="majorBidi"/>
          <w:bCs/>
        </w:rPr>
      </w:pPr>
      <w:r w:rsidRPr="00E73F29">
        <w:rPr>
          <w:rFonts w:asciiTheme="majorBidi" w:hAnsiTheme="majorBidi" w:cstheme="majorBidi"/>
          <w:bCs/>
        </w:rPr>
        <w:t>6.25.7.4.</w:t>
      </w:r>
      <w:r w:rsidRPr="00E73F29">
        <w:rPr>
          <w:rFonts w:asciiTheme="majorBidi" w:hAnsiTheme="majorBidi" w:cstheme="majorBidi"/>
          <w:bCs/>
        </w:rPr>
        <w:tab/>
        <w:t>The rear-end collision alert signal shall not be switched ON if the direction indicator lamps, the hazard warning signal or the emergency stop signal is activated.</w:t>
      </w:r>
    </w:p>
    <w:p w14:paraId="4FA113ED" w14:textId="77777777" w:rsidR="00261FC7" w:rsidRPr="00C818F8" w:rsidRDefault="00261FC7" w:rsidP="00261FC7">
      <w:pPr>
        <w:spacing w:after="120"/>
        <w:ind w:left="2268" w:right="1134" w:hanging="1134"/>
        <w:jc w:val="both"/>
        <w:rPr>
          <w:rFonts w:asciiTheme="majorBidi" w:hAnsiTheme="majorBidi" w:cstheme="majorBidi"/>
        </w:rPr>
      </w:pPr>
      <w:r w:rsidRPr="00E73F29">
        <w:rPr>
          <w:rFonts w:asciiTheme="majorBidi" w:hAnsiTheme="majorBidi" w:cstheme="majorBidi"/>
          <w:bCs/>
        </w:rPr>
        <w:t>6.25.7.5.</w:t>
      </w:r>
      <w:r w:rsidRPr="00E73F29">
        <w:rPr>
          <w:rFonts w:asciiTheme="majorBidi" w:hAnsiTheme="majorBidi" w:cstheme="majorBidi"/>
          <w:bCs/>
        </w:rPr>
        <w:tab/>
        <w:t>The rear-end collision alert signal may only be switched ON under the</w:t>
      </w:r>
      <w:r w:rsidRPr="00C818F8">
        <w:rPr>
          <w:rFonts w:asciiTheme="majorBidi" w:hAnsiTheme="majorBidi" w:cstheme="majorBidi"/>
        </w:rPr>
        <w:t xml:space="preserve"> following conditions:</w:t>
      </w:r>
    </w:p>
    <w:tbl>
      <w:tblPr>
        <w:tblW w:w="0" w:type="auto"/>
        <w:tblInd w:w="22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292"/>
        <w:gridCol w:w="2969"/>
      </w:tblGrid>
      <w:tr w:rsidR="00261FC7" w:rsidRPr="00C818F8" w14:paraId="718DBF16" w14:textId="77777777" w:rsidTr="002F06EA">
        <w:tc>
          <w:tcPr>
            <w:tcW w:w="2292" w:type="dxa"/>
            <w:tcBorders>
              <w:bottom w:val="single" w:sz="12" w:space="0" w:color="auto"/>
            </w:tcBorders>
          </w:tcPr>
          <w:p w14:paraId="71863B7E" w14:textId="77777777" w:rsidR="00261FC7" w:rsidRPr="00C818F8" w:rsidRDefault="00261FC7" w:rsidP="002F06EA">
            <w:pPr>
              <w:keepNext/>
              <w:spacing w:after="120"/>
              <w:ind w:right="1134"/>
              <w:jc w:val="both"/>
              <w:rPr>
                <w:rFonts w:asciiTheme="majorBidi" w:hAnsiTheme="majorBidi" w:cstheme="majorBidi"/>
                <w:i/>
                <w:snapToGrid w:val="0"/>
                <w:sz w:val="16"/>
                <w:szCs w:val="16"/>
                <w:lang w:eastAsia="ja-JP"/>
              </w:rPr>
            </w:pPr>
            <w:proofErr w:type="spellStart"/>
            <w:r w:rsidRPr="00C818F8">
              <w:rPr>
                <w:rFonts w:asciiTheme="majorBidi" w:hAnsiTheme="majorBidi" w:cstheme="majorBidi"/>
                <w:i/>
                <w:snapToGrid w:val="0"/>
                <w:sz w:val="16"/>
                <w:szCs w:val="16"/>
                <w:lang w:eastAsia="ja-JP"/>
              </w:rPr>
              <w:t>Vr</w:t>
            </w:r>
            <w:proofErr w:type="spellEnd"/>
          </w:p>
        </w:tc>
        <w:tc>
          <w:tcPr>
            <w:tcW w:w="2969" w:type="dxa"/>
            <w:tcBorders>
              <w:bottom w:val="single" w:sz="12" w:space="0" w:color="auto"/>
            </w:tcBorders>
          </w:tcPr>
          <w:p w14:paraId="45A54D28" w14:textId="77777777" w:rsidR="00261FC7" w:rsidRPr="00E73F29" w:rsidRDefault="00261FC7" w:rsidP="002F06EA">
            <w:pPr>
              <w:keepNext/>
              <w:spacing w:after="120"/>
              <w:ind w:right="1134"/>
              <w:jc w:val="both"/>
              <w:rPr>
                <w:rFonts w:asciiTheme="majorBidi" w:hAnsiTheme="majorBidi" w:cstheme="majorBidi"/>
                <w:bCs/>
                <w:i/>
                <w:snapToGrid w:val="0"/>
                <w:sz w:val="16"/>
                <w:szCs w:val="16"/>
                <w:lang w:eastAsia="ja-JP"/>
              </w:rPr>
            </w:pPr>
            <w:r w:rsidRPr="00E73F29">
              <w:rPr>
                <w:rFonts w:asciiTheme="majorBidi" w:hAnsiTheme="majorBidi" w:cstheme="majorBidi"/>
                <w:bCs/>
                <w:i/>
                <w:sz w:val="16"/>
                <w:szCs w:val="16"/>
              </w:rPr>
              <w:t>switch ON</w:t>
            </w:r>
          </w:p>
        </w:tc>
      </w:tr>
      <w:tr w:rsidR="00261FC7" w:rsidRPr="00C818F8" w14:paraId="3A1AD8B9" w14:textId="77777777" w:rsidTr="002F06EA">
        <w:tc>
          <w:tcPr>
            <w:tcW w:w="2292" w:type="dxa"/>
            <w:tcBorders>
              <w:top w:val="single" w:sz="12" w:space="0" w:color="auto"/>
              <w:bottom w:val="single" w:sz="4" w:space="0" w:color="auto"/>
            </w:tcBorders>
          </w:tcPr>
          <w:p w14:paraId="65E89ABD" w14:textId="77777777" w:rsidR="00261FC7" w:rsidRPr="00C818F8" w:rsidRDefault="00261FC7" w:rsidP="002F06EA">
            <w:pPr>
              <w:keepNext/>
              <w:spacing w:after="120"/>
              <w:ind w:right="1134"/>
              <w:jc w:val="both"/>
              <w:rPr>
                <w:rFonts w:asciiTheme="majorBidi" w:hAnsiTheme="majorBidi" w:cstheme="majorBidi"/>
                <w:snapToGrid w:val="0"/>
                <w:sz w:val="18"/>
                <w:szCs w:val="18"/>
                <w:lang w:eastAsia="ja-JP"/>
              </w:rPr>
            </w:pPr>
            <w:proofErr w:type="spellStart"/>
            <w:r w:rsidRPr="00C818F8">
              <w:rPr>
                <w:rFonts w:asciiTheme="majorBidi" w:hAnsiTheme="majorBidi" w:cstheme="majorBidi"/>
                <w:snapToGrid w:val="0"/>
                <w:sz w:val="18"/>
                <w:szCs w:val="18"/>
                <w:lang w:eastAsia="ja-JP"/>
              </w:rPr>
              <w:t>Vr</w:t>
            </w:r>
            <w:proofErr w:type="spellEnd"/>
            <w:r w:rsidRPr="00C818F8">
              <w:rPr>
                <w:rFonts w:asciiTheme="majorBidi" w:hAnsiTheme="majorBidi" w:cstheme="majorBidi"/>
                <w:snapToGrid w:val="0"/>
                <w:sz w:val="18"/>
                <w:szCs w:val="18"/>
                <w:lang w:eastAsia="ja-JP"/>
              </w:rPr>
              <w:t xml:space="preserve"> &gt; 30 km/h </w:t>
            </w:r>
          </w:p>
        </w:tc>
        <w:tc>
          <w:tcPr>
            <w:tcW w:w="2969" w:type="dxa"/>
            <w:tcBorders>
              <w:top w:val="single" w:sz="12" w:space="0" w:color="auto"/>
              <w:bottom w:val="single" w:sz="4" w:space="0" w:color="auto"/>
            </w:tcBorders>
          </w:tcPr>
          <w:p w14:paraId="2785264B" w14:textId="77777777" w:rsidR="00261FC7" w:rsidRPr="00C818F8" w:rsidRDefault="00261FC7" w:rsidP="002F06EA">
            <w:pPr>
              <w:keepNext/>
              <w:spacing w:after="120"/>
              <w:ind w:right="1134"/>
              <w:jc w:val="both"/>
              <w:rPr>
                <w:rFonts w:asciiTheme="majorBidi" w:hAnsiTheme="majorBidi" w:cstheme="majorBidi"/>
                <w:snapToGrid w:val="0"/>
                <w:sz w:val="18"/>
                <w:szCs w:val="18"/>
                <w:lang w:eastAsia="ja-JP"/>
              </w:rPr>
            </w:pPr>
            <w:r w:rsidRPr="00C818F8">
              <w:rPr>
                <w:rFonts w:asciiTheme="majorBidi" w:hAnsiTheme="majorBidi" w:cstheme="majorBidi"/>
                <w:snapToGrid w:val="0"/>
                <w:sz w:val="18"/>
                <w:szCs w:val="18"/>
                <w:lang w:eastAsia="ja-JP"/>
              </w:rPr>
              <w:t xml:space="preserve">TTC </w:t>
            </w:r>
            <w:r w:rsidRPr="00C818F8">
              <w:rPr>
                <w:rFonts w:asciiTheme="majorBidi" w:hAnsiTheme="majorBidi" w:cstheme="majorBidi"/>
                <w:snapToGrid w:val="0"/>
                <w:sz w:val="18"/>
                <w:szCs w:val="18"/>
                <w:lang w:eastAsia="ja-JP"/>
              </w:rPr>
              <w:sym w:font="Symbol" w:char="F0A3"/>
            </w:r>
            <w:r w:rsidRPr="00C818F8">
              <w:rPr>
                <w:rFonts w:asciiTheme="majorBidi" w:hAnsiTheme="majorBidi" w:cstheme="majorBidi"/>
                <w:snapToGrid w:val="0"/>
                <w:sz w:val="18"/>
                <w:szCs w:val="18"/>
                <w:lang w:eastAsia="ja-JP"/>
              </w:rPr>
              <w:t xml:space="preserve"> 1.4 </w:t>
            </w:r>
          </w:p>
        </w:tc>
      </w:tr>
      <w:tr w:rsidR="00261FC7" w:rsidRPr="00C818F8" w14:paraId="349F3393" w14:textId="77777777" w:rsidTr="002F06EA">
        <w:tc>
          <w:tcPr>
            <w:tcW w:w="2292" w:type="dxa"/>
            <w:tcBorders>
              <w:bottom w:val="single" w:sz="12" w:space="0" w:color="auto"/>
            </w:tcBorders>
          </w:tcPr>
          <w:p w14:paraId="32F90401" w14:textId="77777777" w:rsidR="00261FC7" w:rsidRPr="00C818F8" w:rsidRDefault="00261FC7" w:rsidP="002F06EA">
            <w:pPr>
              <w:keepNext/>
              <w:spacing w:after="120"/>
              <w:ind w:right="1134"/>
              <w:jc w:val="both"/>
              <w:rPr>
                <w:rFonts w:asciiTheme="majorBidi" w:hAnsiTheme="majorBidi" w:cstheme="majorBidi"/>
                <w:snapToGrid w:val="0"/>
                <w:sz w:val="18"/>
                <w:szCs w:val="18"/>
                <w:lang w:eastAsia="ja-JP"/>
              </w:rPr>
            </w:pPr>
            <w:proofErr w:type="spellStart"/>
            <w:r w:rsidRPr="00C818F8">
              <w:rPr>
                <w:rFonts w:asciiTheme="majorBidi" w:hAnsiTheme="majorBidi" w:cstheme="majorBidi"/>
                <w:snapToGrid w:val="0"/>
                <w:sz w:val="18"/>
                <w:szCs w:val="18"/>
                <w:lang w:eastAsia="ja-JP"/>
              </w:rPr>
              <w:t>Vr</w:t>
            </w:r>
            <w:proofErr w:type="spellEnd"/>
            <w:r w:rsidRPr="00C818F8">
              <w:rPr>
                <w:rFonts w:asciiTheme="majorBidi" w:hAnsiTheme="majorBidi" w:cstheme="majorBidi"/>
                <w:snapToGrid w:val="0"/>
                <w:sz w:val="18"/>
                <w:szCs w:val="18"/>
                <w:lang w:eastAsia="ja-JP"/>
              </w:rPr>
              <w:t xml:space="preserve"> </w:t>
            </w:r>
            <w:r w:rsidRPr="00C818F8">
              <w:rPr>
                <w:rFonts w:asciiTheme="majorBidi" w:hAnsiTheme="majorBidi" w:cstheme="majorBidi"/>
                <w:snapToGrid w:val="0"/>
                <w:sz w:val="18"/>
                <w:szCs w:val="18"/>
                <w:lang w:eastAsia="ja-JP"/>
              </w:rPr>
              <w:sym w:font="Symbol" w:char="F0A3"/>
            </w:r>
            <w:r w:rsidRPr="00C818F8">
              <w:rPr>
                <w:rFonts w:asciiTheme="majorBidi" w:hAnsiTheme="majorBidi" w:cstheme="majorBidi"/>
                <w:snapToGrid w:val="0"/>
                <w:sz w:val="18"/>
                <w:szCs w:val="18"/>
                <w:lang w:eastAsia="ja-JP"/>
              </w:rPr>
              <w:t xml:space="preserve"> 30 km/h</w:t>
            </w:r>
          </w:p>
        </w:tc>
        <w:tc>
          <w:tcPr>
            <w:tcW w:w="2969" w:type="dxa"/>
            <w:tcBorders>
              <w:bottom w:val="single" w:sz="12" w:space="0" w:color="auto"/>
            </w:tcBorders>
          </w:tcPr>
          <w:p w14:paraId="161B6931" w14:textId="77777777" w:rsidR="00261FC7" w:rsidRPr="00C818F8" w:rsidRDefault="00261FC7" w:rsidP="002F06EA">
            <w:pPr>
              <w:keepNext/>
              <w:spacing w:after="120"/>
              <w:ind w:right="1134"/>
              <w:jc w:val="both"/>
              <w:rPr>
                <w:rFonts w:asciiTheme="majorBidi" w:hAnsiTheme="majorBidi" w:cstheme="majorBidi"/>
                <w:snapToGrid w:val="0"/>
                <w:sz w:val="18"/>
                <w:szCs w:val="18"/>
                <w:lang w:eastAsia="ja-JP"/>
              </w:rPr>
            </w:pPr>
            <w:r w:rsidRPr="00C818F8">
              <w:rPr>
                <w:rFonts w:asciiTheme="majorBidi" w:hAnsiTheme="majorBidi" w:cstheme="majorBidi"/>
                <w:snapToGrid w:val="0"/>
                <w:sz w:val="18"/>
                <w:szCs w:val="18"/>
                <w:lang w:eastAsia="ja-JP"/>
              </w:rPr>
              <w:t xml:space="preserve">TTC </w:t>
            </w:r>
            <w:r w:rsidRPr="00C818F8">
              <w:rPr>
                <w:rFonts w:asciiTheme="majorBidi" w:hAnsiTheme="majorBidi" w:cstheme="majorBidi"/>
                <w:snapToGrid w:val="0"/>
                <w:sz w:val="18"/>
                <w:szCs w:val="18"/>
                <w:lang w:eastAsia="ja-JP"/>
              </w:rPr>
              <w:sym w:font="Symbol" w:char="F0A3"/>
            </w:r>
            <w:r w:rsidRPr="00C818F8">
              <w:rPr>
                <w:rFonts w:asciiTheme="majorBidi" w:eastAsia="HGMaruGothicMPRO" w:hAnsiTheme="majorBidi" w:cstheme="majorBidi"/>
                <w:snapToGrid w:val="0"/>
                <w:sz w:val="18"/>
                <w:szCs w:val="18"/>
                <w:lang w:eastAsia="ja-JP"/>
              </w:rPr>
              <w:t xml:space="preserve"> </w:t>
            </w:r>
            <w:r w:rsidRPr="00C818F8">
              <w:rPr>
                <w:rFonts w:asciiTheme="majorBidi" w:hAnsiTheme="majorBidi" w:cstheme="majorBidi"/>
                <w:snapToGrid w:val="0"/>
                <w:sz w:val="18"/>
                <w:szCs w:val="18"/>
                <w:lang w:eastAsia="ja-JP"/>
              </w:rPr>
              <w:t>1.4 / 30 ×</w:t>
            </w:r>
            <w:proofErr w:type="spellStart"/>
            <w:r w:rsidRPr="00C818F8">
              <w:rPr>
                <w:rFonts w:asciiTheme="majorBidi" w:hAnsiTheme="majorBidi" w:cstheme="majorBidi"/>
                <w:snapToGrid w:val="0"/>
                <w:sz w:val="18"/>
                <w:szCs w:val="18"/>
                <w:lang w:eastAsia="ja-JP"/>
              </w:rPr>
              <w:t>Vr</w:t>
            </w:r>
            <w:proofErr w:type="spellEnd"/>
          </w:p>
        </w:tc>
      </w:tr>
    </w:tbl>
    <w:p w14:paraId="5A8A5FC6" w14:textId="77777777" w:rsidR="00261FC7" w:rsidRPr="00C818F8" w:rsidRDefault="00261FC7" w:rsidP="00261FC7">
      <w:pPr>
        <w:spacing w:before="120" w:after="120"/>
        <w:ind w:left="2268" w:right="1134"/>
        <w:jc w:val="both"/>
        <w:rPr>
          <w:rFonts w:asciiTheme="majorBidi" w:hAnsiTheme="majorBidi" w:cstheme="majorBidi"/>
        </w:rPr>
      </w:pPr>
      <w:r w:rsidRPr="00C818F8">
        <w:rPr>
          <w:rFonts w:asciiTheme="majorBidi" w:hAnsiTheme="majorBidi" w:cstheme="majorBidi"/>
        </w:rPr>
        <w:t>"</w:t>
      </w:r>
      <w:proofErr w:type="spellStart"/>
      <w:r w:rsidRPr="00C818F8">
        <w:rPr>
          <w:rFonts w:asciiTheme="majorBidi" w:hAnsiTheme="majorBidi" w:cstheme="majorBidi"/>
        </w:rPr>
        <w:t>Vr</w:t>
      </w:r>
      <w:proofErr w:type="spellEnd"/>
      <w:r w:rsidRPr="00C818F8">
        <w:rPr>
          <w:rFonts w:asciiTheme="majorBidi" w:hAnsiTheme="majorBidi" w:cstheme="majorBidi"/>
        </w:rPr>
        <w:t xml:space="preserve"> (Relative Speed)": means the difference in speed between a vehicle with rear-end collision alert signal and a following vehicle in the same lane.</w:t>
      </w:r>
    </w:p>
    <w:p w14:paraId="098912D0" w14:textId="77777777" w:rsidR="00261FC7" w:rsidRPr="00C818F8" w:rsidRDefault="00261FC7" w:rsidP="00261FC7">
      <w:pPr>
        <w:spacing w:after="120"/>
        <w:ind w:left="2268" w:right="1134"/>
        <w:jc w:val="both"/>
        <w:rPr>
          <w:rFonts w:asciiTheme="majorBidi" w:hAnsiTheme="majorBidi" w:cstheme="majorBidi"/>
        </w:rPr>
      </w:pPr>
      <w:r w:rsidRPr="00C818F8">
        <w:rPr>
          <w:rFonts w:asciiTheme="majorBidi" w:hAnsiTheme="majorBidi" w:cstheme="majorBidi"/>
        </w:rPr>
        <w:t>"TTC (Time to collision)": means the estimated time for a vehicle with rear-end collision alert signal and a following vehicle to collide assuming the relative speed at the time of estimation remains constant.</w:t>
      </w:r>
    </w:p>
    <w:p w14:paraId="6AA36DE8" w14:textId="77777777" w:rsidR="00261FC7" w:rsidRPr="00C818F8" w:rsidRDefault="00261FC7" w:rsidP="00261FC7">
      <w:pPr>
        <w:pStyle w:val="SingleTxtG"/>
        <w:ind w:left="2268" w:hanging="1134"/>
        <w:rPr>
          <w:rFonts w:asciiTheme="majorBidi" w:eastAsia="MS Mincho" w:hAnsiTheme="majorBidi" w:cstheme="majorBidi"/>
        </w:rPr>
      </w:pPr>
      <w:r w:rsidRPr="00C818F8">
        <w:rPr>
          <w:rFonts w:asciiTheme="majorBidi" w:hAnsiTheme="majorBidi" w:cstheme="majorBidi"/>
        </w:rPr>
        <w:t>6.25.7.6.</w:t>
      </w:r>
      <w:r w:rsidRPr="00C818F8">
        <w:rPr>
          <w:rFonts w:asciiTheme="majorBidi" w:hAnsiTheme="majorBidi" w:cstheme="majorBidi"/>
        </w:rPr>
        <w:tab/>
        <w:t xml:space="preserve">The </w:t>
      </w:r>
      <w:r w:rsidRPr="00E73F29">
        <w:rPr>
          <w:rFonts w:asciiTheme="majorBidi" w:hAnsiTheme="majorBidi" w:cstheme="majorBidi"/>
          <w:bCs/>
        </w:rPr>
        <w:t>switch ON</w:t>
      </w:r>
      <w:r w:rsidRPr="00C818F8">
        <w:rPr>
          <w:rFonts w:asciiTheme="majorBidi" w:hAnsiTheme="majorBidi" w:cstheme="majorBidi"/>
        </w:rPr>
        <w:t xml:space="preserve"> period of the rear-end collision alert signal shall be not more than 3 seconds.</w:t>
      </w:r>
      <w:r w:rsidRPr="00C818F8">
        <w:rPr>
          <w:rFonts w:asciiTheme="majorBidi" w:hAnsiTheme="majorBidi" w:cstheme="majorBidi"/>
          <w:lang w:val="en-US"/>
        </w:rPr>
        <w:t>"</w:t>
      </w:r>
    </w:p>
    <w:p w14:paraId="1ABC4DE7" w14:textId="77777777" w:rsidR="00261FC7" w:rsidRPr="00C818F8" w:rsidRDefault="00261FC7" w:rsidP="00261FC7">
      <w:pPr>
        <w:spacing w:after="120"/>
        <w:ind w:left="2268" w:right="993" w:hanging="1134"/>
        <w:jc w:val="both"/>
        <w:rPr>
          <w:rFonts w:asciiTheme="majorBidi" w:hAnsiTheme="majorBidi" w:cstheme="majorBidi"/>
        </w:rPr>
      </w:pPr>
      <w:r w:rsidRPr="00C818F8">
        <w:rPr>
          <w:rFonts w:asciiTheme="majorBidi" w:hAnsiTheme="majorBidi" w:cstheme="majorBidi"/>
          <w:i/>
        </w:rPr>
        <w:t>Paragraph 6.26.7.,</w:t>
      </w:r>
      <w:r w:rsidRPr="00C818F8">
        <w:rPr>
          <w:rFonts w:asciiTheme="majorBidi" w:hAnsiTheme="majorBidi" w:cstheme="majorBidi"/>
        </w:rPr>
        <w:t xml:space="preserve"> amend to read:</w:t>
      </w:r>
    </w:p>
    <w:p w14:paraId="45054A9E" w14:textId="77777777" w:rsidR="00261FC7" w:rsidRPr="00E73F29" w:rsidRDefault="00261FC7" w:rsidP="00261FC7">
      <w:pPr>
        <w:pStyle w:val="1"/>
        <w:spacing w:after="120" w:line="240" w:lineRule="atLeast"/>
        <w:ind w:left="2268" w:right="1134" w:hanging="1134"/>
        <w:jc w:val="both"/>
        <w:rPr>
          <w:rFonts w:asciiTheme="majorBidi" w:hAnsiTheme="majorBidi" w:cstheme="majorBidi"/>
          <w:bCs/>
        </w:rPr>
      </w:pPr>
      <w:r w:rsidRPr="00C818F8">
        <w:rPr>
          <w:rFonts w:asciiTheme="majorBidi" w:hAnsiTheme="majorBidi" w:cstheme="majorBidi"/>
          <w:lang w:val="en-US"/>
        </w:rPr>
        <w:t>"</w:t>
      </w:r>
      <w:r w:rsidRPr="00C818F8">
        <w:rPr>
          <w:rFonts w:asciiTheme="majorBidi" w:hAnsiTheme="majorBidi" w:cstheme="majorBidi"/>
          <w:bCs/>
        </w:rPr>
        <w:t xml:space="preserve">6.26.7. </w:t>
      </w:r>
      <w:r w:rsidRPr="00C818F8">
        <w:rPr>
          <w:rFonts w:asciiTheme="majorBidi" w:hAnsiTheme="majorBidi" w:cstheme="majorBidi"/>
          <w:bCs/>
        </w:rPr>
        <w:tab/>
      </w:r>
      <w:r w:rsidRPr="00E73F29">
        <w:rPr>
          <w:rFonts w:asciiTheme="majorBidi" w:hAnsiTheme="majorBidi" w:cstheme="majorBidi"/>
          <w:bCs/>
        </w:rPr>
        <w:t>Electrical Connections</w:t>
      </w:r>
    </w:p>
    <w:p w14:paraId="770C75F9" w14:textId="77777777" w:rsidR="00261FC7" w:rsidRPr="00E73F29" w:rsidRDefault="00261FC7" w:rsidP="00261FC7">
      <w:pPr>
        <w:spacing w:after="120"/>
        <w:ind w:left="2268" w:right="1134" w:hanging="1134"/>
        <w:jc w:val="both"/>
        <w:rPr>
          <w:rFonts w:asciiTheme="majorBidi" w:hAnsiTheme="majorBidi" w:cstheme="majorBidi"/>
          <w:bCs/>
          <w:color w:val="000000"/>
        </w:rPr>
      </w:pPr>
      <w:r w:rsidRPr="00E73F29">
        <w:rPr>
          <w:rFonts w:asciiTheme="majorBidi" w:hAnsiTheme="majorBidi" w:cstheme="majorBidi"/>
          <w:bCs/>
        </w:rPr>
        <w:tab/>
        <w:t xml:space="preserve">Manoeuvring </w:t>
      </w:r>
      <w:r w:rsidRPr="00E73F29">
        <w:rPr>
          <w:rFonts w:asciiTheme="majorBidi" w:hAnsiTheme="majorBidi" w:cstheme="majorBidi"/>
          <w:bCs/>
          <w:color w:val="000000"/>
        </w:rPr>
        <w:t xml:space="preserve">lamps shall be so connected that they cannot be </w:t>
      </w:r>
      <w:r w:rsidRPr="00E73F29">
        <w:rPr>
          <w:rFonts w:asciiTheme="majorBidi" w:hAnsiTheme="majorBidi" w:cstheme="majorBidi"/>
          <w:bCs/>
        </w:rPr>
        <w:t xml:space="preserve">switched ON </w:t>
      </w:r>
      <w:r w:rsidRPr="00E73F29">
        <w:rPr>
          <w:rFonts w:asciiTheme="majorBidi" w:hAnsiTheme="majorBidi" w:cstheme="majorBidi"/>
          <w:bCs/>
          <w:color w:val="000000"/>
        </w:rPr>
        <w:t>unless the main-beam headlamps or the dipped-beam headlamps are switched ON at the same</w:t>
      </w:r>
      <w:r w:rsidRPr="00E73F29">
        <w:rPr>
          <w:rFonts w:asciiTheme="majorBidi" w:hAnsiTheme="majorBidi" w:cstheme="majorBidi"/>
          <w:bCs/>
          <w:color w:val="0000FF"/>
        </w:rPr>
        <w:t xml:space="preserve"> </w:t>
      </w:r>
      <w:r w:rsidRPr="00E73F29">
        <w:rPr>
          <w:rFonts w:asciiTheme="majorBidi" w:hAnsiTheme="majorBidi" w:cstheme="majorBidi"/>
          <w:bCs/>
          <w:color w:val="000000"/>
        </w:rPr>
        <w:t>time.</w:t>
      </w:r>
    </w:p>
    <w:p w14:paraId="3416C4D9" w14:textId="77777777" w:rsidR="00261FC7" w:rsidRPr="00E73F29" w:rsidRDefault="00261FC7" w:rsidP="00261FC7">
      <w:pPr>
        <w:spacing w:after="120"/>
        <w:ind w:left="2268" w:right="1134" w:hanging="1134"/>
        <w:jc w:val="both"/>
        <w:rPr>
          <w:rFonts w:asciiTheme="majorBidi" w:hAnsiTheme="majorBidi" w:cstheme="majorBidi"/>
          <w:bCs/>
        </w:rPr>
      </w:pPr>
      <w:r w:rsidRPr="00E73F29">
        <w:rPr>
          <w:rFonts w:asciiTheme="majorBidi" w:hAnsiTheme="majorBidi" w:cstheme="majorBidi"/>
          <w:bCs/>
        </w:rPr>
        <w:tab/>
        <w:t>The manoeuvring lamp(s) shall be switched ON automatically for slow manoeuvres up to 15 km/h provided that one of the following conditions is fulfilled:</w:t>
      </w:r>
    </w:p>
    <w:p w14:paraId="688A882E" w14:textId="77777777" w:rsidR="00261FC7" w:rsidRPr="00E73F29" w:rsidRDefault="00261FC7" w:rsidP="00261FC7">
      <w:pPr>
        <w:spacing w:after="120"/>
        <w:ind w:left="2835" w:right="1134" w:hanging="567"/>
        <w:jc w:val="both"/>
        <w:rPr>
          <w:rFonts w:asciiTheme="majorBidi" w:hAnsiTheme="majorBidi" w:cstheme="majorBidi"/>
          <w:bCs/>
        </w:rPr>
      </w:pPr>
      <w:r w:rsidRPr="00E73F29">
        <w:rPr>
          <w:rFonts w:asciiTheme="majorBidi" w:hAnsiTheme="majorBidi" w:cstheme="majorBidi"/>
          <w:bCs/>
        </w:rPr>
        <w:t>(a)</w:t>
      </w:r>
      <w:r w:rsidRPr="00E73F29">
        <w:rPr>
          <w:rFonts w:asciiTheme="majorBidi" w:hAnsiTheme="majorBidi" w:cstheme="majorBidi"/>
          <w:bCs/>
        </w:rPr>
        <w:tab/>
        <w:t>Prior to the vehicle being set in motion for the first time after each manual activation of the propulsion system</w:t>
      </w:r>
      <w:r w:rsidRPr="00E73F29">
        <w:rPr>
          <w:rFonts w:asciiTheme="majorBidi" w:eastAsia="MS Mincho" w:hAnsiTheme="majorBidi" w:cstheme="majorBidi"/>
          <w:bCs/>
        </w:rPr>
        <w:t>; or</w:t>
      </w:r>
    </w:p>
    <w:p w14:paraId="25973444" w14:textId="77777777" w:rsidR="00261FC7" w:rsidRPr="00E73F29" w:rsidRDefault="00261FC7" w:rsidP="00261FC7">
      <w:pPr>
        <w:spacing w:after="120"/>
        <w:ind w:left="2268" w:right="1134"/>
        <w:jc w:val="both"/>
        <w:rPr>
          <w:rFonts w:asciiTheme="majorBidi" w:hAnsiTheme="majorBidi" w:cstheme="majorBidi"/>
          <w:bCs/>
        </w:rPr>
      </w:pPr>
      <w:r w:rsidRPr="00E73F29">
        <w:rPr>
          <w:rFonts w:asciiTheme="majorBidi" w:hAnsiTheme="majorBidi" w:cstheme="majorBidi"/>
          <w:bCs/>
        </w:rPr>
        <w:t>(b)</w:t>
      </w:r>
      <w:r w:rsidRPr="00E73F29">
        <w:rPr>
          <w:rFonts w:asciiTheme="majorBidi" w:hAnsiTheme="majorBidi" w:cstheme="majorBidi"/>
          <w:bCs/>
        </w:rPr>
        <w:tab/>
        <w:t>Reverse gear is engaged; or</w:t>
      </w:r>
    </w:p>
    <w:p w14:paraId="34BCC93B" w14:textId="77777777" w:rsidR="00261FC7" w:rsidRPr="00E73F29" w:rsidRDefault="00261FC7" w:rsidP="00261FC7">
      <w:pPr>
        <w:spacing w:after="120"/>
        <w:ind w:left="2835" w:right="1134" w:hanging="567"/>
        <w:jc w:val="both"/>
        <w:rPr>
          <w:rFonts w:asciiTheme="majorBidi" w:hAnsiTheme="majorBidi" w:cstheme="majorBidi"/>
          <w:bCs/>
        </w:rPr>
      </w:pPr>
      <w:r w:rsidRPr="00E73F29">
        <w:rPr>
          <w:rFonts w:asciiTheme="majorBidi" w:hAnsiTheme="majorBidi" w:cstheme="majorBidi"/>
          <w:bCs/>
        </w:rPr>
        <w:t>(c)</w:t>
      </w:r>
      <w:r w:rsidRPr="00E73F29">
        <w:rPr>
          <w:rFonts w:asciiTheme="majorBidi" w:hAnsiTheme="majorBidi" w:cstheme="majorBidi"/>
          <w:bCs/>
        </w:rPr>
        <w:tab/>
        <w:t xml:space="preserve">A camera based system which assists parking </w:t>
      </w:r>
      <w:proofErr w:type="spellStart"/>
      <w:r w:rsidRPr="00E73F29">
        <w:rPr>
          <w:rFonts w:asciiTheme="majorBidi" w:hAnsiTheme="majorBidi" w:cstheme="majorBidi"/>
          <w:bCs/>
          <w:lang w:val="en-US"/>
        </w:rPr>
        <w:t>manoeuvres</w:t>
      </w:r>
      <w:proofErr w:type="spellEnd"/>
      <w:r w:rsidRPr="00E73F29">
        <w:rPr>
          <w:rFonts w:asciiTheme="majorBidi" w:hAnsiTheme="majorBidi" w:cstheme="majorBidi"/>
          <w:bCs/>
        </w:rPr>
        <w:t xml:space="preserve"> is operating.</w:t>
      </w:r>
    </w:p>
    <w:p w14:paraId="49809C92" w14:textId="77777777" w:rsidR="00261FC7" w:rsidRPr="00E73F29" w:rsidRDefault="00261FC7" w:rsidP="00261FC7">
      <w:pPr>
        <w:pStyle w:val="SingleTxtG"/>
        <w:ind w:left="2268"/>
        <w:rPr>
          <w:rFonts w:asciiTheme="majorBidi" w:hAnsiTheme="majorBidi" w:cstheme="majorBidi"/>
          <w:bCs/>
          <w:lang w:val="en-US"/>
        </w:rPr>
      </w:pPr>
      <w:r w:rsidRPr="00E73F29">
        <w:rPr>
          <w:rFonts w:asciiTheme="majorBidi" w:hAnsiTheme="majorBidi" w:cstheme="majorBidi"/>
          <w:bCs/>
        </w:rPr>
        <w:lastRenderedPageBreak/>
        <w:tab/>
        <w:t xml:space="preserve">The manoeuvring lamps shall </w:t>
      </w:r>
      <w:r w:rsidRPr="00E73F29">
        <w:rPr>
          <w:rFonts w:asciiTheme="majorBidi" w:hAnsiTheme="majorBidi" w:cstheme="majorBidi"/>
          <w:bCs/>
          <w:color w:val="000000"/>
        </w:rPr>
        <w:t>be automatically switched OFF if the forward speed of the vehicle exceeds 15 km/h and they shall remain switched OFF until the switch ON conditions are met again.</w:t>
      </w:r>
      <w:r w:rsidRPr="00E73F29">
        <w:rPr>
          <w:rFonts w:asciiTheme="majorBidi" w:hAnsiTheme="majorBidi" w:cstheme="majorBidi"/>
          <w:bCs/>
          <w:lang w:val="en-US"/>
        </w:rPr>
        <w:t>"</w:t>
      </w:r>
    </w:p>
    <w:p w14:paraId="66037975" w14:textId="77777777" w:rsidR="00261FC7" w:rsidRDefault="00261FC7" w:rsidP="00261FC7">
      <w:pPr>
        <w:pStyle w:val="SingleTxtG"/>
        <w:tabs>
          <w:tab w:val="left" w:pos="8222"/>
        </w:tabs>
        <w:ind w:right="284"/>
        <w:rPr>
          <w:rFonts w:asciiTheme="majorBidi" w:eastAsia="MS Mincho" w:hAnsiTheme="majorBidi" w:cstheme="majorBidi"/>
        </w:rPr>
      </w:pPr>
      <w:r w:rsidRPr="00C818F8">
        <w:rPr>
          <w:rFonts w:asciiTheme="majorBidi" w:eastAsia="MS Mincho" w:hAnsiTheme="majorBidi" w:cstheme="majorBidi"/>
          <w:i/>
          <w:iCs/>
        </w:rPr>
        <w:t>At the end of p</w:t>
      </w:r>
      <w:r w:rsidRPr="00C818F8">
        <w:rPr>
          <w:rFonts w:asciiTheme="majorBidi" w:eastAsia="MS Mincho" w:hAnsiTheme="majorBidi" w:cstheme="majorBidi"/>
          <w:i/>
        </w:rPr>
        <w:t>aragraph 12.,</w:t>
      </w:r>
      <w:r w:rsidRPr="00C818F8">
        <w:rPr>
          <w:rFonts w:asciiTheme="majorBidi" w:eastAsia="MS Mincho" w:hAnsiTheme="majorBidi" w:cstheme="majorBidi"/>
        </w:rPr>
        <w:t xml:space="preserve"> add a new paragraph 12.6. and its sub-paragraphs to read:</w:t>
      </w:r>
    </w:p>
    <w:p w14:paraId="2E577757" w14:textId="77777777" w:rsidR="00261FC7" w:rsidRPr="000F01BC" w:rsidRDefault="00261FC7" w:rsidP="00261FC7">
      <w:pPr>
        <w:pStyle w:val="SingleTxtG"/>
        <w:ind w:left="2268" w:hanging="1134"/>
        <w:outlineLvl w:val="0"/>
        <w:rPr>
          <w:rFonts w:eastAsia="MS Mincho"/>
          <w:bCs/>
        </w:rPr>
      </w:pPr>
      <w:r w:rsidRPr="000F01BC">
        <w:rPr>
          <w:rFonts w:eastAsia="MS Mincho"/>
          <w:bCs/>
        </w:rPr>
        <w:t>"12.6.</w:t>
      </w:r>
      <w:r w:rsidRPr="000F01BC">
        <w:rPr>
          <w:rFonts w:eastAsia="MS Mincho"/>
          <w:bCs/>
        </w:rPr>
        <w:tab/>
        <w:t>Transitional provisions applicable to the 07 series of amendments</w:t>
      </w:r>
    </w:p>
    <w:p w14:paraId="6C8A056B" w14:textId="77777777" w:rsidR="00261FC7" w:rsidRPr="000F01BC" w:rsidRDefault="00261FC7" w:rsidP="00261FC7">
      <w:pPr>
        <w:pStyle w:val="SingleTxtG"/>
        <w:spacing w:line="240" w:lineRule="auto"/>
        <w:ind w:left="2268" w:hanging="1134"/>
        <w:rPr>
          <w:rFonts w:eastAsia="MS Mincho"/>
          <w:bCs/>
        </w:rPr>
      </w:pPr>
      <w:r w:rsidRPr="000F01BC">
        <w:rPr>
          <w:rFonts w:eastAsia="MS Mincho"/>
          <w:bCs/>
        </w:rPr>
        <w:t>12.6.1.</w:t>
      </w:r>
      <w:r w:rsidRPr="000F01BC">
        <w:rPr>
          <w:rFonts w:eastAsia="MS Mincho"/>
          <w:bCs/>
        </w:rPr>
        <w:tab/>
        <w:t>As from the official date of entry into force of the 07 series of amendments, no Contracting Party applying this Regulation shall refuse to grant or refuse to accept UN type approvals under this Regulation as amended by the 07</w:t>
      </w:r>
      <w:r>
        <w:rPr>
          <w:rFonts w:eastAsia="MS Mincho"/>
          <w:bCs/>
        </w:rPr>
        <w:t> </w:t>
      </w:r>
      <w:r w:rsidRPr="000F01BC">
        <w:rPr>
          <w:rFonts w:eastAsia="MS Mincho"/>
          <w:bCs/>
        </w:rPr>
        <w:t>series of amendments.</w:t>
      </w:r>
    </w:p>
    <w:p w14:paraId="05FEB849" w14:textId="20BBAC8C" w:rsidR="00261FC7" w:rsidRPr="000F01BC" w:rsidRDefault="00261FC7" w:rsidP="00261FC7">
      <w:pPr>
        <w:pStyle w:val="SingleTxtG"/>
        <w:spacing w:line="240" w:lineRule="auto"/>
        <w:ind w:left="2268" w:hanging="1134"/>
        <w:rPr>
          <w:rFonts w:eastAsia="MS Mincho"/>
          <w:bCs/>
        </w:rPr>
      </w:pPr>
      <w:r w:rsidRPr="000F01BC">
        <w:rPr>
          <w:rFonts w:eastAsia="MS Mincho"/>
          <w:bCs/>
        </w:rPr>
        <w:t>12.6.2.</w:t>
      </w:r>
      <w:r w:rsidRPr="000F01BC">
        <w:rPr>
          <w:rFonts w:eastAsia="MS Mincho"/>
          <w:bCs/>
        </w:rPr>
        <w:tab/>
      </w:r>
      <w:r w:rsidR="005C6A02">
        <w:rPr>
          <w:rFonts w:eastAsia="SimSun"/>
        </w:rPr>
        <w:t>As of 6 July 2022, Contracting Parties applying this Regulation shall not be obliged to accept UN type approvals to the preceding series of amendments, first issued after 5 July 2022.</w:t>
      </w:r>
    </w:p>
    <w:p w14:paraId="17F076E7" w14:textId="3CB4EB39" w:rsidR="00261FC7" w:rsidRPr="000F01BC" w:rsidRDefault="00261FC7" w:rsidP="00261FC7">
      <w:pPr>
        <w:pStyle w:val="SingleTxtG"/>
        <w:spacing w:before="120"/>
        <w:ind w:left="2268" w:hanging="1134"/>
        <w:rPr>
          <w:rFonts w:eastAsia="MS Mincho"/>
          <w:bCs/>
        </w:rPr>
      </w:pPr>
      <w:r w:rsidRPr="000F01BC">
        <w:rPr>
          <w:rFonts w:eastAsia="MS Mincho"/>
          <w:bCs/>
        </w:rPr>
        <w:t>12.6.3.</w:t>
      </w:r>
      <w:r w:rsidRPr="000F01BC">
        <w:rPr>
          <w:rFonts w:eastAsia="MS Mincho"/>
          <w:bCs/>
        </w:rPr>
        <w:tab/>
      </w:r>
      <w:r w:rsidR="005C6A02">
        <w:rPr>
          <w:rFonts w:eastAsia="SimSun"/>
        </w:rPr>
        <w:t>Until 6 July 2024, Contracting Parties applying this Regulation shall accept UN type approvals to the preceding series of amendments and extensions thereof, first issued before 6 July 2022.</w:t>
      </w:r>
      <w:r w:rsidRPr="000F01BC">
        <w:rPr>
          <w:rFonts w:eastAsia="MS Mincho"/>
          <w:bCs/>
        </w:rPr>
        <w:t xml:space="preserve"> </w:t>
      </w:r>
    </w:p>
    <w:p w14:paraId="7F0E4019" w14:textId="226EA24F" w:rsidR="00261FC7" w:rsidRPr="000F01BC" w:rsidRDefault="00261FC7" w:rsidP="00261FC7">
      <w:pPr>
        <w:pStyle w:val="SingleTxtG"/>
        <w:spacing w:before="120"/>
        <w:ind w:left="2268" w:hanging="1134"/>
        <w:rPr>
          <w:rFonts w:eastAsia="MS Mincho"/>
          <w:bCs/>
          <w:iCs/>
        </w:rPr>
      </w:pPr>
      <w:r w:rsidRPr="000F01BC">
        <w:rPr>
          <w:rFonts w:eastAsia="MS Mincho"/>
          <w:bCs/>
          <w:iCs/>
        </w:rPr>
        <w:t>12.6.4.</w:t>
      </w:r>
      <w:r w:rsidRPr="000F01BC">
        <w:rPr>
          <w:rFonts w:eastAsia="MS Mincho"/>
          <w:bCs/>
        </w:rPr>
        <w:tab/>
      </w:r>
      <w:r w:rsidR="005C6A02">
        <w:rPr>
          <w:rFonts w:eastAsia="SimSun"/>
        </w:rPr>
        <w:t>As from 7 July 2024, Contracting Parties applying this Regulation shall not be obliged to accept UN type approvals, including any extensions, issued to the preceding series of amendments to this Regulation without emergency stop signal installed.</w:t>
      </w:r>
    </w:p>
    <w:p w14:paraId="60BE0A86" w14:textId="77777777" w:rsidR="00261FC7" w:rsidRPr="000F01BC" w:rsidRDefault="00261FC7" w:rsidP="00261FC7">
      <w:pPr>
        <w:pStyle w:val="SingleTxtG"/>
        <w:spacing w:before="120"/>
        <w:ind w:left="2268" w:hanging="1134"/>
        <w:rPr>
          <w:rFonts w:eastAsia="MS Mincho"/>
          <w:bCs/>
          <w:iCs/>
        </w:rPr>
      </w:pPr>
      <w:r w:rsidRPr="000F01BC">
        <w:rPr>
          <w:rFonts w:eastAsia="MS Mincho"/>
          <w:bCs/>
          <w:iCs/>
        </w:rPr>
        <w:t>12.6.5.</w:t>
      </w:r>
      <w:r w:rsidRPr="000F01BC">
        <w:rPr>
          <w:rFonts w:eastAsia="MS Mincho"/>
          <w:bCs/>
          <w:iCs/>
        </w:rPr>
        <w:tab/>
        <w:t>Notwithstanding the transitional provisions above, Contracting Parties who start to apply this Regulation after the date of entry into force of the most recent series of amendments are not obliged to accept UN type approvals which were granted in accordance with any of the preceding series of amendments to this Regulation.</w:t>
      </w:r>
    </w:p>
    <w:p w14:paraId="75A691DD" w14:textId="77777777" w:rsidR="00261FC7" w:rsidRPr="000F01BC" w:rsidRDefault="00261FC7" w:rsidP="00261FC7">
      <w:pPr>
        <w:pStyle w:val="SingleTxtG"/>
        <w:spacing w:before="120"/>
        <w:ind w:left="2268" w:hanging="1134"/>
        <w:rPr>
          <w:rFonts w:eastAsia="MS Mincho"/>
          <w:bCs/>
        </w:rPr>
      </w:pPr>
      <w:r w:rsidRPr="000F01BC">
        <w:rPr>
          <w:rFonts w:eastAsia="MS Mincho"/>
          <w:bCs/>
        </w:rPr>
        <w:t>12.6.6.</w:t>
      </w:r>
      <w:r w:rsidRPr="000F01BC">
        <w:rPr>
          <w:rFonts w:eastAsia="MS Mincho"/>
          <w:bCs/>
        </w:rPr>
        <w:tab/>
        <w:t>Notwithstanding paragraph 12.6.4., Contracting Parties applying this Regulation shall continue to accept UN type approvals to the preceding series of amendments to this Regulation, for the vehicle types which are not affected by the changes introduced by the 07 series of amendments.</w:t>
      </w:r>
    </w:p>
    <w:p w14:paraId="1236CDAA" w14:textId="77777777" w:rsidR="00261FC7" w:rsidRDefault="00261FC7" w:rsidP="00261FC7">
      <w:pPr>
        <w:pStyle w:val="SingleTxtG"/>
        <w:spacing w:before="120"/>
        <w:ind w:left="2268" w:hanging="1134"/>
        <w:rPr>
          <w:bCs/>
        </w:rPr>
      </w:pPr>
      <w:r w:rsidRPr="000F01BC">
        <w:rPr>
          <w:rFonts w:eastAsia="MS Mincho"/>
          <w:bCs/>
        </w:rPr>
        <w:t>12.6.7.</w:t>
      </w:r>
      <w:r w:rsidRPr="000F01BC">
        <w:rPr>
          <w:rFonts w:eastAsia="MS Mincho"/>
          <w:bCs/>
        </w:rPr>
        <w:tab/>
        <w:t>Contracting Parties applying this Regulation shall not refuse to grant UN</w:t>
      </w:r>
      <w:r>
        <w:rPr>
          <w:rFonts w:eastAsia="MS Mincho"/>
          <w:bCs/>
        </w:rPr>
        <w:t> </w:t>
      </w:r>
      <w:r w:rsidRPr="000F01BC">
        <w:rPr>
          <w:rFonts w:eastAsia="MS Mincho"/>
          <w:bCs/>
        </w:rPr>
        <w:t>type approvals according to any</w:t>
      </w:r>
      <w:r w:rsidRPr="000F01BC">
        <w:rPr>
          <w:rFonts w:eastAsiaTheme="minorEastAsia"/>
          <w:bCs/>
        </w:rPr>
        <w:t xml:space="preserve"> </w:t>
      </w:r>
      <w:r w:rsidRPr="000F01BC">
        <w:rPr>
          <w:rFonts w:eastAsia="MS Mincho"/>
          <w:bCs/>
        </w:rPr>
        <w:t>preceding series of amendments to this Regulation or extensions thereof.</w:t>
      </w:r>
      <w:r w:rsidRPr="000F01BC">
        <w:rPr>
          <w:bCs/>
        </w:rPr>
        <w:t>"</w:t>
      </w:r>
    </w:p>
    <w:p w14:paraId="585299D9" w14:textId="77777777" w:rsidR="00261FC7" w:rsidRDefault="00261FC7" w:rsidP="00261FC7">
      <w:pPr>
        <w:spacing w:after="120"/>
        <w:ind w:left="1134" w:right="1133"/>
        <w:rPr>
          <w:rFonts w:eastAsia="MS Mincho"/>
        </w:rPr>
      </w:pPr>
      <w:bookmarkStart w:id="122" w:name="_Toc338161448"/>
      <w:r w:rsidRPr="006C3087">
        <w:rPr>
          <w:i/>
        </w:rPr>
        <w:t>Annex 2</w:t>
      </w:r>
      <w:bookmarkStart w:id="123" w:name="_Toc338161449"/>
      <w:bookmarkEnd w:id="122"/>
      <w:r>
        <w:rPr>
          <w:i/>
        </w:rPr>
        <w:t>,</w:t>
      </w:r>
      <w:r>
        <w:rPr>
          <w:rFonts w:eastAsia="MS Mincho"/>
        </w:rPr>
        <w:t xml:space="preserve"> amend to read:</w:t>
      </w:r>
    </w:p>
    <w:p w14:paraId="73E4F2EB" w14:textId="77777777" w:rsidR="00261FC7" w:rsidRPr="00103611" w:rsidRDefault="00261FC7" w:rsidP="00261FC7">
      <w:pPr>
        <w:spacing w:after="120"/>
        <w:ind w:left="1134" w:right="1133"/>
        <w:rPr>
          <w:rFonts w:eastAsia="MS Mincho"/>
          <w:b/>
          <w:sz w:val="28"/>
          <w:szCs w:val="28"/>
        </w:rPr>
      </w:pPr>
      <w:r w:rsidRPr="00EF3F74">
        <w:rPr>
          <w:b/>
          <w:bCs/>
          <w:sz w:val="28"/>
          <w:szCs w:val="28"/>
          <w:lang w:val="en-US"/>
        </w:rPr>
        <w:t>"</w:t>
      </w:r>
      <w:r w:rsidRPr="00103611">
        <w:rPr>
          <w:b/>
          <w:sz w:val="28"/>
          <w:szCs w:val="28"/>
        </w:rPr>
        <w:t>Arrangements of approval marks</w:t>
      </w:r>
      <w:bookmarkEnd w:id="123"/>
    </w:p>
    <w:p w14:paraId="31482073" w14:textId="77777777" w:rsidR="00261FC7" w:rsidRPr="006C3087" w:rsidRDefault="00261FC7" w:rsidP="00261FC7">
      <w:pPr>
        <w:ind w:left="1134"/>
      </w:pPr>
      <w:bookmarkStart w:id="124" w:name="_Toc338161450"/>
      <w:r w:rsidRPr="006C3087">
        <w:t>Model A</w:t>
      </w:r>
      <w:bookmarkEnd w:id="124"/>
    </w:p>
    <w:p w14:paraId="3711B804" w14:textId="77777777" w:rsidR="00261FC7" w:rsidRPr="006C3087" w:rsidRDefault="00261FC7" w:rsidP="00261FC7">
      <w:pPr>
        <w:ind w:left="1134"/>
      </w:pPr>
      <w:bookmarkStart w:id="125" w:name="_Toc338161451"/>
      <w:r w:rsidRPr="006C3087">
        <w:t>(See paragraph 4.4. of this Regulation)</w:t>
      </w:r>
      <w:bookmarkEnd w:id="125"/>
    </w:p>
    <w:p w14:paraId="3DCD3BEF" w14:textId="77777777" w:rsidR="00261FC7" w:rsidRPr="006C3087" w:rsidRDefault="00261FC7" w:rsidP="00261FC7">
      <w:pPr>
        <w:tabs>
          <w:tab w:val="left" w:pos="1700"/>
          <w:tab w:val="left" w:pos="4536"/>
          <w:tab w:val="left" w:leader="dot" w:pos="8505"/>
        </w:tabs>
        <w:spacing w:after="120"/>
        <w:ind w:left="1134" w:right="1134"/>
        <w:jc w:val="both"/>
      </w:pPr>
    </w:p>
    <w:p w14:paraId="0581086F" w14:textId="77777777" w:rsidR="00261FC7" w:rsidRPr="006C3087" w:rsidRDefault="00261FC7" w:rsidP="00261FC7">
      <w:pPr>
        <w:tabs>
          <w:tab w:val="left" w:pos="1700"/>
          <w:tab w:val="left" w:pos="4536"/>
          <w:tab w:val="left" w:leader="dot" w:pos="8505"/>
        </w:tabs>
        <w:spacing w:after="120"/>
        <w:ind w:left="1134" w:right="1134"/>
        <w:jc w:val="both"/>
      </w:pPr>
      <w:r w:rsidRPr="006C3087">
        <w:rPr>
          <w:noProof/>
          <w:lang w:val="en-US"/>
        </w:rPr>
        <mc:AlternateContent>
          <mc:Choice Requires="wps">
            <w:drawing>
              <wp:anchor distT="0" distB="0" distL="114300" distR="114300" simplePos="0" relativeHeight="251687424" behindDoc="0" locked="0" layoutInCell="1" allowOverlap="1" wp14:anchorId="2D5168DF" wp14:editId="2731007D">
                <wp:simplePos x="0" y="0"/>
                <wp:positionH relativeFrom="column">
                  <wp:posOffset>3726180</wp:posOffset>
                </wp:positionH>
                <wp:positionV relativeFrom="paragraph">
                  <wp:posOffset>366688</wp:posOffset>
                </wp:positionV>
                <wp:extent cx="444500" cy="378460"/>
                <wp:effectExtent l="0" t="0" r="0" b="2540"/>
                <wp:wrapNone/>
                <wp:docPr id="190" name="Casella di testo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378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5D0B6E" w14:textId="77777777" w:rsidR="00261FC7" w:rsidRPr="00C67F39" w:rsidRDefault="00261FC7" w:rsidP="00261FC7">
                            <w:pPr>
                              <w:rPr>
                                <w:rFonts w:ascii="Arial" w:hAnsi="Arial"/>
                                <w:sz w:val="52"/>
                                <w:szCs w:val="52"/>
                                <w:lang w:eastAsia="ja-JP"/>
                              </w:rPr>
                            </w:pPr>
                            <w:r w:rsidRPr="00C67F39">
                              <w:rPr>
                                <w:rFonts w:ascii="Arial" w:hAnsi="Arial"/>
                                <w:sz w:val="52"/>
                                <w:szCs w:val="52"/>
                              </w:rPr>
                              <w:t>0</w:t>
                            </w:r>
                            <w:r w:rsidRPr="00C67F39">
                              <w:rPr>
                                <w:rFonts w:ascii="Arial" w:hAnsi="Arial"/>
                                <w:sz w:val="52"/>
                                <w:szCs w:val="52"/>
                                <w:lang w:eastAsia="ja-JP"/>
                              </w:rPr>
                              <w:t>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5168DF" id="_x0000_t202" coordsize="21600,21600" o:spt="202" path="m,l,21600r21600,l21600,xe">
                <v:stroke joinstyle="miter"/>
                <v:path gradientshapeok="t" o:connecttype="rect"/>
              </v:shapetype>
              <v:shape id="Casella di testo 145" o:spid="_x0000_s1026" type="#_x0000_t202" style="position:absolute;left:0;text-align:left;margin-left:293.4pt;margin-top:28.85pt;width:35pt;height:29.8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" stroked="f">
                <v:textbox inset="0,0,0,0">
                  <w:txbxContent>
                    <w:p w14:paraId="685D0B6E" w14:textId="77777777" w:rsidR="00261FC7" w:rsidRPr="00C67F39" w:rsidRDefault="00261FC7" w:rsidP="00261FC7">
                      <w:pPr>
                        <w:rPr>
                          <w:rFonts w:ascii="Arial" w:hAnsi="Arial"/>
                          <w:sz w:val="52"/>
                          <w:szCs w:val="52"/>
                          <w:lang w:eastAsia="ja-JP"/>
                        </w:rPr>
                      </w:pPr>
                      <w:r w:rsidRPr="00C67F39">
                        <w:rPr>
                          <w:rFonts w:ascii="Arial" w:hAnsi="Arial"/>
                          <w:sz w:val="52"/>
                          <w:szCs w:val="52"/>
                        </w:rPr>
                        <w:t>0</w:t>
                      </w:r>
                      <w:r w:rsidRPr="00C67F39">
                        <w:rPr>
                          <w:rFonts w:ascii="Arial" w:hAnsi="Arial"/>
                          <w:sz w:val="52"/>
                          <w:szCs w:val="52"/>
                          <w:lang w:eastAsia="ja-JP"/>
                        </w:rPr>
                        <w:t>7</w:t>
                      </w:r>
                    </w:p>
                  </w:txbxContent>
                </v:textbox>
              </v:shape>
            </w:pict>
          </mc:Fallback>
        </mc:AlternateContent>
      </w:r>
      <w:r w:rsidRPr="006C3087">
        <w:rPr>
          <w:noProof/>
          <w:lang w:val="en-US"/>
        </w:rPr>
        <w:drawing>
          <wp:inline distT="0" distB="0" distL="0" distR="0" wp14:anchorId="1DEC8E35" wp14:editId="17185615">
            <wp:extent cx="5303520" cy="1010920"/>
            <wp:effectExtent l="0" t="0" r="0" b="0"/>
            <wp:docPr id="191" name="Immagine 2" descr="Description: Description: reg-48-graph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42" descr="Description: Description: reg-48-graphic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3520" cy="1010920"/>
                    </a:xfrm>
                    <a:prstGeom prst="rect">
                      <a:avLst/>
                    </a:prstGeom>
                    <a:noFill/>
                    <a:ln>
                      <a:noFill/>
                    </a:ln>
                  </pic:spPr>
                </pic:pic>
              </a:graphicData>
            </a:graphic>
          </wp:inline>
        </w:drawing>
      </w:r>
    </w:p>
    <w:p w14:paraId="422D3E2D" w14:textId="77777777" w:rsidR="00261FC7" w:rsidRPr="006C3087" w:rsidRDefault="00261FC7" w:rsidP="00261FC7">
      <w:pPr>
        <w:tabs>
          <w:tab w:val="left" w:pos="1700"/>
          <w:tab w:val="left" w:pos="8505"/>
        </w:tabs>
        <w:spacing w:after="120"/>
        <w:ind w:left="1134" w:right="1134"/>
        <w:jc w:val="right"/>
      </w:pPr>
      <w:r w:rsidRPr="006C3087">
        <w:tab/>
        <w:t>a = 8 mm min.</w:t>
      </w:r>
    </w:p>
    <w:p w14:paraId="5CB7127F" w14:textId="77777777" w:rsidR="00261FC7" w:rsidRPr="006C3087" w:rsidRDefault="00261FC7" w:rsidP="00261FC7">
      <w:pPr>
        <w:tabs>
          <w:tab w:val="left" w:pos="1700"/>
          <w:tab w:val="left" w:pos="4536"/>
        </w:tabs>
        <w:spacing w:before="120" w:after="240"/>
        <w:ind w:left="1134" w:right="1134"/>
        <w:jc w:val="both"/>
      </w:pPr>
      <w:r w:rsidRPr="006C3087">
        <w:tab/>
        <w:t>The above approval mark affixed to a vehicle shows that the vehicle type concerned has, with regard to the installation of lighting and light</w:t>
      </w:r>
      <w:r w:rsidRPr="006C3087">
        <w:noBreakHyphen/>
        <w:t xml:space="preserve">signalling devices, been approved in the Netherlands (E 4) pursuant to </w:t>
      </w:r>
      <w:r>
        <w:t xml:space="preserve">UN </w:t>
      </w:r>
      <w:r w:rsidRPr="006C3087">
        <w:t xml:space="preserve">Regulation No. 48 as amended by the </w:t>
      </w:r>
      <w:r w:rsidRPr="00C67F39">
        <w:rPr>
          <w:bCs/>
        </w:rPr>
        <w:t>07 series of amendments. The approval number indicates that the approval was granted in accordance with the requirements of UN Regulation No. 48 as amended by the 07 series of amendments</w:t>
      </w:r>
      <w:r w:rsidRPr="006C3087">
        <w:t xml:space="preserve">. </w:t>
      </w:r>
    </w:p>
    <w:p w14:paraId="764D7D48" w14:textId="77777777" w:rsidR="00261FC7" w:rsidRPr="006C3087" w:rsidRDefault="00261FC7" w:rsidP="00E57DAD">
      <w:pPr>
        <w:keepNext/>
        <w:keepLines/>
        <w:ind w:left="1134"/>
      </w:pPr>
      <w:r w:rsidRPr="006C3087">
        <w:lastRenderedPageBreak/>
        <w:t>Model B</w:t>
      </w:r>
    </w:p>
    <w:p w14:paraId="15CC299F" w14:textId="77777777" w:rsidR="00261FC7" w:rsidRPr="006C3087" w:rsidRDefault="00261FC7" w:rsidP="00E57DAD">
      <w:pPr>
        <w:keepNext/>
        <w:keepLines/>
        <w:ind w:left="1134"/>
      </w:pPr>
      <w:bookmarkStart w:id="126" w:name="_Toc338161452"/>
      <w:r w:rsidRPr="006C3087">
        <w:t>(See paragraph 4.5. of this Regulation)</w:t>
      </w:r>
      <w:bookmarkEnd w:id="126"/>
    </w:p>
    <w:p w14:paraId="546572FB" w14:textId="77777777" w:rsidR="00261FC7" w:rsidRPr="006C3087" w:rsidRDefault="00261FC7" w:rsidP="00261FC7">
      <w:pPr>
        <w:pStyle w:val="SingleTxtG"/>
      </w:pPr>
    </w:p>
    <w:p w14:paraId="52F8E631" w14:textId="77777777" w:rsidR="00261FC7" w:rsidRPr="006C3087" w:rsidRDefault="00261FC7" w:rsidP="00261FC7">
      <w:pPr>
        <w:pStyle w:val="1"/>
        <w:numPr>
          <w:ilvl w:val="0"/>
          <w:numId w:val="48"/>
        </w:numPr>
        <w:jc w:val="both"/>
      </w:pPr>
      <w:bookmarkStart w:id="127" w:name="_Toc338161453"/>
      <w:r w:rsidRPr="006C3087">
        <w:rPr>
          <w:noProof/>
          <w:lang w:val="en-US"/>
        </w:rPr>
        <mc:AlternateContent>
          <mc:Choice Requires="wps">
            <w:drawing>
              <wp:anchor distT="0" distB="0" distL="114300" distR="114300" simplePos="0" relativeHeight="251688448" behindDoc="0" locked="0" layoutInCell="1" allowOverlap="1" wp14:anchorId="1BAB1A67" wp14:editId="0E20B2CB">
                <wp:simplePos x="0" y="0"/>
                <wp:positionH relativeFrom="column">
                  <wp:posOffset>3465048</wp:posOffset>
                </wp:positionH>
                <wp:positionV relativeFrom="paragraph">
                  <wp:posOffset>130467</wp:posOffset>
                </wp:positionV>
                <wp:extent cx="414020" cy="345831"/>
                <wp:effectExtent l="0" t="0" r="5080" b="0"/>
                <wp:wrapNone/>
                <wp:docPr id="192" name="Casella di testo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345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F6FEA1" w14:textId="77777777" w:rsidR="00261FC7" w:rsidRPr="00117DF6" w:rsidRDefault="00261FC7" w:rsidP="00261FC7">
                            <w:pPr>
                              <w:rPr>
                                <w:rFonts w:ascii="Arial" w:hAnsi="Arial"/>
                                <w:bCs/>
                                <w:lang w:eastAsia="ja-JP"/>
                              </w:rPr>
                            </w:pPr>
                            <w:r w:rsidRPr="00C67F39">
                              <w:rPr>
                                <w:rFonts w:ascii="Arial" w:hAnsi="Arial"/>
                                <w:sz w:val="52"/>
                                <w:szCs w:val="52"/>
                              </w:rPr>
                              <w:t>07</w:t>
                            </w:r>
                            <w:r w:rsidRPr="00117DF6">
                              <w:rPr>
                                <w:rFonts w:ascii="Arial" w:hAnsi="Arial"/>
                                <w:bCs/>
                                <w:sz w:val="52"/>
                                <w:szCs w:val="52"/>
                              </w:rPr>
                              <w:t>0</w:t>
                            </w:r>
                            <w:r>
                              <w:rPr>
                                <w:rFonts w:ascii="Arial" w:hAnsi="Arial"/>
                                <w:bCs/>
                                <w:sz w:val="52"/>
                                <w:szCs w:val="52"/>
                                <w:lang w:eastAsia="ja-JP"/>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AB1A67" id="Casella di testo 148" o:spid="_x0000_s1027" type="#_x0000_t202" style="position:absolute;left:0;text-align:left;margin-left:272.85pt;margin-top:10.25pt;width:32.6pt;height:27.2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" stroked="f">
                <v:textbox inset="0,0,0,0">
                  <w:txbxContent>
                    <w:p w14:paraId="27F6FEA1" w14:textId="77777777" w:rsidR="00261FC7" w:rsidRPr="00117DF6" w:rsidRDefault="00261FC7" w:rsidP="00261FC7">
                      <w:pPr>
                        <w:rPr>
                          <w:rFonts w:ascii="Arial" w:hAnsi="Arial"/>
                          <w:bCs/>
                          <w:lang w:eastAsia="ja-JP"/>
                        </w:rPr>
                      </w:pPr>
                      <w:r w:rsidRPr="00C67F39">
                        <w:rPr>
                          <w:rFonts w:ascii="Arial" w:hAnsi="Arial"/>
                          <w:sz w:val="52"/>
                          <w:szCs w:val="52"/>
                        </w:rPr>
                        <w:t>07</w:t>
                      </w:r>
                      <w:r w:rsidRPr="00117DF6">
                        <w:rPr>
                          <w:rFonts w:ascii="Arial" w:hAnsi="Arial"/>
                          <w:bCs/>
                          <w:sz w:val="52"/>
                          <w:szCs w:val="52"/>
                        </w:rPr>
                        <w:t>0</w:t>
                      </w:r>
                      <w:r>
                        <w:rPr>
                          <w:rFonts w:ascii="Arial" w:hAnsi="Arial"/>
                          <w:bCs/>
                          <w:sz w:val="52"/>
                          <w:szCs w:val="52"/>
                          <w:lang w:eastAsia="ja-JP"/>
                        </w:rPr>
                        <w:t>6</w:t>
                      </w:r>
                    </w:p>
                  </w:txbxContent>
                </v:textbox>
              </v:shape>
            </w:pict>
          </mc:Fallback>
        </mc:AlternateContent>
      </w:r>
      <w:r w:rsidRPr="006C3087">
        <w:rPr>
          <w:noProof/>
          <w:lang w:val="en-US"/>
        </w:rPr>
        <w:drawing>
          <wp:inline distT="0" distB="0" distL="0" distR="0" wp14:anchorId="1777D344" wp14:editId="6AF0900C">
            <wp:extent cx="5501640" cy="990600"/>
            <wp:effectExtent l="0" t="0" r="3810" b="0"/>
            <wp:docPr id="19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01640" cy="990600"/>
                    </a:xfrm>
                    <a:prstGeom prst="rect">
                      <a:avLst/>
                    </a:prstGeom>
                    <a:noFill/>
                    <a:ln>
                      <a:noFill/>
                    </a:ln>
                  </pic:spPr>
                </pic:pic>
              </a:graphicData>
            </a:graphic>
          </wp:inline>
        </w:drawing>
      </w:r>
      <w:bookmarkEnd w:id="127"/>
    </w:p>
    <w:p w14:paraId="31A3CBEE" w14:textId="77777777" w:rsidR="00261FC7" w:rsidRPr="006C3087" w:rsidRDefault="00261FC7" w:rsidP="00261FC7">
      <w:pPr>
        <w:tabs>
          <w:tab w:val="left" w:pos="1700"/>
          <w:tab w:val="left" w:pos="8505"/>
        </w:tabs>
        <w:spacing w:after="120"/>
        <w:ind w:left="1134" w:right="1134"/>
        <w:jc w:val="right"/>
      </w:pPr>
      <w:r w:rsidRPr="006C3087">
        <w:tab/>
        <w:t>a = 8 mm min.</w:t>
      </w:r>
    </w:p>
    <w:p w14:paraId="73D3330A" w14:textId="77777777" w:rsidR="00261FC7" w:rsidRPr="006C3087" w:rsidRDefault="00261FC7" w:rsidP="00261FC7">
      <w:pPr>
        <w:tabs>
          <w:tab w:val="left" w:pos="1700"/>
          <w:tab w:val="left" w:pos="4536"/>
          <w:tab w:val="left" w:leader="dot" w:pos="8505"/>
        </w:tabs>
        <w:spacing w:after="120"/>
        <w:ind w:left="1134" w:right="1134"/>
        <w:jc w:val="both"/>
        <w:rPr>
          <w:bCs/>
        </w:rPr>
      </w:pPr>
      <w:r w:rsidRPr="006C3087">
        <w:tab/>
        <w:t xml:space="preserve">The above approval mark affixed to a vehicle shows that the vehicle type concerned has been approved in the Netherlands (E 4) pursuant to </w:t>
      </w:r>
      <w:r>
        <w:t xml:space="preserve">UN </w:t>
      </w:r>
      <w:r w:rsidRPr="006C3087">
        <w:t xml:space="preserve">Regulation No. 48 as amended by the </w:t>
      </w:r>
      <w:r w:rsidRPr="00C67F39">
        <w:rPr>
          <w:bCs/>
        </w:rPr>
        <w:t>07 series of amendments and UN Regulation No. 33</w:t>
      </w:r>
      <w:r>
        <w:rPr>
          <w:bCs/>
        </w:rPr>
        <w:t>.</w:t>
      </w:r>
      <w:r w:rsidRPr="00C67F39">
        <w:rPr>
          <w:bCs/>
          <w:vertAlign w:val="superscript"/>
        </w:rPr>
        <w:t>5</w:t>
      </w:r>
      <w:r w:rsidRPr="00C67F39">
        <w:rPr>
          <w:bCs/>
        </w:rPr>
        <w:t xml:space="preserve"> The approval number indicates that, at the dates when the respective approvals were given, </w:t>
      </w:r>
      <w:r>
        <w:rPr>
          <w:bCs/>
        </w:rPr>
        <w:t xml:space="preserve">UN </w:t>
      </w:r>
      <w:r w:rsidRPr="00C67F39">
        <w:rPr>
          <w:bCs/>
        </w:rPr>
        <w:t>Regulation No. 48 was amended by the 07</w:t>
      </w:r>
      <w:r w:rsidRPr="006C3087">
        <w:t xml:space="preserve"> series of amendments and </w:t>
      </w:r>
      <w:r>
        <w:t xml:space="preserve">UN </w:t>
      </w:r>
      <w:r w:rsidRPr="006C3087">
        <w:t>Regulation No. 33 was still in its original form</w:t>
      </w:r>
      <w:r w:rsidRPr="006C3087">
        <w:rPr>
          <w:bCs/>
        </w:rPr>
        <w:t>.</w:t>
      </w:r>
    </w:p>
    <w:p w14:paraId="0859EEB6" w14:textId="77777777" w:rsidR="00261FC7" w:rsidRPr="006C3087" w:rsidRDefault="00261FC7" w:rsidP="00261FC7">
      <w:pPr>
        <w:tabs>
          <w:tab w:val="left" w:pos="1700"/>
          <w:tab w:val="left" w:pos="4536"/>
          <w:tab w:val="left" w:leader="dot" w:pos="8505"/>
        </w:tabs>
        <w:spacing w:after="120"/>
        <w:ind w:left="1134" w:right="1134"/>
        <w:jc w:val="both"/>
        <w:rPr>
          <w:bCs/>
        </w:rPr>
      </w:pPr>
      <w:r w:rsidRPr="006C3087">
        <w:rPr>
          <w:bCs/>
        </w:rPr>
        <w:t>__________</w:t>
      </w:r>
    </w:p>
    <w:p w14:paraId="7D277B21" w14:textId="6C16294E" w:rsidR="00261FC7" w:rsidRPr="0005671E" w:rsidRDefault="00261FC7" w:rsidP="00A42092">
      <w:pPr>
        <w:pStyle w:val="a9"/>
      </w:pPr>
      <w:r w:rsidRPr="0005671E">
        <w:rPr>
          <w:i/>
          <w:snapToGrid w:val="0"/>
        </w:rPr>
        <w:tab/>
        <w:t xml:space="preserve"> </w:t>
      </w:r>
      <w:r w:rsidRPr="0005671E">
        <w:rPr>
          <w:vertAlign w:val="superscript"/>
        </w:rPr>
        <w:t>5</w:t>
      </w:r>
      <w:r w:rsidR="009A32BD">
        <w:rPr>
          <w:vertAlign w:val="superscript"/>
        </w:rPr>
        <w:tab/>
      </w:r>
      <w:r w:rsidRPr="0005671E">
        <w:t>The second number is given merely as an example.</w:t>
      </w:r>
      <w:r w:rsidRPr="0005671E">
        <w:rPr>
          <w:lang w:val="en-US"/>
        </w:rPr>
        <w:t>"</w:t>
      </w:r>
    </w:p>
    <w:p w14:paraId="7A57785E" w14:textId="77777777" w:rsidR="009A32BD" w:rsidRDefault="00261FC7" w:rsidP="009A32BD">
      <w:pPr>
        <w:spacing w:before="120" w:after="120"/>
        <w:ind w:left="1134" w:right="1134"/>
        <w:rPr>
          <w:i/>
        </w:rPr>
      </w:pPr>
      <w:r w:rsidRPr="00C67F39">
        <w:rPr>
          <w:i/>
        </w:rPr>
        <w:t>Annex 6</w:t>
      </w:r>
    </w:p>
    <w:p w14:paraId="6EAB97F9" w14:textId="39AF8450" w:rsidR="00261FC7" w:rsidRPr="00C67F39" w:rsidRDefault="009A32BD" w:rsidP="009A32BD">
      <w:pPr>
        <w:spacing w:before="120" w:after="120"/>
        <w:ind w:left="1134" w:right="1134"/>
        <w:rPr>
          <w:rFonts w:eastAsia="MS Mincho"/>
        </w:rPr>
      </w:pPr>
      <w:r w:rsidRPr="00E57DAD">
        <w:rPr>
          <w:rFonts w:eastAsia="MS Mincho"/>
          <w:i/>
          <w:iCs/>
        </w:rPr>
        <w:t>P</w:t>
      </w:r>
      <w:r w:rsidR="00261FC7" w:rsidRPr="00C67F39">
        <w:rPr>
          <w:rFonts w:eastAsia="MS Mincho"/>
          <w:i/>
          <w:iCs/>
        </w:rPr>
        <w:t>aragraph 5.4.3.,</w:t>
      </w:r>
      <w:r w:rsidR="00261FC7" w:rsidRPr="00C67F39">
        <w:rPr>
          <w:rFonts w:eastAsia="MS Mincho"/>
        </w:rPr>
        <w:t xml:space="preserve"> amend to read</w:t>
      </w:r>
    </w:p>
    <w:p w14:paraId="47F21661" w14:textId="77777777" w:rsidR="00261FC7" w:rsidRPr="00C67F39" w:rsidRDefault="00261FC7" w:rsidP="00261FC7">
      <w:pPr>
        <w:pStyle w:val="SingleTxtG"/>
        <w:ind w:left="2268" w:right="1133" w:hanging="1134"/>
      </w:pPr>
      <w:r w:rsidRPr="00C67F39">
        <w:rPr>
          <w:lang w:val="en-US"/>
        </w:rPr>
        <w:t>"</w:t>
      </w:r>
      <w:r w:rsidRPr="00C67F39">
        <w:t>5.4.3.</w:t>
      </w:r>
      <w:r w:rsidRPr="00C67F39">
        <w:tab/>
        <w:t>Vehicles with non-conventional suspension, where the propulsion system has to be running</w:t>
      </w:r>
      <w:r w:rsidRPr="00C67F39">
        <w:rPr>
          <w:lang w:val="en-US"/>
        </w:rPr>
        <w:t>"</w:t>
      </w:r>
    </w:p>
    <w:p w14:paraId="2E366254" w14:textId="3930E0CF" w:rsidR="004865D9" w:rsidRPr="004865D9" w:rsidRDefault="00B81C7D" w:rsidP="00B81C7D">
      <w:pPr>
        <w:spacing w:before="240"/>
        <w:jc w:val="center"/>
        <w:rPr>
          <w:u w:val="single"/>
        </w:rPr>
      </w:pPr>
      <w:r>
        <w:rPr>
          <w:u w:val="single"/>
        </w:rPr>
        <w:tab/>
      </w:r>
      <w:r>
        <w:rPr>
          <w:u w:val="single"/>
        </w:rPr>
        <w:tab/>
      </w:r>
      <w:r>
        <w:rPr>
          <w:u w:val="single"/>
        </w:rPr>
        <w:tab/>
      </w: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F156CB" w:rsidRPr="00F156CB" w14:paraId="39751FF8" w14:textId="77777777" w:rsidTr="006F149D">
        <w:trPr>
          <w:cantSplit/>
          <w:trHeight w:hRule="exact" w:val="851"/>
        </w:trPr>
        <w:tc>
          <w:tcPr>
            <w:tcW w:w="1276" w:type="dxa"/>
            <w:tcBorders>
              <w:bottom w:val="single" w:sz="4" w:space="0" w:color="auto"/>
            </w:tcBorders>
            <w:vAlign w:val="bottom"/>
          </w:tcPr>
          <w:p w14:paraId="3E7D5353" w14:textId="77777777" w:rsidR="006552CB" w:rsidRPr="00F156CB" w:rsidRDefault="006552CB" w:rsidP="006552CB">
            <w:bookmarkStart w:id="128" w:name="_Hlk4776541"/>
            <w:bookmarkStart w:id="129" w:name="_Hlk22630451"/>
            <w:bookmarkStart w:id="130" w:name="_Toc354410587"/>
            <w:bookmarkEnd w:id="128"/>
          </w:p>
        </w:tc>
        <w:tc>
          <w:tcPr>
            <w:tcW w:w="8363" w:type="dxa"/>
            <w:gridSpan w:val="2"/>
            <w:tcBorders>
              <w:bottom w:val="single" w:sz="4" w:space="0" w:color="auto"/>
            </w:tcBorders>
            <w:vAlign w:val="bottom"/>
          </w:tcPr>
          <w:p w14:paraId="68F27B67" w14:textId="24DA696D" w:rsidR="006552CB" w:rsidRPr="00F156CB" w:rsidRDefault="006552CB" w:rsidP="00B81C7D">
            <w:pPr>
              <w:jc w:val="right"/>
            </w:pPr>
            <w:r w:rsidRPr="00F156CB">
              <w:rPr>
                <w:sz w:val="40"/>
              </w:rPr>
              <w:t>E</w:t>
            </w:r>
            <w:r w:rsidRPr="00F156CB">
              <w:t>/ECE/324/Rev.1/Add.47/Rev.12/Amend.</w:t>
            </w:r>
            <w:r w:rsidR="00261FC7" w:rsidRPr="00F156CB">
              <w:t>1</w:t>
            </w:r>
            <w:r w:rsidR="0006354E" w:rsidRPr="00F156CB">
              <w:t>1</w:t>
            </w:r>
            <w:r w:rsidRPr="00F156CB">
              <w:t>−</w:t>
            </w:r>
            <w:r w:rsidRPr="00F156CB">
              <w:rPr>
                <w:sz w:val="40"/>
              </w:rPr>
              <w:t>E</w:t>
            </w:r>
            <w:r w:rsidRPr="00F156CB">
              <w:t>/ECE/TRANS</w:t>
            </w:r>
            <w:r w:rsidR="00B81C7D" w:rsidRPr="00F156CB">
              <w:t>/505/Rev.1/Add.47/Rev.12/Amend.</w:t>
            </w:r>
            <w:r w:rsidR="00261FC7" w:rsidRPr="00F156CB">
              <w:t>1</w:t>
            </w:r>
            <w:r w:rsidR="0006354E" w:rsidRPr="00F156CB">
              <w:t>1</w:t>
            </w:r>
          </w:p>
        </w:tc>
      </w:tr>
      <w:tr w:rsidR="00F156CB" w:rsidRPr="00F156CB" w14:paraId="3534B88E" w14:textId="77777777" w:rsidTr="007370A2">
        <w:trPr>
          <w:cantSplit/>
          <w:trHeight w:hRule="exact" w:val="2279"/>
        </w:trPr>
        <w:tc>
          <w:tcPr>
            <w:tcW w:w="1276" w:type="dxa"/>
            <w:tcBorders>
              <w:top w:val="single" w:sz="4" w:space="0" w:color="auto"/>
              <w:bottom w:val="single" w:sz="12" w:space="0" w:color="auto"/>
            </w:tcBorders>
          </w:tcPr>
          <w:p w14:paraId="5D58491B" w14:textId="77777777" w:rsidR="006552CB" w:rsidRPr="00F156CB" w:rsidRDefault="006552CB" w:rsidP="006552CB">
            <w:pPr>
              <w:spacing w:before="120"/>
            </w:pPr>
          </w:p>
        </w:tc>
        <w:tc>
          <w:tcPr>
            <w:tcW w:w="5528" w:type="dxa"/>
            <w:tcBorders>
              <w:top w:val="single" w:sz="4" w:space="0" w:color="auto"/>
              <w:bottom w:val="single" w:sz="12" w:space="0" w:color="auto"/>
            </w:tcBorders>
          </w:tcPr>
          <w:p w14:paraId="1EF96CBF" w14:textId="77777777" w:rsidR="006552CB" w:rsidRPr="00F156CB" w:rsidRDefault="006552CB" w:rsidP="006552CB">
            <w:pPr>
              <w:spacing w:before="120"/>
            </w:pPr>
          </w:p>
        </w:tc>
        <w:tc>
          <w:tcPr>
            <w:tcW w:w="2835" w:type="dxa"/>
            <w:tcBorders>
              <w:top w:val="single" w:sz="4" w:space="0" w:color="auto"/>
              <w:bottom w:val="single" w:sz="12" w:space="0" w:color="auto"/>
            </w:tcBorders>
          </w:tcPr>
          <w:p w14:paraId="61CDB05B" w14:textId="77777777" w:rsidR="006552CB" w:rsidRPr="00F156CB" w:rsidRDefault="006552CB" w:rsidP="006552CB">
            <w:pPr>
              <w:spacing w:before="120"/>
              <w:rPr>
                <w:highlight w:val="yellow"/>
              </w:rPr>
            </w:pPr>
          </w:p>
          <w:p w14:paraId="2AF36C26" w14:textId="77777777" w:rsidR="006552CB" w:rsidRPr="00F156CB" w:rsidRDefault="006552CB" w:rsidP="006552CB">
            <w:pPr>
              <w:spacing w:before="120"/>
              <w:rPr>
                <w:highlight w:val="yellow"/>
              </w:rPr>
            </w:pPr>
          </w:p>
          <w:p w14:paraId="5788C685" w14:textId="5A2ACF2F" w:rsidR="006552CB" w:rsidRPr="00F156CB" w:rsidRDefault="006A6789" w:rsidP="00B81C7D">
            <w:pPr>
              <w:spacing w:before="120"/>
              <w:rPr>
                <w:highlight w:val="yellow"/>
              </w:rPr>
            </w:pPr>
            <w:r w:rsidRPr="00F156CB">
              <w:t>3 Dec</w:t>
            </w:r>
            <w:r w:rsidR="001C4AED" w:rsidRPr="00F156CB">
              <w:t>ember</w:t>
            </w:r>
            <w:r w:rsidR="00AA7609" w:rsidRPr="00F156CB">
              <w:t xml:space="preserve"> </w:t>
            </w:r>
            <w:r w:rsidR="0006354E" w:rsidRPr="00F156CB">
              <w:t>2021</w:t>
            </w:r>
          </w:p>
        </w:tc>
      </w:tr>
    </w:tbl>
    <w:p w14:paraId="4298EA11" w14:textId="77777777" w:rsidR="006552CB" w:rsidRPr="00F156CB" w:rsidRDefault="006552CB" w:rsidP="006552CB">
      <w:pPr>
        <w:pStyle w:val="HChG"/>
        <w:spacing w:before="240" w:after="120"/>
      </w:pPr>
      <w:r w:rsidRPr="00F156CB">
        <w:tab/>
      </w:r>
      <w:r w:rsidRPr="00F156CB">
        <w:tab/>
      </w:r>
      <w:bookmarkStart w:id="131" w:name="_Toc340666199"/>
      <w:bookmarkStart w:id="132" w:name="_Toc340745062"/>
      <w:r w:rsidRPr="00F156CB">
        <w:t>Agreement</w:t>
      </w:r>
      <w:bookmarkEnd w:id="129"/>
      <w:bookmarkEnd w:id="130"/>
    </w:p>
    <w:p w14:paraId="7F5856C7" w14:textId="77777777" w:rsidR="006552CB" w:rsidRPr="00F156CB" w:rsidRDefault="006552CB" w:rsidP="006552CB">
      <w:pPr>
        <w:pStyle w:val="H1G"/>
        <w:spacing w:before="240"/>
      </w:pPr>
      <w:r w:rsidRPr="00F156CB">
        <w:rPr>
          <w:rStyle w:val="H1GChar"/>
        </w:rPr>
        <w:tab/>
      </w:r>
      <w:r w:rsidRPr="00F156CB">
        <w:rPr>
          <w:rStyle w:val="H1GChar"/>
        </w:rPr>
        <w:tab/>
      </w:r>
      <w:r w:rsidRPr="00F156CB">
        <w:t>Concerning the</w:t>
      </w:r>
      <w:r w:rsidRPr="00F156CB">
        <w:rPr>
          <w:smallCaps/>
        </w:rPr>
        <w:t xml:space="preserve"> </w:t>
      </w:r>
      <w:r w:rsidRPr="00F156CB">
        <w:t>Adoption of Harmonized Technical United Nations Regulations for Wheeled Vehicles, Equipment and Parts which can be Fitted and/or be Used on Wheeled Vehicles and the Conditions for Reciprocal Recognition of Approvals Granted on the Basis of these United Nations Regulations</w:t>
      </w:r>
      <w:r w:rsidRPr="00F156CB">
        <w:rPr>
          <w:rStyle w:val="a3"/>
          <w:b w:val="0"/>
          <w:sz w:val="20"/>
          <w:vertAlign w:val="baseline"/>
        </w:rPr>
        <w:footnoteReference w:customMarkFollows="1" w:id="44"/>
        <w:t>*</w:t>
      </w:r>
    </w:p>
    <w:p w14:paraId="7B0610DE" w14:textId="77777777" w:rsidR="006552CB" w:rsidRPr="00F156CB" w:rsidRDefault="006552CB" w:rsidP="006552CB">
      <w:pPr>
        <w:pStyle w:val="SingleTxtG"/>
        <w:spacing w:before="120"/>
      </w:pPr>
      <w:r w:rsidRPr="00F156CB">
        <w:t>(Revision 3, including the amendments which entered into force on 14 September 2017)</w:t>
      </w:r>
    </w:p>
    <w:p w14:paraId="32C2092A" w14:textId="77777777" w:rsidR="006552CB" w:rsidRPr="00F156CB" w:rsidRDefault="006552CB" w:rsidP="006552CB">
      <w:pPr>
        <w:pStyle w:val="H1G"/>
        <w:spacing w:before="120"/>
        <w:ind w:left="0" w:right="0" w:firstLine="0"/>
        <w:jc w:val="center"/>
      </w:pPr>
      <w:r w:rsidRPr="00F156CB">
        <w:t>_________</w:t>
      </w:r>
    </w:p>
    <w:p w14:paraId="58E6551E" w14:textId="77777777" w:rsidR="006552CB" w:rsidRPr="00F156CB" w:rsidRDefault="006552CB" w:rsidP="006552CB">
      <w:pPr>
        <w:pStyle w:val="H1G"/>
        <w:spacing w:before="240" w:after="120"/>
      </w:pPr>
      <w:r w:rsidRPr="00F156CB">
        <w:tab/>
      </w:r>
      <w:r w:rsidRPr="00F156CB">
        <w:tab/>
        <w:t>Addendum 47 – UN Regulation No. 48</w:t>
      </w:r>
    </w:p>
    <w:p w14:paraId="175C36F8" w14:textId="4E882BCF" w:rsidR="006552CB" w:rsidRPr="00F156CB" w:rsidRDefault="006552CB" w:rsidP="006552CB">
      <w:pPr>
        <w:pStyle w:val="H1G"/>
        <w:spacing w:before="240"/>
      </w:pPr>
      <w:r w:rsidRPr="00F156CB">
        <w:tab/>
      </w:r>
      <w:r w:rsidRPr="00F156CB">
        <w:tab/>
        <w:t xml:space="preserve">Revision 12 - Amendment </w:t>
      </w:r>
      <w:r w:rsidR="00261FC7" w:rsidRPr="00F156CB">
        <w:t>1</w:t>
      </w:r>
      <w:r w:rsidR="0006354E" w:rsidRPr="00F156CB">
        <w:t>1</w:t>
      </w:r>
    </w:p>
    <w:p w14:paraId="47B57E1E" w14:textId="7101A120" w:rsidR="006552CB" w:rsidRPr="00F156CB" w:rsidRDefault="0006354E" w:rsidP="0006354E">
      <w:pPr>
        <w:pStyle w:val="SingleTxtG"/>
        <w:spacing w:after="360"/>
        <w:rPr>
          <w:spacing w:val="-2"/>
        </w:rPr>
      </w:pPr>
      <w:r w:rsidRPr="00F156CB">
        <w:rPr>
          <w:spacing w:val="-2"/>
        </w:rPr>
        <w:t xml:space="preserve">Supplement 14 to </w:t>
      </w:r>
      <w:r w:rsidR="00F83813" w:rsidRPr="00F156CB">
        <w:rPr>
          <w:spacing w:val="-2"/>
        </w:rPr>
        <w:t xml:space="preserve">the </w:t>
      </w:r>
      <w:r w:rsidR="00261FC7" w:rsidRPr="00F156CB">
        <w:rPr>
          <w:spacing w:val="-2"/>
        </w:rPr>
        <w:t>0</w:t>
      </w:r>
      <w:r w:rsidR="00F83813" w:rsidRPr="00F156CB">
        <w:rPr>
          <w:spacing w:val="-2"/>
        </w:rPr>
        <w:t>6</w:t>
      </w:r>
      <w:r w:rsidR="006552CB" w:rsidRPr="00F156CB">
        <w:rPr>
          <w:spacing w:val="-2"/>
        </w:rPr>
        <w:t xml:space="preserve"> series of amendments – Date of entry into force: </w:t>
      </w:r>
      <w:r w:rsidR="00F83813" w:rsidRPr="00F156CB">
        <w:t>30</w:t>
      </w:r>
      <w:r w:rsidR="006552CB" w:rsidRPr="00F156CB">
        <w:t xml:space="preserve"> </w:t>
      </w:r>
      <w:r w:rsidR="00261FC7" w:rsidRPr="00F156CB">
        <w:t>September</w:t>
      </w:r>
      <w:r w:rsidR="00B81C7D" w:rsidRPr="00F156CB">
        <w:t xml:space="preserve"> 202</w:t>
      </w:r>
      <w:r w:rsidR="00F83813" w:rsidRPr="00F156CB">
        <w:t>1</w:t>
      </w:r>
    </w:p>
    <w:p w14:paraId="18B41D51" w14:textId="23AD55A4" w:rsidR="006552CB" w:rsidRPr="00F156CB" w:rsidRDefault="006552CB" w:rsidP="006552CB">
      <w:pPr>
        <w:pStyle w:val="H1G"/>
        <w:spacing w:before="120" w:after="120" w:line="240" w:lineRule="exact"/>
        <w:rPr>
          <w:lang w:val="en-US"/>
        </w:rPr>
      </w:pPr>
      <w:r w:rsidRPr="00F156CB">
        <w:rPr>
          <w:lang w:val="en-US"/>
        </w:rPr>
        <w:tab/>
      </w:r>
      <w:r w:rsidRPr="00F156CB">
        <w:rPr>
          <w:lang w:val="en-US"/>
        </w:rPr>
        <w:tab/>
      </w:r>
      <w:r w:rsidR="00E05CB7" w:rsidRPr="00F156CB">
        <w:t>Uniform provisions concerning the approval of vehicles with regard to the installation of lighting and light-signalling devices</w:t>
      </w:r>
    </w:p>
    <w:p w14:paraId="50D56CCA" w14:textId="4C79BB06" w:rsidR="006552CB" w:rsidRPr="00F156CB" w:rsidRDefault="006552CB" w:rsidP="00C70F28">
      <w:pPr>
        <w:pStyle w:val="SingleTxtG"/>
        <w:spacing w:after="40"/>
        <w:jc w:val="left"/>
        <w:rPr>
          <w:lang w:eastAsia="en-GB"/>
        </w:rPr>
      </w:pPr>
      <w:r w:rsidRPr="00F156CB">
        <w:rPr>
          <w:spacing w:val="-4"/>
          <w:lang w:eastAsia="en-GB"/>
        </w:rPr>
        <w:t>This document is meant purely as documentation tool. The authentic and legal binding text is:</w:t>
      </w:r>
      <w:r w:rsidRPr="00F156CB">
        <w:rPr>
          <w:lang w:eastAsia="en-GB"/>
        </w:rPr>
        <w:t xml:space="preserve"> </w:t>
      </w:r>
      <w:r w:rsidRPr="00F156CB">
        <w:rPr>
          <w:spacing w:val="-6"/>
          <w:lang w:eastAsia="en-GB"/>
        </w:rPr>
        <w:t>ECE/TRANS/WP.29/20</w:t>
      </w:r>
      <w:r w:rsidR="00261FC7" w:rsidRPr="00F156CB">
        <w:rPr>
          <w:spacing w:val="-6"/>
          <w:lang w:eastAsia="en-GB"/>
        </w:rPr>
        <w:t>2</w:t>
      </w:r>
      <w:r w:rsidR="00F83813" w:rsidRPr="00F156CB">
        <w:rPr>
          <w:spacing w:val="-6"/>
          <w:lang w:eastAsia="en-GB"/>
        </w:rPr>
        <w:t>1</w:t>
      </w:r>
      <w:r w:rsidRPr="00F156CB">
        <w:rPr>
          <w:spacing w:val="-6"/>
          <w:lang w:eastAsia="en-GB"/>
        </w:rPr>
        <w:t>/</w:t>
      </w:r>
      <w:r w:rsidR="00F83813" w:rsidRPr="00F156CB">
        <w:rPr>
          <w:spacing w:val="-6"/>
          <w:lang w:eastAsia="en-GB"/>
        </w:rPr>
        <w:t>30</w:t>
      </w:r>
      <w:r w:rsidR="00261FC7" w:rsidRPr="00F156CB">
        <w:rPr>
          <w:spacing w:val="-6"/>
          <w:lang w:eastAsia="en-GB"/>
        </w:rPr>
        <w:t xml:space="preserve"> (as amended by paragraph </w:t>
      </w:r>
      <w:r w:rsidR="00F83813" w:rsidRPr="00F156CB">
        <w:rPr>
          <w:spacing w:val="-6"/>
          <w:lang w:eastAsia="en-GB"/>
        </w:rPr>
        <w:t>85</w:t>
      </w:r>
      <w:r w:rsidR="00261FC7" w:rsidRPr="00F156CB">
        <w:rPr>
          <w:spacing w:val="-6"/>
          <w:lang w:eastAsia="en-GB"/>
        </w:rPr>
        <w:t xml:space="preserve"> of the report ECE/TRANS/WP.29/115</w:t>
      </w:r>
      <w:r w:rsidR="006E4117" w:rsidRPr="00F156CB">
        <w:rPr>
          <w:spacing w:val="-6"/>
          <w:lang w:eastAsia="en-GB"/>
        </w:rPr>
        <w:t>7</w:t>
      </w:r>
      <w:r w:rsidR="00261FC7" w:rsidRPr="00F156CB">
        <w:rPr>
          <w:spacing w:val="-6"/>
          <w:lang w:eastAsia="en-GB"/>
        </w:rPr>
        <w:t>)</w:t>
      </w:r>
      <w:r w:rsidR="00EF6B0B" w:rsidRPr="00F156CB">
        <w:rPr>
          <w:spacing w:val="-6"/>
          <w:lang w:eastAsia="en-GB"/>
        </w:rPr>
        <w:t>.</w:t>
      </w:r>
    </w:p>
    <w:p w14:paraId="26BB5C59" w14:textId="77777777" w:rsidR="006552CB" w:rsidRPr="00F156CB" w:rsidRDefault="006552CB" w:rsidP="006552CB">
      <w:pPr>
        <w:suppressAutoHyphens w:val="0"/>
        <w:spacing w:line="240" w:lineRule="auto"/>
        <w:jc w:val="center"/>
        <w:rPr>
          <w:b/>
          <w:sz w:val="24"/>
        </w:rPr>
      </w:pPr>
      <w:r w:rsidRPr="00F156CB">
        <w:rPr>
          <w:b/>
          <w:noProof/>
          <w:sz w:val="24"/>
          <w:lang w:val="en-US"/>
        </w:rPr>
        <w:drawing>
          <wp:anchor distT="0" distB="137160" distL="114300" distR="114300" simplePos="0" relativeHeight="251685376" behindDoc="0" locked="0" layoutInCell="1" allowOverlap="1" wp14:anchorId="33EF75FD" wp14:editId="048E3EC2">
            <wp:simplePos x="0" y="0"/>
            <wp:positionH relativeFrom="column">
              <wp:posOffset>2540000</wp:posOffset>
            </wp:positionH>
            <wp:positionV relativeFrom="paragraph">
              <wp:posOffset>223520</wp:posOffset>
            </wp:positionV>
            <wp:extent cx="1028700" cy="826770"/>
            <wp:effectExtent l="0" t="0" r="0" b="0"/>
            <wp:wrapTopAndBottom/>
            <wp:docPr id="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Pr="00F156CB">
        <w:rPr>
          <w:b/>
          <w:sz w:val="24"/>
        </w:rPr>
        <w:t>_________</w:t>
      </w:r>
    </w:p>
    <w:p w14:paraId="7CD28970" w14:textId="70D1C2D2" w:rsidR="00B81C7D" w:rsidRPr="00F156CB" w:rsidRDefault="006552CB" w:rsidP="006552CB">
      <w:pPr>
        <w:suppressAutoHyphens w:val="0"/>
        <w:spacing w:line="240" w:lineRule="auto"/>
        <w:jc w:val="center"/>
        <w:rPr>
          <w:b/>
          <w:sz w:val="24"/>
        </w:rPr>
      </w:pPr>
      <w:r w:rsidRPr="00F156CB">
        <w:rPr>
          <w:b/>
          <w:sz w:val="24"/>
        </w:rPr>
        <w:t>UNITED NATIONS</w:t>
      </w:r>
      <w:bookmarkEnd w:id="131"/>
    </w:p>
    <w:p w14:paraId="3A2BE8D4" w14:textId="77777777" w:rsidR="00B81C7D" w:rsidRPr="00F156CB" w:rsidRDefault="00B81C7D">
      <w:pPr>
        <w:suppressAutoHyphens w:val="0"/>
        <w:spacing w:line="240" w:lineRule="auto"/>
        <w:rPr>
          <w:b/>
          <w:sz w:val="24"/>
        </w:rPr>
      </w:pPr>
      <w:r w:rsidRPr="00F156CB">
        <w:rPr>
          <w:b/>
          <w:sz w:val="24"/>
        </w:rPr>
        <w:br w:type="page"/>
      </w:r>
    </w:p>
    <w:bookmarkEnd w:id="132"/>
    <w:p w14:paraId="5CC2D739" w14:textId="77777777" w:rsidR="006E4117" w:rsidRPr="006E4117" w:rsidRDefault="006E4117" w:rsidP="006E4117">
      <w:pPr>
        <w:spacing w:after="120"/>
        <w:ind w:left="1134" w:right="1134"/>
        <w:jc w:val="both"/>
        <w:rPr>
          <w:rFonts w:asciiTheme="majorBidi" w:hAnsiTheme="majorBidi" w:cstheme="majorBidi"/>
        </w:rPr>
      </w:pPr>
      <w:r w:rsidRPr="006E4117">
        <w:rPr>
          <w:rFonts w:asciiTheme="majorBidi" w:hAnsiTheme="majorBidi" w:cstheme="majorBidi"/>
          <w:i/>
        </w:rPr>
        <w:lastRenderedPageBreak/>
        <w:t xml:space="preserve">Paragraph 2.1.5., </w:t>
      </w:r>
      <w:r w:rsidRPr="006E4117">
        <w:rPr>
          <w:rFonts w:asciiTheme="majorBidi" w:hAnsiTheme="majorBidi" w:cstheme="majorBidi"/>
        </w:rPr>
        <w:t>amend to read:</w:t>
      </w:r>
    </w:p>
    <w:p w14:paraId="39C79C3F" w14:textId="77777777" w:rsidR="006E4117" w:rsidRPr="006E4117" w:rsidRDefault="006E4117" w:rsidP="006E4117">
      <w:pPr>
        <w:pStyle w:val="af6"/>
        <w:spacing w:after="120"/>
        <w:ind w:left="2268" w:right="1134" w:hanging="1134"/>
        <w:jc w:val="both"/>
        <w:rPr>
          <w:rFonts w:asciiTheme="majorBidi" w:hAnsiTheme="majorBidi" w:cstheme="majorBidi"/>
          <w:lang w:val="en-US"/>
        </w:rPr>
      </w:pPr>
      <w:r w:rsidRPr="006E4117">
        <w:rPr>
          <w:rFonts w:asciiTheme="majorBidi" w:hAnsiTheme="majorBidi" w:cstheme="majorBidi"/>
          <w:lang w:val="en-US"/>
        </w:rPr>
        <w:t xml:space="preserve">"2.1.5. </w:t>
      </w:r>
      <w:r w:rsidRPr="006E4117">
        <w:rPr>
          <w:rFonts w:asciiTheme="majorBidi" w:hAnsiTheme="majorBidi" w:cstheme="majorBidi"/>
          <w:lang w:val="en-US"/>
        </w:rPr>
        <w:tab/>
      </w:r>
      <w:r w:rsidRPr="006E4117">
        <w:rPr>
          <w:rFonts w:asciiTheme="majorBidi" w:hAnsiTheme="majorBidi" w:cstheme="majorBidi"/>
          <w:color w:val="000000"/>
          <w:lang w:eastAsia="it-IT"/>
        </w:rPr>
        <w:t>"</w:t>
      </w:r>
      <w:r w:rsidRPr="006E4117">
        <w:rPr>
          <w:rFonts w:asciiTheme="majorBidi" w:hAnsiTheme="majorBidi" w:cstheme="majorBidi"/>
          <w:i/>
        </w:rPr>
        <w:t>Lamp</w:t>
      </w:r>
      <w:r w:rsidRPr="006E4117">
        <w:rPr>
          <w:rFonts w:asciiTheme="majorBidi" w:hAnsiTheme="majorBidi" w:cstheme="majorBidi"/>
          <w:color w:val="000000"/>
          <w:lang w:eastAsia="it-IT"/>
        </w:rPr>
        <w:t xml:space="preserve">" means a device designed to illuminate the road or to emit a light signal to other road users. Rear registration plate lamps and </w:t>
      </w:r>
      <w:proofErr w:type="gramStart"/>
      <w:r w:rsidRPr="006E4117">
        <w:rPr>
          <w:rFonts w:asciiTheme="majorBidi" w:hAnsiTheme="majorBidi" w:cstheme="majorBidi"/>
          <w:color w:val="000000"/>
          <w:lang w:eastAsia="it-IT"/>
        </w:rPr>
        <w:t>retro-reflectors</w:t>
      </w:r>
      <w:proofErr w:type="gramEnd"/>
      <w:r w:rsidRPr="006E4117">
        <w:rPr>
          <w:rFonts w:asciiTheme="majorBidi" w:hAnsiTheme="majorBidi" w:cstheme="majorBidi"/>
          <w:color w:val="000000"/>
          <w:lang w:eastAsia="it-IT"/>
        </w:rPr>
        <w:t xml:space="preserve"> are likewise to be regarded as lamps. For the purpose of this Regulation, light-emitting rear registration plates, the service-door-lighting system according to the provisions of UN Regulation No. 107 on vehicles of categories M</w:t>
      </w:r>
      <w:r w:rsidRPr="006E4117">
        <w:rPr>
          <w:rFonts w:asciiTheme="majorBidi" w:hAnsiTheme="majorBidi" w:cstheme="majorBidi"/>
          <w:color w:val="000000"/>
          <w:vertAlign w:val="subscript"/>
          <w:lang w:eastAsia="it-IT"/>
        </w:rPr>
        <w:t>2</w:t>
      </w:r>
      <w:r w:rsidRPr="006E4117">
        <w:rPr>
          <w:rFonts w:asciiTheme="majorBidi" w:hAnsiTheme="majorBidi" w:cstheme="majorBidi"/>
          <w:color w:val="000000"/>
          <w:lang w:eastAsia="it-IT"/>
        </w:rPr>
        <w:t xml:space="preserve"> and M</w:t>
      </w:r>
      <w:r w:rsidRPr="006E4117">
        <w:rPr>
          <w:rFonts w:asciiTheme="majorBidi" w:hAnsiTheme="majorBidi" w:cstheme="majorBidi"/>
          <w:color w:val="000000"/>
          <w:vertAlign w:val="subscript"/>
          <w:lang w:eastAsia="it-IT"/>
        </w:rPr>
        <w:t>3</w:t>
      </w:r>
      <w:r w:rsidRPr="006E4117">
        <w:rPr>
          <w:rFonts w:asciiTheme="majorBidi" w:hAnsiTheme="majorBidi" w:cstheme="majorBidi"/>
          <w:color w:val="000000"/>
          <w:lang w:eastAsia="it-IT"/>
        </w:rPr>
        <w:t xml:space="preserve"> </w:t>
      </w:r>
      <w:r w:rsidRPr="006E4117">
        <w:rPr>
          <w:rFonts w:asciiTheme="majorBidi" w:hAnsiTheme="majorBidi" w:cstheme="majorBidi"/>
        </w:rPr>
        <w:t xml:space="preserve">and </w:t>
      </w:r>
      <w:r w:rsidRPr="006E4117">
        <w:rPr>
          <w:rFonts w:asciiTheme="majorBidi" w:hAnsiTheme="majorBidi" w:cstheme="majorBidi"/>
          <w:color w:val="000000" w:themeColor="text1"/>
        </w:rPr>
        <w:t xml:space="preserve">external status indicator as defined in this Regulation </w:t>
      </w:r>
      <w:r w:rsidRPr="006E4117">
        <w:rPr>
          <w:rFonts w:asciiTheme="majorBidi" w:hAnsiTheme="majorBidi" w:cstheme="majorBidi"/>
          <w:color w:val="000000"/>
          <w:lang w:eastAsia="it-IT"/>
        </w:rPr>
        <w:t>are not considered as lamps</w:t>
      </w:r>
      <w:r w:rsidRPr="006E4117">
        <w:rPr>
          <w:rFonts w:asciiTheme="majorBidi" w:hAnsiTheme="majorBidi" w:cstheme="majorBidi"/>
          <w:lang w:val="en-US"/>
        </w:rPr>
        <w:t>."</w:t>
      </w:r>
    </w:p>
    <w:p w14:paraId="39C1DE00" w14:textId="77777777" w:rsidR="006E4117" w:rsidRPr="006E4117" w:rsidRDefault="006E4117" w:rsidP="006E4117">
      <w:pPr>
        <w:spacing w:after="120"/>
        <w:ind w:left="1134" w:right="1134"/>
        <w:jc w:val="both"/>
        <w:rPr>
          <w:rFonts w:asciiTheme="majorBidi" w:hAnsiTheme="majorBidi" w:cstheme="majorBidi"/>
        </w:rPr>
      </w:pPr>
      <w:r w:rsidRPr="006E4117">
        <w:rPr>
          <w:rFonts w:asciiTheme="majorBidi" w:hAnsiTheme="majorBidi" w:cstheme="majorBidi"/>
          <w:i/>
        </w:rPr>
        <w:t xml:space="preserve">Insert a new paragraph 2.5.20. </w:t>
      </w:r>
      <w:r w:rsidRPr="006E4117">
        <w:rPr>
          <w:rFonts w:asciiTheme="majorBidi" w:hAnsiTheme="majorBidi" w:cstheme="majorBidi"/>
          <w:iCs/>
        </w:rPr>
        <w:t>to read:</w:t>
      </w:r>
    </w:p>
    <w:p w14:paraId="5D6E79EB" w14:textId="77777777" w:rsidR="006E4117" w:rsidRPr="006E4117" w:rsidRDefault="006E4117" w:rsidP="006E4117">
      <w:pPr>
        <w:pStyle w:val="af6"/>
        <w:spacing w:after="120"/>
        <w:ind w:left="2268" w:right="1134" w:hanging="1134"/>
        <w:jc w:val="both"/>
        <w:rPr>
          <w:rFonts w:asciiTheme="majorBidi" w:hAnsiTheme="majorBidi" w:cstheme="majorBidi"/>
          <w:lang w:val="en-US"/>
        </w:rPr>
      </w:pPr>
      <w:r w:rsidRPr="006E4117">
        <w:rPr>
          <w:rFonts w:asciiTheme="majorBidi" w:hAnsiTheme="majorBidi" w:cstheme="majorBidi"/>
          <w:lang w:val="en-US"/>
        </w:rPr>
        <w:t>"2.5.20.</w:t>
      </w:r>
      <w:r w:rsidRPr="006E4117">
        <w:rPr>
          <w:rFonts w:asciiTheme="majorBidi" w:hAnsiTheme="majorBidi" w:cstheme="majorBidi"/>
          <w:lang w:val="en-US"/>
        </w:rPr>
        <w:tab/>
        <w:t>"</w:t>
      </w:r>
      <w:r w:rsidRPr="006E4117">
        <w:rPr>
          <w:rFonts w:asciiTheme="majorBidi" w:hAnsiTheme="majorBidi" w:cstheme="majorBidi"/>
          <w:i/>
          <w:iCs/>
          <w:lang w:val="en-US"/>
        </w:rPr>
        <w:t>External status indicator</w:t>
      </w:r>
      <w:r w:rsidRPr="006E4117">
        <w:rPr>
          <w:rFonts w:asciiTheme="majorBidi" w:hAnsiTheme="majorBidi" w:cstheme="majorBidi"/>
          <w:lang w:val="en-US"/>
        </w:rPr>
        <w:t xml:space="preserve">" means an optical signal mounted on the outside of the vehicle to indicate </w:t>
      </w:r>
      <w:r w:rsidRPr="006E4117">
        <w:rPr>
          <w:rFonts w:asciiTheme="majorBidi" w:hAnsiTheme="majorBidi" w:cstheme="majorBidi"/>
          <w:iCs/>
          <w:lang w:val="en-US"/>
        </w:rPr>
        <w:t>the</w:t>
      </w:r>
      <w:r w:rsidRPr="006E4117">
        <w:rPr>
          <w:rFonts w:asciiTheme="majorBidi" w:hAnsiTheme="majorBidi" w:cstheme="majorBidi"/>
          <w:lang w:val="en-US"/>
        </w:rPr>
        <w:t xml:space="preserve"> status or the change of the status for Vehicle Alarm System (VAS), Alarm System (AS) and immobilizer of UN Regulations No. 97 and No. 116, when the vehicle is parked."</w:t>
      </w:r>
    </w:p>
    <w:p w14:paraId="724816FE" w14:textId="77777777" w:rsidR="006E4117" w:rsidRPr="006E4117" w:rsidRDefault="006E4117" w:rsidP="006E4117">
      <w:pPr>
        <w:pStyle w:val="SingleTxtG"/>
        <w:spacing w:line="240" w:lineRule="exact"/>
        <w:ind w:left="2268" w:right="567" w:hanging="1134"/>
        <w:rPr>
          <w:rFonts w:asciiTheme="majorBidi" w:hAnsiTheme="majorBidi" w:cstheme="majorBidi"/>
          <w:iCs/>
          <w:lang w:eastAsia="ja-JP"/>
        </w:rPr>
      </w:pPr>
      <w:r w:rsidRPr="006E4117">
        <w:rPr>
          <w:rFonts w:asciiTheme="majorBidi" w:hAnsiTheme="majorBidi" w:cstheme="majorBidi"/>
          <w:i/>
          <w:iCs/>
          <w:lang w:eastAsia="ja-JP"/>
        </w:rPr>
        <w:t xml:space="preserve">Paragraph 2.9.2., </w:t>
      </w:r>
      <w:r w:rsidRPr="006E4117">
        <w:rPr>
          <w:rFonts w:asciiTheme="majorBidi" w:hAnsiTheme="majorBidi" w:cstheme="majorBidi"/>
          <w:iCs/>
          <w:lang w:eastAsia="ja-JP"/>
        </w:rPr>
        <w:t>amend to read:</w:t>
      </w:r>
    </w:p>
    <w:p w14:paraId="52A6FA52" w14:textId="77777777" w:rsidR="006E4117" w:rsidRPr="006E4117" w:rsidRDefault="006E4117" w:rsidP="006E4117">
      <w:pPr>
        <w:pStyle w:val="para"/>
        <w:rPr>
          <w:rFonts w:asciiTheme="majorBidi" w:hAnsiTheme="majorBidi" w:cstheme="majorBidi"/>
          <w:bCs/>
          <w:iCs/>
          <w:lang w:val="en-US"/>
        </w:rPr>
      </w:pPr>
      <w:r w:rsidRPr="006E4117">
        <w:rPr>
          <w:rFonts w:asciiTheme="majorBidi" w:hAnsiTheme="majorBidi" w:cstheme="majorBidi"/>
          <w:bCs/>
          <w:iCs/>
          <w:lang w:val="en-US"/>
        </w:rPr>
        <w:t>"2.9.2.</w:t>
      </w:r>
      <w:r w:rsidRPr="006E4117">
        <w:rPr>
          <w:rFonts w:asciiTheme="majorBidi" w:hAnsiTheme="majorBidi" w:cstheme="majorBidi"/>
          <w:bCs/>
          <w:iCs/>
          <w:lang w:val="en-US"/>
        </w:rPr>
        <w:tab/>
        <w:t>"</w:t>
      </w:r>
      <w:r w:rsidRPr="006E4117">
        <w:rPr>
          <w:rFonts w:asciiTheme="majorBidi" w:hAnsiTheme="majorBidi" w:cstheme="majorBidi"/>
          <w:bCs/>
          <w:i/>
          <w:iCs/>
          <w:lang w:val="en-US"/>
        </w:rPr>
        <w:t>Electronic light source control gear</w:t>
      </w:r>
      <w:r w:rsidRPr="006E4117">
        <w:rPr>
          <w:rFonts w:asciiTheme="majorBidi" w:hAnsiTheme="majorBidi" w:cstheme="majorBidi"/>
          <w:bCs/>
          <w:iCs/>
          <w:lang w:val="en-US"/>
        </w:rPr>
        <w:t xml:space="preserve">" means one or more components between supply and light source to control voltage and/ or electrical current of the light source." </w:t>
      </w:r>
    </w:p>
    <w:p w14:paraId="6ADDF2EE" w14:textId="77777777" w:rsidR="006E4117" w:rsidRPr="006E4117" w:rsidRDefault="006E4117" w:rsidP="006E4117">
      <w:pPr>
        <w:pStyle w:val="SingleTxtG"/>
        <w:spacing w:line="240" w:lineRule="exact"/>
        <w:ind w:left="2268" w:right="567" w:hanging="1134"/>
        <w:rPr>
          <w:rFonts w:asciiTheme="majorBidi" w:hAnsiTheme="majorBidi" w:cstheme="majorBidi"/>
          <w:iCs/>
          <w:lang w:eastAsia="ja-JP"/>
        </w:rPr>
      </w:pPr>
      <w:r w:rsidRPr="006E4117">
        <w:rPr>
          <w:rFonts w:asciiTheme="majorBidi" w:hAnsiTheme="majorBidi" w:cstheme="majorBidi"/>
          <w:i/>
          <w:iCs/>
          <w:lang w:eastAsia="ja-JP"/>
        </w:rPr>
        <w:t xml:space="preserve">Paragraph 2.9.2.2., </w:t>
      </w:r>
      <w:r w:rsidRPr="006E4117">
        <w:rPr>
          <w:rFonts w:asciiTheme="majorBidi" w:hAnsiTheme="majorBidi" w:cstheme="majorBidi"/>
          <w:iCs/>
          <w:lang w:eastAsia="ja-JP"/>
        </w:rPr>
        <w:t>delete.</w:t>
      </w:r>
    </w:p>
    <w:p w14:paraId="5FBD77D0" w14:textId="77777777" w:rsidR="006E4117" w:rsidRPr="006E4117" w:rsidRDefault="006E4117" w:rsidP="006E4117">
      <w:pPr>
        <w:spacing w:after="120"/>
        <w:ind w:left="1134" w:right="1134"/>
        <w:jc w:val="both"/>
        <w:rPr>
          <w:rFonts w:asciiTheme="majorBidi" w:hAnsiTheme="majorBidi" w:cstheme="majorBidi"/>
        </w:rPr>
      </w:pPr>
      <w:r w:rsidRPr="006E4117">
        <w:rPr>
          <w:rFonts w:asciiTheme="majorBidi" w:hAnsiTheme="majorBidi" w:cstheme="majorBidi"/>
          <w:i/>
        </w:rPr>
        <w:t xml:space="preserve">Paragraph 5.7.2.1., </w:t>
      </w:r>
      <w:r w:rsidRPr="006E4117">
        <w:rPr>
          <w:rFonts w:asciiTheme="majorBidi" w:hAnsiTheme="majorBidi" w:cstheme="majorBidi"/>
        </w:rPr>
        <w:t>amend to read:</w:t>
      </w:r>
    </w:p>
    <w:p w14:paraId="02AA6160" w14:textId="4787A5AB" w:rsidR="006E4117" w:rsidRPr="006E4117" w:rsidRDefault="006E4117" w:rsidP="006E4117">
      <w:pPr>
        <w:spacing w:after="120"/>
        <w:ind w:left="2268" w:right="1134" w:hanging="1134"/>
        <w:jc w:val="both"/>
        <w:rPr>
          <w:rFonts w:asciiTheme="majorBidi" w:hAnsiTheme="majorBidi" w:cstheme="majorBidi"/>
        </w:rPr>
      </w:pPr>
      <w:r w:rsidRPr="006E4117">
        <w:rPr>
          <w:rFonts w:asciiTheme="majorBidi" w:hAnsiTheme="majorBidi" w:cstheme="majorBidi"/>
          <w:lang w:val="en-US"/>
        </w:rPr>
        <w:t xml:space="preserve">"5.7.2.1. </w:t>
      </w:r>
      <w:r w:rsidRPr="006E4117">
        <w:rPr>
          <w:rFonts w:asciiTheme="majorBidi" w:hAnsiTheme="majorBidi" w:cstheme="majorBidi"/>
          <w:lang w:val="en-US"/>
        </w:rPr>
        <w:tab/>
      </w:r>
      <w:r w:rsidRPr="006E4117">
        <w:rPr>
          <w:rFonts w:asciiTheme="majorBidi" w:hAnsiTheme="majorBidi" w:cstheme="majorBidi"/>
        </w:rPr>
        <w:t xml:space="preserve">Single lamps as defined in paragraph </w:t>
      </w:r>
      <w:r w:rsidR="00B71F61">
        <w:rPr>
          <w:rFonts w:asciiTheme="majorBidi" w:hAnsiTheme="majorBidi" w:cstheme="majorBidi"/>
        </w:rPr>
        <w:t>2.4.11.1.</w:t>
      </w:r>
      <w:r w:rsidRPr="006E4117">
        <w:rPr>
          <w:rFonts w:asciiTheme="majorBidi" w:hAnsiTheme="majorBidi" w:cstheme="majorBidi"/>
        </w:rPr>
        <w:t>, subparagraph (a), the apparent surface of which is composed of two or more distinct parts, shall be installed in such a way that:</w:t>
      </w:r>
    </w:p>
    <w:p w14:paraId="5D66482F" w14:textId="77777777" w:rsidR="006E4117" w:rsidRPr="006E4117" w:rsidRDefault="006E4117" w:rsidP="006E4117">
      <w:pPr>
        <w:spacing w:after="120"/>
        <w:ind w:left="2835" w:right="1133" w:hanging="567"/>
        <w:jc w:val="both"/>
        <w:rPr>
          <w:rFonts w:asciiTheme="majorBidi" w:hAnsiTheme="majorBidi" w:cstheme="majorBidi"/>
          <w:iCs/>
        </w:rPr>
      </w:pPr>
      <w:r w:rsidRPr="006E4117">
        <w:rPr>
          <w:rFonts w:asciiTheme="majorBidi" w:hAnsiTheme="majorBidi" w:cstheme="majorBidi"/>
          <w:iCs/>
        </w:rPr>
        <w:t>(a)</w:t>
      </w:r>
      <w:r w:rsidRPr="006E4117">
        <w:rPr>
          <w:rFonts w:asciiTheme="majorBidi" w:hAnsiTheme="majorBidi" w:cstheme="majorBidi"/>
          <w:iCs/>
        </w:rPr>
        <w:tab/>
        <w:t xml:space="preserve">Either the total area of the projection of the distinct parts </w:t>
      </w:r>
      <w:bookmarkStart w:id="133" w:name="_Hlk33693159"/>
      <w:r w:rsidRPr="006E4117">
        <w:rPr>
          <w:rFonts w:asciiTheme="majorBidi" w:hAnsiTheme="majorBidi" w:cstheme="majorBidi"/>
          <w:iCs/>
        </w:rPr>
        <w:t xml:space="preserve">of the apparent surface in the direction of the reference axis </w:t>
      </w:r>
      <w:bookmarkEnd w:id="133"/>
      <w:r w:rsidRPr="006E4117">
        <w:rPr>
          <w:rFonts w:asciiTheme="majorBidi" w:hAnsiTheme="majorBidi" w:cstheme="majorBidi"/>
          <w:iCs/>
        </w:rPr>
        <w:t>on a plane tangent to the exterior surface of the outer lens and perpendicular to the reference axis shall occupy not less than 60 per cent of the smallest quadrilateral circumscribing the projection</w:t>
      </w:r>
      <w:r w:rsidRPr="006E4117">
        <w:rPr>
          <w:rFonts w:asciiTheme="majorBidi" w:hAnsiTheme="majorBidi" w:cstheme="majorBidi"/>
        </w:rPr>
        <w:t xml:space="preserve"> of the said </w:t>
      </w:r>
      <w:bookmarkStart w:id="134" w:name="_Hlk33693272"/>
      <w:r w:rsidRPr="006E4117">
        <w:rPr>
          <w:rFonts w:asciiTheme="majorBidi" w:hAnsiTheme="majorBidi" w:cstheme="majorBidi"/>
        </w:rPr>
        <w:t>apparent</w:t>
      </w:r>
      <w:r w:rsidRPr="006E4117">
        <w:rPr>
          <w:rFonts w:asciiTheme="majorBidi" w:hAnsiTheme="majorBidi" w:cstheme="majorBidi"/>
          <w:iCs/>
        </w:rPr>
        <w:t xml:space="preserve"> surface in the direction of the reference axis</w:t>
      </w:r>
      <w:bookmarkEnd w:id="134"/>
      <w:r w:rsidRPr="006E4117">
        <w:rPr>
          <w:rFonts w:asciiTheme="majorBidi" w:hAnsiTheme="majorBidi" w:cstheme="majorBidi"/>
          <w:iCs/>
        </w:rPr>
        <w:t>; or</w:t>
      </w:r>
    </w:p>
    <w:p w14:paraId="37EC28A4" w14:textId="77777777" w:rsidR="006E4117" w:rsidRPr="006E4117" w:rsidRDefault="006E4117" w:rsidP="006E4117">
      <w:pPr>
        <w:spacing w:after="120"/>
        <w:ind w:left="2835" w:right="1133" w:hanging="567"/>
        <w:jc w:val="both"/>
        <w:rPr>
          <w:rFonts w:asciiTheme="majorBidi" w:hAnsiTheme="majorBidi" w:cstheme="majorBidi"/>
          <w:iCs/>
        </w:rPr>
      </w:pPr>
      <w:r w:rsidRPr="006E4117">
        <w:rPr>
          <w:rFonts w:asciiTheme="majorBidi" w:hAnsiTheme="majorBidi" w:cstheme="majorBidi"/>
          <w:iCs/>
        </w:rPr>
        <w:t>(b)</w:t>
      </w:r>
      <w:r w:rsidRPr="006E4117">
        <w:rPr>
          <w:rFonts w:asciiTheme="majorBidi" w:hAnsiTheme="majorBidi" w:cstheme="majorBidi"/>
          <w:iCs/>
        </w:rPr>
        <w:tab/>
        <w:t>The minimum distance between the facing edges</w:t>
      </w:r>
      <w:r w:rsidRPr="006E4117">
        <w:rPr>
          <w:rFonts w:asciiTheme="majorBidi" w:hAnsiTheme="majorBidi" w:cstheme="majorBidi"/>
          <w:iCs/>
          <w:color w:val="000000"/>
        </w:rPr>
        <w:t xml:space="preserve"> </w:t>
      </w:r>
      <w:r w:rsidRPr="006E4117">
        <w:rPr>
          <w:rFonts w:asciiTheme="majorBidi" w:hAnsiTheme="majorBidi" w:cstheme="majorBidi"/>
          <w:iCs/>
        </w:rPr>
        <w:t xml:space="preserve">of two adjacent/tangential distinct parts </w:t>
      </w:r>
      <w:bookmarkStart w:id="135" w:name="_Hlk33693344"/>
      <w:r w:rsidRPr="006E4117">
        <w:rPr>
          <w:rFonts w:asciiTheme="majorBidi" w:hAnsiTheme="majorBidi" w:cstheme="majorBidi"/>
          <w:iCs/>
        </w:rPr>
        <w:t>of the apparent surface in the direction of the reference axis</w:t>
      </w:r>
      <w:bookmarkEnd w:id="135"/>
      <w:r w:rsidRPr="006E4117">
        <w:rPr>
          <w:rFonts w:asciiTheme="majorBidi" w:hAnsiTheme="majorBidi" w:cstheme="majorBidi"/>
          <w:iCs/>
        </w:rPr>
        <w:t xml:space="preserve"> shall not exceed 75 mm when measured perpendicularly to the reference axis.</w:t>
      </w:r>
    </w:p>
    <w:p w14:paraId="79DFE5D4" w14:textId="77777777" w:rsidR="006E4117" w:rsidRPr="006E4117" w:rsidRDefault="006E4117" w:rsidP="006E4117">
      <w:pPr>
        <w:spacing w:after="120"/>
        <w:ind w:left="2268" w:right="1134"/>
        <w:jc w:val="both"/>
        <w:rPr>
          <w:rFonts w:asciiTheme="majorBidi" w:hAnsiTheme="majorBidi" w:cstheme="majorBidi"/>
          <w:color w:val="000000"/>
          <w:lang w:eastAsia="it-IT"/>
        </w:rPr>
      </w:pPr>
      <w:r w:rsidRPr="006E4117">
        <w:rPr>
          <w:rFonts w:asciiTheme="majorBidi" w:hAnsiTheme="majorBidi" w:cstheme="majorBidi"/>
        </w:rPr>
        <w:t>These requirements shall not apply to a single retro-reflector</w:t>
      </w:r>
      <w:r w:rsidRPr="006E4117">
        <w:rPr>
          <w:rFonts w:asciiTheme="majorBidi" w:hAnsiTheme="majorBidi" w:cstheme="majorBidi"/>
          <w:color w:val="000000"/>
          <w:lang w:eastAsia="it-IT"/>
        </w:rPr>
        <w:t>."</w:t>
      </w:r>
    </w:p>
    <w:p w14:paraId="1D80F672" w14:textId="77777777" w:rsidR="006E4117" w:rsidRPr="006E4117" w:rsidRDefault="006E4117" w:rsidP="006E4117">
      <w:pPr>
        <w:spacing w:after="120"/>
        <w:ind w:left="1134" w:right="1134"/>
        <w:jc w:val="both"/>
        <w:rPr>
          <w:rFonts w:asciiTheme="majorBidi" w:hAnsiTheme="majorBidi" w:cstheme="majorBidi"/>
          <w:iCs/>
        </w:rPr>
      </w:pPr>
      <w:r w:rsidRPr="006E4117">
        <w:rPr>
          <w:rFonts w:asciiTheme="majorBidi" w:hAnsiTheme="majorBidi" w:cstheme="majorBidi"/>
          <w:i/>
        </w:rPr>
        <w:t>Paragraphs 5.32. – 5.34.,</w:t>
      </w:r>
      <w:r w:rsidRPr="006E4117">
        <w:rPr>
          <w:rFonts w:asciiTheme="majorBidi" w:hAnsiTheme="majorBidi" w:cstheme="majorBidi"/>
          <w:iCs/>
        </w:rPr>
        <w:t xml:space="preserve"> renumber and amend to read:</w:t>
      </w:r>
    </w:p>
    <w:p w14:paraId="777B33C6" w14:textId="77777777" w:rsidR="006E4117" w:rsidRPr="006E4117" w:rsidRDefault="006E4117" w:rsidP="006E4117">
      <w:pPr>
        <w:pStyle w:val="para"/>
        <w:rPr>
          <w:rFonts w:asciiTheme="majorBidi" w:hAnsiTheme="majorBidi" w:cstheme="majorBidi"/>
          <w:lang w:val="en-US"/>
        </w:rPr>
      </w:pPr>
      <w:r w:rsidRPr="006E4117">
        <w:rPr>
          <w:rFonts w:asciiTheme="majorBidi" w:hAnsiTheme="majorBidi" w:cstheme="majorBidi"/>
          <w:lang w:val="en-US"/>
        </w:rPr>
        <w:t>"5.32.</w:t>
      </w:r>
      <w:r w:rsidRPr="006E4117">
        <w:rPr>
          <w:rFonts w:asciiTheme="majorBidi" w:hAnsiTheme="majorBidi" w:cstheme="majorBidi"/>
          <w:lang w:val="en-US"/>
        </w:rPr>
        <w:tab/>
        <w:t>External status indicator</w:t>
      </w:r>
    </w:p>
    <w:p w14:paraId="4C7E3441" w14:textId="77777777" w:rsidR="006E4117" w:rsidRPr="006E4117" w:rsidRDefault="006E4117" w:rsidP="006E4117">
      <w:pPr>
        <w:pStyle w:val="para"/>
        <w:ind w:firstLine="0"/>
        <w:rPr>
          <w:rFonts w:asciiTheme="majorBidi" w:hAnsiTheme="majorBidi" w:cstheme="majorBidi"/>
          <w:lang w:val="en-US"/>
        </w:rPr>
      </w:pPr>
      <w:r w:rsidRPr="006E4117">
        <w:rPr>
          <w:rFonts w:asciiTheme="majorBidi" w:hAnsiTheme="majorBidi" w:cstheme="majorBidi"/>
          <w:lang w:val="en-US"/>
        </w:rPr>
        <w:t>One external status indicator for Vehicle Alarm System (VAS), Alarm System (AS) and immobilizer is allowed if:</w:t>
      </w:r>
    </w:p>
    <w:p w14:paraId="20A78F3C" w14:textId="77777777" w:rsidR="006E4117" w:rsidRPr="006E4117" w:rsidRDefault="006E4117" w:rsidP="006E4117">
      <w:pPr>
        <w:pStyle w:val="para"/>
        <w:ind w:firstLine="0"/>
        <w:rPr>
          <w:rFonts w:asciiTheme="majorBidi" w:hAnsiTheme="majorBidi" w:cstheme="majorBidi"/>
          <w:lang w:val="en-US"/>
        </w:rPr>
      </w:pPr>
      <w:r w:rsidRPr="006E4117">
        <w:rPr>
          <w:rFonts w:asciiTheme="majorBidi" w:hAnsiTheme="majorBidi" w:cstheme="majorBidi"/>
          <w:lang w:val="en-US"/>
        </w:rPr>
        <w:t>(a)</w:t>
      </w:r>
      <w:r w:rsidRPr="006E4117">
        <w:rPr>
          <w:rFonts w:asciiTheme="majorBidi" w:hAnsiTheme="majorBidi" w:cstheme="majorBidi"/>
          <w:lang w:val="en-US"/>
        </w:rPr>
        <w:tab/>
        <w:t xml:space="preserve">The light intensity in any direction does not exceed 0.5 </w:t>
      </w:r>
      <w:proofErr w:type="gramStart"/>
      <w:r w:rsidRPr="006E4117">
        <w:rPr>
          <w:rFonts w:asciiTheme="majorBidi" w:hAnsiTheme="majorBidi" w:cstheme="majorBidi"/>
          <w:lang w:val="en-US"/>
        </w:rPr>
        <w:t>cd;</w:t>
      </w:r>
      <w:proofErr w:type="gramEnd"/>
      <w:r w:rsidRPr="006E4117">
        <w:rPr>
          <w:rFonts w:asciiTheme="majorBidi" w:hAnsiTheme="majorBidi" w:cstheme="majorBidi"/>
          <w:lang w:val="en-US"/>
        </w:rPr>
        <w:t xml:space="preserve"> </w:t>
      </w:r>
    </w:p>
    <w:p w14:paraId="572EC0AB" w14:textId="77777777" w:rsidR="006E4117" w:rsidRPr="006E4117" w:rsidRDefault="006E4117" w:rsidP="006E4117">
      <w:pPr>
        <w:pStyle w:val="para"/>
        <w:ind w:firstLine="0"/>
        <w:rPr>
          <w:rFonts w:asciiTheme="majorBidi" w:hAnsiTheme="majorBidi" w:cstheme="majorBidi"/>
          <w:lang w:val="en-US"/>
        </w:rPr>
      </w:pPr>
      <w:r w:rsidRPr="006E4117">
        <w:rPr>
          <w:rFonts w:asciiTheme="majorBidi" w:hAnsiTheme="majorBidi" w:cstheme="majorBidi"/>
          <w:lang w:val="en-US"/>
        </w:rPr>
        <w:t>(b)</w:t>
      </w:r>
      <w:r w:rsidRPr="006E4117">
        <w:rPr>
          <w:rFonts w:asciiTheme="majorBidi" w:hAnsiTheme="majorBidi" w:cstheme="majorBidi"/>
          <w:lang w:val="en-US"/>
        </w:rPr>
        <w:tab/>
        <w:t xml:space="preserve">The </w:t>
      </w:r>
      <w:proofErr w:type="spellStart"/>
      <w:r w:rsidRPr="006E4117">
        <w:rPr>
          <w:rFonts w:asciiTheme="majorBidi" w:hAnsiTheme="majorBidi" w:cstheme="majorBidi"/>
          <w:lang w:val="en-US"/>
        </w:rPr>
        <w:t>colour</w:t>
      </w:r>
      <w:proofErr w:type="spellEnd"/>
      <w:r w:rsidRPr="006E4117">
        <w:rPr>
          <w:rFonts w:asciiTheme="majorBidi" w:hAnsiTheme="majorBidi" w:cstheme="majorBidi"/>
          <w:lang w:val="en-US"/>
        </w:rPr>
        <w:t xml:space="preserve"> of the light emitted is white, red or </w:t>
      </w:r>
      <w:proofErr w:type="gramStart"/>
      <w:r w:rsidRPr="006E4117">
        <w:rPr>
          <w:rFonts w:asciiTheme="majorBidi" w:hAnsiTheme="majorBidi" w:cstheme="majorBidi"/>
          <w:lang w:val="en-US"/>
        </w:rPr>
        <w:t>amber;</w:t>
      </w:r>
      <w:proofErr w:type="gramEnd"/>
    </w:p>
    <w:p w14:paraId="37A25216" w14:textId="77777777" w:rsidR="006E4117" w:rsidRPr="006E4117" w:rsidRDefault="006E4117" w:rsidP="006E4117">
      <w:pPr>
        <w:pStyle w:val="para"/>
        <w:ind w:firstLine="0"/>
        <w:rPr>
          <w:rFonts w:asciiTheme="majorBidi" w:hAnsiTheme="majorBidi" w:cstheme="majorBidi"/>
          <w:lang w:val="en-US"/>
        </w:rPr>
      </w:pPr>
      <w:r w:rsidRPr="006E4117">
        <w:rPr>
          <w:rFonts w:asciiTheme="majorBidi" w:hAnsiTheme="majorBidi" w:cstheme="majorBidi"/>
          <w:lang w:val="en-US"/>
        </w:rPr>
        <w:t>(c)</w:t>
      </w:r>
      <w:r w:rsidRPr="006E4117">
        <w:rPr>
          <w:rFonts w:asciiTheme="majorBidi" w:hAnsiTheme="majorBidi" w:cstheme="majorBidi"/>
          <w:lang w:val="en-US"/>
        </w:rPr>
        <w:tab/>
        <w:t xml:space="preserve">The area of the apparent surface is not larger than </w:t>
      </w:r>
      <w:r w:rsidRPr="006E4117">
        <w:rPr>
          <w:rFonts w:asciiTheme="majorBidi" w:hAnsiTheme="majorBidi" w:cstheme="majorBidi"/>
          <w:color w:val="000000" w:themeColor="text1"/>
          <w:lang w:val="en-US"/>
        </w:rPr>
        <w:t xml:space="preserve">20 </w:t>
      </w:r>
      <w:r w:rsidRPr="006E4117">
        <w:rPr>
          <w:rFonts w:asciiTheme="majorBidi" w:hAnsiTheme="majorBidi" w:cstheme="majorBidi"/>
          <w:lang w:val="en-US"/>
        </w:rPr>
        <w:t>cm</w:t>
      </w:r>
      <w:r w:rsidRPr="006E4117">
        <w:rPr>
          <w:rFonts w:asciiTheme="majorBidi" w:hAnsiTheme="majorBidi" w:cstheme="majorBidi"/>
          <w:vertAlign w:val="superscript"/>
          <w:lang w:val="en-US"/>
        </w:rPr>
        <w:t>2</w:t>
      </w:r>
      <w:r w:rsidRPr="006E4117">
        <w:rPr>
          <w:rFonts w:asciiTheme="majorBidi" w:hAnsiTheme="majorBidi" w:cstheme="majorBidi"/>
          <w:lang w:val="en-US"/>
        </w:rPr>
        <w:t>.</w:t>
      </w:r>
    </w:p>
    <w:p w14:paraId="6933FA65" w14:textId="77777777" w:rsidR="006E4117" w:rsidRPr="006E4117" w:rsidRDefault="006E4117" w:rsidP="006E4117">
      <w:pPr>
        <w:spacing w:after="160"/>
        <w:ind w:left="2268" w:right="1134"/>
        <w:jc w:val="both"/>
        <w:rPr>
          <w:rFonts w:asciiTheme="majorBidi" w:hAnsiTheme="majorBidi" w:cstheme="majorBidi"/>
        </w:rPr>
      </w:pPr>
      <w:r w:rsidRPr="006E4117">
        <w:rPr>
          <w:rFonts w:asciiTheme="majorBidi" w:hAnsiTheme="majorBidi" w:cstheme="majorBidi"/>
        </w:rPr>
        <w:t xml:space="preserve">Up to two external status indicators for Vehicle Alarm System (VAS), Alarm System (AS) and immobiliser are allowed on a vehicle provided that the apparent surface does not exceed </w:t>
      </w:r>
      <w:r w:rsidRPr="006E4117">
        <w:rPr>
          <w:rFonts w:asciiTheme="majorBidi" w:hAnsiTheme="majorBidi" w:cstheme="majorBidi"/>
          <w:color w:val="000000" w:themeColor="text1"/>
        </w:rPr>
        <w:t>10 c</w:t>
      </w:r>
      <w:r w:rsidRPr="006E4117">
        <w:rPr>
          <w:rFonts w:asciiTheme="majorBidi" w:hAnsiTheme="majorBidi" w:cstheme="majorBidi"/>
        </w:rPr>
        <w:t>m</w:t>
      </w:r>
      <w:r w:rsidRPr="006E4117">
        <w:rPr>
          <w:rFonts w:asciiTheme="majorBidi" w:hAnsiTheme="majorBidi" w:cstheme="majorBidi"/>
          <w:vertAlign w:val="superscript"/>
        </w:rPr>
        <w:t>2</w:t>
      </w:r>
      <w:r w:rsidRPr="006E4117">
        <w:rPr>
          <w:rFonts w:asciiTheme="majorBidi" w:hAnsiTheme="majorBidi" w:cstheme="majorBidi"/>
        </w:rPr>
        <w:t xml:space="preserve"> per indicator.</w:t>
      </w:r>
    </w:p>
    <w:p w14:paraId="0A19DDD2" w14:textId="77777777" w:rsidR="006E4117" w:rsidRPr="006E4117" w:rsidRDefault="006E4117" w:rsidP="006E4117">
      <w:pPr>
        <w:spacing w:after="120"/>
        <w:ind w:left="2268" w:right="1134" w:hanging="1134"/>
        <w:jc w:val="both"/>
        <w:rPr>
          <w:rFonts w:asciiTheme="majorBidi" w:hAnsiTheme="majorBidi" w:cstheme="majorBidi"/>
        </w:rPr>
      </w:pPr>
      <w:r w:rsidRPr="006E4117">
        <w:rPr>
          <w:rFonts w:asciiTheme="majorBidi" w:hAnsiTheme="majorBidi" w:cstheme="majorBidi"/>
          <w:lang w:val="en-US"/>
        </w:rPr>
        <w:t>5.33.</w:t>
      </w:r>
      <w:r w:rsidRPr="006E4117">
        <w:rPr>
          <w:rFonts w:asciiTheme="majorBidi" w:hAnsiTheme="majorBidi" w:cstheme="majorBidi"/>
        </w:rPr>
        <w:t xml:space="preserve"> </w:t>
      </w:r>
      <w:r w:rsidRPr="006E4117">
        <w:rPr>
          <w:rFonts w:asciiTheme="majorBidi" w:hAnsiTheme="majorBidi" w:cstheme="majorBidi"/>
        </w:rPr>
        <w:tab/>
        <w:t xml:space="preserve">A device type approved according to any preceding series of amendments to UN Regulations Nos. 148 and/or 149 and/or 150 is deemed equivalent to one approved according to the latest series of amendments to the pertinent UN Regulations Nos. 148 and/or 149 and/or 150, when the change indexes (defined in paragraph 2.1.6.) related to each individual lamp (function) do not differ. In </w:t>
      </w:r>
      <w:r w:rsidRPr="006E4117">
        <w:rPr>
          <w:rFonts w:asciiTheme="majorBidi" w:hAnsiTheme="majorBidi" w:cstheme="majorBidi"/>
        </w:rPr>
        <w:lastRenderedPageBreak/>
        <w:t>this case such a device may be fitted on the vehicle to be type approved without any update of the device type approval documents and device markings.</w:t>
      </w:r>
    </w:p>
    <w:p w14:paraId="1D5F6EB3" w14:textId="77777777" w:rsidR="006E4117" w:rsidRPr="006E4117" w:rsidRDefault="006E4117" w:rsidP="006E4117">
      <w:pPr>
        <w:pStyle w:val="para"/>
        <w:rPr>
          <w:rFonts w:asciiTheme="majorBidi" w:hAnsiTheme="majorBidi" w:cstheme="majorBidi"/>
          <w:lang w:val="en-US"/>
        </w:rPr>
      </w:pPr>
      <w:r w:rsidRPr="006E4117">
        <w:rPr>
          <w:rFonts w:asciiTheme="majorBidi" w:hAnsiTheme="majorBidi" w:cstheme="majorBidi"/>
          <w:lang w:val="en-US"/>
        </w:rPr>
        <w:t>5.34.</w:t>
      </w:r>
      <w:r w:rsidRPr="006E4117">
        <w:rPr>
          <w:rFonts w:asciiTheme="majorBidi" w:hAnsiTheme="majorBidi" w:cstheme="majorBidi"/>
          <w:lang w:val="en-US"/>
        </w:rPr>
        <w:tab/>
        <w:t>The use of lamps approved for and equipped with LED substitute light source(s), is allowed exclusively in the case where the statement indicated in paragraph 3.2.8. is present and positive.</w:t>
      </w:r>
    </w:p>
    <w:p w14:paraId="71267F59" w14:textId="77777777" w:rsidR="006E4117" w:rsidRPr="006E4117" w:rsidRDefault="006E4117" w:rsidP="006E4117">
      <w:pPr>
        <w:spacing w:after="120"/>
        <w:ind w:left="2268" w:right="1134"/>
        <w:jc w:val="both"/>
        <w:rPr>
          <w:rFonts w:asciiTheme="majorBidi" w:hAnsiTheme="majorBidi" w:cstheme="majorBidi"/>
          <w:i/>
        </w:rPr>
      </w:pPr>
      <w:r w:rsidRPr="006E4117">
        <w:rPr>
          <w:rFonts w:asciiTheme="majorBidi" w:hAnsiTheme="majorBidi" w:cstheme="majorBidi"/>
        </w:rPr>
        <w:t>To verify that this statement is respected, both at the type approval and in the conformity of production verification, the presence of the marking on the lamps related to the use of LED substitute light source(s) shall be checked."</w:t>
      </w:r>
    </w:p>
    <w:p w14:paraId="6CF06D9E" w14:textId="77777777" w:rsidR="006E4117" w:rsidRPr="006E4117" w:rsidRDefault="006E4117" w:rsidP="006E4117">
      <w:pPr>
        <w:spacing w:after="120"/>
        <w:ind w:left="2268" w:right="1134" w:hanging="1134"/>
        <w:rPr>
          <w:rFonts w:asciiTheme="majorBidi" w:hAnsiTheme="majorBidi" w:cstheme="majorBidi"/>
        </w:rPr>
      </w:pPr>
      <w:r w:rsidRPr="006E4117">
        <w:rPr>
          <w:rFonts w:asciiTheme="majorBidi" w:hAnsiTheme="majorBidi" w:cstheme="majorBidi"/>
          <w:i/>
        </w:rPr>
        <w:t>Paragraph 6.2.4.2.</w:t>
      </w:r>
      <w:r w:rsidRPr="006E4117">
        <w:rPr>
          <w:rFonts w:asciiTheme="majorBidi" w:hAnsiTheme="majorBidi" w:cstheme="majorBidi"/>
        </w:rPr>
        <w:t>, amend to read (and keep footnote 10 unchanged):</w:t>
      </w:r>
    </w:p>
    <w:p w14:paraId="5EAA4301" w14:textId="77777777" w:rsidR="006E4117" w:rsidRPr="006E4117" w:rsidRDefault="006E4117" w:rsidP="006E4117">
      <w:pPr>
        <w:pStyle w:val="af2"/>
        <w:spacing w:after="120" w:line="240" w:lineRule="atLeast"/>
        <w:ind w:left="2268" w:right="1134" w:hanging="1134"/>
        <w:jc w:val="both"/>
        <w:rPr>
          <w:rFonts w:asciiTheme="majorBidi" w:hAnsiTheme="majorBidi" w:cstheme="majorBidi"/>
          <w:sz w:val="20"/>
        </w:rPr>
      </w:pPr>
      <w:r w:rsidRPr="006E4117">
        <w:rPr>
          <w:rFonts w:asciiTheme="majorBidi" w:hAnsiTheme="majorBidi" w:cstheme="majorBidi"/>
          <w:sz w:val="20"/>
        </w:rPr>
        <w:t xml:space="preserve">"6.2.4.2. </w:t>
      </w:r>
      <w:r w:rsidRPr="006E4117">
        <w:rPr>
          <w:rFonts w:asciiTheme="majorBidi" w:hAnsiTheme="majorBidi" w:cstheme="majorBidi"/>
          <w:sz w:val="20"/>
        </w:rPr>
        <w:tab/>
        <w:t xml:space="preserve">In height: not less than 500 mm and not more than 1,200 mm above the ground. </w:t>
      </w:r>
      <w:r w:rsidRPr="006E4117">
        <w:rPr>
          <w:rFonts w:asciiTheme="majorBidi" w:hAnsiTheme="majorBidi" w:cstheme="majorBidi"/>
          <w:position w:val="2"/>
          <w:sz w:val="20"/>
        </w:rPr>
        <w:t>For category N</w:t>
      </w:r>
      <w:r w:rsidRPr="006E4117">
        <w:rPr>
          <w:rFonts w:asciiTheme="majorBidi" w:hAnsiTheme="majorBidi" w:cstheme="majorBidi"/>
          <w:position w:val="1"/>
          <w:sz w:val="20"/>
        </w:rPr>
        <w:t>2</w:t>
      </w:r>
      <w:r w:rsidRPr="006E4117">
        <w:rPr>
          <w:rFonts w:asciiTheme="majorBidi" w:hAnsiTheme="majorBidi" w:cstheme="majorBidi"/>
          <w:position w:val="2"/>
          <w:sz w:val="20"/>
        </w:rPr>
        <w:t>G, N</w:t>
      </w:r>
      <w:r w:rsidRPr="006E4117">
        <w:rPr>
          <w:rFonts w:asciiTheme="majorBidi" w:hAnsiTheme="majorBidi" w:cstheme="majorBidi"/>
          <w:sz w:val="20"/>
        </w:rPr>
        <w:t>3</w:t>
      </w:r>
      <w:r w:rsidRPr="006E4117">
        <w:rPr>
          <w:rFonts w:asciiTheme="majorBidi" w:hAnsiTheme="majorBidi" w:cstheme="majorBidi"/>
          <w:position w:val="2"/>
          <w:sz w:val="20"/>
        </w:rPr>
        <w:t>G, M</w:t>
      </w:r>
      <w:r w:rsidRPr="006E4117">
        <w:rPr>
          <w:rFonts w:asciiTheme="majorBidi" w:hAnsiTheme="majorBidi" w:cstheme="majorBidi"/>
          <w:position w:val="1"/>
          <w:sz w:val="20"/>
        </w:rPr>
        <w:t>2</w:t>
      </w:r>
      <w:r w:rsidRPr="006E4117">
        <w:rPr>
          <w:rFonts w:asciiTheme="majorBidi" w:hAnsiTheme="majorBidi" w:cstheme="majorBidi"/>
          <w:position w:val="2"/>
          <w:sz w:val="20"/>
        </w:rPr>
        <w:t>G, M</w:t>
      </w:r>
      <w:r w:rsidRPr="006E4117">
        <w:rPr>
          <w:rFonts w:asciiTheme="majorBidi" w:hAnsiTheme="majorBidi" w:cstheme="majorBidi"/>
          <w:position w:val="1"/>
          <w:sz w:val="20"/>
        </w:rPr>
        <w:t>3</w:t>
      </w:r>
      <w:r w:rsidRPr="006E4117">
        <w:rPr>
          <w:rFonts w:asciiTheme="majorBidi" w:hAnsiTheme="majorBidi" w:cstheme="majorBidi"/>
          <w:position w:val="2"/>
          <w:sz w:val="20"/>
        </w:rPr>
        <w:t xml:space="preserve">G (off-road) </w:t>
      </w:r>
      <w:r w:rsidRPr="00AD6181">
        <w:rPr>
          <w:rFonts w:asciiTheme="majorBidi" w:hAnsiTheme="majorBidi" w:cstheme="majorBidi"/>
          <w:position w:val="2"/>
          <w:sz w:val="20"/>
        </w:rPr>
        <w:t>vehicles</w:t>
      </w:r>
      <w:r w:rsidRPr="00AD6181">
        <w:rPr>
          <w:rFonts w:asciiTheme="majorBidi" w:hAnsiTheme="majorBidi" w:cstheme="majorBidi"/>
          <w:position w:val="2"/>
          <w:sz w:val="20"/>
          <w:vertAlign w:val="superscript"/>
        </w:rPr>
        <w:t>10</w:t>
      </w:r>
      <w:r w:rsidRPr="006E4117">
        <w:rPr>
          <w:rFonts w:asciiTheme="majorBidi" w:hAnsiTheme="majorBidi" w:cstheme="majorBidi"/>
          <w:position w:val="2"/>
          <w:sz w:val="20"/>
        </w:rPr>
        <w:t xml:space="preserve"> the maximum height may be increased to 1,500 mm."</w:t>
      </w:r>
    </w:p>
    <w:p w14:paraId="44D959E6" w14:textId="77777777" w:rsidR="006E4117" w:rsidRPr="006E4117" w:rsidRDefault="006E4117" w:rsidP="006E4117">
      <w:pPr>
        <w:spacing w:after="120"/>
        <w:ind w:left="2268" w:right="1134" w:hanging="1134"/>
        <w:rPr>
          <w:rFonts w:asciiTheme="majorBidi" w:hAnsiTheme="majorBidi" w:cstheme="majorBidi"/>
        </w:rPr>
      </w:pPr>
      <w:r w:rsidRPr="006E4117">
        <w:rPr>
          <w:rFonts w:asciiTheme="majorBidi" w:hAnsiTheme="majorBidi" w:cstheme="majorBidi"/>
          <w:i/>
        </w:rPr>
        <w:t xml:space="preserve">Paragraph 6.4.4.2., </w:t>
      </w:r>
      <w:r w:rsidRPr="006E4117">
        <w:rPr>
          <w:rFonts w:asciiTheme="majorBidi" w:hAnsiTheme="majorBidi" w:cstheme="majorBidi"/>
        </w:rPr>
        <w:t>amend to read:</w:t>
      </w:r>
    </w:p>
    <w:p w14:paraId="615AB2E8" w14:textId="77777777" w:rsidR="006E4117" w:rsidRPr="006E4117" w:rsidRDefault="006E4117" w:rsidP="006E4117">
      <w:pPr>
        <w:spacing w:after="120"/>
        <w:ind w:left="2268" w:right="1134" w:hanging="1134"/>
        <w:jc w:val="both"/>
        <w:rPr>
          <w:rFonts w:asciiTheme="majorBidi" w:hAnsiTheme="majorBidi" w:cstheme="majorBidi"/>
        </w:rPr>
      </w:pPr>
      <w:r w:rsidRPr="006E4117">
        <w:rPr>
          <w:rFonts w:asciiTheme="majorBidi" w:hAnsiTheme="majorBidi" w:cstheme="majorBidi"/>
        </w:rPr>
        <w:t xml:space="preserve">"6.4.4.2. </w:t>
      </w:r>
      <w:r w:rsidRPr="006E4117">
        <w:rPr>
          <w:rFonts w:asciiTheme="majorBidi" w:hAnsiTheme="majorBidi" w:cstheme="majorBidi"/>
        </w:rPr>
        <w:tab/>
        <w:t xml:space="preserve">In height: not less than 250 mm and not more than 1,200 mm above the ground. </w:t>
      </w:r>
      <w:r w:rsidRPr="006E4117">
        <w:rPr>
          <w:rFonts w:asciiTheme="majorBidi" w:hAnsiTheme="majorBidi" w:cstheme="majorBidi"/>
          <w:position w:val="1"/>
        </w:rPr>
        <w:t>For category N</w:t>
      </w:r>
      <w:r w:rsidRPr="006E4117">
        <w:rPr>
          <w:rFonts w:asciiTheme="majorBidi" w:hAnsiTheme="majorBidi" w:cstheme="majorBidi"/>
          <w:sz w:val="13"/>
        </w:rPr>
        <w:t>2</w:t>
      </w:r>
      <w:r w:rsidRPr="006E4117">
        <w:rPr>
          <w:rFonts w:asciiTheme="majorBidi" w:hAnsiTheme="majorBidi" w:cstheme="majorBidi"/>
          <w:position w:val="1"/>
        </w:rPr>
        <w:t>G, N</w:t>
      </w:r>
      <w:r w:rsidRPr="006E4117">
        <w:rPr>
          <w:rFonts w:asciiTheme="majorBidi" w:hAnsiTheme="majorBidi" w:cstheme="majorBidi"/>
          <w:sz w:val="13"/>
        </w:rPr>
        <w:t>3</w:t>
      </w:r>
      <w:r w:rsidRPr="006E4117">
        <w:rPr>
          <w:rFonts w:asciiTheme="majorBidi" w:hAnsiTheme="majorBidi" w:cstheme="majorBidi"/>
          <w:position w:val="1"/>
        </w:rPr>
        <w:t>G, M</w:t>
      </w:r>
      <w:r w:rsidRPr="006E4117">
        <w:rPr>
          <w:rFonts w:asciiTheme="majorBidi" w:hAnsiTheme="majorBidi" w:cstheme="majorBidi"/>
          <w:sz w:val="13"/>
        </w:rPr>
        <w:t>2</w:t>
      </w:r>
      <w:r w:rsidRPr="006E4117">
        <w:rPr>
          <w:rFonts w:asciiTheme="majorBidi" w:hAnsiTheme="majorBidi" w:cstheme="majorBidi"/>
          <w:position w:val="1"/>
        </w:rPr>
        <w:t>G, M</w:t>
      </w:r>
      <w:r w:rsidRPr="006E4117">
        <w:rPr>
          <w:rFonts w:asciiTheme="majorBidi" w:hAnsiTheme="majorBidi" w:cstheme="majorBidi"/>
          <w:sz w:val="13"/>
        </w:rPr>
        <w:t>3</w:t>
      </w:r>
      <w:r w:rsidRPr="006E4117">
        <w:rPr>
          <w:rFonts w:asciiTheme="majorBidi" w:hAnsiTheme="majorBidi" w:cstheme="majorBidi"/>
          <w:position w:val="1"/>
        </w:rPr>
        <w:t xml:space="preserve">G (off-road) vehicles the maximum </w:t>
      </w:r>
      <w:r w:rsidRPr="006E4117">
        <w:rPr>
          <w:rFonts w:asciiTheme="majorBidi" w:hAnsiTheme="majorBidi" w:cstheme="majorBidi"/>
        </w:rPr>
        <w:t>height may be increased to 1,400 mm."</w:t>
      </w:r>
    </w:p>
    <w:p w14:paraId="6F8E4CC3" w14:textId="77777777" w:rsidR="006E4117" w:rsidRPr="006E4117" w:rsidRDefault="006E4117" w:rsidP="006E4117">
      <w:pPr>
        <w:pStyle w:val="HChG"/>
        <w:spacing w:before="0" w:after="120" w:line="240" w:lineRule="atLeast"/>
        <w:ind w:left="2268"/>
        <w:rPr>
          <w:rFonts w:asciiTheme="majorBidi" w:hAnsiTheme="majorBidi" w:cstheme="majorBidi"/>
          <w:b w:val="0"/>
          <w:lang w:val="en-US"/>
        </w:rPr>
      </w:pPr>
      <w:r w:rsidRPr="006E4117">
        <w:rPr>
          <w:rFonts w:asciiTheme="majorBidi" w:eastAsia="MS Mincho" w:hAnsiTheme="majorBidi" w:cstheme="majorBidi"/>
          <w:b w:val="0"/>
          <w:i/>
          <w:sz w:val="20"/>
        </w:rPr>
        <w:t>Paragraph 6.8.2.,</w:t>
      </w:r>
      <w:r w:rsidRPr="006E4117">
        <w:rPr>
          <w:rFonts w:asciiTheme="majorBidi" w:hAnsiTheme="majorBidi" w:cstheme="majorBidi"/>
          <w:b w:val="0"/>
          <w:lang w:val="en-US"/>
        </w:rPr>
        <w:t xml:space="preserve"> </w:t>
      </w:r>
      <w:r w:rsidRPr="006E4117">
        <w:rPr>
          <w:rFonts w:asciiTheme="majorBidi" w:hAnsiTheme="majorBidi" w:cstheme="majorBidi"/>
          <w:b w:val="0"/>
          <w:sz w:val="20"/>
          <w:lang w:val="en-US"/>
        </w:rPr>
        <w:t>amend to read:</w:t>
      </w:r>
    </w:p>
    <w:p w14:paraId="4123D6EA" w14:textId="77777777" w:rsidR="006E4117" w:rsidRPr="006E4117" w:rsidRDefault="006E4117" w:rsidP="006E4117">
      <w:pPr>
        <w:pStyle w:val="para"/>
        <w:rPr>
          <w:rFonts w:asciiTheme="majorBidi" w:hAnsiTheme="majorBidi" w:cstheme="majorBidi"/>
          <w:lang w:val="en-US"/>
        </w:rPr>
      </w:pPr>
      <w:r w:rsidRPr="006E4117">
        <w:rPr>
          <w:rFonts w:asciiTheme="majorBidi" w:hAnsiTheme="majorBidi" w:cstheme="majorBidi"/>
          <w:lang w:val="en-US"/>
        </w:rPr>
        <w:t>"6.8.2.</w:t>
      </w:r>
      <w:r w:rsidRPr="006E4117">
        <w:rPr>
          <w:rFonts w:asciiTheme="majorBidi" w:hAnsiTheme="majorBidi" w:cstheme="majorBidi"/>
          <w:lang w:val="en-US"/>
        </w:rPr>
        <w:tab/>
        <w:t>Number</w:t>
      </w:r>
    </w:p>
    <w:p w14:paraId="16F8B570" w14:textId="77777777" w:rsidR="006E4117" w:rsidRPr="006E4117" w:rsidRDefault="006E4117" w:rsidP="006E4117">
      <w:pPr>
        <w:pStyle w:val="para"/>
        <w:rPr>
          <w:rFonts w:asciiTheme="majorBidi" w:hAnsiTheme="majorBidi" w:cstheme="majorBidi"/>
          <w:lang w:val="en-US"/>
        </w:rPr>
      </w:pPr>
      <w:r w:rsidRPr="006E4117">
        <w:rPr>
          <w:rFonts w:asciiTheme="majorBidi" w:hAnsiTheme="majorBidi" w:cstheme="majorBidi"/>
          <w:lang w:val="en-US"/>
        </w:rPr>
        <w:tab/>
      </w:r>
      <w:r w:rsidRPr="006E4117">
        <w:rPr>
          <w:rFonts w:asciiTheme="majorBidi" w:hAnsiTheme="majorBidi" w:cstheme="majorBidi"/>
          <w:lang w:val="en-US"/>
        </w:rPr>
        <w:tab/>
        <w:t>Such that the device illuminates the site of the registration plate according to the type-approval documentation of the device."</w:t>
      </w:r>
    </w:p>
    <w:p w14:paraId="5E5548C7" w14:textId="77777777" w:rsidR="006E4117" w:rsidRPr="006E4117" w:rsidRDefault="006E4117" w:rsidP="006E4117">
      <w:pPr>
        <w:pStyle w:val="HChG"/>
        <w:spacing w:before="0" w:after="120" w:line="240" w:lineRule="atLeast"/>
        <w:ind w:firstLine="0"/>
        <w:rPr>
          <w:rFonts w:asciiTheme="majorBidi" w:hAnsiTheme="majorBidi" w:cstheme="majorBidi"/>
          <w:b w:val="0"/>
          <w:lang w:val="en-US"/>
        </w:rPr>
      </w:pPr>
      <w:r w:rsidRPr="006E4117">
        <w:rPr>
          <w:rFonts w:asciiTheme="majorBidi" w:eastAsia="MS Mincho" w:hAnsiTheme="majorBidi" w:cstheme="majorBidi"/>
          <w:b w:val="0"/>
          <w:i/>
          <w:sz w:val="20"/>
        </w:rPr>
        <w:t>Paragraph 6.8.3.,</w:t>
      </w:r>
      <w:r w:rsidRPr="006E4117">
        <w:rPr>
          <w:rFonts w:asciiTheme="majorBidi" w:hAnsiTheme="majorBidi" w:cstheme="majorBidi"/>
          <w:b w:val="0"/>
          <w:lang w:val="en-US"/>
        </w:rPr>
        <w:t xml:space="preserve"> </w:t>
      </w:r>
      <w:r w:rsidRPr="006E4117">
        <w:rPr>
          <w:rFonts w:asciiTheme="majorBidi" w:hAnsiTheme="majorBidi" w:cstheme="majorBidi"/>
          <w:b w:val="0"/>
          <w:sz w:val="20"/>
          <w:lang w:val="en-US"/>
        </w:rPr>
        <w:t>amend to read:</w:t>
      </w:r>
    </w:p>
    <w:p w14:paraId="08D5D1E3" w14:textId="77777777" w:rsidR="006E4117" w:rsidRPr="006E4117" w:rsidRDefault="006E4117" w:rsidP="006E4117">
      <w:pPr>
        <w:pStyle w:val="para"/>
        <w:rPr>
          <w:rFonts w:asciiTheme="majorBidi" w:hAnsiTheme="majorBidi" w:cstheme="majorBidi"/>
          <w:u w:val="single"/>
          <w:lang w:val="en-US"/>
        </w:rPr>
      </w:pPr>
      <w:r w:rsidRPr="006E4117">
        <w:rPr>
          <w:rFonts w:asciiTheme="majorBidi" w:hAnsiTheme="majorBidi" w:cstheme="majorBidi"/>
          <w:lang w:val="en-US"/>
        </w:rPr>
        <w:t>"6.8.3.</w:t>
      </w:r>
      <w:r w:rsidRPr="006E4117">
        <w:rPr>
          <w:rFonts w:asciiTheme="majorBidi" w:hAnsiTheme="majorBidi" w:cstheme="majorBidi"/>
          <w:lang w:val="en-US"/>
        </w:rPr>
        <w:tab/>
        <w:t>Arrangement</w:t>
      </w:r>
    </w:p>
    <w:p w14:paraId="0DE1B1E8" w14:textId="77777777" w:rsidR="006E4117" w:rsidRPr="006E4117" w:rsidRDefault="006E4117" w:rsidP="006E4117">
      <w:pPr>
        <w:pStyle w:val="para"/>
        <w:ind w:firstLine="0"/>
        <w:rPr>
          <w:rFonts w:asciiTheme="majorBidi" w:hAnsiTheme="majorBidi" w:cstheme="majorBidi"/>
          <w:lang w:val="en-US"/>
        </w:rPr>
      </w:pPr>
      <w:r w:rsidRPr="006E4117">
        <w:rPr>
          <w:rFonts w:asciiTheme="majorBidi" w:hAnsiTheme="majorBidi" w:cstheme="majorBidi"/>
          <w:lang w:val="en-US"/>
        </w:rPr>
        <w:t>Such that the device illuminates the site of the registration plate according to the type-approval documentation of the device."</w:t>
      </w:r>
    </w:p>
    <w:p w14:paraId="2672CCDA" w14:textId="77777777" w:rsidR="006E4117" w:rsidRPr="006E4117" w:rsidRDefault="006E4117" w:rsidP="006E4117">
      <w:pPr>
        <w:pStyle w:val="HChG"/>
        <w:spacing w:before="0" w:after="120" w:line="240" w:lineRule="atLeast"/>
        <w:ind w:firstLine="0"/>
        <w:rPr>
          <w:rFonts w:asciiTheme="majorBidi" w:hAnsiTheme="majorBidi" w:cstheme="majorBidi"/>
          <w:b w:val="0"/>
          <w:lang w:val="en-US"/>
        </w:rPr>
      </w:pPr>
      <w:r w:rsidRPr="006E4117">
        <w:rPr>
          <w:rFonts w:asciiTheme="majorBidi" w:eastAsia="MS Mincho" w:hAnsiTheme="majorBidi" w:cstheme="majorBidi"/>
          <w:b w:val="0"/>
          <w:i/>
          <w:sz w:val="20"/>
        </w:rPr>
        <w:t>Paragraphs 6.8.4.1., 6.8.4.2. and 6.8.4.3.,</w:t>
      </w:r>
      <w:r w:rsidRPr="006E4117">
        <w:rPr>
          <w:rFonts w:asciiTheme="majorBidi" w:hAnsiTheme="majorBidi" w:cstheme="majorBidi"/>
          <w:b w:val="0"/>
          <w:lang w:val="en-US"/>
        </w:rPr>
        <w:t xml:space="preserve"> </w:t>
      </w:r>
      <w:r w:rsidRPr="006E4117">
        <w:rPr>
          <w:rFonts w:asciiTheme="majorBidi" w:hAnsiTheme="majorBidi" w:cstheme="majorBidi"/>
          <w:b w:val="0"/>
          <w:sz w:val="20"/>
          <w:lang w:val="en-US"/>
        </w:rPr>
        <w:t>amend to read:</w:t>
      </w:r>
    </w:p>
    <w:p w14:paraId="1D298A2F" w14:textId="77777777" w:rsidR="006E4117" w:rsidRPr="006E4117" w:rsidRDefault="006E4117" w:rsidP="006E4117">
      <w:pPr>
        <w:pStyle w:val="para"/>
        <w:rPr>
          <w:rFonts w:asciiTheme="majorBidi" w:hAnsiTheme="majorBidi" w:cstheme="majorBidi"/>
          <w:lang w:val="en-US"/>
        </w:rPr>
      </w:pPr>
      <w:r w:rsidRPr="006E4117">
        <w:rPr>
          <w:rFonts w:asciiTheme="majorBidi" w:hAnsiTheme="majorBidi" w:cstheme="majorBidi"/>
          <w:lang w:val="en-US"/>
        </w:rPr>
        <w:t>"6.8.4.1.</w:t>
      </w:r>
      <w:r w:rsidRPr="006E4117">
        <w:rPr>
          <w:rFonts w:asciiTheme="majorBidi" w:hAnsiTheme="majorBidi" w:cstheme="majorBidi"/>
          <w:lang w:val="en-US"/>
        </w:rPr>
        <w:tab/>
      </w:r>
      <w:r w:rsidRPr="006E4117">
        <w:rPr>
          <w:rFonts w:asciiTheme="majorBidi" w:hAnsiTheme="majorBidi" w:cstheme="majorBidi"/>
          <w:lang w:val="en-US"/>
        </w:rPr>
        <w:tab/>
        <w:t>In width: Such that the device illuminates the site of the registration plate according to type-approval documentation of the device.</w:t>
      </w:r>
    </w:p>
    <w:p w14:paraId="5DA6EF62" w14:textId="77777777" w:rsidR="006E4117" w:rsidRPr="006E4117" w:rsidRDefault="006E4117" w:rsidP="006E4117">
      <w:pPr>
        <w:pStyle w:val="para"/>
        <w:rPr>
          <w:rFonts w:asciiTheme="majorBidi" w:hAnsiTheme="majorBidi" w:cstheme="majorBidi"/>
          <w:lang w:val="en-US"/>
        </w:rPr>
      </w:pPr>
      <w:r w:rsidRPr="006E4117">
        <w:rPr>
          <w:rFonts w:asciiTheme="majorBidi" w:hAnsiTheme="majorBidi" w:cstheme="majorBidi"/>
          <w:lang w:val="en-US"/>
        </w:rPr>
        <w:t>6.8.4.2.</w:t>
      </w:r>
      <w:r w:rsidRPr="006E4117">
        <w:rPr>
          <w:rFonts w:asciiTheme="majorBidi" w:hAnsiTheme="majorBidi" w:cstheme="majorBidi"/>
          <w:lang w:val="en-US"/>
        </w:rPr>
        <w:tab/>
      </w:r>
      <w:r w:rsidRPr="006E4117">
        <w:rPr>
          <w:rFonts w:asciiTheme="majorBidi" w:hAnsiTheme="majorBidi" w:cstheme="majorBidi"/>
          <w:lang w:val="en-US"/>
        </w:rPr>
        <w:tab/>
        <w:t>In height: Such that the device illuminates the site of the registration plate according to the type-approval documentation of the device.</w:t>
      </w:r>
    </w:p>
    <w:p w14:paraId="683A7949" w14:textId="77777777" w:rsidR="006E4117" w:rsidRPr="006E4117" w:rsidRDefault="006E4117" w:rsidP="006E4117">
      <w:pPr>
        <w:pStyle w:val="para"/>
        <w:rPr>
          <w:rFonts w:asciiTheme="majorBidi" w:hAnsiTheme="majorBidi" w:cstheme="majorBidi"/>
          <w:lang w:val="en-US"/>
        </w:rPr>
      </w:pPr>
      <w:r w:rsidRPr="006E4117">
        <w:rPr>
          <w:rFonts w:asciiTheme="majorBidi" w:hAnsiTheme="majorBidi" w:cstheme="majorBidi"/>
          <w:lang w:val="en-US"/>
        </w:rPr>
        <w:t>6.8.4.3.</w:t>
      </w:r>
      <w:r w:rsidRPr="006E4117">
        <w:rPr>
          <w:rFonts w:asciiTheme="majorBidi" w:hAnsiTheme="majorBidi" w:cstheme="majorBidi"/>
          <w:lang w:val="en-US"/>
        </w:rPr>
        <w:tab/>
      </w:r>
      <w:r w:rsidRPr="006E4117">
        <w:rPr>
          <w:rFonts w:asciiTheme="majorBidi" w:hAnsiTheme="majorBidi" w:cstheme="majorBidi"/>
          <w:lang w:val="en-US"/>
        </w:rPr>
        <w:tab/>
        <w:t>In length: Such that the device illuminates the site of the registration plate according to the type-approval documentation of the device."</w:t>
      </w:r>
    </w:p>
    <w:p w14:paraId="264BDAEF" w14:textId="77777777" w:rsidR="006E4117" w:rsidRPr="006E4117" w:rsidRDefault="006E4117" w:rsidP="006E4117">
      <w:pPr>
        <w:pStyle w:val="HChG"/>
        <w:spacing w:before="0" w:after="120" w:line="240" w:lineRule="atLeast"/>
        <w:ind w:firstLine="0"/>
        <w:rPr>
          <w:rFonts w:asciiTheme="majorBidi" w:hAnsiTheme="majorBidi" w:cstheme="majorBidi"/>
          <w:lang w:val="en-US"/>
        </w:rPr>
      </w:pPr>
      <w:r w:rsidRPr="006E4117">
        <w:rPr>
          <w:rFonts w:asciiTheme="majorBidi" w:eastAsia="MS Mincho" w:hAnsiTheme="majorBidi" w:cstheme="majorBidi"/>
          <w:b w:val="0"/>
          <w:i/>
          <w:sz w:val="20"/>
        </w:rPr>
        <w:t xml:space="preserve">Paragraph 6.8.5., </w:t>
      </w:r>
      <w:r w:rsidRPr="006E4117">
        <w:rPr>
          <w:rFonts w:asciiTheme="majorBidi" w:hAnsiTheme="majorBidi" w:cstheme="majorBidi"/>
          <w:b w:val="0"/>
          <w:sz w:val="20"/>
          <w:lang w:val="en-US"/>
        </w:rPr>
        <w:t>amend to read:</w:t>
      </w:r>
    </w:p>
    <w:p w14:paraId="471ACE80" w14:textId="77777777" w:rsidR="006E4117" w:rsidRPr="006E4117" w:rsidRDefault="006E4117" w:rsidP="006E4117">
      <w:pPr>
        <w:pStyle w:val="para"/>
        <w:rPr>
          <w:rFonts w:asciiTheme="majorBidi" w:hAnsiTheme="majorBidi" w:cstheme="majorBidi"/>
          <w:lang w:val="en-US"/>
        </w:rPr>
      </w:pPr>
      <w:r w:rsidRPr="006E4117">
        <w:rPr>
          <w:rFonts w:asciiTheme="majorBidi" w:hAnsiTheme="majorBidi" w:cstheme="majorBidi"/>
          <w:lang w:val="en-US"/>
        </w:rPr>
        <w:t>"6.8.5.</w:t>
      </w:r>
      <w:r w:rsidRPr="006E4117">
        <w:rPr>
          <w:rFonts w:asciiTheme="majorBidi" w:hAnsiTheme="majorBidi" w:cstheme="majorBidi"/>
          <w:lang w:val="en-US"/>
        </w:rPr>
        <w:tab/>
        <w:t>Geometric visibility</w:t>
      </w:r>
    </w:p>
    <w:p w14:paraId="6A70EFDF" w14:textId="77777777" w:rsidR="006E4117" w:rsidRPr="006E4117" w:rsidRDefault="006E4117" w:rsidP="006E4117">
      <w:pPr>
        <w:pStyle w:val="para"/>
        <w:rPr>
          <w:rFonts w:asciiTheme="majorBidi" w:hAnsiTheme="majorBidi" w:cstheme="majorBidi"/>
          <w:lang w:val="en-US"/>
        </w:rPr>
      </w:pPr>
      <w:r w:rsidRPr="006E4117">
        <w:rPr>
          <w:rFonts w:asciiTheme="majorBidi" w:hAnsiTheme="majorBidi" w:cstheme="majorBidi"/>
          <w:lang w:val="en-US"/>
        </w:rPr>
        <w:tab/>
      </w:r>
      <w:r w:rsidRPr="006E4117">
        <w:rPr>
          <w:rFonts w:asciiTheme="majorBidi" w:hAnsiTheme="majorBidi" w:cstheme="majorBidi"/>
          <w:lang w:val="en-US"/>
        </w:rPr>
        <w:tab/>
        <w:t>Such that the device illuminates the site of the registration plate according to the type-approval documentation of the device."</w:t>
      </w:r>
    </w:p>
    <w:p w14:paraId="09AF2305" w14:textId="77777777" w:rsidR="006E4117" w:rsidRPr="006E4117" w:rsidRDefault="006E4117" w:rsidP="006E4117">
      <w:pPr>
        <w:pStyle w:val="HChG"/>
        <w:spacing w:before="0" w:after="120" w:line="240" w:lineRule="atLeast"/>
        <w:ind w:firstLine="0"/>
        <w:rPr>
          <w:rFonts w:asciiTheme="majorBidi" w:hAnsiTheme="majorBidi" w:cstheme="majorBidi"/>
          <w:b w:val="0"/>
          <w:lang w:val="en-US"/>
        </w:rPr>
      </w:pPr>
      <w:r w:rsidRPr="006E4117">
        <w:rPr>
          <w:rFonts w:asciiTheme="majorBidi" w:eastAsia="MS Mincho" w:hAnsiTheme="majorBidi" w:cstheme="majorBidi"/>
          <w:b w:val="0"/>
          <w:i/>
          <w:sz w:val="20"/>
        </w:rPr>
        <w:t>Paragraph 6.8.6.,</w:t>
      </w:r>
      <w:r w:rsidRPr="006E4117">
        <w:rPr>
          <w:rFonts w:asciiTheme="majorBidi" w:hAnsiTheme="majorBidi" w:cstheme="majorBidi"/>
          <w:b w:val="0"/>
          <w:sz w:val="20"/>
          <w:lang w:val="en-US"/>
        </w:rPr>
        <w:t xml:space="preserve"> amend to read:</w:t>
      </w:r>
    </w:p>
    <w:p w14:paraId="1EDF249A" w14:textId="77777777" w:rsidR="006E4117" w:rsidRPr="006E4117" w:rsidRDefault="006E4117" w:rsidP="006E4117">
      <w:pPr>
        <w:pStyle w:val="para"/>
        <w:rPr>
          <w:rFonts w:asciiTheme="majorBidi" w:hAnsiTheme="majorBidi" w:cstheme="majorBidi"/>
          <w:lang w:val="en-US"/>
        </w:rPr>
      </w:pPr>
      <w:r w:rsidRPr="006E4117">
        <w:rPr>
          <w:rFonts w:asciiTheme="majorBidi" w:hAnsiTheme="majorBidi" w:cstheme="majorBidi"/>
          <w:lang w:val="en-US"/>
        </w:rPr>
        <w:t>"6.8.6.</w:t>
      </w:r>
      <w:r w:rsidRPr="006E4117">
        <w:rPr>
          <w:rFonts w:asciiTheme="majorBidi" w:hAnsiTheme="majorBidi" w:cstheme="majorBidi"/>
          <w:lang w:val="en-US"/>
        </w:rPr>
        <w:tab/>
        <w:t>Orientation</w:t>
      </w:r>
    </w:p>
    <w:p w14:paraId="718BDABE" w14:textId="77777777" w:rsidR="006E4117" w:rsidRPr="006E4117" w:rsidRDefault="006E4117" w:rsidP="006E4117">
      <w:pPr>
        <w:pStyle w:val="para"/>
        <w:rPr>
          <w:rFonts w:asciiTheme="majorBidi" w:hAnsiTheme="majorBidi" w:cstheme="majorBidi"/>
          <w:i/>
          <w:lang w:val="en-US"/>
        </w:rPr>
      </w:pPr>
      <w:r w:rsidRPr="006E4117">
        <w:rPr>
          <w:rFonts w:asciiTheme="majorBidi" w:hAnsiTheme="majorBidi" w:cstheme="majorBidi"/>
          <w:lang w:val="en-US"/>
        </w:rPr>
        <w:tab/>
        <w:t>Such that the device illuminates the site of the registration plate according to the type-approval documentation of the device."</w:t>
      </w:r>
    </w:p>
    <w:p w14:paraId="1D53B113" w14:textId="77777777" w:rsidR="006E4117" w:rsidRPr="006E4117" w:rsidRDefault="006E4117" w:rsidP="006E4117">
      <w:pPr>
        <w:spacing w:before="122"/>
        <w:ind w:left="2268" w:right="1134" w:hanging="1134"/>
        <w:rPr>
          <w:rFonts w:asciiTheme="majorBidi" w:hAnsiTheme="majorBidi" w:cstheme="majorBidi"/>
        </w:rPr>
      </w:pPr>
      <w:r w:rsidRPr="006E4117">
        <w:rPr>
          <w:rFonts w:asciiTheme="majorBidi" w:hAnsiTheme="majorBidi" w:cstheme="majorBidi"/>
          <w:i/>
        </w:rPr>
        <w:t xml:space="preserve">Paragraph 6.11.4.2., </w:t>
      </w:r>
      <w:r w:rsidRPr="006E4117">
        <w:rPr>
          <w:rFonts w:asciiTheme="majorBidi" w:hAnsiTheme="majorBidi" w:cstheme="majorBidi"/>
        </w:rPr>
        <w:t>amend to read:</w:t>
      </w:r>
    </w:p>
    <w:p w14:paraId="2EBCD7BB" w14:textId="77777777" w:rsidR="006E4117" w:rsidRPr="006E4117" w:rsidRDefault="006E4117" w:rsidP="006E4117">
      <w:pPr>
        <w:pStyle w:val="af2"/>
        <w:spacing w:before="130" w:line="247" w:lineRule="auto"/>
        <w:ind w:left="2268" w:right="1134" w:hanging="1134"/>
        <w:jc w:val="both"/>
        <w:rPr>
          <w:rFonts w:asciiTheme="majorBidi" w:hAnsiTheme="majorBidi" w:cstheme="majorBidi"/>
          <w:sz w:val="20"/>
        </w:rPr>
      </w:pPr>
      <w:r w:rsidRPr="006E4117">
        <w:rPr>
          <w:rFonts w:asciiTheme="majorBidi" w:hAnsiTheme="majorBidi" w:cstheme="majorBidi"/>
          <w:sz w:val="20"/>
        </w:rPr>
        <w:t>"6.11.4.2.</w:t>
      </w:r>
      <w:r w:rsidRPr="006E4117">
        <w:rPr>
          <w:rFonts w:asciiTheme="majorBidi" w:hAnsiTheme="majorBidi" w:cstheme="majorBidi"/>
          <w:spacing w:val="49"/>
          <w:sz w:val="20"/>
        </w:rPr>
        <w:t xml:space="preserve"> </w:t>
      </w:r>
      <w:r w:rsidRPr="006E4117">
        <w:rPr>
          <w:rFonts w:asciiTheme="majorBidi" w:hAnsiTheme="majorBidi" w:cstheme="majorBidi"/>
          <w:spacing w:val="49"/>
          <w:sz w:val="20"/>
        </w:rPr>
        <w:tab/>
      </w:r>
      <w:r w:rsidRPr="006E4117">
        <w:rPr>
          <w:rFonts w:asciiTheme="majorBidi" w:hAnsiTheme="majorBidi" w:cstheme="majorBidi"/>
          <w:sz w:val="20"/>
        </w:rPr>
        <w:t xml:space="preserve">In height: </w:t>
      </w:r>
      <w:r w:rsidRPr="006E4117">
        <w:rPr>
          <w:rFonts w:asciiTheme="majorBidi" w:hAnsiTheme="majorBidi" w:cstheme="majorBidi"/>
          <w:color w:val="212121"/>
          <w:spacing w:val="-2"/>
          <w:sz w:val="20"/>
          <w:shd w:val="clear" w:color="auto" w:fill="FFFFFF"/>
        </w:rPr>
        <w:t>not less than 250 mm nor more than 1,000 mm above the ground. For rear fog lamps grouped with any rear lamp the maximum height may be increased to 1,200 mm. For categories N</w:t>
      </w:r>
      <w:r w:rsidRPr="006E4117">
        <w:rPr>
          <w:rFonts w:asciiTheme="majorBidi" w:hAnsiTheme="majorBidi" w:cstheme="majorBidi"/>
          <w:color w:val="212121"/>
          <w:spacing w:val="-2"/>
          <w:sz w:val="20"/>
          <w:shd w:val="clear" w:color="auto" w:fill="FFFFFF"/>
          <w:vertAlign w:val="subscript"/>
        </w:rPr>
        <w:t>2</w:t>
      </w:r>
      <w:r w:rsidRPr="006E4117">
        <w:rPr>
          <w:rFonts w:asciiTheme="majorBidi" w:hAnsiTheme="majorBidi" w:cstheme="majorBidi"/>
          <w:color w:val="212121"/>
          <w:spacing w:val="-2"/>
          <w:sz w:val="20"/>
          <w:shd w:val="clear" w:color="auto" w:fill="FFFFFF"/>
        </w:rPr>
        <w:t>G, N</w:t>
      </w:r>
      <w:r w:rsidRPr="006E4117">
        <w:rPr>
          <w:rFonts w:asciiTheme="majorBidi" w:hAnsiTheme="majorBidi" w:cstheme="majorBidi"/>
          <w:color w:val="212121"/>
          <w:spacing w:val="-2"/>
          <w:sz w:val="20"/>
          <w:shd w:val="clear" w:color="auto" w:fill="FFFFFF"/>
          <w:vertAlign w:val="subscript"/>
        </w:rPr>
        <w:t>3</w:t>
      </w:r>
      <w:r w:rsidRPr="006E4117">
        <w:rPr>
          <w:rFonts w:asciiTheme="majorBidi" w:hAnsiTheme="majorBidi" w:cstheme="majorBidi"/>
          <w:color w:val="212121"/>
          <w:spacing w:val="-2"/>
          <w:sz w:val="20"/>
          <w:shd w:val="clear" w:color="auto" w:fill="FFFFFF"/>
        </w:rPr>
        <w:t>G, M</w:t>
      </w:r>
      <w:r w:rsidRPr="006E4117">
        <w:rPr>
          <w:rFonts w:asciiTheme="majorBidi" w:hAnsiTheme="majorBidi" w:cstheme="majorBidi"/>
          <w:color w:val="212121"/>
          <w:spacing w:val="-2"/>
          <w:sz w:val="20"/>
          <w:shd w:val="clear" w:color="auto" w:fill="FFFFFF"/>
          <w:vertAlign w:val="subscript"/>
        </w:rPr>
        <w:t>2</w:t>
      </w:r>
      <w:r w:rsidRPr="006E4117">
        <w:rPr>
          <w:rFonts w:asciiTheme="majorBidi" w:hAnsiTheme="majorBidi" w:cstheme="majorBidi"/>
          <w:color w:val="212121"/>
          <w:spacing w:val="-2"/>
          <w:sz w:val="20"/>
          <w:shd w:val="clear" w:color="auto" w:fill="FFFFFF"/>
        </w:rPr>
        <w:t>G, M</w:t>
      </w:r>
      <w:r w:rsidRPr="006E4117">
        <w:rPr>
          <w:rFonts w:asciiTheme="majorBidi" w:hAnsiTheme="majorBidi" w:cstheme="majorBidi"/>
          <w:color w:val="212121"/>
          <w:spacing w:val="-2"/>
          <w:sz w:val="20"/>
          <w:shd w:val="clear" w:color="auto" w:fill="FFFFFF"/>
          <w:vertAlign w:val="subscript"/>
        </w:rPr>
        <w:t>3</w:t>
      </w:r>
      <w:r w:rsidRPr="006E4117">
        <w:rPr>
          <w:rFonts w:asciiTheme="majorBidi" w:hAnsiTheme="majorBidi" w:cstheme="majorBidi"/>
          <w:color w:val="212121"/>
          <w:spacing w:val="-2"/>
          <w:sz w:val="20"/>
          <w:shd w:val="clear" w:color="auto" w:fill="FFFFFF"/>
        </w:rPr>
        <w:t>G (off-road) vehicles the maximum height may be increased to 1,400 mm</w:t>
      </w:r>
      <w:r w:rsidRPr="006E4117">
        <w:rPr>
          <w:rFonts w:asciiTheme="majorBidi" w:hAnsiTheme="majorBidi" w:cstheme="majorBidi"/>
          <w:spacing w:val="-3"/>
          <w:sz w:val="20"/>
        </w:rPr>
        <w:t>."</w:t>
      </w:r>
    </w:p>
    <w:p w14:paraId="2E366254" w14:textId="648BE06A" w:rsidR="004865D9" w:rsidRPr="004865D9" w:rsidRDefault="006E4117" w:rsidP="006E4117">
      <w:pPr>
        <w:spacing w:before="240"/>
        <w:jc w:val="center"/>
        <w:rPr>
          <w:u w:val="single"/>
        </w:rPr>
      </w:pPr>
      <w:r>
        <w:rPr>
          <w:u w:val="single"/>
        </w:rPr>
        <w:tab/>
      </w:r>
      <w:r>
        <w:rPr>
          <w:u w:val="single"/>
        </w:rPr>
        <w:tab/>
      </w:r>
      <w:r>
        <w:rPr>
          <w:u w:val="single"/>
        </w:rPr>
        <w:tab/>
      </w: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007786" w:rsidRPr="00007786" w14:paraId="39751FF8" w14:textId="77777777" w:rsidTr="006F149D">
        <w:trPr>
          <w:cantSplit/>
          <w:trHeight w:hRule="exact" w:val="851"/>
        </w:trPr>
        <w:tc>
          <w:tcPr>
            <w:tcW w:w="1276" w:type="dxa"/>
            <w:tcBorders>
              <w:bottom w:val="single" w:sz="4" w:space="0" w:color="auto"/>
            </w:tcBorders>
            <w:vAlign w:val="bottom"/>
          </w:tcPr>
          <w:p w14:paraId="3E7D5353" w14:textId="77777777" w:rsidR="006552CB" w:rsidRPr="00007786" w:rsidRDefault="006552CB" w:rsidP="006552CB">
            <w:bookmarkStart w:id="136" w:name="_Hlk4776541"/>
            <w:bookmarkStart w:id="137" w:name="_Hlk22630451"/>
            <w:bookmarkStart w:id="138" w:name="_Toc354410587"/>
            <w:bookmarkEnd w:id="136"/>
          </w:p>
        </w:tc>
        <w:tc>
          <w:tcPr>
            <w:tcW w:w="8363" w:type="dxa"/>
            <w:gridSpan w:val="2"/>
            <w:tcBorders>
              <w:bottom w:val="single" w:sz="4" w:space="0" w:color="auto"/>
            </w:tcBorders>
            <w:vAlign w:val="bottom"/>
          </w:tcPr>
          <w:p w14:paraId="68F27B67" w14:textId="59766450" w:rsidR="006552CB" w:rsidRPr="00007786" w:rsidRDefault="006552CB" w:rsidP="00B81C7D">
            <w:pPr>
              <w:jc w:val="right"/>
            </w:pPr>
            <w:r w:rsidRPr="00007786">
              <w:rPr>
                <w:sz w:val="40"/>
              </w:rPr>
              <w:t>E</w:t>
            </w:r>
            <w:r w:rsidRPr="00007786">
              <w:t>/ECE/324/Rev.1/Add.47/Rev.12/Amend.</w:t>
            </w:r>
            <w:r w:rsidR="00261FC7" w:rsidRPr="00007786">
              <w:t>1</w:t>
            </w:r>
            <w:r w:rsidR="00F30C5D" w:rsidRPr="00007786">
              <w:t>2</w:t>
            </w:r>
            <w:r w:rsidRPr="00007786">
              <w:t>−</w:t>
            </w:r>
            <w:r w:rsidRPr="00007786">
              <w:rPr>
                <w:sz w:val="40"/>
              </w:rPr>
              <w:t>E</w:t>
            </w:r>
            <w:r w:rsidRPr="00007786">
              <w:t>/ECE/TRANS</w:t>
            </w:r>
            <w:r w:rsidR="00B81C7D" w:rsidRPr="00007786">
              <w:t>/505/Rev.1/Add.47/Rev.12/Amend.</w:t>
            </w:r>
            <w:r w:rsidR="00261FC7" w:rsidRPr="00007786">
              <w:t>1</w:t>
            </w:r>
            <w:r w:rsidR="00F30C5D" w:rsidRPr="00007786">
              <w:t>2</w:t>
            </w:r>
          </w:p>
        </w:tc>
      </w:tr>
      <w:tr w:rsidR="00007786" w:rsidRPr="00007786" w14:paraId="3534B88E" w14:textId="77777777" w:rsidTr="007370A2">
        <w:trPr>
          <w:cantSplit/>
          <w:trHeight w:hRule="exact" w:val="2279"/>
        </w:trPr>
        <w:tc>
          <w:tcPr>
            <w:tcW w:w="1276" w:type="dxa"/>
            <w:tcBorders>
              <w:top w:val="single" w:sz="4" w:space="0" w:color="auto"/>
              <w:bottom w:val="single" w:sz="12" w:space="0" w:color="auto"/>
            </w:tcBorders>
          </w:tcPr>
          <w:p w14:paraId="5D58491B" w14:textId="77777777" w:rsidR="006552CB" w:rsidRPr="00007786" w:rsidRDefault="006552CB" w:rsidP="006552CB">
            <w:pPr>
              <w:spacing w:before="120"/>
            </w:pPr>
          </w:p>
        </w:tc>
        <w:tc>
          <w:tcPr>
            <w:tcW w:w="5528" w:type="dxa"/>
            <w:tcBorders>
              <w:top w:val="single" w:sz="4" w:space="0" w:color="auto"/>
              <w:bottom w:val="single" w:sz="12" w:space="0" w:color="auto"/>
            </w:tcBorders>
          </w:tcPr>
          <w:p w14:paraId="1EF96CBF" w14:textId="77777777" w:rsidR="006552CB" w:rsidRPr="00007786" w:rsidRDefault="006552CB" w:rsidP="006552CB">
            <w:pPr>
              <w:spacing w:before="120"/>
            </w:pPr>
          </w:p>
        </w:tc>
        <w:tc>
          <w:tcPr>
            <w:tcW w:w="2835" w:type="dxa"/>
            <w:tcBorders>
              <w:top w:val="single" w:sz="4" w:space="0" w:color="auto"/>
              <w:bottom w:val="single" w:sz="12" w:space="0" w:color="auto"/>
            </w:tcBorders>
          </w:tcPr>
          <w:p w14:paraId="61CDB05B" w14:textId="77777777" w:rsidR="006552CB" w:rsidRPr="00007786" w:rsidRDefault="006552CB" w:rsidP="006552CB">
            <w:pPr>
              <w:spacing w:before="120"/>
              <w:rPr>
                <w:highlight w:val="yellow"/>
              </w:rPr>
            </w:pPr>
          </w:p>
          <w:p w14:paraId="2AF36C26" w14:textId="77777777" w:rsidR="006552CB" w:rsidRPr="00007786" w:rsidRDefault="006552CB" w:rsidP="006552CB">
            <w:pPr>
              <w:spacing w:before="120"/>
              <w:rPr>
                <w:highlight w:val="yellow"/>
              </w:rPr>
            </w:pPr>
          </w:p>
          <w:p w14:paraId="5788C685" w14:textId="101AA13B" w:rsidR="006552CB" w:rsidRPr="00007786" w:rsidRDefault="00D60520" w:rsidP="00B81C7D">
            <w:pPr>
              <w:spacing w:before="120"/>
              <w:rPr>
                <w:highlight w:val="yellow"/>
              </w:rPr>
            </w:pPr>
            <w:r>
              <w:t>14</w:t>
            </w:r>
            <w:r w:rsidR="00414E9E" w:rsidRPr="00007786">
              <w:t xml:space="preserve"> September</w:t>
            </w:r>
            <w:r w:rsidR="00F30C5D" w:rsidRPr="00007786">
              <w:t xml:space="preserve"> 2022</w:t>
            </w:r>
          </w:p>
        </w:tc>
      </w:tr>
    </w:tbl>
    <w:p w14:paraId="4298EA11" w14:textId="77777777" w:rsidR="006552CB" w:rsidRPr="00007786" w:rsidRDefault="006552CB" w:rsidP="006552CB">
      <w:pPr>
        <w:pStyle w:val="HChG"/>
        <w:spacing w:before="240" w:after="120"/>
      </w:pPr>
      <w:r w:rsidRPr="00007786">
        <w:tab/>
      </w:r>
      <w:r w:rsidRPr="00007786">
        <w:tab/>
      </w:r>
      <w:bookmarkStart w:id="139" w:name="_Toc340666199"/>
      <w:bookmarkStart w:id="140" w:name="_Toc340745062"/>
      <w:r w:rsidRPr="00007786">
        <w:t>Agreement</w:t>
      </w:r>
      <w:bookmarkEnd w:id="137"/>
      <w:bookmarkEnd w:id="138"/>
    </w:p>
    <w:p w14:paraId="7F5856C7" w14:textId="77777777" w:rsidR="006552CB" w:rsidRPr="00007786" w:rsidRDefault="006552CB" w:rsidP="006552CB">
      <w:pPr>
        <w:pStyle w:val="H1G"/>
        <w:spacing w:before="240"/>
      </w:pPr>
      <w:r w:rsidRPr="00007786">
        <w:rPr>
          <w:rStyle w:val="H1GChar"/>
        </w:rPr>
        <w:tab/>
      </w:r>
      <w:r w:rsidRPr="00007786">
        <w:rPr>
          <w:rStyle w:val="H1GChar"/>
        </w:rPr>
        <w:tab/>
      </w:r>
      <w:r w:rsidRPr="00007786">
        <w:t>Concerning the</w:t>
      </w:r>
      <w:r w:rsidRPr="00007786">
        <w:rPr>
          <w:smallCaps/>
        </w:rPr>
        <w:t xml:space="preserve"> </w:t>
      </w:r>
      <w:r w:rsidRPr="00007786">
        <w:t>Adoption of Harmonized Technical United Nations Regulations for Wheeled Vehicles, Equipment and Parts which can be Fitted and/or be Used on Wheeled Vehicles and the Conditions for Reciprocal Recognition of Approvals Granted on the Basis of these United Nations Regulations</w:t>
      </w:r>
      <w:r w:rsidRPr="00007786">
        <w:rPr>
          <w:rStyle w:val="a3"/>
          <w:b w:val="0"/>
          <w:sz w:val="20"/>
          <w:vertAlign w:val="baseline"/>
        </w:rPr>
        <w:footnoteReference w:customMarkFollows="1" w:id="45"/>
        <w:t>*</w:t>
      </w:r>
    </w:p>
    <w:p w14:paraId="7B0610DE" w14:textId="77777777" w:rsidR="006552CB" w:rsidRPr="00007786" w:rsidRDefault="006552CB" w:rsidP="006552CB">
      <w:pPr>
        <w:pStyle w:val="SingleTxtG"/>
        <w:spacing w:before="120"/>
      </w:pPr>
      <w:r w:rsidRPr="00007786">
        <w:t>(Revision 3, including the amendments which entered into force on 14 September 2017)</w:t>
      </w:r>
    </w:p>
    <w:p w14:paraId="32C2092A" w14:textId="77777777" w:rsidR="006552CB" w:rsidRPr="00007786" w:rsidRDefault="006552CB" w:rsidP="006552CB">
      <w:pPr>
        <w:pStyle w:val="H1G"/>
        <w:spacing w:before="120"/>
        <w:ind w:left="0" w:right="0" w:firstLine="0"/>
        <w:jc w:val="center"/>
      </w:pPr>
      <w:r w:rsidRPr="00007786">
        <w:t>_________</w:t>
      </w:r>
    </w:p>
    <w:p w14:paraId="58E6551E" w14:textId="77777777" w:rsidR="006552CB" w:rsidRPr="00007786" w:rsidRDefault="006552CB" w:rsidP="006552CB">
      <w:pPr>
        <w:pStyle w:val="H1G"/>
        <w:spacing w:before="240" w:after="120"/>
      </w:pPr>
      <w:r w:rsidRPr="00007786">
        <w:tab/>
      </w:r>
      <w:r w:rsidRPr="00007786">
        <w:tab/>
        <w:t>Addendum 47 – UN Regulation No. 48</w:t>
      </w:r>
    </w:p>
    <w:p w14:paraId="175C36F8" w14:textId="624176A2" w:rsidR="006552CB" w:rsidRPr="00007786" w:rsidRDefault="006552CB" w:rsidP="006552CB">
      <w:pPr>
        <w:pStyle w:val="H1G"/>
        <w:spacing w:before="240"/>
      </w:pPr>
      <w:r w:rsidRPr="00007786">
        <w:tab/>
      </w:r>
      <w:r w:rsidRPr="00007786">
        <w:tab/>
        <w:t xml:space="preserve">Revision 12 - Amendment </w:t>
      </w:r>
      <w:r w:rsidR="00261FC7" w:rsidRPr="00007786">
        <w:t>1</w:t>
      </w:r>
      <w:r w:rsidR="00F30C5D" w:rsidRPr="00007786">
        <w:t>2</w:t>
      </w:r>
    </w:p>
    <w:p w14:paraId="47B57E1E" w14:textId="2431D842" w:rsidR="006552CB" w:rsidRPr="00007786" w:rsidRDefault="0006354E" w:rsidP="0006354E">
      <w:pPr>
        <w:pStyle w:val="SingleTxtG"/>
        <w:spacing w:after="360"/>
        <w:rPr>
          <w:spacing w:val="-2"/>
        </w:rPr>
      </w:pPr>
      <w:r w:rsidRPr="00007786">
        <w:rPr>
          <w:spacing w:val="-2"/>
        </w:rPr>
        <w:t>Supplement 1</w:t>
      </w:r>
      <w:r w:rsidR="004F5A7E" w:rsidRPr="00007786">
        <w:rPr>
          <w:spacing w:val="-2"/>
        </w:rPr>
        <w:t>5</w:t>
      </w:r>
      <w:r w:rsidRPr="00007786">
        <w:rPr>
          <w:spacing w:val="-2"/>
        </w:rPr>
        <w:t xml:space="preserve"> to </w:t>
      </w:r>
      <w:r w:rsidR="00F83813" w:rsidRPr="00007786">
        <w:rPr>
          <w:spacing w:val="-2"/>
        </w:rPr>
        <w:t xml:space="preserve">the </w:t>
      </w:r>
      <w:r w:rsidR="00261FC7" w:rsidRPr="00007786">
        <w:rPr>
          <w:spacing w:val="-2"/>
        </w:rPr>
        <w:t>0</w:t>
      </w:r>
      <w:r w:rsidR="00F83813" w:rsidRPr="00007786">
        <w:rPr>
          <w:spacing w:val="-2"/>
        </w:rPr>
        <w:t>6</w:t>
      </w:r>
      <w:r w:rsidR="006552CB" w:rsidRPr="00007786">
        <w:rPr>
          <w:spacing w:val="-2"/>
        </w:rPr>
        <w:t xml:space="preserve"> series of amendments – Date of entry into force: </w:t>
      </w:r>
      <w:r w:rsidR="004F5A7E" w:rsidRPr="00007786">
        <w:t>22 June 2022</w:t>
      </w:r>
    </w:p>
    <w:p w14:paraId="18B41D51" w14:textId="23AD55A4" w:rsidR="006552CB" w:rsidRPr="00007786" w:rsidRDefault="006552CB" w:rsidP="006552CB">
      <w:pPr>
        <w:pStyle w:val="H1G"/>
        <w:spacing w:before="120" w:after="120" w:line="240" w:lineRule="exact"/>
        <w:rPr>
          <w:lang w:val="en-US"/>
        </w:rPr>
      </w:pPr>
      <w:r w:rsidRPr="00007786">
        <w:rPr>
          <w:lang w:val="en-US"/>
        </w:rPr>
        <w:tab/>
      </w:r>
      <w:r w:rsidRPr="00007786">
        <w:rPr>
          <w:lang w:val="en-US"/>
        </w:rPr>
        <w:tab/>
      </w:r>
      <w:r w:rsidR="00E05CB7" w:rsidRPr="00007786">
        <w:t>Uniform provisions concerning the approval of vehicles with regard to the installation of lighting and light-signalling devices</w:t>
      </w:r>
    </w:p>
    <w:p w14:paraId="50D56CCA" w14:textId="3E9D9574" w:rsidR="006552CB" w:rsidRPr="00007786" w:rsidRDefault="006552CB" w:rsidP="00C70F28">
      <w:pPr>
        <w:pStyle w:val="SingleTxtG"/>
        <w:spacing w:after="40"/>
        <w:jc w:val="left"/>
        <w:rPr>
          <w:lang w:eastAsia="en-GB"/>
        </w:rPr>
      </w:pPr>
      <w:r w:rsidRPr="00007786">
        <w:rPr>
          <w:spacing w:val="-4"/>
          <w:lang w:eastAsia="en-GB"/>
        </w:rPr>
        <w:t>This document is meant purely as documentation tool. The authentic and legal binding text is:</w:t>
      </w:r>
      <w:r w:rsidRPr="00007786">
        <w:rPr>
          <w:lang w:eastAsia="en-GB"/>
        </w:rPr>
        <w:t xml:space="preserve"> </w:t>
      </w:r>
      <w:r w:rsidRPr="00007786">
        <w:rPr>
          <w:spacing w:val="-6"/>
          <w:lang w:eastAsia="en-GB"/>
        </w:rPr>
        <w:t>ECE/TRANS/WP.29/20</w:t>
      </w:r>
      <w:r w:rsidR="00261FC7" w:rsidRPr="00007786">
        <w:rPr>
          <w:spacing w:val="-6"/>
          <w:lang w:eastAsia="en-GB"/>
        </w:rPr>
        <w:t>2</w:t>
      </w:r>
      <w:r w:rsidR="00F83813" w:rsidRPr="00007786">
        <w:rPr>
          <w:spacing w:val="-6"/>
          <w:lang w:eastAsia="en-GB"/>
        </w:rPr>
        <w:t>1</w:t>
      </w:r>
      <w:r w:rsidR="004F5A7E" w:rsidRPr="00007786">
        <w:rPr>
          <w:spacing w:val="-6"/>
          <w:lang w:eastAsia="en-GB"/>
        </w:rPr>
        <w:t xml:space="preserve">/93. </w:t>
      </w:r>
    </w:p>
    <w:p w14:paraId="26BB5C59" w14:textId="77777777" w:rsidR="006552CB" w:rsidRPr="00007786" w:rsidRDefault="006552CB" w:rsidP="006552CB">
      <w:pPr>
        <w:suppressAutoHyphens w:val="0"/>
        <w:spacing w:line="240" w:lineRule="auto"/>
        <w:jc w:val="center"/>
        <w:rPr>
          <w:b/>
          <w:sz w:val="24"/>
        </w:rPr>
      </w:pPr>
      <w:r w:rsidRPr="00007786">
        <w:rPr>
          <w:b/>
          <w:noProof/>
          <w:sz w:val="24"/>
          <w:lang w:val="en-US"/>
        </w:rPr>
        <w:drawing>
          <wp:anchor distT="0" distB="137160" distL="114300" distR="114300" simplePos="0" relativeHeight="251685376" behindDoc="0" locked="0" layoutInCell="1" allowOverlap="1" wp14:anchorId="33EF75FD" wp14:editId="048E3EC2">
            <wp:simplePos x="0" y="0"/>
            <wp:positionH relativeFrom="column">
              <wp:posOffset>2540000</wp:posOffset>
            </wp:positionH>
            <wp:positionV relativeFrom="paragraph">
              <wp:posOffset>223520</wp:posOffset>
            </wp:positionV>
            <wp:extent cx="1028700" cy="826770"/>
            <wp:effectExtent l="0" t="0" r="0" b="0"/>
            <wp:wrapTopAndBottom/>
            <wp:docPr id="1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Pr="00007786">
        <w:rPr>
          <w:b/>
          <w:sz w:val="24"/>
        </w:rPr>
        <w:t>_________</w:t>
      </w:r>
    </w:p>
    <w:p w14:paraId="7CD28970" w14:textId="70D1C2D2" w:rsidR="00B81C7D" w:rsidRPr="00007786" w:rsidRDefault="006552CB" w:rsidP="006552CB">
      <w:pPr>
        <w:suppressAutoHyphens w:val="0"/>
        <w:spacing w:line="240" w:lineRule="auto"/>
        <w:jc w:val="center"/>
        <w:rPr>
          <w:b/>
          <w:sz w:val="24"/>
        </w:rPr>
      </w:pPr>
      <w:r w:rsidRPr="00007786">
        <w:rPr>
          <w:b/>
          <w:sz w:val="24"/>
        </w:rPr>
        <w:t>UNITED NATIONS</w:t>
      </w:r>
      <w:bookmarkEnd w:id="139"/>
    </w:p>
    <w:p w14:paraId="3A2BE8D4" w14:textId="77777777" w:rsidR="00B81C7D" w:rsidRPr="00007786" w:rsidRDefault="00B81C7D">
      <w:pPr>
        <w:suppressAutoHyphens w:val="0"/>
        <w:spacing w:line="240" w:lineRule="auto"/>
        <w:rPr>
          <w:b/>
          <w:sz w:val="24"/>
        </w:rPr>
      </w:pPr>
      <w:r w:rsidRPr="00007786">
        <w:rPr>
          <w:b/>
          <w:sz w:val="24"/>
        </w:rPr>
        <w:br w:type="page"/>
      </w:r>
    </w:p>
    <w:bookmarkEnd w:id="140"/>
    <w:p w14:paraId="5236A7E0" w14:textId="77777777" w:rsidR="00DE2E9F" w:rsidRPr="001A3298" w:rsidRDefault="00DE2E9F" w:rsidP="00DE2E9F">
      <w:pPr>
        <w:keepNext/>
        <w:keepLines/>
        <w:tabs>
          <w:tab w:val="right" w:pos="851"/>
        </w:tabs>
        <w:adjustRightInd w:val="0"/>
        <w:snapToGrid w:val="0"/>
        <w:spacing w:after="120"/>
        <w:ind w:left="1134" w:right="1134"/>
        <w:jc w:val="both"/>
        <w:rPr>
          <w:i/>
          <w:iCs/>
          <w:lang w:val="en-US"/>
        </w:rPr>
      </w:pPr>
      <w:r w:rsidRPr="003F580A">
        <w:rPr>
          <w:i/>
          <w:iCs/>
          <w:color w:val="000000" w:themeColor="text1"/>
          <w:lang w:val="en-US"/>
        </w:rPr>
        <w:lastRenderedPageBreak/>
        <w:t xml:space="preserve">Paragraph </w:t>
      </w:r>
      <w:r w:rsidRPr="00A2677F">
        <w:rPr>
          <w:i/>
          <w:iCs/>
          <w:color w:val="000000" w:themeColor="text1"/>
          <w:lang w:val="en-US"/>
        </w:rPr>
        <w:t>3.2.5</w:t>
      </w:r>
      <w:r w:rsidRPr="008513E5">
        <w:rPr>
          <w:color w:val="000000" w:themeColor="text1"/>
          <w:lang w:val="en-US"/>
        </w:rPr>
        <w:t>.,</w:t>
      </w:r>
      <w:r w:rsidRPr="003F580A">
        <w:rPr>
          <w:i/>
          <w:iCs/>
          <w:color w:val="000000" w:themeColor="text1"/>
          <w:lang w:val="en-US"/>
        </w:rPr>
        <w:t xml:space="preserve"> </w:t>
      </w:r>
      <w:r w:rsidRPr="003F580A">
        <w:rPr>
          <w:iCs/>
          <w:color w:val="000000" w:themeColor="text1"/>
          <w:lang w:val="en-US"/>
        </w:rPr>
        <w:t>amend to read</w:t>
      </w:r>
      <w:r w:rsidRPr="001A3298">
        <w:rPr>
          <w:iCs/>
          <w:lang w:val="en-US"/>
        </w:rPr>
        <w:t>:</w:t>
      </w:r>
    </w:p>
    <w:p w14:paraId="15D316AB" w14:textId="77777777" w:rsidR="00DE2E9F" w:rsidRPr="002B7C5B" w:rsidRDefault="00DE2E9F" w:rsidP="00DE2E9F">
      <w:pPr>
        <w:pStyle w:val="para"/>
      </w:pPr>
      <w:r>
        <w:t>"</w:t>
      </w:r>
      <w:r w:rsidRPr="00AF6722">
        <w:t>3.2.5.</w:t>
      </w:r>
      <w:r w:rsidRPr="00AF6722">
        <w:tab/>
        <w:t xml:space="preserve">A statement of the method used for the definition of the apparent surface (see </w:t>
      </w:r>
      <w:r w:rsidRPr="002B7C5B">
        <w:t>paragraph 2.10.4.).</w:t>
      </w:r>
    </w:p>
    <w:p w14:paraId="5E194CE0" w14:textId="77777777" w:rsidR="00DE2E9F" w:rsidRPr="002B7C5B" w:rsidRDefault="00DE2E9F" w:rsidP="00DE2E9F">
      <w:pPr>
        <w:pStyle w:val="para"/>
        <w:ind w:firstLine="0"/>
      </w:pPr>
      <w:r w:rsidRPr="002B7C5B">
        <w:rPr>
          <w:color w:val="000000" w:themeColor="text1"/>
        </w:rPr>
        <w:t xml:space="preserve">The method used to determine the apparent surface shall be declared for each lamp, </w:t>
      </w:r>
      <w:r w:rsidRPr="002B7C5B">
        <w:rPr>
          <w:lang w:val="en-US"/>
        </w:rPr>
        <w:t>as defined in paragraph 2.5</w:t>
      </w:r>
      <w:r w:rsidRPr="002B7C5B">
        <w:rPr>
          <w:color w:val="000000" w:themeColor="text1"/>
        </w:rPr>
        <w:t>.</w:t>
      </w:r>
      <w:r w:rsidRPr="002B7C5B">
        <w:rPr>
          <w:lang w:val="en-US"/>
        </w:rPr>
        <w:t>,</w:t>
      </w:r>
      <w:r w:rsidRPr="002B7C5B">
        <w:rPr>
          <w:color w:val="000000" w:themeColor="text1"/>
        </w:rPr>
        <w:t xml:space="preserve"> and recorded in item 10.2. of Annex 1.</w:t>
      </w:r>
      <w:r>
        <w:t>"</w:t>
      </w:r>
    </w:p>
    <w:p w14:paraId="0BA71468" w14:textId="77777777" w:rsidR="00DE2E9F" w:rsidRPr="008E5C33" w:rsidRDefault="00DE2E9F" w:rsidP="00DE2E9F">
      <w:pPr>
        <w:keepNext/>
        <w:keepLines/>
        <w:tabs>
          <w:tab w:val="right" w:pos="851"/>
        </w:tabs>
        <w:adjustRightInd w:val="0"/>
        <w:snapToGrid w:val="0"/>
        <w:spacing w:after="120"/>
        <w:ind w:left="1134" w:right="1134"/>
        <w:jc w:val="both"/>
        <w:rPr>
          <w:i/>
        </w:rPr>
      </w:pPr>
      <w:r>
        <w:rPr>
          <w:i/>
        </w:rPr>
        <w:t>Annex 1, item</w:t>
      </w:r>
      <w:r w:rsidRPr="008E5C33">
        <w:rPr>
          <w:i/>
        </w:rPr>
        <w:t xml:space="preserve"> </w:t>
      </w:r>
      <w:r>
        <w:rPr>
          <w:i/>
        </w:rPr>
        <w:t>10.2</w:t>
      </w:r>
      <w:r w:rsidRPr="008E5C33">
        <w:rPr>
          <w:i/>
        </w:rPr>
        <w:t>.</w:t>
      </w:r>
      <w:r>
        <w:rPr>
          <w:i/>
        </w:rPr>
        <w:t xml:space="preserve">, </w:t>
      </w:r>
      <w:r w:rsidRPr="00635A64">
        <w:rPr>
          <w:iCs/>
        </w:rPr>
        <w:t>amend to read:</w:t>
      </w:r>
    </w:p>
    <w:p w14:paraId="23C683E5" w14:textId="77777777" w:rsidR="00DE2E9F" w:rsidRPr="002B7C5B" w:rsidRDefault="00DE2E9F" w:rsidP="00DE2E9F">
      <w:pPr>
        <w:autoSpaceDE w:val="0"/>
        <w:autoSpaceDN w:val="0"/>
        <w:adjustRightInd w:val="0"/>
        <w:snapToGrid w:val="0"/>
        <w:spacing w:after="120"/>
        <w:ind w:left="1134" w:right="1134"/>
        <w:jc w:val="both"/>
        <w:rPr>
          <w:lang w:val="en-US"/>
        </w:rPr>
      </w:pPr>
      <w:r>
        <w:rPr>
          <w:lang w:val="en-US"/>
        </w:rPr>
        <w:t>"</w:t>
      </w:r>
      <w:r w:rsidRPr="001A3298">
        <w:rPr>
          <w:lang w:val="en-US"/>
        </w:rPr>
        <w:t>10.</w:t>
      </w:r>
      <w:r w:rsidRPr="002B7C5B">
        <w:rPr>
          <w:lang w:val="en-US"/>
        </w:rPr>
        <w:t>2.</w:t>
      </w:r>
      <w:r w:rsidRPr="002B7C5B">
        <w:rPr>
          <w:lang w:val="en-US"/>
        </w:rPr>
        <w:tab/>
      </w:r>
      <w:r w:rsidRPr="002B7C5B">
        <w:rPr>
          <w:lang w:val="en-US"/>
        </w:rPr>
        <w:tab/>
        <w:t>Method used for the definition of the apparent surface:</w:t>
      </w:r>
    </w:p>
    <w:p w14:paraId="11BE9ED1" w14:textId="77777777" w:rsidR="00DE2E9F" w:rsidRPr="002B7C5B" w:rsidRDefault="00DE2E9F" w:rsidP="00DE2E9F">
      <w:pPr>
        <w:autoSpaceDE w:val="0"/>
        <w:autoSpaceDN w:val="0"/>
        <w:adjustRightInd w:val="0"/>
        <w:snapToGrid w:val="0"/>
        <w:spacing w:after="120"/>
        <w:ind w:left="2268" w:right="1134"/>
        <w:jc w:val="both"/>
        <w:rPr>
          <w:lang w:val="en-US"/>
        </w:rPr>
      </w:pPr>
      <w:r w:rsidRPr="002B7C5B">
        <w:t>(a)</w:t>
      </w:r>
      <w:r w:rsidRPr="002B7C5B">
        <w:tab/>
        <w:t xml:space="preserve">Boundary of the illuminating surface </w:t>
      </w:r>
      <w:r w:rsidRPr="002B7C5B">
        <w:rPr>
          <w:color w:val="000000" w:themeColor="text1"/>
          <w:lang w:val="en-US"/>
        </w:rPr>
        <w:t>used for the following lamp(s):</w:t>
      </w:r>
    </w:p>
    <w:p w14:paraId="58DF7B5C" w14:textId="77777777" w:rsidR="00DE2E9F" w:rsidRPr="002B7C5B" w:rsidRDefault="00DE2E9F" w:rsidP="00DE2E9F">
      <w:pPr>
        <w:autoSpaceDE w:val="0"/>
        <w:autoSpaceDN w:val="0"/>
        <w:adjustRightInd w:val="0"/>
        <w:snapToGrid w:val="0"/>
        <w:spacing w:after="120"/>
        <w:ind w:left="1134" w:right="1134"/>
        <w:jc w:val="both"/>
        <w:rPr>
          <w:lang w:val="en-US"/>
        </w:rPr>
      </w:pPr>
      <w:r w:rsidRPr="002B7C5B">
        <w:rPr>
          <w:lang w:val="en-US"/>
        </w:rPr>
        <w:tab/>
      </w:r>
      <w:r w:rsidRPr="002B7C5B">
        <w:rPr>
          <w:lang w:val="en-US"/>
        </w:rPr>
        <w:tab/>
      </w:r>
      <w:r w:rsidRPr="002B7C5B">
        <w:rPr>
          <w:lang w:val="en-US"/>
        </w:rPr>
        <w:tab/>
        <w:t>…………………………………………………………………………………</w:t>
      </w:r>
    </w:p>
    <w:p w14:paraId="108C648C" w14:textId="77777777" w:rsidR="00DE2E9F" w:rsidRPr="002B7C5B" w:rsidRDefault="00DE2E9F" w:rsidP="00DE2E9F">
      <w:pPr>
        <w:autoSpaceDE w:val="0"/>
        <w:autoSpaceDN w:val="0"/>
        <w:adjustRightInd w:val="0"/>
        <w:snapToGrid w:val="0"/>
        <w:spacing w:after="120"/>
        <w:ind w:left="1134" w:right="1134"/>
        <w:jc w:val="both"/>
        <w:rPr>
          <w:lang w:val="en-US"/>
        </w:rPr>
      </w:pPr>
      <w:r w:rsidRPr="002B7C5B">
        <w:rPr>
          <w:lang w:val="en-US"/>
        </w:rPr>
        <w:tab/>
      </w:r>
      <w:r w:rsidRPr="002B7C5B">
        <w:rPr>
          <w:lang w:val="en-US"/>
        </w:rPr>
        <w:tab/>
      </w:r>
      <w:r w:rsidRPr="002B7C5B">
        <w:rPr>
          <w:lang w:val="en-US"/>
        </w:rPr>
        <w:tab/>
        <w:t>…………………………………………………………………………………</w:t>
      </w:r>
    </w:p>
    <w:p w14:paraId="74FA0674" w14:textId="77777777" w:rsidR="00DE2E9F" w:rsidRPr="002B7C5B" w:rsidRDefault="00DE2E9F" w:rsidP="00DE2E9F">
      <w:pPr>
        <w:autoSpaceDE w:val="0"/>
        <w:autoSpaceDN w:val="0"/>
        <w:adjustRightInd w:val="0"/>
        <w:snapToGrid w:val="0"/>
        <w:spacing w:after="120"/>
        <w:ind w:left="1134" w:right="1134"/>
        <w:jc w:val="both"/>
        <w:rPr>
          <w:lang w:val="en-US"/>
        </w:rPr>
      </w:pPr>
      <w:r w:rsidRPr="002B7C5B">
        <w:rPr>
          <w:lang w:val="en-US"/>
        </w:rPr>
        <w:tab/>
      </w:r>
      <w:r w:rsidRPr="002B7C5B">
        <w:rPr>
          <w:lang w:val="en-US"/>
        </w:rPr>
        <w:tab/>
      </w:r>
      <w:r w:rsidRPr="002B7C5B">
        <w:rPr>
          <w:lang w:val="en-US"/>
        </w:rPr>
        <w:tab/>
        <w:t>…………………………………………………………………………………</w:t>
      </w:r>
    </w:p>
    <w:p w14:paraId="36D687CD" w14:textId="77777777" w:rsidR="00DE2E9F" w:rsidRPr="002B7C5B" w:rsidRDefault="00DE2E9F" w:rsidP="00DE2E9F">
      <w:pPr>
        <w:autoSpaceDE w:val="0"/>
        <w:autoSpaceDN w:val="0"/>
        <w:adjustRightInd w:val="0"/>
        <w:snapToGrid w:val="0"/>
        <w:spacing w:after="120"/>
        <w:ind w:left="2268" w:right="1134"/>
        <w:jc w:val="both"/>
        <w:rPr>
          <w:lang w:val="en-US"/>
        </w:rPr>
      </w:pPr>
      <w:r w:rsidRPr="002B7C5B">
        <w:rPr>
          <w:lang w:val="en-US"/>
        </w:rPr>
        <w:tab/>
      </w:r>
      <w:r w:rsidRPr="002B7C5B">
        <w:t>(b)</w:t>
      </w:r>
      <w:r w:rsidRPr="002B7C5B">
        <w:tab/>
        <w:t>Light-emitting surface</w:t>
      </w:r>
      <w:r w:rsidRPr="002B7C5B">
        <w:rPr>
          <w:lang w:val="en-US"/>
        </w:rPr>
        <w:t xml:space="preserve"> </w:t>
      </w:r>
      <w:r w:rsidRPr="002B7C5B">
        <w:rPr>
          <w:color w:val="000000" w:themeColor="text1"/>
          <w:lang w:val="en-US"/>
        </w:rPr>
        <w:t>used for the following lamp(s):</w:t>
      </w:r>
    </w:p>
    <w:p w14:paraId="5F24A075" w14:textId="77777777" w:rsidR="00DE2E9F" w:rsidRDefault="00DE2E9F" w:rsidP="00DE2E9F">
      <w:pPr>
        <w:autoSpaceDE w:val="0"/>
        <w:autoSpaceDN w:val="0"/>
        <w:adjustRightInd w:val="0"/>
        <w:snapToGrid w:val="0"/>
        <w:spacing w:after="120" w:line="360" w:lineRule="auto"/>
        <w:ind w:left="1134" w:right="1134"/>
        <w:jc w:val="both"/>
        <w:rPr>
          <w:u w:val="single"/>
        </w:rPr>
      </w:pPr>
      <w:r w:rsidRPr="002B7C5B">
        <w:rPr>
          <w:lang w:val="en-US"/>
        </w:rPr>
        <w:tab/>
      </w:r>
      <w:r w:rsidRPr="002B7C5B">
        <w:rPr>
          <w:lang w:val="en-US"/>
        </w:rPr>
        <w:tab/>
      </w:r>
      <w:r w:rsidRPr="002B7C5B">
        <w:rPr>
          <w:lang w:val="en-US"/>
        </w:rPr>
        <w:tab/>
        <w:t>…………………………………………………………………………………</w:t>
      </w:r>
      <w:r w:rsidRPr="002B7C5B">
        <w:rPr>
          <w:lang w:val="en-US"/>
        </w:rPr>
        <w:tab/>
      </w:r>
      <w:r w:rsidRPr="002B7C5B">
        <w:rPr>
          <w:lang w:val="en-US"/>
        </w:rPr>
        <w:tab/>
      </w:r>
      <w:r w:rsidRPr="002B7C5B">
        <w:rPr>
          <w:lang w:val="en-US"/>
        </w:rPr>
        <w:tab/>
        <w:t>…………………………………………………………………………………</w:t>
      </w:r>
      <w:r w:rsidRPr="001A3298">
        <w:rPr>
          <w:b/>
          <w:lang w:val="en-US"/>
        </w:rPr>
        <w:tab/>
      </w:r>
      <w:r w:rsidRPr="001A3298">
        <w:rPr>
          <w:b/>
          <w:lang w:val="en-US"/>
        </w:rPr>
        <w:tab/>
      </w:r>
      <w:r>
        <w:rPr>
          <w:b/>
          <w:lang w:val="en-US"/>
        </w:rPr>
        <w:tab/>
      </w:r>
      <w:r w:rsidRPr="00B62C99">
        <w:rPr>
          <w:bCs/>
          <w:lang w:val="en-US"/>
        </w:rPr>
        <w:t>…………………………………………………………………………………</w:t>
      </w:r>
      <w:r>
        <w:rPr>
          <w:b/>
          <w:lang w:val="en-US"/>
        </w:rPr>
        <w:tab/>
      </w:r>
      <w:r>
        <w:rPr>
          <w:b/>
          <w:lang w:val="en-US"/>
        </w:rPr>
        <w:tab/>
      </w:r>
      <w:r>
        <w:rPr>
          <w:b/>
          <w:lang w:val="en-US"/>
        </w:rPr>
        <w:tab/>
      </w:r>
      <w:r>
        <w:t>"</w:t>
      </w:r>
    </w:p>
    <w:p w14:paraId="2E366254" w14:textId="60967A67" w:rsidR="004865D9" w:rsidRPr="004865D9" w:rsidRDefault="006E4117" w:rsidP="006E4117">
      <w:pPr>
        <w:spacing w:before="240"/>
        <w:jc w:val="center"/>
        <w:rPr>
          <w:u w:val="single"/>
        </w:rPr>
      </w:pPr>
      <w:r>
        <w:rPr>
          <w:u w:val="single"/>
        </w:rPr>
        <w:tab/>
      </w:r>
      <w:r>
        <w:rPr>
          <w:u w:val="single"/>
        </w:rPr>
        <w:tab/>
      </w:r>
      <w:r>
        <w:rPr>
          <w:u w:val="single"/>
        </w:rPr>
        <w:tab/>
      </w:r>
    </w:p>
    <w:p w14:paraId="5DDB65CC" w14:textId="77777777" w:rsidR="0043626D" w:rsidRDefault="0043626D">
      <w:bookmarkStart w:id="141" w:name="_Hlk4776541"/>
      <w:bookmarkStart w:id="142" w:name="_Hlk22630451"/>
      <w:bookmarkStart w:id="143" w:name="_Toc354410587"/>
      <w:bookmarkEnd w:id="141"/>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813FFC" w:rsidRPr="00813FFC" w14:paraId="39751FF8" w14:textId="77777777" w:rsidTr="006F149D">
        <w:trPr>
          <w:cantSplit/>
          <w:trHeight w:hRule="exact" w:val="851"/>
        </w:trPr>
        <w:tc>
          <w:tcPr>
            <w:tcW w:w="1276" w:type="dxa"/>
            <w:tcBorders>
              <w:bottom w:val="single" w:sz="4" w:space="0" w:color="auto"/>
            </w:tcBorders>
            <w:vAlign w:val="bottom"/>
          </w:tcPr>
          <w:p w14:paraId="3E7D5353" w14:textId="77777777" w:rsidR="006552CB" w:rsidRPr="00813FFC" w:rsidRDefault="006552CB" w:rsidP="006552CB"/>
        </w:tc>
        <w:tc>
          <w:tcPr>
            <w:tcW w:w="8363" w:type="dxa"/>
            <w:gridSpan w:val="2"/>
            <w:tcBorders>
              <w:bottom w:val="single" w:sz="4" w:space="0" w:color="auto"/>
            </w:tcBorders>
            <w:vAlign w:val="bottom"/>
          </w:tcPr>
          <w:p w14:paraId="68F27B67" w14:textId="3C89791C" w:rsidR="006552CB" w:rsidRPr="00813FFC" w:rsidRDefault="006552CB" w:rsidP="00B81C7D">
            <w:pPr>
              <w:jc w:val="right"/>
            </w:pPr>
            <w:r w:rsidRPr="00813FFC">
              <w:rPr>
                <w:sz w:val="40"/>
              </w:rPr>
              <w:t>E</w:t>
            </w:r>
            <w:r w:rsidRPr="00813FFC">
              <w:t>/ECE/324/Rev.1/Add.47/Rev.12/Amend.</w:t>
            </w:r>
            <w:r w:rsidR="00261FC7" w:rsidRPr="00813FFC">
              <w:t>1</w:t>
            </w:r>
            <w:r w:rsidR="006A2C14" w:rsidRPr="00813FFC">
              <w:t>3</w:t>
            </w:r>
            <w:r w:rsidRPr="00813FFC">
              <w:t>−</w:t>
            </w:r>
            <w:r w:rsidRPr="00813FFC">
              <w:rPr>
                <w:sz w:val="40"/>
              </w:rPr>
              <w:t>E</w:t>
            </w:r>
            <w:r w:rsidRPr="00813FFC">
              <w:t>/ECE/TRANS</w:t>
            </w:r>
            <w:r w:rsidR="00B81C7D" w:rsidRPr="00813FFC">
              <w:t>/505/Rev.1/Add.47/Rev.12/Amend.</w:t>
            </w:r>
            <w:r w:rsidR="00261FC7" w:rsidRPr="00813FFC">
              <w:t>1</w:t>
            </w:r>
            <w:r w:rsidR="006A2C14" w:rsidRPr="00813FFC">
              <w:t>3</w:t>
            </w:r>
          </w:p>
        </w:tc>
      </w:tr>
      <w:tr w:rsidR="00813FFC" w:rsidRPr="00813FFC" w14:paraId="3534B88E" w14:textId="77777777" w:rsidTr="007370A2">
        <w:trPr>
          <w:cantSplit/>
          <w:trHeight w:hRule="exact" w:val="2279"/>
        </w:trPr>
        <w:tc>
          <w:tcPr>
            <w:tcW w:w="1276" w:type="dxa"/>
            <w:tcBorders>
              <w:top w:val="single" w:sz="4" w:space="0" w:color="auto"/>
              <w:bottom w:val="single" w:sz="12" w:space="0" w:color="auto"/>
            </w:tcBorders>
          </w:tcPr>
          <w:p w14:paraId="5D58491B" w14:textId="77777777" w:rsidR="006552CB" w:rsidRPr="00813FFC" w:rsidRDefault="006552CB" w:rsidP="006552CB">
            <w:pPr>
              <w:spacing w:before="120"/>
            </w:pPr>
          </w:p>
        </w:tc>
        <w:tc>
          <w:tcPr>
            <w:tcW w:w="5528" w:type="dxa"/>
            <w:tcBorders>
              <w:top w:val="single" w:sz="4" w:space="0" w:color="auto"/>
              <w:bottom w:val="single" w:sz="12" w:space="0" w:color="auto"/>
            </w:tcBorders>
          </w:tcPr>
          <w:p w14:paraId="1EF96CBF" w14:textId="77777777" w:rsidR="006552CB" w:rsidRPr="00813FFC" w:rsidRDefault="006552CB" w:rsidP="006552CB">
            <w:pPr>
              <w:spacing w:before="120"/>
            </w:pPr>
          </w:p>
        </w:tc>
        <w:tc>
          <w:tcPr>
            <w:tcW w:w="2835" w:type="dxa"/>
            <w:tcBorders>
              <w:top w:val="single" w:sz="4" w:space="0" w:color="auto"/>
              <w:bottom w:val="single" w:sz="12" w:space="0" w:color="auto"/>
            </w:tcBorders>
          </w:tcPr>
          <w:p w14:paraId="61CDB05B" w14:textId="77777777" w:rsidR="006552CB" w:rsidRPr="00813FFC" w:rsidRDefault="006552CB" w:rsidP="006552CB">
            <w:pPr>
              <w:spacing w:before="120"/>
              <w:rPr>
                <w:highlight w:val="yellow"/>
              </w:rPr>
            </w:pPr>
          </w:p>
          <w:p w14:paraId="2AF36C26" w14:textId="77777777" w:rsidR="006552CB" w:rsidRPr="00813FFC" w:rsidRDefault="006552CB" w:rsidP="006552CB">
            <w:pPr>
              <w:spacing w:before="120"/>
              <w:rPr>
                <w:highlight w:val="yellow"/>
              </w:rPr>
            </w:pPr>
          </w:p>
          <w:p w14:paraId="5788C685" w14:textId="39896CC0" w:rsidR="006552CB" w:rsidRPr="00813FFC" w:rsidRDefault="00FB2531" w:rsidP="00B81C7D">
            <w:pPr>
              <w:spacing w:before="120"/>
              <w:rPr>
                <w:highlight w:val="yellow"/>
              </w:rPr>
            </w:pPr>
            <w:r>
              <w:t>10 February</w:t>
            </w:r>
            <w:r w:rsidR="00E36CBD" w:rsidRPr="00813FFC">
              <w:t xml:space="preserve"> 2023</w:t>
            </w:r>
          </w:p>
        </w:tc>
      </w:tr>
    </w:tbl>
    <w:p w14:paraId="4298EA11" w14:textId="77777777" w:rsidR="006552CB" w:rsidRPr="00813FFC" w:rsidRDefault="006552CB" w:rsidP="006552CB">
      <w:pPr>
        <w:pStyle w:val="HChG"/>
        <w:spacing w:before="240" w:after="120"/>
      </w:pPr>
      <w:r w:rsidRPr="00813FFC">
        <w:tab/>
      </w:r>
      <w:r w:rsidRPr="00813FFC">
        <w:tab/>
      </w:r>
      <w:bookmarkStart w:id="144" w:name="_Toc340666199"/>
      <w:bookmarkStart w:id="145" w:name="_Toc340745062"/>
      <w:r w:rsidRPr="00813FFC">
        <w:t>Agreement</w:t>
      </w:r>
      <w:bookmarkEnd w:id="142"/>
      <w:bookmarkEnd w:id="143"/>
    </w:p>
    <w:p w14:paraId="7F5856C7" w14:textId="77777777" w:rsidR="006552CB" w:rsidRPr="00813FFC" w:rsidRDefault="006552CB" w:rsidP="006552CB">
      <w:pPr>
        <w:pStyle w:val="H1G"/>
        <w:spacing w:before="240"/>
      </w:pPr>
      <w:r w:rsidRPr="00813FFC">
        <w:rPr>
          <w:rStyle w:val="H1GChar"/>
        </w:rPr>
        <w:tab/>
      </w:r>
      <w:r w:rsidRPr="00813FFC">
        <w:rPr>
          <w:rStyle w:val="H1GChar"/>
        </w:rPr>
        <w:tab/>
      </w:r>
      <w:r w:rsidRPr="00813FFC">
        <w:t>Concerning the</w:t>
      </w:r>
      <w:r w:rsidRPr="00813FFC">
        <w:rPr>
          <w:smallCaps/>
        </w:rPr>
        <w:t xml:space="preserve"> </w:t>
      </w:r>
      <w:r w:rsidRPr="00813FFC">
        <w:t>Adoption of Harmonized Technical United Nations Regulations for Wheeled Vehicles, Equipment and Parts which can be Fitted and/or be Used on Wheeled Vehicles and the Conditions for Reciprocal Recognition of Approvals Granted on the Basis of these United Nations Regulations</w:t>
      </w:r>
      <w:r w:rsidRPr="00813FFC">
        <w:rPr>
          <w:rStyle w:val="a3"/>
          <w:b w:val="0"/>
          <w:sz w:val="20"/>
          <w:vertAlign w:val="baseline"/>
        </w:rPr>
        <w:footnoteReference w:customMarkFollows="1" w:id="46"/>
        <w:t>*</w:t>
      </w:r>
    </w:p>
    <w:p w14:paraId="7B0610DE" w14:textId="77777777" w:rsidR="006552CB" w:rsidRPr="00813FFC" w:rsidRDefault="006552CB" w:rsidP="006552CB">
      <w:pPr>
        <w:pStyle w:val="SingleTxtG"/>
        <w:spacing w:before="120"/>
      </w:pPr>
      <w:r w:rsidRPr="00813FFC">
        <w:t>(Revision 3, including the amendments which entered into force on 14 September 2017)</w:t>
      </w:r>
    </w:p>
    <w:p w14:paraId="32C2092A" w14:textId="77777777" w:rsidR="006552CB" w:rsidRPr="00813FFC" w:rsidRDefault="006552CB" w:rsidP="006552CB">
      <w:pPr>
        <w:pStyle w:val="H1G"/>
        <w:spacing w:before="120"/>
        <w:ind w:left="0" w:right="0" w:firstLine="0"/>
        <w:jc w:val="center"/>
      </w:pPr>
      <w:r w:rsidRPr="00813FFC">
        <w:t>_________</w:t>
      </w:r>
    </w:p>
    <w:p w14:paraId="58E6551E" w14:textId="77777777" w:rsidR="006552CB" w:rsidRPr="00813FFC" w:rsidRDefault="006552CB" w:rsidP="006552CB">
      <w:pPr>
        <w:pStyle w:val="H1G"/>
        <w:spacing w:before="240" w:after="120"/>
      </w:pPr>
      <w:r w:rsidRPr="00813FFC">
        <w:tab/>
      </w:r>
      <w:r w:rsidRPr="00813FFC">
        <w:tab/>
        <w:t>Addendum 47 – UN Regulation No. 48</w:t>
      </w:r>
    </w:p>
    <w:p w14:paraId="175C36F8" w14:textId="190086C0" w:rsidR="006552CB" w:rsidRPr="00813FFC" w:rsidRDefault="006552CB" w:rsidP="006552CB">
      <w:pPr>
        <w:pStyle w:val="H1G"/>
        <w:spacing w:before="240"/>
      </w:pPr>
      <w:r w:rsidRPr="00813FFC">
        <w:tab/>
      </w:r>
      <w:r w:rsidRPr="00813FFC">
        <w:tab/>
        <w:t xml:space="preserve">Revision 12 - Amendment </w:t>
      </w:r>
      <w:r w:rsidR="0000169D" w:rsidRPr="00813FFC">
        <w:t>13</w:t>
      </w:r>
    </w:p>
    <w:p w14:paraId="47B57E1E" w14:textId="2F971EE6" w:rsidR="006552CB" w:rsidRPr="00813FFC" w:rsidRDefault="0006354E" w:rsidP="0006354E">
      <w:pPr>
        <w:pStyle w:val="SingleTxtG"/>
        <w:spacing w:after="360"/>
        <w:rPr>
          <w:spacing w:val="-2"/>
        </w:rPr>
      </w:pPr>
      <w:r w:rsidRPr="00813FFC">
        <w:rPr>
          <w:spacing w:val="-2"/>
        </w:rPr>
        <w:t xml:space="preserve">Supplement </w:t>
      </w:r>
      <w:r w:rsidR="0000169D" w:rsidRPr="00813FFC">
        <w:rPr>
          <w:spacing w:val="-2"/>
        </w:rPr>
        <w:t>16</w:t>
      </w:r>
      <w:r w:rsidRPr="00813FFC">
        <w:rPr>
          <w:spacing w:val="-2"/>
        </w:rPr>
        <w:t xml:space="preserve"> to </w:t>
      </w:r>
      <w:r w:rsidR="00F83813" w:rsidRPr="00813FFC">
        <w:rPr>
          <w:spacing w:val="-2"/>
        </w:rPr>
        <w:t xml:space="preserve">the </w:t>
      </w:r>
      <w:r w:rsidR="00261FC7" w:rsidRPr="00813FFC">
        <w:rPr>
          <w:spacing w:val="-2"/>
        </w:rPr>
        <w:t>0</w:t>
      </w:r>
      <w:r w:rsidR="00F83813" w:rsidRPr="00813FFC">
        <w:rPr>
          <w:spacing w:val="-2"/>
        </w:rPr>
        <w:t>6</w:t>
      </w:r>
      <w:r w:rsidR="006552CB" w:rsidRPr="00813FFC">
        <w:rPr>
          <w:spacing w:val="-2"/>
        </w:rPr>
        <w:t xml:space="preserve"> series of amendments – Date of entry into force: </w:t>
      </w:r>
      <w:r w:rsidR="0000169D" w:rsidRPr="00813FFC">
        <w:t>4 January 2023</w:t>
      </w:r>
    </w:p>
    <w:p w14:paraId="18B41D51" w14:textId="23AD55A4" w:rsidR="006552CB" w:rsidRPr="00813FFC" w:rsidRDefault="006552CB" w:rsidP="006552CB">
      <w:pPr>
        <w:pStyle w:val="H1G"/>
        <w:spacing w:before="120" w:after="120" w:line="240" w:lineRule="exact"/>
        <w:rPr>
          <w:lang w:val="en-US"/>
        </w:rPr>
      </w:pPr>
      <w:r w:rsidRPr="00813FFC">
        <w:rPr>
          <w:lang w:val="en-US"/>
        </w:rPr>
        <w:tab/>
      </w:r>
      <w:r w:rsidRPr="00813FFC">
        <w:rPr>
          <w:lang w:val="en-US"/>
        </w:rPr>
        <w:tab/>
      </w:r>
      <w:r w:rsidR="00E05CB7" w:rsidRPr="00813FFC">
        <w:t>Uniform provisions concerning the approval of vehicles with regard to the installation of lighting and light-signalling devices</w:t>
      </w:r>
    </w:p>
    <w:p w14:paraId="50D56CCA" w14:textId="0E9946D4" w:rsidR="006552CB" w:rsidRPr="00813FFC" w:rsidRDefault="006552CB" w:rsidP="00C70F28">
      <w:pPr>
        <w:pStyle w:val="SingleTxtG"/>
        <w:spacing w:after="40"/>
        <w:jc w:val="left"/>
        <w:rPr>
          <w:lang w:eastAsia="en-GB"/>
        </w:rPr>
      </w:pPr>
      <w:r w:rsidRPr="00813FFC">
        <w:rPr>
          <w:spacing w:val="-4"/>
          <w:lang w:eastAsia="en-GB"/>
        </w:rPr>
        <w:t>This document is meant purely as documentation tool. The authentic and legal binding text is:</w:t>
      </w:r>
      <w:r w:rsidRPr="00813FFC">
        <w:rPr>
          <w:lang w:eastAsia="en-GB"/>
        </w:rPr>
        <w:t xml:space="preserve"> </w:t>
      </w:r>
      <w:r w:rsidRPr="00813FFC">
        <w:rPr>
          <w:spacing w:val="-6"/>
          <w:lang w:eastAsia="en-GB"/>
        </w:rPr>
        <w:t>ECE/TRANS/WP.29/</w:t>
      </w:r>
      <w:r w:rsidR="0000169D" w:rsidRPr="00813FFC">
        <w:rPr>
          <w:spacing w:val="-6"/>
          <w:lang w:eastAsia="en-GB"/>
        </w:rPr>
        <w:t>202</w:t>
      </w:r>
      <w:r w:rsidR="007834D2">
        <w:rPr>
          <w:spacing w:val="-6"/>
          <w:lang w:eastAsia="en-GB"/>
        </w:rPr>
        <w:t>2</w:t>
      </w:r>
      <w:r w:rsidR="0000169D" w:rsidRPr="00813FFC">
        <w:rPr>
          <w:spacing w:val="-6"/>
          <w:lang w:eastAsia="en-GB"/>
        </w:rPr>
        <w:t>/89</w:t>
      </w:r>
      <w:r w:rsidR="004F5A7E" w:rsidRPr="00813FFC">
        <w:rPr>
          <w:spacing w:val="-6"/>
          <w:lang w:eastAsia="en-GB"/>
        </w:rPr>
        <w:t xml:space="preserve">. </w:t>
      </w:r>
    </w:p>
    <w:p w14:paraId="26BB5C59" w14:textId="77777777" w:rsidR="006552CB" w:rsidRPr="00813FFC" w:rsidRDefault="006552CB" w:rsidP="006552CB">
      <w:pPr>
        <w:suppressAutoHyphens w:val="0"/>
        <w:spacing w:line="240" w:lineRule="auto"/>
        <w:jc w:val="center"/>
        <w:rPr>
          <w:b/>
          <w:sz w:val="24"/>
        </w:rPr>
      </w:pPr>
      <w:r w:rsidRPr="00813FFC">
        <w:rPr>
          <w:b/>
          <w:noProof/>
          <w:sz w:val="24"/>
          <w:lang w:val="en-US"/>
        </w:rPr>
        <w:drawing>
          <wp:anchor distT="0" distB="137160" distL="114300" distR="114300" simplePos="0" relativeHeight="251685376" behindDoc="0" locked="0" layoutInCell="1" allowOverlap="1" wp14:anchorId="33EF75FD" wp14:editId="048E3EC2">
            <wp:simplePos x="0" y="0"/>
            <wp:positionH relativeFrom="column">
              <wp:posOffset>2540000</wp:posOffset>
            </wp:positionH>
            <wp:positionV relativeFrom="paragraph">
              <wp:posOffset>223520</wp:posOffset>
            </wp:positionV>
            <wp:extent cx="1028700" cy="826770"/>
            <wp:effectExtent l="0" t="0" r="0" b="0"/>
            <wp:wrapTopAndBottom/>
            <wp:docPr id="1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Pr="00813FFC">
        <w:rPr>
          <w:b/>
          <w:sz w:val="24"/>
        </w:rPr>
        <w:t>_________</w:t>
      </w:r>
    </w:p>
    <w:p w14:paraId="7CD28970" w14:textId="70D1C2D2" w:rsidR="00B81C7D" w:rsidRPr="00813FFC" w:rsidRDefault="006552CB" w:rsidP="006552CB">
      <w:pPr>
        <w:suppressAutoHyphens w:val="0"/>
        <w:spacing w:line="240" w:lineRule="auto"/>
        <w:jc w:val="center"/>
        <w:rPr>
          <w:b/>
          <w:sz w:val="24"/>
        </w:rPr>
      </w:pPr>
      <w:r w:rsidRPr="00813FFC">
        <w:rPr>
          <w:b/>
          <w:sz w:val="24"/>
        </w:rPr>
        <w:t>UNITED NATIONS</w:t>
      </w:r>
      <w:bookmarkEnd w:id="144"/>
    </w:p>
    <w:p w14:paraId="3A2BE8D4" w14:textId="77777777" w:rsidR="00B81C7D" w:rsidRPr="00813FFC" w:rsidRDefault="00B81C7D">
      <w:pPr>
        <w:suppressAutoHyphens w:val="0"/>
        <w:spacing w:line="240" w:lineRule="auto"/>
        <w:rPr>
          <w:b/>
          <w:sz w:val="24"/>
        </w:rPr>
      </w:pPr>
      <w:r w:rsidRPr="00813FFC">
        <w:rPr>
          <w:b/>
          <w:sz w:val="24"/>
        </w:rPr>
        <w:br w:type="page"/>
      </w:r>
    </w:p>
    <w:bookmarkEnd w:id="145"/>
    <w:p w14:paraId="13EF6D20" w14:textId="77777777" w:rsidR="00275421" w:rsidRPr="00AE2A0E" w:rsidRDefault="00275421" w:rsidP="00275421">
      <w:pPr>
        <w:tabs>
          <w:tab w:val="left" w:pos="2300"/>
          <w:tab w:val="left" w:pos="2800"/>
        </w:tabs>
        <w:spacing w:after="120"/>
        <w:ind w:left="2268" w:right="1134" w:hanging="1134"/>
        <w:jc w:val="both"/>
        <w:rPr>
          <w:lang w:val="en-US"/>
        </w:rPr>
      </w:pPr>
      <w:r w:rsidRPr="00AE2A0E">
        <w:rPr>
          <w:i/>
          <w:lang w:val="en-US"/>
        </w:rPr>
        <w:lastRenderedPageBreak/>
        <w:t>Add a new paragraph 2.1.7.</w:t>
      </w:r>
      <w:r w:rsidRPr="00AE2A0E">
        <w:rPr>
          <w:lang w:val="en-US"/>
        </w:rPr>
        <w:t xml:space="preserve"> to read:</w:t>
      </w:r>
    </w:p>
    <w:p w14:paraId="633A28A8" w14:textId="77777777" w:rsidR="00275421" w:rsidRPr="005252AC" w:rsidRDefault="00275421" w:rsidP="00275421">
      <w:pPr>
        <w:pStyle w:val="af3"/>
        <w:spacing w:after="120"/>
        <w:ind w:left="2268" w:right="1134" w:hanging="1134"/>
        <w:contextualSpacing w:val="0"/>
        <w:jc w:val="both"/>
        <w:rPr>
          <w:lang w:val="en-US"/>
        </w:rPr>
      </w:pPr>
      <w:r w:rsidRPr="00AE2A0E">
        <w:rPr>
          <w:lang w:val="en-US"/>
        </w:rPr>
        <w:t>"2.1.7.</w:t>
      </w:r>
      <w:r w:rsidRPr="00AE2A0E">
        <w:rPr>
          <w:lang w:val="en-US"/>
        </w:rPr>
        <w:tab/>
      </w:r>
      <w:r w:rsidRPr="005252AC">
        <w:rPr>
          <w:lang w:val="en-US"/>
        </w:rPr>
        <w:t>“</w:t>
      </w:r>
      <w:r w:rsidRPr="005252AC">
        <w:rPr>
          <w:i/>
          <w:iCs/>
        </w:rPr>
        <w:t xml:space="preserve">Manufacturer logo” </w:t>
      </w:r>
      <w:r w:rsidRPr="005252AC">
        <w:t>means a graphic mark, emblem, word, or a combination of those elements, used to aid and promote public identification and recognition of a vehicle manufacturer's brand name."</w:t>
      </w:r>
    </w:p>
    <w:p w14:paraId="4936B289" w14:textId="77777777" w:rsidR="00275421" w:rsidRPr="005252AC" w:rsidRDefault="00275421" w:rsidP="00275421">
      <w:pPr>
        <w:spacing w:after="120"/>
        <w:ind w:left="2268" w:right="1134" w:hanging="1134"/>
      </w:pPr>
      <w:r w:rsidRPr="005252AC">
        <w:rPr>
          <w:i/>
          <w:iCs/>
        </w:rPr>
        <w:t xml:space="preserve">Add a new paragraph 2.5.1.1. </w:t>
      </w:r>
      <w:r w:rsidRPr="005252AC">
        <w:t>to read:</w:t>
      </w:r>
    </w:p>
    <w:p w14:paraId="526C1520" w14:textId="02189960" w:rsidR="00275421" w:rsidRPr="005252AC" w:rsidRDefault="0004411E" w:rsidP="00275421">
      <w:pPr>
        <w:spacing w:after="120"/>
        <w:ind w:left="2268" w:right="1134" w:hanging="1134"/>
        <w:jc w:val="both"/>
        <w:rPr>
          <w:strike/>
          <w:color w:val="000000" w:themeColor="text1"/>
        </w:rPr>
      </w:pPr>
      <w:r>
        <w:t>"</w:t>
      </w:r>
      <w:r w:rsidR="00275421" w:rsidRPr="005252AC">
        <w:t>2.5.1.1.</w:t>
      </w:r>
      <w:r w:rsidR="00275421" w:rsidRPr="005252AC">
        <w:tab/>
        <w:t>“</w:t>
      </w:r>
      <w:r w:rsidR="00275421" w:rsidRPr="005252AC">
        <w:rPr>
          <w:color w:val="000000" w:themeColor="text1"/>
        </w:rPr>
        <w:t>Auxiliary driving-beam (auxiliary main-beam) lamp” means a driving-beam approved as separate lamp in such a way that it is supplementing a driving-beam of another class.</w:t>
      </w:r>
      <w:r>
        <w:rPr>
          <w:color w:val="000000" w:themeColor="text1"/>
        </w:rPr>
        <w:t>"</w:t>
      </w:r>
    </w:p>
    <w:p w14:paraId="177340EC" w14:textId="77777777" w:rsidR="00275421" w:rsidRPr="005252AC" w:rsidRDefault="00275421" w:rsidP="00275421">
      <w:pPr>
        <w:pStyle w:val="SingleTxtG"/>
        <w:ind w:right="521"/>
      </w:pPr>
      <w:r w:rsidRPr="005252AC">
        <w:rPr>
          <w:i/>
          <w:iCs/>
        </w:rPr>
        <w:t>Add new paragraphs</w:t>
      </w:r>
      <w:r w:rsidRPr="005252AC">
        <w:rPr>
          <w:i/>
          <w:iCs/>
          <w:lang w:eastAsia="ja-JP"/>
        </w:rPr>
        <w:t xml:space="preserve"> 2.7.8. and 2.7.9. </w:t>
      </w:r>
      <w:r w:rsidRPr="005252AC">
        <w:t>to read:</w:t>
      </w:r>
    </w:p>
    <w:p w14:paraId="3B8E5E79" w14:textId="6EB3EAC8" w:rsidR="00275421" w:rsidRPr="005252AC" w:rsidRDefault="0004411E" w:rsidP="00275421">
      <w:pPr>
        <w:pStyle w:val="SingleTxtG"/>
        <w:ind w:left="2268" w:hanging="1134"/>
        <w:rPr>
          <w:iCs/>
        </w:rPr>
      </w:pPr>
      <w:r>
        <w:rPr>
          <w:iCs/>
        </w:rPr>
        <w:t>"</w:t>
      </w:r>
      <w:r w:rsidR="00275421" w:rsidRPr="005252AC">
        <w:rPr>
          <w:iCs/>
        </w:rPr>
        <w:t>2.7.8.</w:t>
      </w:r>
      <w:r w:rsidR="00275421" w:rsidRPr="005252AC">
        <w:rPr>
          <w:iCs/>
        </w:rPr>
        <w:tab/>
      </w:r>
      <w:r w:rsidR="00275421" w:rsidRPr="005252AC">
        <w:rPr>
          <w:i/>
          <w:iCs/>
        </w:rPr>
        <w:t>“Driver Assistance Projection”</w:t>
      </w:r>
      <w:r w:rsidR="00275421" w:rsidRPr="005252AC">
        <w:rPr>
          <w:iCs/>
        </w:rPr>
        <w:t xml:space="preserve"> means a modification of the light distribution for driver assistance purposes. </w:t>
      </w:r>
    </w:p>
    <w:p w14:paraId="5FCB1F66" w14:textId="4B6504AC" w:rsidR="00275421" w:rsidRPr="005252AC" w:rsidRDefault="00275421" w:rsidP="00275421">
      <w:pPr>
        <w:pStyle w:val="SingleTxtG"/>
        <w:ind w:left="2268" w:hanging="1134"/>
        <w:rPr>
          <w:iCs/>
        </w:rPr>
      </w:pPr>
      <w:r w:rsidRPr="005252AC">
        <w:rPr>
          <w:lang w:val="en-US"/>
        </w:rPr>
        <w:t>2.7.9.</w:t>
      </w:r>
      <w:r w:rsidRPr="005252AC">
        <w:rPr>
          <w:lang w:val="en-US"/>
        </w:rPr>
        <w:tab/>
      </w:r>
      <w:r w:rsidRPr="005252AC">
        <w:rPr>
          <w:i/>
          <w:lang w:val="en-US"/>
        </w:rPr>
        <w:t>“RCT (Risk of Collision Time)”</w:t>
      </w:r>
      <w:r w:rsidRPr="005252AC">
        <w:rPr>
          <w:lang w:val="en-US"/>
        </w:rPr>
        <w:t xml:space="preserve"> means the estimated time for the own vehicle and the preceding vehicle to collide</w:t>
      </w:r>
      <w:r w:rsidRPr="005252AC">
        <w:rPr>
          <w:rFonts w:ascii="Arial" w:hAnsi="Arial" w:cs="Arial"/>
          <w:lang w:val="en-US"/>
        </w:rPr>
        <w:t xml:space="preserve">, </w:t>
      </w:r>
      <w:r w:rsidRPr="005252AC">
        <w:rPr>
          <w:lang w:val="en-US"/>
        </w:rPr>
        <w:t>assuming that the relative speed, at the time of estimation, remains constant.</w:t>
      </w:r>
      <w:r w:rsidR="00A50AE2">
        <w:rPr>
          <w:lang w:val="en-US"/>
        </w:rPr>
        <w:t>"</w:t>
      </w:r>
    </w:p>
    <w:p w14:paraId="0E8064EC" w14:textId="77777777" w:rsidR="00275421" w:rsidRPr="005252AC" w:rsidRDefault="00275421" w:rsidP="00275421">
      <w:pPr>
        <w:pStyle w:val="SingleTxtG"/>
        <w:ind w:right="521"/>
        <w:rPr>
          <w:iCs/>
        </w:rPr>
      </w:pPr>
      <w:r w:rsidRPr="005252AC">
        <w:rPr>
          <w:i/>
          <w:iCs/>
        </w:rPr>
        <w:t>Add a new paragraph</w:t>
      </w:r>
      <w:r w:rsidRPr="005252AC">
        <w:rPr>
          <w:i/>
          <w:iCs/>
          <w:lang w:eastAsia="ja-JP"/>
        </w:rPr>
        <w:t xml:space="preserve"> 3.2.9. </w:t>
      </w:r>
      <w:r w:rsidRPr="005252AC">
        <w:t>to read:</w:t>
      </w:r>
    </w:p>
    <w:p w14:paraId="6EAC758B" w14:textId="3004D03A" w:rsidR="00275421" w:rsidRPr="005252AC" w:rsidRDefault="00A50AE2" w:rsidP="00275421">
      <w:pPr>
        <w:pStyle w:val="SingleTxtG"/>
        <w:ind w:left="2268" w:hanging="1134"/>
        <w:rPr>
          <w:iCs/>
        </w:rPr>
      </w:pPr>
      <w:r>
        <w:rPr>
          <w:iCs/>
        </w:rPr>
        <w:t>"</w:t>
      </w:r>
      <w:r w:rsidR="00275421" w:rsidRPr="005252AC">
        <w:rPr>
          <w:iCs/>
        </w:rPr>
        <w:t>3.2.9.</w:t>
      </w:r>
      <w:r w:rsidR="00275421" w:rsidRPr="005252AC">
        <w:rPr>
          <w:iCs/>
        </w:rPr>
        <w:tab/>
        <w:t>Where a system is able to provide driver assistance projections on the road, a list of the patterns and symbols shall be provided by the manufacturer.</w:t>
      </w:r>
      <w:r>
        <w:rPr>
          <w:iCs/>
        </w:rPr>
        <w:t>"</w:t>
      </w:r>
    </w:p>
    <w:p w14:paraId="69263E18" w14:textId="77777777" w:rsidR="00275421" w:rsidRPr="00442F38" w:rsidRDefault="00275421" w:rsidP="00275421">
      <w:pPr>
        <w:tabs>
          <w:tab w:val="left" w:pos="2300"/>
          <w:tab w:val="left" w:pos="2800"/>
        </w:tabs>
        <w:spacing w:after="120"/>
        <w:ind w:left="2268" w:right="1134" w:hanging="1134"/>
        <w:jc w:val="both"/>
        <w:rPr>
          <w:bCs/>
          <w:lang w:val="en-US"/>
        </w:rPr>
      </w:pPr>
      <w:r w:rsidRPr="00442F38">
        <w:rPr>
          <w:bCs/>
          <w:i/>
          <w:lang w:val="en-US"/>
        </w:rPr>
        <w:t xml:space="preserve">Add a new paragraph 5.5.5. </w:t>
      </w:r>
      <w:r w:rsidRPr="00442F38">
        <w:rPr>
          <w:bCs/>
          <w:lang w:val="en-US"/>
        </w:rPr>
        <w:t>to read:</w:t>
      </w:r>
    </w:p>
    <w:p w14:paraId="7B290E6F" w14:textId="77777777" w:rsidR="00275421" w:rsidRPr="00442F38" w:rsidRDefault="00275421" w:rsidP="00275421">
      <w:pPr>
        <w:tabs>
          <w:tab w:val="left" w:pos="2300"/>
          <w:tab w:val="left" w:pos="2800"/>
        </w:tabs>
        <w:spacing w:after="120"/>
        <w:ind w:left="2268" w:right="1134" w:hanging="1134"/>
        <w:jc w:val="both"/>
        <w:rPr>
          <w:bCs/>
          <w:lang w:val="en-US"/>
        </w:rPr>
      </w:pPr>
      <w:r w:rsidRPr="00442F38">
        <w:rPr>
          <w:bCs/>
          <w:lang w:val="en-US"/>
        </w:rPr>
        <w:t>"5.5.5.</w:t>
      </w:r>
      <w:r w:rsidRPr="00442F38">
        <w:rPr>
          <w:bCs/>
          <w:lang w:val="en-US"/>
        </w:rPr>
        <w:tab/>
        <w:t>In case of lamps incorporating a manufacturer logo, only two lateral logos (one on each side) or one central logo can be fitted on the rear of the vehicle and only two lateral logos (one on each side) or one central logo can be fitted on the front of the vehicle.</w:t>
      </w:r>
      <w:r w:rsidRPr="00E77C09">
        <w:t xml:space="preserve"> </w:t>
      </w:r>
      <w:r w:rsidRPr="00E77C09">
        <w:rPr>
          <w:bCs/>
          <w:lang w:val="en-US"/>
        </w:rPr>
        <w:t>All logos that are not vehicle manufacturer or body manufacturer logos are prohibited.</w:t>
      </w:r>
      <w:r w:rsidRPr="00442F38">
        <w:rPr>
          <w:bCs/>
          <w:lang w:val="en-US"/>
        </w:rPr>
        <w:t>"</w:t>
      </w:r>
    </w:p>
    <w:p w14:paraId="711BB1DB" w14:textId="77777777" w:rsidR="00275421" w:rsidRPr="008454D7" w:rsidRDefault="00275421" w:rsidP="00275421">
      <w:pPr>
        <w:spacing w:after="120"/>
        <w:ind w:left="1134" w:right="1134"/>
      </w:pPr>
      <w:r w:rsidRPr="00081B45">
        <w:rPr>
          <w:i/>
        </w:rPr>
        <w:t>Paragraph</w:t>
      </w:r>
      <w:r w:rsidRPr="008454D7">
        <w:rPr>
          <w:i/>
        </w:rPr>
        <w:t xml:space="preserve"> 5.10. and </w:t>
      </w:r>
      <w:r>
        <w:rPr>
          <w:i/>
        </w:rPr>
        <w:t xml:space="preserve">its </w:t>
      </w:r>
      <w:r w:rsidRPr="008454D7">
        <w:rPr>
          <w:i/>
        </w:rPr>
        <w:t xml:space="preserve">sub-paragraphs, </w:t>
      </w:r>
      <w:r w:rsidRPr="007661DA">
        <w:rPr>
          <w:rFonts w:asciiTheme="majorBidi" w:eastAsia="MS Mincho" w:hAnsiTheme="majorBidi" w:cstheme="majorBidi"/>
        </w:rPr>
        <w:t>amend</w:t>
      </w:r>
      <w:r w:rsidRPr="008454D7">
        <w:t xml:space="preserve"> to read:</w:t>
      </w:r>
    </w:p>
    <w:p w14:paraId="4E831060" w14:textId="15D34E73" w:rsidR="00275421" w:rsidRPr="005252AC" w:rsidRDefault="00A50AE2" w:rsidP="00275421">
      <w:pPr>
        <w:pStyle w:val="SingleTxtG"/>
        <w:ind w:left="2268" w:hanging="1134"/>
      </w:pPr>
      <w:r>
        <w:rPr>
          <w:lang w:val="en-US"/>
        </w:rPr>
        <w:t>"</w:t>
      </w:r>
      <w:r w:rsidR="00275421" w:rsidRPr="008454D7">
        <w:rPr>
          <w:lang w:val="en-US"/>
        </w:rPr>
        <w:t>5.10.</w:t>
      </w:r>
      <w:r w:rsidR="00275421" w:rsidRPr="008454D7">
        <w:rPr>
          <w:lang w:val="en-US"/>
        </w:rPr>
        <w:tab/>
      </w:r>
      <w:r w:rsidR="00275421" w:rsidRPr="005252AC">
        <w:t xml:space="preserve">Provisions regarding light </w:t>
      </w:r>
      <w:r w:rsidR="00275421" w:rsidRPr="005252AC">
        <w:rPr>
          <w:color w:val="000000" w:themeColor="text1"/>
        </w:rPr>
        <w:t>which could give rise to confusion</w:t>
      </w:r>
      <w:r w:rsidR="00275421" w:rsidRPr="005252AC">
        <w:t>:</w:t>
      </w:r>
    </w:p>
    <w:p w14:paraId="1518096C" w14:textId="77777777" w:rsidR="00275421" w:rsidRPr="005252AC" w:rsidRDefault="00275421" w:rsidP="00275421">
      <w:pPr>
        <w:pStyle w:val="SingleTxtG"/>
        <w:ind w:left="2268" w:hanging="1134"/>
      </w:pPr>
      <w:r w:rsidRPr="005252AC">
        <w:t>5.</w:t>
      </w:r>
      <w:r w:rsidRPr="005252AC">
        <w:rPr>
          <w:lang w:val="en-US"/>
        </w:rPr>
        <w:t>10</w:t>
      </w:r>
      <w:r w:rsidRPr="005252AC">
        <w:t>.1.</w:t>
      </w:r>
      <w:r w:rsidRPr="005252AC">
        <w:tab/>
        <w:t>Red light emitted by a lamp fitted on the rear of the vehicle (as defined in paragraph 2.1.5.) shall not be visible from the front of the vehicle.</w:t>
      </w:r>
    </w:p>
    <w:p w14:paraId="562E1FD7" w14:textId="77777777" w:rsidR="00275421" w:rsidRPr="005252AC" w:rsidRDefault="00275421" w:rsidP="00275421">
      <w:pPr>
        <w:pStyle w:val="SingleTxtG"/>
        <w:ind w:left="2268" w:hanging="1134"/>
      </w:pPr>
      <w:r w:rsidRPr="005252AC">
        <w:t>5.10.2.</w:t>
      </w:r>
      <w:r w:rsidRPr="005252AC">
        <w:tab/>
        <w:t xml:space="preserve">White light emitted by a lamp fitted on the front of the vehicle (as defined in paragraph 2.1.5.) shall not be visible from the rear of the vehicle. </w:t>
      </w:r>
    </w:p>
    <w:p w14:paraId="4288705E" w14:textId="77777777" w:rsidR="00275421" w:rsidRPr="005252AC" w:rsidRDefault="00275421" w:rsidP="00275421">
      <w:pPr>
        <w:pStyle w:val="SingleTxtG"/>
        <w:ind w:left="2268" w:hanging="1134"/>
        <w:rPr>
          <w:bCs/>
        </w:rPr>
      </w:pPr>
      <w:r w:rsidRPr="00393C35">
        <w:t>5.10.3.</w:t>
      </w:r>
      <w:r w:rsidRPr="00393C35">
        <w:tab/>
      </w:r>
      <w:r w:rsidRPr="005252AC">
        <w:rPr>
          <w:bCs/>
          <w:lang w:val="en-US"/>
        </w:rPr>
        <w:t>No account shall be taken of lighting devices fitted for the interior lighting of the vehicle.</w:t>
      </w:r>
    </w:p>
    <w:p w14:paraId="074BAA42" w14:textId="77777777" w:rsidR="00275421" w:rsidRPr="008F4DF7" w:rsidRDefault="00275421" w:rsidP="00275421">
      <w:pPr>
        <w:spacing w:after="120"/>
        <w:ind w:left="2268" w:right="1134" w:hanging="1134"/>
        <w:jc w:val="both"/>
        <w:rPr>
          <w:bCs/>
        </w:rPr>
      </w:pPr>
      <w:r w:rsidRPr="008F4DF7">
        <w:rPr>
          <w:bCs/>
        </w:rPr>
        <w:t>5.10.4.</w:t>
      </w:r>
      <w:r w:rsidRPr="008F4DF7">
        <w:rPr>
          <w:bCs/>
        </w:rPr>
        <w:tab/>
        <w:t>To verify paragraphs 5.10.1. and 5.10.2.:</w:t>
      </w:r>
    </w:p>
    <w:p w14:paraId="7CCF4CDC" w14:textId="77777777" w:rsidR="00275421" w:rsidRPr="008F4DF7" w:rsidRDefault="00275421" w:rsidP="00275421">
      <w:pPr>
        <w:spacing w:after="120"/>
        <w:ind w:left="2268" w:right="1134" w:hanging="1134"/>
        <w:jc w:val="both"/>
        <w:rPr>
          <w:bCs/>
        </w:rPr>
      </w:pPr>
      <w:r w:rsidRPr="008F4DF7">
        <w:rPr>
          <w:bCs/>
        </w:rPr>
        <w:t>5.10.4.1.</w:t>
      </w:r>
      <w:r w:rsidRPr="008F4DF7">
        <w:rPr>
          <w:bCs/>
        </w:rPr>
        <w:tab/>
        <w:t>For the visibility of red light towards the front of a vehicle, with the exception of a red rearmost side-marker lamp, there shall be no direct visibility of the apparent surface of a red lamp if viewed by an observer moving within Zone 1 in a transverse plane situated 25 m in front of the vehicle (see Annex 4</w:t>
      </w:r>
      <w:proofErr w:type="gramStart"/>
      <w:r w:rsidRPr="008F4DF7">
        <w:rPr>
          <w:bCs/>
        </w:rPr>
        <w:t>);</w:t>
      </w:r>
      <w:proofErr w:type="gramEnd"/>
      <w:r w:rsidRPr="008F4DF7">
        <w:rPr>
          <w:bCs/>
        </w:rPr>
        <w:t xml:space="preserve"> </w:t>
      </w:r>
    </w:p>
    <w:p w14:paraId="37C49E8A" w14:textId="77777777" w:rsidR="00275421" w:rsidRPr="008F4DF7" w:rsidRDefault="00275421" w:rsidP="00275421">
      <w:pPr>
        <w:spacing w:after="120"/>
        <w:ind w:left="2268" w:right="1134" w:hanging="1134"/>
        <w:jc w:val="both"/>
        <w:rPr>
          <w:bCs/>
        </w:rPr>
      </w:pPr>
      <w:r w:rsidRPr="008F4DF7">
        <w:rPr>
          <w:bCs/>
        </w:rPr>
        <w:t>5.10.4.2.</w:t>
      </w:r>
      <w:r w:rsidRPr="008F4DF7">
        <w:rPr>
          <w:bCs/>
        </w:rPr>
        <w:tab/>
        <w:t xml:space="preserve">For the visibility of white light towards the rear of a vehicle, with the exception of reversing lamps and white side </w:t>
      </w:r>
      <w:proofErr w:type="spellStart"/>
      <w:r w:rsidRPr="008F4DF7">
        <w:rPr>
          <w:bCs/>
        </w:rPr>
        <w:t>conspicuity</w:t>
      </w:r>
      <w:proofErr w:type="spellEnd"/>
      <w:r w:rsidRPr="008F4DF7">
        <w:rPr>
          <w:bCs/>
        </w:rPr>
        <w:t xml:space="preserve"> markings, there shall be no direct visibility of the apparent surface of a white lamp if viewed by an observer moving within Zone 2 in a transverse plane situated 25 m behind the vehicle (see Annex 4</w:t>
      </w:r>
      <w:proofErr w:type="gramStart"/>
      <w:r w:rsidRPr="008F4DF7">
        <w:rPr>
          <w:bCs/>
        </w:rPr>
        <w:t>);</w:t>
      </w:r>
      <w:proofErr w:type="gramEnd"/>
    </w:p>
    <w:p w14:paraId="0D02EF79" w14:textId="3C7B79F3" w:rsidR="00275421" w:rsidRPr="008F4DF7" w:rsidRDefault="00275421" w:rsidP="00275421">
      <w:pPr>
        <w:spacing w:after="120"/>
        <w:ind w:left="2268" w:right="1134" w:hanging="1134"/>
        <w:jc w:val="both"/>
        <w:rPr>
          <w:bCs/>
          <w:i/>
        </w:rPr>
      </w:pPr>
      <w:r w:rsidRPr="008F4DF7">
        <w:rPr>
          <w:bCs/>
        </w:rPr>
        <w:t>5.10.4.3.</w:t>
      </w:r>
      <w:r w:rsidRPr="008F4DF7">
        <w:rPr>
          <w:bCs/>
        </w:rPr>
        <w:tab/>
        <w:t>In case of doubt, the requirement above shall be deemed fulfilled if the luminous intensity of the red light emitted to the front and/or the white light emitted to the rear, as verified during type approval of the lamps, is less than 0.25 cd per lamp taking into account the influence of the vehicle body if applicable.</w:t>
      </w:r>
      <w:r w:rsidR="00A50AE2">
        <w:rPr>
          <w:bCs/>
        </w:rPr>
        <w:t>"</w:t>
      </w:r>
    </w:p>
    <w:p w14:paraId="44A9B88B" w14:textId="77777777" w:rsidR="00275421" w:rsidRPr="00300470" w:rsidRDefault="00275421" w:rsidP="00DF014C">
      <w:pPr>
        <w:pageBreakBefore/>
        <w:tabs>
          <w:tab w:val="left" w:pos="2300"/>
          <w:tab w:val="left" w:pos="2800"/>
        </w:tabs>
        <w:spacing w:after="120"/>
        <w:ind w:left="2268" w:right="1134" w:hanging="1134"/>
        <w:jc w:val="both"/>
        <w:rPr>
          <w:lang w:val="en-US"/>
        </w:rPr>
      </w:pPr>
      <w:r w:rsidRPr="00300470">
        <w:rPr>
          <w:i/>
          <w:lang w:val="en-US"/>
        </w:rPr>
        <w:lastRenderedPageBreak/>
        <w:t xml:space="preserve">Add a new paragraph 5.30.1. </w:t>
      </w:r>
      <w:r w:rsidRPr="00300470">
        <w:rPr>
          <w:lang w:val="en-US"/>
        </w:rPr>
        <w:t xml:space="preserve"> to read:</w:t>
      </w:r>
    </w:p>
    <w:p w14:paraId="3E198031" w14:textId="77777777" w:rsidR="00275421" w:rsidRPr="00300470" w:rsidRDefault="00275421" w:rsidP="00275421">
      <w:pPr>
        <w:tabs>
          <w:tab w:val="left" w:pos="2300"/>
          <w:tab w:val="left" w:pos="2800"/>
        </w:tabs>
        <w:spacing w:after="120"/>
        <w:ind w:left="2268" w:right="1134" w:hanging="1134"/>
        <w:jc w:val="both"/>
        <w:rPr>
          <w:i/>
          <w:iCs/>
        </w:rPr>
      </w:pPr>
      <w:r w:rsidRPr="00300470">
        <w:rPr>
          <w:lang w:val="en-US"/>
        </w:rPr>
        <w:t>"5.30.1.</w:t>
      </w:r>
      <w:r w:rsidRPr="00300470">
        <w:rPr>
          <w:lang w:val="en-US"/>
        </w:rPr>
        <w:tab/>
        <w:t>Especially in case of light-</w:t>
      </w:r>
      <w:proofErr w:type="spellStart"/>
      <w:r w:rsidRPr="00300470">
        <w:rPr>
          <w:lang w:val="en-US"/>
        </w:rPr>
        <w:t>signalling</w:t>
      </w:r>
      <w:proofErr w:type="spellEnd"/>
      <w:r w:rsidRPr="00300470">
        <w:rPr>
          <w:lang w:val="en-US"/>
        </w:rPr>
        <w:t xml:space="preserve"> lamps incorporating a manufacturer logo, the lamp shall be type approved according to the requirements of the UN </w:t>
      </w:r>
      <w:r>
        <w:rPr>
          <w:lang w:val="en-US"/>
        </w:rPr>
        <w:t>R</w:t>
      </w:r>
      <w:r w:rsidRPr="00300470">
        <w:rPr>
          <w:lang w:val="en-US"/>
        </w:rPr>
        <w:t>egulation No</w:t>
      </w:r>
      <w:r>
        <w:rPr>
          <w:lang w:val="en-US"/>
        </w:rPr>
        <w:t>.</w:t>
      </w:r>
      <w:r w:rsidRPr="00300470">
        <w:rPr>
          <w:lang w:val="en-US"/>
        </w:rPr>
        <w:t xml:space="preserve"> 148."</w:t>
      </w:r>
    </w:p>
    <w:p w14:paraId="7357AD84" w14:textId="77777777" w:rsidR="00275421" w:rsidRPr="00C1319A" w:rsidRDefault="00275421" w:rsidP="00275421">
      <w:pPr>
        <w:pStyle w:val="SingleTxtG"/>
        <w:ind w:right="521"/>
      </w:pPr>
      <w:r w:rsidRPr="00C1319A">
        <w:rPr>
          <w:i/>
          <w:iCs/>
        </w:rPr>
        <w:t>Add a new paragraph</w:t>
      </w:r>
      <w:r w:rsidRPr="00C1319A">
        <w:rPr>
          <w:i/>
          <w:iCs/>
          <w:lang w:eastAsia="ja-JP"/>
        </w:rPr>
        <w:t xml:space="preserve"> 5.35. and related sub-paragraphs </w:t>
      </w:r>
      <w:r w:rsidRPr="00C1319A">
        <w:t>to read:</w:t>
      </w:r>
    </w:p>
    <w:p w14:paraId="05A8995E" w14:textId="36C0B7CE" w:rsidR="00275421" w:rsidRPr="00530679" w:rsidRDefault="00A50AE2" w:rsidP="00275421">
      <w:pPr>
        <w:pStyle w:val="para"/>
        <w:ind w:right="0"/>
      </w:pPr>
      <w:r>
        <w:t>"</w:t>
      </w:r>
      <w:r w:rsidR="00275421" w:rsidRPr="00530679">
        <w:t>5.35.</w:t>
      </w:r>
      <w:r w:rsidR="00275421" w:rsidRPr="00530679">
        <w:tab/>
        <w:t>General provisions relating to Driver Assistance Projection</w:t>
      </w:r>
    </w:p>
    <w:p w14:paraId="30105ABB" w14:textId="77777777" w:rsidR="00275421" w:rsidRPr="00530679" w:rsidRDefault="00275421" w:rsidP="00275421">
      <w:pPr>
        <w:pStyle w:val="para"/>
        <w:ind w:firstLine="0"/>
      </w:pPr>
      <w:r w:rsidRPr="00530679">
        <w:t>The Driver Assistance Projection shall be constituted of patterns, symbols or both.</w:t>
      </w:r>
    </w:p>
    <w:p w14:paraId="7E757885" w14:textId="77777777" w:rsidR="00275421" w:rsidRPr="00530679" w:rsidRDefault="00275421" w:rsidP="00275421">
      <w:pPr>
        <w:pStyle w:val="para"/>
        <w:rPr>
          <w:lang w:val="en-US"/>
        </w:rPr>
      </w:pPr>
      <w:r w:rsidRPr="00530679">
        <w:rPr>
          <w:lang w:val="en-US"/>
        </w:rPr>
        <w:t>5.35.1.</w:t>
      </w:r>
      <w:r w:rsidRPr="00530679">
        <w:rPr>
          <w:lang w:val="en-US"/>
        </w:rPr>
        <w:tab/>
        <w:t>Symbols and patterns shall be related and limited only to warning/highlighting:</w:t>
      </w:r>
    </w:p>
    <w:p w14:paraId="7B9D762E" w14:textId="77777777" w:rsidR="00275421" w:rsidRPr="00530679" w:rsidRDefault="00275421" w:rsidP="00275421">
      <w:pPr>
        <w:pStyle w:val="para"/>
        <w:ind w:left="2835" w:hanging="567"/>
        <w:rPr>
          <w:lang w:val="en-US"/>
        </w:rPr>
      </w:pPr>
      <w:r w:rsidRPr="00530679">
        <w:rPr>
          <w:lang w:val="en-US"/>
        </w:rPr>
        <w:t>(a)</w:t>
      </w:r>
      <w:r w:rsidRPr="00530679">
        <w:rPr>
          <w:lang w:val="en-US"/>
        </w:rPr>
        <w:tab/>
        <w:t xml:space="preserve">the presence of hazardous traffic situation </w:t>
      </w:r>
    </w:p>
    <w:p w14:paraId="62CBCA41" w14:textId="77777777" w:rsidR="00275421" w:rsidRPr="00530679" w:rsidRDefault="00275421" w:rsidP="00275421">
      <w:pPr>
        <w:pStyle w:val="para"/>
        <w:ind w:left="2835" w:hanging="567"/>
        <w:rPr>
          <w:lang w:val="en-US" w:eastAsia="ja-JP"/>
        </w:rPr>
      </w:pPr>
      <w:r w:rsidRPr="00530679">
        <w:rPr>
          <w:lang w:val="en-US"/>
        </w:rPr>
        <w:t>(b)</w:t>
      </w:r>
      <w:r w:rsidRPr="00530679">
        <w:rPr>
          <w:lang w:val="en-US"/>
        </w:rPr>
        <w:tab/>
        <w:t>the presence of other road users which require the driver’s attention</w:t>
      </w:r>
    </w:p>
    <w:p w14:paraId="3F1B1015" w14:textId="77777777" w:rsidR="00275421" w:rsidRPr="00530679" w:rsidRDefault="00275421" w:rsidP="00275421">
      <w:pPr>
        <w:pStyle w:val="para"/>
        <w:ind w:left="2835" w:hanging="567"/>
        <w:rPr>
          <w:lang w:val="en-US"/>
        </w:rPr>
      </w:pPr>
      <w:r w:rsidRPr="00530679">
        <w:rPr>
          <w:lang w:val="en-US"/>
        </w:rPr>
        <w:t>(c)</w:t>
      </w:r>
      <w:r w:rsidRPr="00530679">
        <w:rPr>
          <w:lang w:val="en-US"/>
        </w:rPr>
        <w:tab/>
        <w:t>to maintain the distances to surrounding road users and infrastructure</w:t>
      </w:r>
    </w:p>
    <w:p w14:paraId="0C44C1C2" w14:textId="77777777" w:rsidR="00275421" w:rsidRPr="00530679" w:rsidRDefault="00275421" w:rsidP="00275421">
      <w:pPr>
        <w:pStyle w:val="para"/>
        <w:ind w:left="2835" w:hanging="567"/>
        <w:rPr>
          <w:lang w:val="en-US"/>
        </w:rPr>
      </w:pPr>
      <w:r w:rsidRPr="00530679">
        <w:rPr>
          <w:lang w:val="en-US"/>
        </w:rPr>
        <w:t>(d)</w:t>
      </w:r>
      <w:r w:rsidRPr="00530679">
        <w:rPr>
          <w:lang w:val="en-US" w:eastAsia="ja-JP"/>
        </w:rPr>
        <w:tab/>
      </w:r>
      <w:r w:rsidRPr="00530679">
        <w:rPr>
          <w:lang w:val="en-US"/>
        </w:rPr>
        <w:t>to maintain the correct lane</w:t>
      </w:r>
    </w:p>
    <w:p w14:paraId="44C9F7EF" w14:textId="77777777" w:rsidR="00275421" w:rsidRPr="00530679" w:rsidRDefault="00275421" w:rsidP="00275421">
      <w:pPr>
        <w:pStyle w:val="para"/>
        <w:ind w:firstLine="0"/>
        <w:rPr>
          <w:lang w:val="en-US"/>
        </w:rPr>
      </w:pPr>
      <w:r w:rsidRPr="00530679">
        <w:rPr>
          <w:lang w:val="en-US"/>
        </w:rPr>
        <w:t xml:space="preserve">The patterns and symbols shall be explained in the owner's handbook. </w:t>
      </w:r>
    </w:p>
    <w:p w14:paraId="1339581B" w14:textId="77777777" w:rsidR="00275421" w:rsidRPr="00530679" w:rsidRDefault="00275421" w:rsidP="00275421">
      <w:pPr>
        <w:pStyle w:val="para"/>
        <w:rPr>
          <w:iCs/>
          <w:lang w:val="en-US"/>
        </w:rPr>
      </w:pPr>
      <w:r w:rsidRPr="00530679">
        <w:t>5.35.2.</w:t>
      </w:r>
      <w:r w:rsidRPr="00530679">
        <w:tab/>
        <w:t>The only s</w:t>
      </w:r>
      <w:proofErr w:type="spellStart"/>
      <w:r w:rsidRPr="00530679">
        <w:rPr>
          <w:iCs/>
          <w:lang w:val="en-US"/>
        </w:rPr>
        <w:t>ymbols</w:t>
      </w:r>
      <w:proofErr w:type="spellEnd"/>
      <w:r w:rsidRPr="00530679">
        <w:rPr>
          <w:iCs/>
          <w:lang w:val="en-US"/>
        </w:rPr>
        <w:t xml:space="preserve"> and </w:t>
      </w:r>
      <w:r w:rsidRPr="00530679">
        <w:rPr>
          <w:iCs/>
        </w:rPr>
        <w:t>patterns</w:t>
      </w:r>
      <w:r w:rsidRPr="00530679">
        <w:rPr>
          <w:iCs/>
          <w:lang w:val="en-US"/>
        </w:rPr>
        <w:t xml:space="preserve"> that may be used for the </w:t>
      </w:r>
      <w:r w:rsidRPr="00530679">
        <w:t>Driver Assistance Projection,</w:t>
      </w:r>
      <w:r w:rsidRPr="00530679">
        <w:rPr>
          <w:iCs/>
          <w:lang w:val="en-US"/>
        </w:rPr>
        <w:t xml:space="preserve"> and their associated underlying conditions, are listed in Annex 16.</w:t>
      </w:r>
    </w:p>
    <w:p w14:paraId="19F5B3D7" w14:textId="77777777" w:rsidR="00275421" w:rsidRPr="00530679" w:rsidRDefault="00275421" w:rsidP="00275421">
      <w:pPr>
        <w:pStyle w:val="SingleTxtG"/>
        <w:tabs>
          <w:tab w:val="left" w:pos="7938"/>
        </w:tabs>
        <w:ind w:left="2268" w:hanging="1134"/>
        <w:rPr>
          <w:lang w:val="en-US"/>
        </w:rPr>
      </w:pPr>
      <w:bookmarkStart w:id="146" w:name="_Hlk72918101"/>
      <w:r w:rsidRPr="00530679">
        <w:rPr>
          <w:lang w:val="en-US"/>
        </w:rPr>
        <w:t>5.35.3.</w:t>
      </w:r>
      <w:r w:rsidRPr="00530679">
        <w:rPr>
          <w:lang w:val="en-US"/>
        </w:rPr>
        <w:tab/>
        <w:t xml:space="preserve">It shall be always possible to manually deactivate and reactivate the system which operates the Driver Assistant Projection. </w:t>
      </w:r>
    </w:p>
    <w:p w14:paraId="02010325" w14:textId="77777777" w:rsidR="00275421" w:rsidRPr="00530679" w:rsidRDefault="00275421" w:rsidP="00275421">
      <w:pPr>
        <w:pStyle w:val="SingleTxtG"/>
        <w:ind w:left="2268" w:hanging="1134"/>
      </w:pPr>
      <w:r w:rsidRPr="00530679">
        <w:t>5.35.4.</w:t>
      </w:r>
      <w:bookmarkEnd w:id="146"/>
      <w:r w:rsidRPr="00530679">
        <w:tab/>
        <w:t>The projected symbols and patterns shall no longer be projected when their associated underlying conditions allowing them to be shown do not exist anymore.</w:t>
      </w:r>
    </w:p>
    <w:p w14:paraId="7BE25337" w14:textId="77777777" w:rsidR="00275421" w:rsidRPr="00530679" w:rsidRDefault="00275421" w:rsidP="00275421">
      <w:pPr>
        <w:pStyle w:val="SingleTxtG"/>
        <w:ind w:left="2268" w:hanging="1134"/>
      </w:pPr>
      <w:r w:rsidRPr="00530679">
        <w:t>5.35.5.</w:t>
      </w:r>
      <w:r w:rsidRPr="00530679">
        <w:tab/>
        <w:t>The projected symbols and patterns shall stop flashing when their associated underlying conditions allowing them to flash do not exist anymore.</w:t>
      </w:r>
    </w:p>
    <w:p w14:paraId="349F6EB4" w14:textId="45899C99" w:rsidR="00275421" w:rsidRPr="00530679" w:rsidRDefault="00275421" w:rsidP="00275421">
      <w:pPr>
        <w:pStyle w:val="Para0"/>
        <w:rPr>
          <w:lang w:val="en-US"/>
        </w:rPr>
      </w:pPr>
      <w:r w:rsidRPr="00530679">
        <w:t>5.35.6.</w:t>
      </w:r>
      <w:r w:rsidRPr="00530679">
        <w:tab/>
      </w:r>
      <w:r w:rsidRPr="00530679">
        <w:tab/>
      </w:r>
      <w:r w:rsidRPr="00530679">
        <w:rPr>
          <w:lang w:val="en-US"/>
        </w:rPr>
        <w:t>The Driver Assistance Projection shall be deactivated automatically in case of an electrically detectable failure of the system that affects the visual information.</w:t>
      </w:r>
      <w:r w:rsidR="00A50AE2">
        <w:rPr>
          <w:lang w:val="en-US"/>
        </w:rPr>
        <w:t>"</w:t>
      </w:r>
    </w:p>
    <w:p w14:paraId="6366B466" w14:textId="77777777" w:rsidR="00275421" w:rsidRDefault="00275421" w:rsidP="00275421">
      <w:pPr>
        <w:spacing w:after="120"/>
        <w:ind w:left="1134" w:right="1134"/>
      </w:pPr>
      <w:r w:rsidRPr="0080303C">
        <w:rPr>
          <w:i/>
        </w:rPr>
        <w:t>Paragraph</w:t>
      </w:r>
      <w:r>
        <w:rPr>
          <w:i/>
        </w:rPr>
        <w:t xml:space="preserve"> 6.1.2.</w:t>
      </w:r>
      <w:r>
        <w:t xml:space="preserve">, amend to read: </w:t>
      </w:r>
    </w:p>
    <w:p w14:paraId="7623920E" w14:textId="596E03F8" w:rsidR="00275421" w:rsidRDefault="00A50AE2" w:rsidP="00275421">
      <w:pPr>
        <w:pStyle w:val="SingleTxtG"/>
        <w:ind w:left="2268" w:hanging="1134"/>
      </w:pPr>
      <w:r>
        <w:t>"</w:t>
      </w:r>
      <w:r w:rsidR="00275421">
        <w:t xml:space="preserve">6.1.2. </w:t>
      </w:r>
      <w:r w:rsidR="00275421">
        <w:tab/>
        <w:t xml:space="preserve">Number </w:t>
      </w:r>
    </w:p>
    <w:p w14:paraId="4DA71D98" w14:textId="77777777" w:rsidR="00275421" w:rsidRPr="008C2BA1" w:rsidRDefault="00275421" w:rsidP="00275421">
      <w:pPr>
        <w:spacing w:after="120"/>
        <w:ind w:left="2268" w:right="1134"/>
      </w:pPr>
      <w:r w:rsidRPr="008C2BA1">
        <w:t>Two or four, type approved according to:</w:t>
      </w:r>
    </w:p>
    <w:p w14:paraId="1F272976" w14:textId="77777777" w:rsidR="00275421" w:rsidRPr="008C2BA1" w:rsidRDefault="00275421" w:rsidP="00275421">
      <w:pPr>
        <w:suppressAutoHyphens w:val="0"/>
        <w:spacing w:after="120"/>
        <w:ind w:left="2552" w:right="1134" w:hanging="284"/>
        <w:jc w:val="both"/>
      </w:pPr>
      <w:r w:rsidRPr="008C2BA1">
        <w:rPr>
          <w:b/>
          <w:bCs/>
          <w:color w:val="000000"/>
          <w:u w:color="000000"/>
        </w:rPr>
        <w:t>-</w:t>
      </w:r>
      <w:r w:rsidRPr="008C2BA1">
        <w:rPr>
          <w:b/>
          <w:bCs/>
          <w:color w:val="000000"/>
          <w:u w:color="000000"/>
        </w:rPr>
        <w:tab/>
      </w:r>
      <w:r w:rsidRPr="008C2BA1">
        <w:t xml:space="preserve">UN Regulation No. 98, </w:t>
      </w:r>
    </w:p>
    <w:p w14:paraId="3C6E5428" w14:textId="77777777" w:rsidR="00275421" w:rsidRPr="008C2BA1" w:rsidRDefault="00275421" w:rsidP="00275421">
      <w:pPr>
        <w:spacing w:after="120"/>
        <w:ind w:left="2552" w:right="1134"/>
      </w:pPr>
      <w:r w:rsidRPr="008C2BA1">
        <w:t>or</w:t>
      </w:r>
    </w:p>
    <w:p w14:paraId="6F9F5686" w14:textId="77777777" w:rsidR="00275421" w:rsidRPr="008C2BA1" w:rsidRDefault="00275421" w:rsidP="00275421">
      <w:pPr>
        <w:suppressAutoHyphens w:val="0"/>
        <w:spacing w:after="120"/>
        <w:ind w:left="2552" w:right="1134" w:hanging="284"/>
        <w:jc w:val="both"/>
      </w:pPr>
      <w:r w:rsidRPr="008C2BA1">
        <w:rPr>
          <w:b/>
          <w:bCs/>
          <w:color w:val="000000"/>
          <w:u w:color="000000"/>
        </w:rPr>
        <w:t>-</w:t>
      </w:r>
      <w:r w:rsidRPr="008C2BA1">
        <w:rPr>
          <w:b/>
          <w:bCs/>
          <w:color w:val="000000"/>
          <w:u w:color="000000"/>
        </w:rPr>
        <w:tab/>
      </w:r>
      <w:r w:rsidRPr="008C2BA1">
        <w:t xml:space="preserve">Class B of UN Regulation No. 112, </w:t>
      </w:r>
    </w:p>
    <w:p w14:paraId="4EC74445" w14:textId="77777777" w:rsidR="00275421" w:rsidRPr="008C2BA1" w:rsidRDefault="00275421" w:rsidP="00275421">
      <w:pPr>
        <w:spacing w:after="120"/>
        <w:ind w:left="2552" w:right="1134"/>
      </w:pPr>
      <w:r w:rsidRPr="008C2BA1">
        <w:t>or</w:t>
      </w:r>
    </w:p>
    <w:p w14:paraId="4D92F2FE" w14:textId="77777777" w:rsidR="00275421" w:rsidRPr="008C2BA1" w:rsidRDefault="00275421" w:rsidP="00275421">
      <w:pPr>
        <w:suppressAutoHyphens w:val="0"/>
        <w:spacing w:after="120"/>
        <w:ind w:left="2552" w:right="1134" w:hanging="284"/>
        <w:jc w:val="both"/>
      </w:pPr>
      <w:r w:rsidRPr="008C2BA1">
        <w:rPr>
          <w:b/>
          <w:bCs/>
          <w:color w:val="000000"/>
          <w:u w:color="000000"/>
        </w:rPr>
        <w:t>-</w:t>
      </w:r>
      <w:r w:rsidRPr="008C2BA1">
        <w:rPr>
          <w:b/>
          <w:bCs/>
          <w:color w:val="000000"/>
          <w:u w:color="000000"/>
        </w:rPr>
        <w:tab/>
      </w:r>
      <w:r w:rsidRPr="008C2BA1">
        <w:t>Classes B or D of the 00 series of amendments to UN Regulation No. 149,</w:t>
      </w:r>
    </w:p>
    <w:p w14:paraId="1980D1A4" w14:textId="77777777" w:rsidR="00275421" w:rsidRPr="008C2BA1" w:rsidRDefault="00275421" w:rsidP="00275421">
      <w:pPr>
        <w:spacing w:after="120"/>
        <w:ind w:left="2552" w:right="1134"/>
      </w:pPr>
      <w:r w:rsidRPr="008C2BA1">
        <w:t>or</w:t>
      </w:r>
    </w:p>
    <w:p w14:paraId="7DF75279" w14:textId="77777777" w:rsidR="00275421" w:rsidRPr="008C2BA1" w:rsidRDefault="00275421" w:rsidP="00275421">
      <w:pPr>
        <w:suppressAutoHyphens w:val="0"/>
        <w:spacing w:after="120"/>
        <w:ind w:left="2552" w:right="1134" w:hanging="284"/>
        <w:jc w:val="both"/>
      </w:pPr>
      <w:r w:rsidRPr="008C2BA1">
        <w:rPr>
          <w:b/>
          <w:bCs/>
          <w:color w:val="000000"/>
          <w:u w:color="000000"/>
        </w:rPr>
        <w:t>-</w:t>
      </w:r>
      <w:r w:rsidRPr="008C2BA1">
        <w:rPr>
          <w:b/>
          <w:bCs/>
          <w:color w:val="000000"/>
          <w:u w:color="000000"/>
        </w:rPr>
        <w:tab/>
      </w:r>
      <w:r w:rsidRPr="008C2BA1">
        <w:t xml:space="preserve">Class B of the 01 and subsequent series of amendments to UN Regulation No. 149. </w:t>
      </w:r>
    </w:p>
    <w:p w14:paraId="1423DA41" w14:textId="77777777" w:rsidR="00275421" w:rsidRPr="008C2BA1" w:rsidRDefault="00275421" w:rsidP="00275421">
      <w:pPr>
        <w:pStyle w:val="SingleTxtG"/>
        <w:ind w:left="2268"/>
        <w:rPr>
          <w:color w:val="000000" w:themeColor="text1"/>
          <w:lang w:val="en-US"/>
        </w:rPr>
      </w:pPr>
      <w:r w:rsidRPr="008C2BA1">
        <w:rPr>
          <w:color w:val="000000" w:themeColor="text1"/>
          <w:lang w:val="en-US"/>
        </w:rPr>
        <w:t xml:space="preserve">Optionally, one </w:t>
      </w:r>
      <w:r w:rsidRPr="008C2BA1">
        <w:rPr>
          <w:lang w:val="en-US"/>
        </w:rPr>
        <w:t xml:space="preserve">additional pair </w:t>
      </w:r>
      <w:r w:rsidRPr="008C2BA1">
        <w:rPr>
          <w:color w:val="000000" w:themeColor="text1"/>
          <w:lang w:val="en-US"/>
        </w:rPr>
        <w:t>type approved according to:</w:t>
      </w:r>
    </w:p>
    <w:p w14:paraId="3E78B17A" w14:textId="77777777" w:rsidR="00275421" w:rsidRPr="008C2BA1" w:rsidRDefault="00275421" w:rsidP="00275421">
      <w:pPr>
        <w:suppressAutoHyphens w:val="0"/>
        <w:spacing w:after="120"/>
        <w:ind w:left="2552" w:right="1134" w:hanging="284"/>
        <w:jc w:val="both"/>
        <w:rPr>
          <w:color w:val="000000" w:themeColor="text1"/>
        </w:rPr>
      </w:pPr>
      <w:r w:rsidRPr="008C2BA1">
        <w:rPr>
          <w:b/>
          <w:bCs/>
          <w:color w:val="000000"/>
          <w:u w:color="000000"/>
        </w:rPr>
        <w:t>-</w:t>
      </w:r>
      <w:r w:rsidRPr="008C2BA1">
        <w:rPr>
          <w:b/>
          <w:bCs/>
          <w:color w:val="000000"/>
          <w:u w:color="000000"/>
        </w:rPr>
        <w:tab/>
      </w:r>
      <w:r w:rsidRPr="008C2BA1">
        <w:t>UN</w:t>
      </w:r>
      <w:r w:rsidRPr="008C2BA1">
        <w:rPr>
          <w:color w:val="000000" w:themeColor="text1"/>
        </w:rPr>
        <w:t xml:space="preserve"> Regulation No. 98,</w:t>
      </w:r>
    </w:p>
    <w:p w14:paraId="373D6233" w14:textId="77777777" w:rsidR="00275421" w:rsidRPr="008C2BA1" w:rsidRDefault="00275421" w:rsidP="00275421">
      <w:pPr>
        <w:spacing w:after="120"/>
        <w:ind w:left="2552" w:right="1134"/>
        <w:rPr>
          <w:color w:val="000000" w:themeColor="text1"/>
        </w:rPr>
      </w:pPr>
      <w:r w:rsidRPr="008C2BA1">
        <w:t>or</w:t>
      </w:r>
      <w:r w:rsidRPr="008C2BA1">
        <w:rPr>
          <w:color w:val="000000" w:themeColor="text1"/>
        </w:rPr>
        <w:t xml:space="preserve"> </w:t>
      </w:r>
    </w:p>
    <w:p w14:paraId="48ECFFF1" w14:textId="77777777" w:rsidR="00275421" w:rsidRPr="008C2BA1" w:rsidRDefault="00275421" w:rsidP="00275421">
      <w:pPr>
        <w:suppressAutoHyphens w:val="0"/>
        <w:spacing w:after="120"/>
        <w:ind w:left="2552" w:right="1134" w:hanging="284"/>
        <w:jc w:val="both"/>
        <w:rPr>
          <w:color w:val="000000" w:themeColor="text1"/>
        </w:rPr>
      </w:pPr>
      <w:r w:rsidRPr="008C2BA1">
        <w:rPr>
          <w:b/>
          <w:bCs/>
          <w:color w:val="000000"/>
          <w:u w:color="000000"/>
        </w:rPr>
        <w:t>-</w:t>
      </w:r>
      <w:r w:rsidRPr="008C2BA1">
        <w:rPr>
          <w:b/>
          <w:bCs/>
          <w:color w:val="000000"/>
          <w:u w:color="000000"/>
        </w:rPr>
        <w:tab/>
      </w:r>
      <w:r w:rsidRPr="008C2BA1">
        <w:rPr>
          <w:color w:val="000000" w:themeColor="text1"/>
        </w:rPr>
        <w:t>Classes A or B of UN Regulation No. 112,</w:t>
      </w:r>
    </w:p>
    <w:p w14:paraId="472389FB" w14:textId="77777777" w:rsidR="00275421" w:rsidRPr="008C2BA1" w:rsidRDefault="00275421" w:rsidP="00275421">
      <w:pPr>
        <w:spacing w:after="120"/>
        <w:ind w:left="2552" w:right="1134"/>
        <w:rPr>
          <w:color w:val="000000" w:themeColor="text1"/>
        </w:rPr>
      </w:pPr>
      <w:r w:rsidRPr="008C2BA1">
        <w:t>or</w:t>
      </w:r>
    </w:p>
    <w:p w14:paraId="39713C53" w14:textId="171CE0B6" w:rsidR="00275421" w:rsidRDefault="00275421" w:rsidP="00275421">
      <w:pPr>
        <w:suppressAutoHyphens w:val="0"/>
        <w:spacing w:after="120"/>
        <w:ind w:left="2268" w:right="1134" w:hanging="284"/>
        <w:jc w:val="both"/>
      </w:pPr>
      <w:r>
        <w:rPr>
          <w:b/>
          <w:bCs/>
          <w:color w:val="000000"/>
          <w:u w:color="000000"/>
        </w:rPr>
        <w:t>-</w:t>
      </w:r>
      <w:r>
        <w:rPr>
          <w:b/>
          <w:bCs/>
          <w:color w:val="000000"/>
          <w:u w:color="000000"/>
        </w:rPr>
        <w:tab/>
      </w:r>
      <w:r w:rsidRPr="008C2BA1">
        <w:rPr>
          <w:color w:val="000000" w:themeColor="text1"/>
        </w:rPr>
        <w:t>Classes</w:t>
      </w:r>
      <w:r w:rsidRPr="008C2BA1">
        <w:t xml:space="preserve"> A or B or RA of </w:t>
      </w:r>
      <w:r w:rsidRPr="008C2BA1">
        <w:rPr>
          <w:color w:val="000000" w:themeColor="text1"/>
        </w:rPr>
        <w:t xml:space="preserve">UN Regulation </w:t>
      </w:r>
      <w:r w:rsidRPr="008C2BA1">
        <w:t>No. 149.</w:t>
      </w:r>
      <w:r w:rsidR="00A50AE2">
        <w:t>"</w:t>
      </w:r>
    </w:p>
    <w:p w14:paraId="48240356" w14:textId="77777777" w:rsidR="00275421" w:rsidRPr="00002629" w:rsidRDefault="00275421" w:rsidP="00275421">
      <w:pPr>
        <w:autoSpaceDE w:val="0"/>
        <w:autoSpaceDN w:val="0"/>
        <w:adjustRightInd w:val="0"/>
        <w:spacing w:after="120"/>
        <w:ind w:left="2268" w:right="1134" w:hanging="1134"/>
        <w:rPr>
          <w:iCs/>
          <w:lang w:eastAsia="en-GB"/>
        </w:rPr>
      </w:pPr>
      <w:r w:rsidRPr="00FC5E78">
        <w:rPr>
          <w:i/>
          <w:lang w:eastAsia="en-GB"/>
        </w:rPr>
        <w:lastRenderedPageBreak/>
        <w:t xml:space="preserve">Paragraph 6.1.7.4., </w:t>
      </w:r>
      <w:r w:rsidRPr="00002629">
        <w:rPr>
          <w:iCs/>
          <w:lang w:eastAsia="en-GB"/>
        </w:rPr>
        <w:t>amend to read:</w:t>
      </w:r>
    </w:p>
    <w:p w14:paraId="28A0C326" w14:textId="01DB492B" w:rsidR="00275421" w:rsidRPr="001858E9" w:rsidRDefault="00A50AE2" w:rsidP="00275421">
      <w:pPr>
        <w:autoSpaceDE w:val="0"/>
        <w:autoSpaceDN w:val="0"/>
        <w:adjustRightInd w:val="0"/>
        <w:spacing w:after="120"/>
        <w:ind w:left="2268" w:right="1134" w:hanging="1134"/>
        <w:jc w:val="both"/>
        <w:rPr>
          <w:strike/>
          <w:lang w:eastAsia="en-GB"/>
        </w:rPr>
      </w:pPr>
      <w:r>
        <w:rPr>
          <w:lang w:eastAsia="en-GB"/>
        </w:rPr>
        <w:t>"</w:t>
      </w:r>
      <w:r w:rsidR="00275421" w:rsidRPr="00FC5E78">
        <w:rPr>
          <w:lang w:eastAsia="en-GB"/>
        </w:rPr>
        <w:t>6.1.7.4.</w:t>
      </w:r>
      <w:r w:rsidR="00275421" w:rsidRPr="00FC5E78">
        <w:rPr>
          <w:lang w:eastAsia="en-GB"/>
        </w:rPr>
        <w:tab/>
      </w:r>
      <w:r w:rsidR="00275421" w:rsidRPr="001858E9">
        <w:rPr>
          <w:lang w:eastAsia="en-GB"/>
        </w:rPr>
        <w:t xml:space="preserve">The main-beam headlamps may be switched ON either simultaneously or in pairs.  In case that more than one pair main-beam headlamps are installed, no more than two pairs may be simultaneously lit. </w:t>
      </w:r>
    </w:p>
    <w:p w14:paraId="3A6B5887" w14:textId="77777777" w:rsidR="00275421" w:rsidRPr="001858E9" w:rsidRDefault="00275421" w:rsidP="00275421">
      <w:pPr>
        <w:autoSpaceDE w:val="0"/>
        <w:autoSpaceDN w:val="0"/>
        <w:adjustRightInd w:val="0"/>
        <w:spacing w:after="120"/>
        <w:ind w:left="2268" w:right="1134"/>
        <w:jc w:val="both"/>
        <w:rPr>
          <w:strike/>
          <w:lang w:eastAsia="en-GB"/>
        </w:rPr>
      </w:pPr>
      <w:r w:rsidRPr="001858E9">
        <w:rPr>
          <w:lang w:eastAsia="en-GB"/>
        </w:rPr>
        <w:t>For changing over from the dipped to the main beam at least one pair of main-beam headlamps shall be switched ON. For changing over from the main-beam to the dipped-beam all main-beam headlamps shall be switched OFF simultaneously.</w:t>
      </w:r>
    </w:p>
    <w:p w14:paraId="43301713" w14:textId="1697B529" w:rsidR="00275421" w:rsidRPr="001858E9" w:rsidRDefault="00275421" w:rsidP="00275421">
      <w:pPr>
        <w:spacing w:after="120"/>
        <w:ind w:left="2268" w:right="1134"/>
        <w:jc w:val="both"/>
        <w:rPr>
          <w:lang w:eastAsia="en-GB"/>
        </w:rPr>
      </w:pPr>
      <w:r w:rsidRPr="001858E9">
        <w:rPr>
          <w:lang w:eastAsia="en-GB"/>
        </w:rPr>
        <w:t xml:space="preserve">The auxiliary driving-beam(s), class RA, shall only be switched ON together with the driving-beams of another class, </w:t>
      </w:r>
      <w:r w:rsidRPr="001858E9">
        <w:t xml:space="preserve">except when one or more pair(s) of </w:t>
      </w:r>
      <w:r w:rsidRPr="001858E9">
        <w:rPr>
          <w:lang w:eastAsia="en-GB"/>
        </w:rPr>
        <w:t>auxiliary driving-beams</w:t>
      </w:r>
      <w:r w:rsidRPr="001858E9">
        <w:t>, class RA, are used to produce light signals consisting of intermittent switching ON at short intervals (paragraph 5.12.)</w:t>
      </w:r>
      <w:r w:rsidRPr="001858E9">
        <w:rPr>
          <w:lang w:eastAsia="en-GB"/>
        </w:rPr>
        <w:t>.</w:t>
      </w:r>
      <w:r w:rsidR="00A50AE2">
        <w:rPr>
          <w:lang w:eastAsia="en-GB"/>
        </w:rPr>
        <w:t>"</w:t>
      </w:r>
    </w:p>
    <w:p w14:paraId="26F1FA30" w14:textId="77777777" w:rsidR="00275421" w:rsidRPr="00002629" w:rsidRDefault="00275421" w:rsidP="00275421">
      <w:pPr>
        <w:autoSpaceDE w:val="0"/>
        <w:autoSpaceDN w:val="0"/>
        <w:adjustRightInd w:val="0"/>
        <w:spacing w:after="120"/>
        <w:ind w:left="2268" w:right="1134" w:hanging="1134"/>
        <w:rPr>
          <w:iCs/>
          <w:lang w:eastAsia="en-GB"/>
        </w:rPr>
      </w:pPr>
      <w:r w:rsidRPr="00FC5E78">
        <w:rPr>
          <w:i/>
          <w:lang w:eastAsia="en-GB"/>
        </w:rPr>
        <w:t>Paragraph 6.1.7.</w:t>
      </w:r>
      <w:r>
        <w:rPr>
          <w:i/>
          <w:lang w:eastAsia="en-GB"/>
        </w:rPr>
        <w:t>6</w:t>
      </w:r>
      <w:r w:rsidRPr="00FC5E78">
        <w:rPr>
          <w:i/>
          <w:lang w:eastAsia="en-GB"/>
        </w:rPr>
        <w:t xml:space="preserve">., </w:t>
      </w:r>
      <w:r w:rsidRPr="00002629">
        <w:rPr>
          <w:iCs/>
          <w:lang w:eastAsia="en-GB"/>
        </w:rPr>
        <w:t>delete.</w:t>
      </w:r>
    </w:p>
    <w:p w14:paraId="2C17C573" w14:textId="77777777" w:rsidR="00275421" w:rsidRPr="00002629" w:rsidRDefault="00275421" w:rsidP="00275421">
      <w:pPr>
        <w:spacing w:after="120"/>
        <w:ind w:left="1134" w:right="1134"/>
        <w:rPr>
          <w:iCs/>
        </w:rPr>
      </w:pPr>
      <w:r w:rsidRPr="008A42FD">
        <w:rPr>
          <w:i/>
        </w:rPr>
        <w:t>Pa</w:t>
      </w:r>
      <w:r>
        <w:rPr>
          <w:i/>
        </w:rPr>
        <w:t xml:space="preserve">ragraph 6.1.9.2., </w:t>
      </w:r>
      <w:r w:rsidRPr="00002629">
        <w:rPr>
          <w:iCs/>
        </w:rPr>
        <w:t xml:space="preserve">amend to read: </w:t>
      </w:r>
    </w:p>
    <w:p w14:paraId="26FEA798" w14:textId="0E4E734A" w:rsidR="00275421" w:rsidRDefault="00A50AE2" w:rsidP="00275421">
      <w:pPr>
        <w:pStyle w:val="SingleTxtG"/>
        <w:ind w:left="2268" w:hanging="1134"/>
      </w:pPr>
      <w:r>
        <w:t>"</w:t>
      </w:r>
      <w:r w:rsidR="00275421">
        <w:t>6.1.9.2.</w:t>
      </w:r>
      <w:r w:rsidR="00275421">
        <w:tab/>
        <w:t>This maximum intensity shall be obtained by adding together the individual reference marks which are indicated on the several headlamps.</w:t>
      </w:r>
      <w:r>
        <w:rPr>
          <w:bCs/>
        </w:rPr>
        <w:t>"</w:t>
      </w:r>
      <w:r w:rsidR="00275421" w:rsidRPr="00FC5E78">
        <w:rPr>
          <w:bCs/>
        </w:rPr>
        <w:t xml:space="preserve"> </w:t>
      </w:r>
    </w:p>
    <w:p w14:paraId="12702B64" w14:textId="77777777" w:rsidR="00275421" w:rsidRDefault="00275421" w:rsidP="00275421">
      <w:pPr>
        <w:spacing w:after="120"/>
        <w:ind w:left="1134" w:right="1134"/>
      </w:pPr>
      <w:r>
        <w:rPr>
          <w:i/>
        </w:rPr>
        <w:t>Paragraph 6.2.2.</w:t>
      </w:r>
      <w:r>
        <w:t xml:space="preserve">, amend to read: </w:t>
      </w:r>
    </w:p>
    <w:p w14:paraId="743D6581" w14:textId="6E4E6730" w:rsidR="00275421" w:rsidRDefault="00A50AE2" w:rsidP="00275421">
      <w:pPr>
        <w:pStyle w:val="SingleTxtG"/>
        <w:ind w:left="2268" w:hanging="1134"/>
      </w:pPr>
      <w:r>
        <w:t>"</w:t>
      </w:r>
      <w:r w:rsidR="00275421">
        <w:t xml:space="preserve">6.2.2. </w:t>
      </w:r>
      <w:r w:rsidR="00275421">
        <w:tab/>
        <w:t xml:space="preserve">Number </w:t>
      </w:r>
    </w:p>
    <w:p w14:paraId="726BFF52" w14:textId="77777777" w:rsidR="00275421" w:rsidRDefault="00275421" w:rsidP="00275421">
      <w:pPr>
        <w:spacing w:after="120"/>
        <w:ind w:left="2268" w:right="1134"/>
      </w:pPr>
      <w:r>
        <w:t>Two, type approved according to:</w:t>
      </w:r>
    </w:p>
    <w:p w14:paraId="342ED790" w14:textId="77777777" w:rsidR="00275421" w:rsidRPr="00BD7DBE" w:rsidRDefault="00275421" w:rsidP="00275421">
      <w:pPr>
        <w:suppressAutoHyphens w:val="0"/>
        <w:spacing w:after="120"/>
        <w:ind w:left="2552" w:right="1134" w:hanging="284"/>
        <w:jc w:val="both"/>
        <w:rPr>
          <w:bCs/>
        </w:rPr>
      </w:pPr>
      <w:r w:rsidRPr="00BD7DBE">
        <w:rPr>
          <w:b/>
          <w:bCs/>
          <w:color w:val="000000"/>
          <w:u w:color="000000"/>
        </w:rPr>
        <w:t>-</w:t>
      </w:r>
      <w:r w:rsidRPr="00BD7DBE">
        <w:rPr>
          <w:b/>
          <w:bCs/>
          <w:color w:val="000000"/>
          <w:u w:color="000000"/>
        </w:rPr>
        <w:tab/>
      </w:r>
      <w:r w:rsidRPr="00BD7DBE">
        <w:rPr>
          <w:bCs/>
        </w:rPr>
        <w:t>UN Regulations Nos. 98 or 112, excluding Class A,</w:t>
      </w:r>
    </w:p>
    <w:p w14:paraId="04108303" w14:textId="77777777" w:rsidR="00275421" w:rsidRPr="00BD7DBE" w:rsidRDefault="00275421" w:rsidP="00275421">
      <w:pPr>
        <w:spacing w:after="120"/>
        <w:ind w:left="2552" w:right="1134"/>
        <w:rPr>
          <w:bCs/>
        </w:rPr>
      </w:pPr>
      <w:r w:rsidRPr="00BD7DBE">
        <w:rPr>
          <w:bCs/>
        </w:rPr>
        <w:t xml:space="preserve">or </w:t>
      </w:r>
    </w:p>
    <w:p w14:paraId="087EB973" w14:textId="77777777" w:rsidR="00275421" w:rsidRPr="00BD7DBE" w:rsidRDefault="00275421" w:rsidP="00275421">
      <w:pPr>
        <w:suppressAutoHyphens w:val="0"/>
        <w:spacing w:after="120"/>
        <w:ind w:left="2552" w:right="1134" w:hanging="284"/>
        <w:jc w:val="both"/>
        <w:rPr>
          <w:bCs/>
        </w:rPr>
      </w:pPr>
      <w:r w:rsidRPr="00BD7DBE">
        <w:rPr>
          <w:b/>
          <w:bCs/>
          <w:color w:val="000000"/>
          <w:u w:color="000000"/>
        </w:rPr>
        <w:t>-</w:t>
      </w:r>
      <w:r w:rsidRPr="00BD7DBE">
        <w:rPr>
          <w:b/>
          <w:bCs/>
          <w:color w:val="000000"/>
          <w:u w:color="000000"/>
        </w:rPr>
        <w:tab/>
      </w:r>
      <w:r w:rsidRPr="00BD7DBE">
        <w:rPr>
          <w:bCs/>
        </w:rPr>
        <w:t>Classes B or D of the 00 series of amendments to UN Regulation No. 149,</w:t>
      </w:r>
    </w:p>
    <w:p w14:paraId="009D1C77" w14:textId="77777777" w:rsidR="00275421" w:rsidRPr="00BD7DBE" w:rsidRDefault="00275421" w:rsidP="00275421">
      <w:pPr>
        <w:spacing w:after="120"/>
        <w:ind w:left="2552" w:right="1134"/>
        <w:rPr>
          <w:bCs/>
        </w:rPr>
      </w:pPr>
      <w:r w:rsidRPr="00BD7DBE">
        <w:rPr>
          <w:bCs/>
        </w:rPr>
        <w:t xml:space="preserve">or </w:t>
      </w:r>
    </w:p>
    <w:p w14:paraId="2659B0BD" w14:textId="42FA03C3" w:rsidR="00275421" w:rsidRPr="00BD7DBE" w:rsidRDefault="00275421" w:rsidP="00275421">
      <w:pPr>
        <w:suppressAutoHyphens w:val="0"/>
        <w:spacing w:after="120"/>
        <w:ind w:left="2552" w:right="1134" w:hanging="284"/>
        <w:jc w:val="both"/>
        <w:rPr>
          <w:bCs/>
        </w:rPr>
      </w:pPr>
      <w:r w:rsidRPr="00BD7DBE">
        <w:rPr>
          <w:b/>
          <w:bCs/>
          <w:color w:val="000000"/>
          <w:u w:color="000000"/>
        </w:rPr>
        <w:t>-</w:t>
      </w:r>
      <w:r w:rsidRPr="00BD7DBE">
        <w:rPr>
          <w:b/>
          <w:bCs/>
          <w:color w:val="000000"/>
          <w:u w:color="000000"/>
        </w:rPr>
        <w:tab/>
      </w:r>
      <w:r w:rsidRPr="00BD7DBE">
        <w:rPr>
          <w:bCs/>
        </w:rPr>
        <w:t>Class C of the 01 and subsequent series of amendments to UN Regulation No. 149.</w:t>
      </w:r>
      <w:r w:rsidR="00A50AE2">
        <w:rPr>
          <w:bCs/>
        </w:rPr>
        <w:t>"</w:t>
      </w:r>
      <w:r w:rsidRPr="00BD7DBE">
        <w:rPr>
          <w:bCs/>
        </w:rPr>
        <w:t xml:space="preserve"> </w:t>
      </w:r>
    </w:p>
    <w:p w14:paraId="59DDFC48" w14:textId="77777777" w:rsidR="00275421" w:rsidRDefault="00275421" w:rsidP="00275421">
      <w:pPr>
        <w:spacing w:after="120"/>
        <w:ind w:left="1134" w:right="1134"/>
      </w:pPr>
      <w:r>
        <w:rPr>
          <w:i/>
        </w:rPr>
        <w:t>Paragraph 6.3.9</w:t>
      </w:r>
      <w:r>
        <w:t xml:space="preserve">., amend to read: </w:t>
      </w:r>
    </w:p>
    <w:p w14:paraId="34242F49" w14:textId="77777777" w:rsidR="00275421" w:rsidRPr="00BD7DBE" w:rsidRDefault="00275421" w:rsidP="00275421">
      <w:pPr>
        <w:pStyle w:val="SingleTxtG"/>
        <w:ind w:left="2268" w:hanging="1134"/>
      </w:pPr>
      <w:r w:rsidRPr="00BD7DBE">
        <w:t>"6.3.9.</w:t>
      </w:r>
      <w:r w:rsidRPr="00BD7DBE">
        <w:tab/>
        <w:t xml:space="preserve">Other requirements </w:t>
      </w:r>
    </w:p>
    <w:p w14:paraId="6B36CC7F" w14:textId="1FFDA59E" w:rsidR="00275421" w:rsidRPr="00BD7DBE" w:rsidRDefault="00275421" w:rsidP="00275421">
      <w:pPr>
        <w:spacing w:after="120"/>
        <w:ind w:left="2268" w:right="1134"/>
        <w:jc w:val="both"/>
      </w:pPr>
      <w:r w:rsidRPr="00BD7DBE">
        <w:t xml:space="preserve">In the case where there is a positive indication in the communication form in item 10.9. of Annex 1 of </w:t>
      </w:r>
      <w:r>
        <w:t xml:space="preserve">UN </w:t>
      </w:r>
      <w:r w:rsidRPr="00BD7DBE">
        <w:t xml:space="preserve">Regulation No. 19 or item 9.5.8. of Annex 1 of </w:t>
      </w:r>
      <w:r>
        <w:t xml:space="preserve">UN </w:t>
      </w:r>
      <w:r w:rsidRPr="00BD7DBE">
        <w:t>Regulation No. 149 the alignment and the luminous intensities of the class "F3" front fog beam may be automatically adapted in relation to the prevailing ambient conditions. Any variations of the luminous intensities or alignment shall be performed automatically and in such a way that no discomfort, neither …</w:t>
      </w:r>
      <w:r w:rsidR="00A50AE2">
        <w:t>"</w:t>
      </w:r>
      <w:r w:rsidRPr="00BD7DBE">
        <w:t xml:space="preserve"> </w:t>
      </w:r>
    </w:p>
    <w:p w14:paraId="30502131" w14:textId="77777777" w:rsidR="00275421" w:rsidRDefault="00275421" w:rsidP="00275421">
      <w:pPr>
        <w:spacing w:after="120"/>
        <w:ind w:left="1134" w:right="1134"/>
      </w:pPr>
      <w:r>
        <w:rPr>
          <w:i/>
        </w:rPr>
        <w:t>Paragraph 6.22.6.1.2.1.</w:t>
      </w:r>
      <w:r>
        <w:t xml:space="preserve">, amend to read: </w:t>
      </w:r>
    </w:p>
    <w:p w14:paraId="0D1634CA" w14:textId="77777777" w:rsidR="00275421" w:rsidRPr="00342DB2" w:rsidRDefault="00275421" w:rsidP="00275421">
      <w:pPr>
        <w:pStyle w:val="SingleTxtG"/>
        <w:ind w:left="2268" w:hanging="1134"/>
      </w:pPr>
      <w:r>
        <w:t>"6.22.6.1.2.1.</w:t>
      </w:r>
      <w:r>
        <w:tab/>
        <w:t>In case the passing-</w:t>
      </w:r>
      <w:r w:rsidRPr="00342DB2">
        <w:t>beam is generated by several beams from different lighting units, the provisions according to paragraph 6.22.6.1.2. above apply to each said beam's "cut-off" (if any), which is designed to project into the angular zone, as indicated under item 9.4. of the communication form conforming to the model in Annex 1 to UN Regulations Nos. 123 or 149."</w:t>
      </w:r>
    </w:p>
    <w:p w14:paraId="27F3D0A6" w14:textId="77777777" w:rsidR="00275421" w:rsidRPr="00342DB2" w:rsidRDefault="00275421" w:rsidP="00275421">
      <w:pPr>
        <w:spacing w:after="120"/>
        <w:ind w:left="1134" w:right="1134"/>
      </w:pPr>
      <w:r w:rsidRPr="00342DB2">
        <w:rPr>
          <w:i/>
        </w:rPr>
        <w:t>Paragraph 6.22.9.1.</w:t>
      </w:r>
      <w:r w:rsidRPr="00342DB2">
        <w:t xml:space="preserve">, amend to read: </w:t>
      </w:r>
    </w:p>
    <w:p w14:paraId="4F982AAC" w14:textId="77777777" w:rsidR="00275421" w:rsidRPr="00342DB2" w:rsidRDefault="00275421" w:rsidP="00275421">
      <w:pPr>
        <w:pStyle w:val="SingleTxtG"/>
        <w:ind w:left="2268" w:hanging="1134"/>
      </w:pPr>
      <w:r w:rsidRPr="00342DB2">
        <w:t>"6.22.9.1.</w:t>
      </w:r>
      <w:r w:rsidRPr="00342DB2">
        <w:tab/>
        <w:t>An AFS shall be permitted only in conjunction with the installation of headlamp cleaning device(s) according to UN Regulation No. 45</w:t>
      </w:r>
      <w:r w:rsidRPr="00342DB2">
        <w:rPr>
          <w:vertAlign w:val="superscript"/>
        </w:rPr>
        <w:t>18</w:t>
      </w:r>
      <w:r w:rsidRPr="00342DB2">
        <w:t xml:space="preserve"> for at least those lighting units, which are indicated under item 9.3. of the communication form conforming to the model in Annex 1 to UN Regulation No. 123 or under item 9.3.3. in Annex 1 to UN Regulation No. 149, if the total objective luminous flux of the light sources of these units exceeds 2,000 </w:t>
      </w:r>
      <w:proofErr w:type="spellStart"/>
      <w:r w:rsidRPr="00342DB2">
        <w:t>lm</w:t>
      </w:r>
      <w:proofErr w:type="spellEnd"/>
      <w:r w:rsidRPr="00342DB2">
        <w:t xml:space="preserve"> per side, and which…”</w:t>
      </w:r>
    </w:p>
    <w:p w14:paraId="1BA9F56F" w14:textId="77777777" w:rsidR="00275421" w:rsidRPr="00C1319A" w:rsidRDefault="00275421" w:rsidP="00275421">
      <w:pPr>
        <w:pStyle w:val="SingleTxtG"/>
        <w:ind w:right="0"/>
        <w:rPr>
          <w:i/>
          <w:iCs/>
        </w:rPr>
      </w:pPr>
      <w:r>
        <w:rPr>
          <w:i/>
          <w:iCs/>
        </w:rPr>
        <w:lastRenderedPageBreak/>
        <w:t>P</w:t>
      </w:r>
      <w:r w:rsidRPr="00C1319A">
        <w:rPr>
          <w:i/>
          <w:iCs/>
        </w:rPr>
        <w:t>aragraph</w:t>
      </w:r>
      <w:r w:rsidRPr="00C1319A">
        <w:rPr>
          <w:i/>
          <w:iCs/>
          <w:lang w:eastAsia="ja-JP"/>
        </w:rPr>
        <w:t xml:space="preserve"> </w:t>
      </w:r>
      <w:r w:rsidRPr="00C1319A">
        <w:rPr>
          <w:i/>
          <w:iCs/>
        </w:rPr>
        <w:t>6.22.9.2.4.</w:t>
      </w:r>
      <w:r>
        <w:rPr>
          <w:i/>
          <w:iCs/>
        </w:rPr>
        <w:t>,</w:t>
      </w:r>
      <w:r w:rsidRPr="00533C93">
        <w:t xml:space="preserve"> amend to read:</w:t>
      </w:r>
    </w:p>
    <w:p w14:paraId="62395AD8" w14:textId="5A53F300" w:rsidR="00275421" w:rsidRPr="00C1319A" w:rsidRDefault="00A50AE2" w:rsidP="00275421">
      <w:pPr>
        <w:pStyle w:val="SingleTxtG"/>
        <w:ind w:left="2268" w:hanging="1134"/>
        <w:rPr>
          <w:bCs/>
          <w:iCs/>
        </w:rPr>
      </w:pPr>
      <w:bookmarkStart w:id="147" w:name="_Hlk72917227"/>
      <w:r>
        <w:rPr>
          <w:bCs/>
          <w:iCs/>
        </w:rPr>
        <w:t>"</w:t>
      </w:r>
      <w:r w:rsidR="00275421" w:rsidRPr="00C1319A">
        <w:rPr>
          <w:bCs/>
          <w:iCs/>
        </w:rPr>
        <w:t>6.22.9.2.4.</w:t>
      </w:r>
      <w:bookmarkEnd w:id="147"/>
      <w:r w:rsidR="00275421" w:rsidRPr="00C1319A">
        <w:rPr>
          <w:b/>
          <w:bCs/>
          <w:iCs/>
        </w:rPr>
        <w:tab/>
      </w:r>
      <w:r w:rsidR="00275421" w:rsidRPr="00C1319A">
        <w:rPr>
          <w:bCs/>
          <w:iCs/>
        </w:rPr>
        <w:t>To verify that the adaptation of the main</w:t>
      </w:r>
      <w:r w:rsidR="00275421">
        <w:rPr>
          <w:bCs/>
          <w:iCs/>
        </w:rPr>
        <w:t xml:space="preserve"> </w:t>
      </w:r>
      <w:r w:rsidR="00275421" w:rsidRPr="00C1319A">
        <w:rPr>
          <w:bCs/>
          <w:iCs/>
        </w:rPr>
        <w:t xml:space="preserve">beam, </w:t>
      </w:r>
      <w:r w:rsidR="00275421" w:rsidRPr="008335E0">
        <w:rPr>
          <w:iCs/>
          <w:color w:val="000000" w:themeColor="text1"/>
        </w:rPr>
        <w:t xml:space="preserve">including </w:t>
      </w:r>
      <w:r w:rsidR="00275421" w:rsidRPr="008335E0">
        <w:rPr>
          <w:iCs/>
        </w:rPr>
        <w:t xml:space="preserve">Driver </w:t>
      </w:r>
      <w:r w:rsidR="00275421" w:rsidRPr="008335E0">
        <w:rPr>
          <w:iCs/>
          <w:color w:val="000000" w:themeColor="text1"/>
        </w:rPr>
        <w:t>Assistance Projection</w:t>
      </w:r>
      <w:r w:rsidR="00275421" w:rsidRPr="008335E0">
        <w:rPr>
          <w:iCs/>
        </w:rPr>
        <w:t>, does not cause any discomfort, distraction or glare, neither to the driver nor to oncoming and preceding vehicles,</w:t>
      </w:r>
      <w:r w:rsidR="00275421" w:rsidRPr="00C1319A">
        <w:rPr>
          <w:bCs/>
          <w:iCs/>
        </w:rPr>
        <w:t xml:space="preserve"> the technical service shall perform a test drive according to paragraph 2. in Annex 12. This shall include any situation relevant to the system control on the basis of the applicant’s description. The performance of the adaptation of the main beam shall be documented and checked against the applicant’s description. Any obvious malfunctioning shall be contested (</w:t>
      </w:r>
      <w:proofErr w:type="gramStart"/>
      <w:r w:rsidR="00275421" w:rsidRPr="00C1319A">
        <w:rPr>
          <w:bCs/>
          <w:iCs/>
        </w:rPr>
        <w:t>e.g.</w:t>
      </w:r>
      <w:proofErr w:type="gramEnd"/>
      <w:r w:rsidR="00275421" w:rsidRPr="00C1319A">
        <w:rPr>
          <w:bCs/>
          <w:iCs/>
        </w:rPr>
        <w:t xml:space="preserve"> excessive angular movement or flicker)</w:t>
      </w:r>
      <w:r w:rsidR="00275421">
        <w:rPr>
          <w:bCs/>
          <w:iCs/>
        </w:rPr>
        <w:t>.</w:t>
      </w:r>
      <w:r>
        <w:rPr>
          <w:bCs/>
          <w:iCs/>
        </w:rPr>
        <w:t>"</w:t>
      </w:r>
    </w:p>
    <w:p w14:paraId="4D5F0129" w14:textId="77777777" w:rsidR="00275421" w:rsidRPr="00C1319A" w:rsidRDefault="00275421" w:rsidP="00275421">
      <w:pPr>
        <w:pStyle w:val="SingleTxtG"/>
        <w:ind w:left="2268" w:right="521" w:hanging="1134"/>
        <w:rPr>
          <w:iCs/>
        </w:rPr>
      </w:pPr>
      <w:r w:rsidRPr="00C1319A">
        <w:rPr>
          <w:i/>
        </w:rPr>
        <w:t>Add a new paragraph 6.22.9.3.2. and its subparagraph</w:t>
      </w:r>
      <w:r>
        <w:rPr>
          <w:i/>
        </w:rPr>
        <w:t>s</w:t>
      </w:r>
      <w:r w:rsidRPr="00C1319A">
        <w:rPr>
          <w:iCs/>
        </w:rPr>
        <w:t xml:space="preserve"> to read:</w:t>
      </w:r>
    </w:p>
    <w:p w14:paraId="50BC62ED" w14:textId="0EF09525" w:rsidR="00275421" w:rsidRPr="00663A94" w:rsidRDefault="00A50AE2" w:rsidP="00275421">
      <w:pPr>
        <w:pStyle w:val="SingleTxtG"/>
        <w:ind w:left="2268" w:hanging="1134"/>
        <w:rPr>
          <w:bCs/>
          <w:iCs/>
        </w:rPr>
      </w:pPr>
      <w:r>
        <w:rPr>
          <w:bCs/>
          <w:iCs/>
        </w:rPr>
        <w:t>"</w:t>
      </w:r>
      <w:r w:rsidR="00275421" w:rsidRPr="00663A94">
        <w:rPr>
          <w:bCs/>
          <w:iCs/>
        </w:rPr>
        <w:t>6.22.9.3.2.</w:t>
      </w:r>
      <w:r w:rsidR="00275421" w:rsidRPr="00663A94">
        <w:rPr>
          <w:bCs/>
          <w:iCs/>
        </w:rPr>
        <w:tab/>
        <w:t>The adaptive main beam may produce the Driver Assistance Projection in order to warn the driver appropriately regarding special traffic situations or conditions.</w:t>
      </w:r>
    </w:p>
    <w:p w14:paraId="662C008D" w14:textId="77777777" w:rsidR="00275421" w:rsidRPr="00663A94" w:rsidRDefault="00275421" w:rsidP="00275421">
      <w:pPr>
        <w:pStyle w:val="SingleTxtG"/>
        <w:ind w:left="2268" w:hanging="1134"/>
        <w:rPr>
          <w:bCs/>
          <w:iCs/>
          <w:color w:val="000000" w:themeColor="text1"/>
        </w:rPr>
      </w:pPr>
      <w:bookmarkStart w:id="148" w:name="_Hlk72913833"/>
      <w:r w:rsidRPr="00663A94">
        <w:rPr>
          <w:bCs/>
          <w:iCs/>
        </w:rPr>
        <w:t>6.22.9.3.2.1.</w:t>
      </w:r>
      <w:bookmarkEnd w:id="148"/>
      <w:r w:rsidRPr="00663A94">
        <w:rPr>
          <w:bCs/>
          <w:iCs/>
        </w:rPr>
        <w:tab/>
        <w:t xml:space="preserve">The lateral distance from the outer edges of the </w:t>
      </w:r>
      <w:r w:rsidRPr="00663A94">
        <w:rPr>
          <w:bCs/>
        </w:rPr>
        <w:t>Driver Assistance Projection</w:t>
      </w:r>
      <w:r w:rsidRPr="00663A94">
        <w:rPr>
          <w:bCs/>
          <w:iCs/>
        </w:rPr>
        <w:t xml:space="preserve"> with respect to the trajectory of the centre of gravity of the vehicle shall not be more than 1,250 mm. This shall be demonstrated by the manufacturer by calculation </w:t>
      </w:r>
      <w:r w:rsidRPr="00663A94">
        <w:rPr>
          <w:bCs/>
          <w:iCs/>
          <w:color w:val="000000" w:themeColor="text1"/>
        </w:rPr>
        <w:t>or by other means accepted by the Type Approval Authority.</w:t>
      </w:r>
    </w:p>
    <w:p w14:paraId="411E14FD" w14:textId="77777777" w:rsidR="00275421" w:rsidRPr="00663A94" w:rsidRDefault="00275421" w:rsidP="00275421">
      <w:pPr>
        <w:pStyle w:val="SingleTxtG"/>
        <w:ind w:left="2268" w:hanging="1134"/>
        <w:rPr>
          <w:bCs/>
          <w:i/>
          <w:iCs/>
          <w:color w:val="000000" w:themeColor="text1"/>
        </w:rPr>
      </w:pPr>
      <w:bookmarkStart w:id="149" w:name="_Hlk72917745"/>
      <w:r w:rsidRPr="00663A94">
        <w:rPr>
          <w:bCs/>
          <w:iCs/>
          <w:color w:val="000000" w:themeColor="text1"/>
        </w:rPr>
        <w:t>6.22.9.3.2.2.</w:t>
      </w:r>
      <w:bookmarkEnd w:id="149"/>
      <w:r w:rsidRPr="00663A94">
        <w:rPr>
          <w:bCs/>
          <w:iCs/>
          <w:color w:val="000000" w:themeColor="text1"/>
        </w:rPr>
        <w:tab/>
      </w:r>
      <w:bookmarkStart w:id="150" w:name="_Hlk72917827"/>
      <w:r w:rsidRPr="00663A94">
        <w:rPr>
          <w:bCs/>
          <w:iCs/>
          <w:color w:val="000000" w:themeColor="text1"/>
        </w:rPr>
        <w:t>Driver Assistance Projection shall not interfere with information displayed by the Field of Vision Assistant as defined in UN Regulation No. 125.</w:t>
      </w:r>
      <w:bookmarkEnd w:id="150"/>
    </w:p>
    <w:p w14:paraId="3A17F9BD" w14:textId="77777777" w:rsidR="00275421" w:rsidRPr="00663A94" w:rsidRDefault="00275421" w:rsidP="00275421">
      <w:pPr>
        <w:pStyle w:val="SingleTxtG"/>
        <w:ind w:left="2268" w:hanging="1134"/>
        <w:rPr>
          <w:bCs/>
          <w:iCs/>
          <w:color w:val="000000" w:themeColor="text1"/>
        </w:rPr>
      </w:pPr>
      <w:bookmarkStart w:id="151" w:name="_Hlk85812007"/>
      <w:r w:rsidRPr="00663A94">
        <w:rPr>
          <w:bCs/>
          <w:iCs/>
        </w:rPr>
        <w:t>6.22.9.3.2.3.</w:t>
      </w:r>
      <w:bookmarkEnd w:id="151"/>
      <w:r w:rsidRPr="00663A94">
        <w:rPr>
          <w:bCs/>
          <w:iCs/>
        </w:rPr>
        <w:tab/>
        <w:t xml:space="preserve">No flashing </w:t>
      </w:r>
      <w:r w:rsidRPr="00663A94">
        <w:rPr>
          <w:rFonts w:hint="eastAsia"/>
          <w:bCs/>
          <w:iCs/>
          <w:lang w:eastAsia="ja-JP"/>
        </w:rPr>
        <w:t>n</w:t>
      </w:r>
      <w:r w:rsidRPr="00663A94">
        <w:rPr>
          <w:bCs/>
          <w:iCs/>
          <w:lang w:eastAsia="ja-JP"/>
        </w:rPr>
        <w:t xml:space="preserve">or </w:t>
      </w:r>
      <w:r w:rsidRPr="00663A94">
        <w:rPr>
          <w:bCs/>
          <w:iCs/>
        </w:rPr>
        <w:t xml:space="preserve">transforming of driver assistance projections is </w:t>
      </w:r>
      <w:r w:rsidRPr="00663A94">
        <w:rPr>
          <w:bCs/>
          <w:iCs/>
          <w:color w:val="000000" w:themeColor="text1"/>
        </w:rPr>
        <w:t>permitted, unless expressly allowed for the use cases described under the conditions in Annex 16.</w:t>
      </w:r>
      <w:r w:rsidRPr="00663A94" w:rsidDel="002B2EE4">
        <w:rPr>
          <w:bCs/>
          <w:iCs/>
          <w:color w:val="000000" w:themeColor="text1"/>
        </w:rPr>
        <w:t xml:space="preserve"> </w:t>
      </w:r>
    </w:p>
    <w:p w14:paraId="44D49A9B" w14:textId="2B745A54" w:rsidR="00275421" w:rsidRPr="00663A94" w:rsidRDefault="00275421" w:rsidP="00275421">
      <w:pPr>
        <w:pStyle w:val="SingleTxtG"/>
        <w:ind w:left="2268" w:hanging="1134"/>
        <w:rPr>
          <w:rStyle w:val="af5"/>
          <w:bCs/>
        </w:rPr>
      </w:pPr>
      <w:r w:rsidRPr="00663A94">
        <w:rPr>
          <w:bCs/>
          <w:iCs/>
        </w:rPr>
        <w:t xml:space="preserve">6.22.9.3.2.4. </w:t>
      </w:r>
      <w:r w:rsidRPr="00663A94">
        <w:rPr>
          <w:bCs/>
          <w:iCs/>
        </w:rPr>
        <w:tab/>
        <w:t>Driver Assistance Projection shall not operate when the windshield wiper is switched ON and its continuous operation has occurred for a period of at least two minutes.</w:t>
      </w:r>
      <w:r w:rsidR="00A50AE2">
        <w:rPr>
          <w:bCs/>
          <w:iCs/>
        </w:rPr>
        <w:t>"</w:t>
      </w:r>
    </w:p>
    <w:p w14:paraId="2B3C0912" w14:textId="77777777" w:rsidR="00275421" w:rsidRPr="002B012C" w:rsidRDefault="00275421" w:rsidP="00275421">
      <w:pPr>
        <w:pStyle w:val="SingleTxtG"/>
        <w:ind w:left="2268" w:hanging="1134"/>
        <w:rPr>
          <w:lang w:val="en-US"/>
        </w:rPr>
      </w:pPr>
      <w:r w:rsidRPr="002B012C">
        <w:rPr>
          <w:i/>
          <w:iCs/>
          <w:lang w:val="en-US"/>
        </w:rPr>
        <w:t xml:space="preserve">Paragraph </w:t>
      </w:r>
      <w:r>
        <w:rPr>
          <w:i/>
          <w:iCs/>
          <w:lang w:val="en-US"/>
        </w:rPr>
        <w:t>6</w:t>
      </w:r>
      <w:r w:rsidRPr="002B012C">
        <w:rPr>
          <w:i/>
          <w:iCs/>
          <w:lang w:val="en-US"/>
        </w:rPr>
        <w:t>.</w:t>
      </w:r>
      <w:r>
        <w:rPr>
          <w:i/>
          <w:iCs/>
          <w:lang w:val="en-US"/>
        </w:rPr>
        <w:t>26.9.</w:t>
      </w:r>
      <w:r w:rsidRPr="002B012C">
        <w:rPr>
          <w:i/>
          <w:iCs/>
          <w:lang w:val="en-US"/>
        </w:rPr>
        <w:t>2.</w:t>
      </w:r>
      <w:r w:rsidRPr="002B012C">
        <w:rPr>
          <w:lang w:val="en-US"/>
        </w:rPr>
        <w:t>, amend to read:</w:t>
      </w:r>
    </w:p>
    <w:p w14:paraId="3934CC6F" w14:textId="77777777" w:rsidR="00275421" w:rsidRPr="00657735" w:rsidRDefault="00275421" w:rsidP="00275421">
      <w:pPr>
        <w:spacing w:after="120"/>
        <w:ind w:left="2268" w:right="1134" w:hanging="1134"/>
        <w:jc w:val="both"/>
      </w:pPr>
      <w:r>
        <w:t xml:space="preserve">"6.26.9.2. </w:t>
      </w:r>
      <w:r>
        <w:tab/>
        <w:t xml:space="preserve">At the request of the applicant and with the consent of the Technical Service the requirement of 6.26.9.1 may be verified by a drawing or simulation or deemed be satisfied if the installation conditions comply with paragraph 6.2.2. of UN Regulation No. 23 or paragraph 5.10.2. </w:t>
      </w:r>
      <w:r w:rsidRPr="00657735">
        <w:t>of the 00 series of amendments to UN Regulation No. 148 or paragraph 5.10.1.2. of the 01 and subsequent series of amendments to UN Regulation No. 148, as noted in the communication document in Annex 1, paragraph 9."</w:t>
      </w:r>
    </w:p>
    <w:p w14:paraId="39939072" w14:textId="77777777" w:rsidR="00275421" w:rsidRPr="00657735" w:rsidRDefault="00275421" w:rsidP="00275421">
      <w:pPr>
        <w:pStyle w:val="SingleTxtG"/>
        <w:ind w:left="2268" w:right="521" w:hanging="1134"/>
        <w:rPr>
          <w:iCs/>
        </w:rPr>
      </w:pPr>
      <w:r w:rsidRPr="00657735">
        <w:rPr>
          <w:i/>
        </w:rPr>
        <w:t xml:space="preserve">Annex 1, item 9.22., </w:t>
      </w:r>
      <w:r w:rsidRPr="00657735">
        <w:rPr>
          <w:iCs/>
        </w:rPr>
        <w:t>amend to read:</w:t>
      </w:r>
    </w:p>
    <w:p w14:paraId="6D19423F" w14:textId="60949EF8" w:rsidR="00275421" w:rsidRPr="00657735" w:rsidRDefault="00A50AE2" w:rsidP="00275421">
      <w:pPr>
        <w:tabs>
          <w:tab w:val="left" w:pos="6804"/>
        </w:tabs>
        <w:spacing w:after="120"/>
        <w:ind w:left="2268" w:right="1134" w:hanging="1134"/>
        <w:jc w:val="both"/>
        <w:rPr>
          <w:iCs/>
          <w:vertAlign w:val="superscript"/>
        </w:rPr>
      </w:pPr>
      <w:r>
        <w:rPr>
          <w:iCs/>
        </w:rPr>
        <w:t>"</w:t>
      </w:r>
      <w:r w:rsidR="00275421" w:rsidRPr="00657735">
        <w:rPr>
          <w:iCs/>
        </w:rPr>
        <w:t>9.22.</w:t>
      </w:r>
      <w:r w:rsidR="00275421" w:rsidRPr="00657735">
        <w:rPr>
          <w:iCs/>
        </w:rPr>
        <w:tab/>
        <w:t xml:space="preserve">Adaptive front lighting system (AFS): </w:t>
      </w:r>
      <w:r w:rsidR="00275421" w:rsidRPr="00657735">
        <w:rPr>
          <w:iCs/>
        </w:rPr>
        <w:tab/>
        <w:t>yes/no</w:t>
      </w:r>
      <w:r w:rsidR="00275421" w:rsidRPr="00657735">
        <w:rPr>
          <w:iCs/>
          <w:vertAlign w:val="superscript"/>
        </w:rPr>
        <w:t>2</w:t>
      </w:r>
    </w:p>
    <w:p w14:paraId="7D0F6D1C" w14:textId="77777777" w:rsidR="00275421" w:rsidRPr="00657735" w:rsidRDefault="00275421" w:rsidP="00275421">
      <w:pPr>
        <w:tabs>
          <w:tab w:val="left" w:pos="6804"/>
        </w:tabs>
        <w:spacing w:after="120"/>
        <w:ind w:left="2268" w:right="1134" w:hanging="1134"/>
        <w:jc w:val="both"/>
        <w:rPr>
          <w:iCs/>
          <w:vertAlign w:val="superscript"/>
        </w:rPr>
      </w:pPr>
      <w:r w:rsidRPr="00657735">
        <w:rPr>
          <w:iCs/>
        </w:rPr>
        <w:t>9.22.1.</w:t>
      </w:r>
      <w:r w:rsidRPr="00657735">
        <w:rPr>
          <w:iCs/>
        </w:rPr>
        <w:tab/>
        <w:t>Main-beam ADB</w:t>
      </w:r>
      <w:r w:rsidRPr="00657735">
        <w:rPr>
          <w:iCs/>
        </w:rPr>
        <w:tab/>
        <w:t>yes/no</w:t>
      </w:r>
      <w:r w:rsidRPr="00657735">
        <w:rPr>
          <w:iCs/>
          <w:vertAlign w:val="superscript"/>
        </w:rPr>
        <w:t>2</w:t>
      </w:r>
    </w:p>
    <w:p w14:paraId="53D9BFAF" w14:textId="587723BF" w:rsidR="00275421" w:rsidRPr="00657735" w:rsidRDefault="00275421" w:rsidP="00275421">
      <w:pPr>
        <w:tabs>
          <w:tab w:val="left" w:pos="6804"/>
        </w:tabs>
        <w:suppressAutoHyphens w:val="0"/>
        <w:spacing w:after="120"/>
        <w:ind w:left="2268" w:hanging="1134"/>
      </w:pPr>
      <w:r w:rsidRPr="00657735">
        <w:rPr>
          <w:iCs/>
        </w:rPr>
        <w:t>9.22.1.1.</w:t>
      </w:r>
      <w:r w:rsidRPr="00657735">
        <w:rPr>
          <w:iCs/>
        </w:rPr>
        <w:tab/>
        <w:t>Main-beam ADB + Driver Assistance Projection</w:t>
      </w:r>
      <w:r w:rsidRPr="00657735">
        <w:rPr>
          <w:iCs/>
        </w:rPr>
        <w:tab/>
      </w:r>
      <w:r w:rsidRPr="00657735">
        <w:rPr>
          <w:iCs/>
        </w:rPr>
        <w:tab/>
        <w:t>yes/no</w:t>
      </w:r>
      <w:r w:rsidRPr="00657735">
        <w:rPr>
          <w:iCs/>
          <w:vertAlign w:val="superscript"/>
        </w:rPr>
        <w:t xml:space="preserve">2 </w:t>
      </w:r>
      <w:r w:rsidR="00A50AE2">
        <w:rPr>
          <w:iCs/>
        </w:rPr>
        <w:t>"</w:t>
      </w:r>
    </w:p>
    <w:p w14:paraId="639B87CB" w14:textId="77777777" w:rsidR="00275421" w:rsidRPr="00857E44" w:rsidRDefault="00275421" w:rsidP="00275421">
      <w:pPr>
        <w:spacing w:after="120"/>
        <w:ind w:left="1134" w:right="1134"/>
      </w:pPr>
      <w:r w:rsidRPr="00D97FD0">
        <w:rPr>
          <w:i/>
        </w:rPr>
        <w:t>Annex</w:t>
      </w:r>
      <w:r>
        <w:rPr>
          <w:i/>
        </w:rPr>
        <w:t xml:space="preserve"> 4</w:t>
      </w:r>
      <w:r w:rsidRPr="008454D7">
        <w:rPr>
          <w:i/>
        </w:rPr>
        <w:t xml:space="preserve">, </w:t>
      </w:r>
      <w:r w:rsidRPr="007661DA">
        <w:rPr>
          <w:rFonts w:asciiTheme="majorBidi" w:eastAsia="MS Mincho" w:hAnsiTheme="majorBidi" w:cstheme="majorBidi"/>
        </w:rPr>
        <w:t>amend</w:t>
      </w:r>
      <w:r w:rsidRPr="008454D7">
        <w:t xml:space="preserve"> to read:</w:t>
      </w:r>
    </w:p>
    <w:p w14:paraId="60B5742D" w14:textId="27C31B26" w:rsidR="00275421" w:rsidRPr="00E11BB2" w:rsidRDefault="00A50AE2" w:rsidP="00275421">
      <w:pPr>
        <w:pStyle w:val="HChG"/>
        <w:rPr>
          <w:b w:val="0"/>
        </w:rPr>
      </w:pPr>
      <w:r>
        <w:rPr>
          <w:rFonts w:eastAsia="MS Mincho"/>
          <w:b w:val="0"/>
        </w:rPr>
        <w:t>"</w:t>
      </w:r>
      <w:r w:rsidR="00275421" w:rsidRPr="00E11BB2">
        <w:t>Annex 4</w:t>
      </w:r>
    </w:p>
    <w:p w14:paraId="2C36BEBC" w14:textId="77777777" w:rsidR="00275421" w:rsidRPr="00E11BB2" w:rsidRDefault="00275421" w:rsidP="00275421">
      <w:pPr>
        <w:pStyle w:val="HChG"/>
      </w:pPr>
      <w:bookmarkStart w:id="152" w:name="_Toc338161457"/>
      <w:r>
        <w:tab/>
      </w:r>
      <w:r>
        <w:tab/>
      </w:r>
      <w:r w:rsidRPr="00706A2B">
        <w:t>Visibility of a red lamp to the front and visibility of a white lamp to the rear</w:t>
      </w:r>
      <w:bookmarkEnd w:id="152"/>
    </w:p>
    <w:p w14:paraId="4B400AB6" w14:textId="77777777" w:rsidR="00275421" w:rsidRPr="00CE3C0D" w:rsidRDefault="00275421" w:rsidP="00275421">
      <w:pPr>
        <w:pStyle w:val="para"/>
        <w:rPr>
          <w:lang w:val="en-US"/>
        </w:rPr>
      </w:pPr>
      <w:r w:rsidRPr="00CE3C0D">
        <w:rPr>
          <w:lang w:val="en-US"/>
        </w:rPr>
        <w:t xml:space="preserve">(See paragraph </w:t>
      </w:r>
      <w:r w:rsidRPr="00657735">
        <w:rPr>
          <w:bCs/>
          <w:lang w:val="en-US"/>
        </w:rPr>
        <w:t>5.10.4.</w:t>
      </w:r>
      <w:r w:rsidRPr="00CE3C0D">
        <w:rPr>
          <w:lang w:val="en-US"/>
        </w:rPr>
        <w:t xml:space="preserve"> of this Regulation)</w:t>
      </w:r>
    </w:p>
    <w:p w14:paraId="72E7CED7" w14:textId="77777777" w:rsidR="00275421" w:rsidRPr="008454D7" w:rsidRDefault="00275421" w:rsidP="00275421">
      <w:pPr>
        <w:tabs>
          <w:tab w:val="left" w:pos="1700"/>
          <w:tab w:val="left" w:leader="dot" w:pos="8505"/>
        </w:tabs>
        <w:spacing w:after="120"/>
        <w:ind w:left="142" w:right="1134"/>
      </w:pPr>
      <w:r w:rsidRPr="008454D7">
        <w:rPr>
          <w:noProof/>
          <w:lang w:val="de-DE" w:eastAsia="de-DE"/>
        </w:rPr>
        <w:lastRenderedPageBreak/>
        <mc:AlternateContent>
          <mc:Choice Requires="wps">
            <w:drawing>
              <wp:anchor distT="0" distB="0" distL="114300" distR="114300" simplePos="0" relativeHeight="251688448" behindDoc="0" locked="0" layoutInCell="1" allowOverlap="1" wp14:anchorId="1FAA6847" wp14:editId="676F3A8A">
                <wp:simplePos x="0" y="0"/>
                <wp:positionH relativeFrom="column">
                  <wp:posOffset>197162</wp:posOffset>
                </wp:positionH>
                <wp:positionV relativeFrom="paragraph">
                  <wp:posOffset>3070585</wp:posOffset>
                </wp:positionV>
                <wp:extent cx="2743200" cy="320040"/>
                <wp:effectExtent l="0" t="0" r="0" b="3810"/>
                <wp:wrapNone/>
                <wp:docPr id="197" name="Textruta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320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38AF1E" w14:textId="77777777" w:rsidR="00275421" w:rsidRPr="00393C35" w:rsidRDefault="00275421" w:rsidP="00275421">
                            <w:pPr>
                              <w:rPr>
                                <w:rFonts w:ascii="Arial" w:hAnsi="Arial" w:cs="Arial"/>
                              </w:rPr>
                            </w:pPr>
                            <w:r w:rsidRPr="00393C35">
                              <w:rPr>
                                <w:rFonts w:ascii="Arial" w:hAnsi="Arial" w:cs="Arial"/>
                              </w:rPr>
                              <w:t>Visibility of a white lamp to the rear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AA6847" id="_x0000_t202" coordsize="21600,21600" o:spt="202" path="m,l,21600r21600,l21600,xe">
                <v:stroke joinstyle="miter"/>
                <v:path gradientshapeok="t" o:connecttype="rect"/>
              </v:shapetype>
              <v:shape id="Textruta 5" o:spid="_x0000_s1026" type="#_x0000_t202" style="position:absolute;left:0;text-align:left;margin-left:15.5pt;margin-top:241.8pt;width:3in;height:25.2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" stroked="f">
                <v:textbox>
                  <w:txbxContent>
                    <w:p w14:paraId="6D38AF1E" w14:textId="77777777" w:rsidR="00275421" w:rsidRPr="00393C35" w:rsidRDefault="00275421" w:rsidP="00275421">
                      <w:pPr>
                        <w:rPr>
                          <w:rFonts w:ascii="Arial" w:hAnsi="Arial" w:cs="Arial"/>
                        </w:rPr>
                      </w:pPr>
                      <w:r w:rsidRPr="00393C35">
                        <w:rPr>
                          <w:rFonts w:ascii="Arial" w:hAnsi="Arial" w:cs="Arial"/>
                        </w:rPr>
                        <w:t>Visibility of a white lamp to the rear</w:t>
                      </w:r>
                    </w:p>
                  </w:txbxContent>
                </v:textbox>
              </v:shape>
            </w:pict>
          </mc:Fallback>
        </mc:AlternateContent>
      </w:r>
      <w:r w:rsidRPr="008454D7">
        <w:rPr>
          <w:noProof/>
          <w:lang w:val="de-DE" w:eastAsia="de-DE"/>
        </w:rPr>
        <mc:AlternateContent>
          <mc:Choice Requires="wps">
            <w:drawing>
              <wp:anchor distT="0" distB="0" distL="114300" distR="114300" simplePos="0" relativeHeight="251687424" behindDoc="0" locked="0" layoutInCell="1" allowOverlap="1" wp14:anchorId="3125BCAA" wp14:editId="0FC39B41">
                <wp:simplePos x="0" y="0"/>
                <wp:positionH relativeFrom="column">
                  <wp:posOffset>3180827</wp:posOffset>
                </wp:positionH>
                <wp:positionV relativeFrom="paragraph">
                  <wp:posOffset>279438</wp:posOffset>
                </wp:positionV>
                <wp:extent cx="2610523" cy="251460"/>
                <wp:effectExtent l="0" t="0" r="0" b="0"/>
                <wp:wrapNone/>
                <wp:docPr id="198" name="Textruta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0523" cy="25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0BD770" w14:textId="77777777" w:rsidR="00275421" w:rsidRPr="00393C35" w:rsidRDefault="00275421" w:rsidP="00275421">
                            <w:pPr>
                              <w:jc w:val="right"/>
                              <w:rPr>
                                <w:rFonts w:ascii="Arial" w:hAnsi="Arial" w:cs="Arial"/>
                              </w:rPr>
                            </w:pPr>
                            <w:r w:rsidRPr="00393C35">
                              <w:rPr>
                                <w:rFonts w:ascii="Arial" w:hAnsi="Arial" w:cs="Arial"/>
                              </w:rPr>
                              <w:t>Visibility of a red lamp to the front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25BCAA" id="Textruta 3" o:spid="_x0000_s1027" type="#_x0000_t202" style="position:absolute;left:0;text-align:left;margin-left:250.45pt;margin-top:22pt;width:205.55pt;height:19.8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" stroked="f">
                <v:textbox>
                  <w:txbxContent>
                    <w:p w14:paraId="330BD770" w14:textId="77777777" w:rsidR="00275421" w:rsidRPr="00393C35" w:rsidRDefault="00275421" w:rsidP="00275421">
                      <w:pPr>
                        <w:jc w:val="right"/>
                        <w:rPr>
                          <w:rFonts w:ascii="Arial" w:hAnsi="Arial" w:cs="Arial"/>
                        </w:rPr>
                      </w:pPr>
                      <w:r w:rsidRPr="00393C35">
                        <w:rPr>
                          <w:rFonts w:ascii="Arial" w:hAnsi="Arial" w:cs="Arial"/>
                        </w:rPr>
                        <w:t>Visibility of a red lamp to the front</w:t>
                      </w:r>
                    </w:p>
                  </w:txbxContent>
                </v:textbox>
              </v:shape>
            </w:pict>
          </mc:Fallback>
        </mc:AlternateContent>
      </w:r>
      <w:r w:rsidRPr="008454D7">
        <w:object w:dxaOrig="12240" w:dyaOrig="14400" w14:anchorId="7CDE0A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461.5pt" o:ole="">
            <v:imagedata r:id="rId76" o:title=""/>
          </v:shape>
          <o:OLEObject Type="Embed" ProgID="WPDraw30.Drawing" ShapeID="_x0000_i1025" DrawAspect="Content" ObjectID="_1737554702" r:id="rId153"/>
        </w:object>
      </w:r>
    </w:p>
    <w:p w14:paraId="41F70F6F" w14:textId="77777777" w:rsidR="00275421" w:rsidRPr="0042792B" w:rsidRDefault="00275421" w:rsidP="00275421">
      <w:pPr>
        <w:spacing w:after="120"/>
        <w:ind w:left="1134" w:right="1134"/>
        <w:jc w:val="both"/>
        <w:rPr>
          <w:bCs/>
        </w:rPr>
      </w:pPr>
      <w:r w:rsidRPr="0042792B">
        <w:rPr>
          <w:bCs/>
        </w:rPr>
        <w:t>In their respective planes, the zones 1 and 2 explored by the eye of the observer are bounded:</w:t>
      </w:r>
    </w:p>
    <w:p w14:paraId="3E17DC95" w14:textId="77777777" w:rsidR="00275421" w:rsidRPr="0042792B" w:rsidRDefault="00275421" w:rsidP="00275421">
      <w:pPr>
        <w:spacing w:after="120"/>
        <w:ind w:left="1701" w:right="1134" w:hanging="567"/>
        <w:jc w:val="both"/>
        <w:rPr>
          <w:bCs/>
        </w:rPr>
      </w:pPr>
      <w:r w:rsidRPr="0042792B">
        <w:rPr>
          <w:bCs/>
        </w:rPr>
        <w:t xml:space="preserve">- </w:t>
      </w:r>
      <w:r w:rsidRPr="0042792B">
        <w:rPr>
          <w:bCs/>
        </w:rPr>
        <w:tab/>
        <w:t>In height, by two horizontal planes 1 m and 2.2 m respectively above the ground;</w:t>
      </w:r>
    </w:p>
    <w:p w14:paraId="34761001" w14:textId="197AFF6D" w:rsidR="00275421" w:rsidRPr="0042792B" w:rsidRDefault="00275421" w:rsidP="00275421">
      <w:pPr>
        <w:spacing w:after="120"/>
        <w:ind w:left="1701" w:right="1134" w:hanging="567"/>
        <w:jc w:val="both"/>
        <w:rPr>
          <w:bCs/>
        </w:rPr>
      </w:pPr>
      <w:r w:rsidRPr="0042792B">
        <w:rPr>
          <w:bCs/>
        </w:rPr>
        <w:t xml:space="preserve">- </w:t>
      </w:r>
      <w:r w:rsidRPr="0042792B">
        <w:rPr>
          <w:bCs/>
        </w:rPr>
        <w:tab/>
        <w:t>In width, by two vertical planes which, forming to the front and to the rear respectively an angle of 15° outwards from the vehicle's median longitudinal plane, pass through the point or points of contact of vertical planes parallel to the vehicle's median longitudinal plane delimiting the vehicle's overall width; if there are several points of contact, the foremost shall correspond to the forward plane and the rearmost to the rearward plane.</w:t>
      </w:r>
      <w:r w:rsidR="00A50AE2">
        <w:rPr>
          <w:bCs/>
        </w:rPr>
        <w:t>"</w:t>
      </w:r>
    </w:p>
    <w:p w14:paraId="3050C1F8" w14:textId="77777777" w:rsidR="00275421" w:rsidRPr="0042792B" w:rsidRDefault="00275421" w:rsidP="00275421">
      <w:pPr>
        <w:pStyle w:val="SingleTxtG"/>
        <w:ind w:left="2268" w:hanging="1134"/>
        <w:rPr>
          <w:bCs/>
          <w:color w:val="000000" w:themeColor="text1"/>
        </w:rPr>
      </w:pPr>
      <w:r w:rsidRPr="0042792B">
        <w:rPr>
          <w:bCs/>
          <w:i/>
          <w:iCs/>
          <w:color w:val="000000" w:themeColor="text1"/>
        </w:rPr>
        <w:t xml:space="preserve">Annex 12, add a new paragraph 2.8. </w:t>
      </w:r>
      <w:r w:rsidRPr="0042792B">
        <w:rPr>
          <w:bCs/>
          <w:color w:val="000000" w:themeColor="text1"/>
        </w:rPr>
        <w:t>to read:</w:t>
      </w:r>
    </w:p>
    <w:p w14:paraId="252E0523" w14:textId="13115F81" w:rsidR="00275421" w:rsidRPr="0042792B" w:rsidRDefault="00A50AE2" w:rsidP="00275421">
      <w:pPr>
        <w:spacing w:after="120"/>
        <w:ind w:left="2268" w:right="1134" w:hanging="1134"/>
        <w:jc w:val="both"/>
        <w:rPr>
          <w:bCs/>
          <w:iCs/>
          <w:color w:val="000000" w:themeColor="text1"/>
        </w:rPr>
      </w:pPr>
      <w:r>
        <w:rPr>
          <w:bCs/>
          <w:iCs/>
          <w:color w:val="000000" w:themeColor="text1"/>
        </w:rPr>
        <w:t>"</w:t>
      </w:r>
      <w:r w:rsidR="00275421" w:rsidRPr="0042792B">
        <w:rPr>
          <w:bCs/>
          <w:iCs/>
          <w:color w:val="000000" w:themeColor="text1"/>
        </w:rPr>
        <w:t>2.8.</w:t>
      </w:r>
      <w:r w:rsidR="00275421" w:rsidRPr="0042792B">
        <w:rPr>
          <w:bCs/>
          <w:iCs/>
          <w:color w:val="000000" w:themeColor="text1"/>
        </w:rPr>
        <w:tab/>
      </w:r>
      <w:r w:rsidR="00275421" w:rsidRPr="0042792B">
        <w:rPr>
          <w:bCs/>
          <w:color w:val="000000" w:themeColor="text1"/>
        </w:rPr>
        <w:t xml:space="preserve">For the test sections A, B, C and E in the table above the engineers conducting the tests </w:t>
      </w:r>
      <w:r w:rsidR="00275421" w:rsidRPr="0042792B">
        <w:rPr>
          <w:bCs/>
          <w:iCs/>
          <w:color w:val="000000" w:themeColor="text1"/>
        </w:rPr>
        <w:t xml:space="preserve">shall evaluate </w:t>
      </w:r>
      <w:r w:rsidR="00275421" w:rsidRPr="0042792B">
        <w:rPr>
          <w:bCs/>
          <w:iCs/>
        </w:rPr>
        <w:t xml:space="preserve">Driver </w:t>
      </w:r>
      <w:r w:rsidR="00275421" w:rsidRPr="0042792B">
        <w:rPr>
          <w:bCs/>
          <w:iCs/>
          <w:color w:val="000000" w:themeColor="text1"/>
        </w:rPr>
        <w:t>Assistance Projection if installed.</w:t>
      </w:r>
      <w:r>
        <w:rPr>
          <w:bCs/>
          <w:iCs/>
          <w:color w:val="000000" w:themeColor="text1"/>
        </w:rPr>
        <w:t>"</w:t>
      </w:r>
    </w:p>
    <w:p w14:paraId="7187D279" w14:textId="77777777" w:rsidR="00275421" w:rsidRDefault="00275421" w:rsidP="00DF014C">
      <w:pPr>
        <w:pStyle w:val="SingleTxtG"/>
        <w:pageBreakBefore/>
        <w:ind w:left="567" w:right="522" w:firstLine="567"/>
        <w:rPr>
          <w:bCs/>
          <w:iCs/>
        </w:rPr>
      </w:pPr>
      <w:r w:rsidRPr="00C1319A">
        <w:rPr>
          <w:bCs/>
          <w:i/>
          <w:iCs/>
        </w:rPr>
        <w:lastRenderedPageBreak/>
        <w:t>Add a new Annex 16</w:t>
      </w:r>
      <w:r w:rsidRPr="00C1319A">
        <w:rPr>
          <w:bCs/>
          <w:iCs/>
        </w:rPr>
        <w:t xml:space="preserve"> to read:</w:t>
      </w:r>
    </w:p>
    <w:p w14:paraId="2B335D31" w14:textId="77777777" w:rsidR="00275421" w:rsidRPr="00C1319A" w:rsidRDefault="00275421" w:rsidP="00275421">
      <w:pPr>
        <w:pStyle w:val="SingleTxtG"/>
        <w:ind w:left="567" w:right="521" w:firstLine="567"/>
        <w:rPr>
          <w:bCs/>
          <w:iCs/>
        </w:rPr>
      </w:pPr>
    </w:p>
    <w:p w14:paraId="6C8AFCAA" w14:textId="2731B4EB" w:rsidR="00275421" w:rsidRPr="00C1319A" w:rsidRDefault="00275421" w:rsidP="00275421">
      <w:pPr>
        <w:pStyle w:val="SingleTxtG"/>
        <w:ind w:right="521" w:hanging="1134"/>
        <w:rPr>
          <w:b/>
          <w:bCs/>
          <w:iCs/>
          <w:sz w:val="24"/>
        </w:rPr>
      </w:pPr>
      <w:r w:rsidRPr="00C1319A">
        <w:rPr>
          <w:b/>
          <w:bCs/>
          <w:iCs/>
          <w:sz w:val="24"/>
        </w:rPr>
        <w:t xml:space="preserve"> </w:t>
      </w:r>
      <w:r w:rsidR="006947D7">
        <w:rPr>
          <w:b/>
          <w:bCs/>
          <w:iCs/>
          <w:sz w:val="24"/>
        </w:rPr>
        <w:t>"</w:t>
      </w:r>
      <w:r w:rsidRPr="00C1319A">
        <w:rPr>
          <w:b/>
          <w:bCs/>
          <w:iCs/>
          <w:sz w:val="24"/>
        </w:rPr>
        <w:t xml:space="preserve">Annex 16 </w:t>
      </w:r>
    </w:p>
    <w:p w14:paraId="2B0BEAC3" w14:textId="77777777" w:rsidR="00275421" w:rsidRPr="00C1319A" w:rsidRDefault="00275421" w:rsidP="00275421">
      <w:pPr>
        <w:pStyle w:val="SingleTxtG"/>
        <w:rPr>
          <w:b/>
          <w:bCs/>
          <w:iCs/>
          <w:sz w:val="24"/>
        </w:rPr>
      </w:pPr>
      <w:r w:rsidRPr="00C1319A">
        <w:rPr>
          <w:b/>
          <w:bCs/>
          <w:iCs/>
          <w:sz w:val="24"/>
        </w:rPr>
        <w:t xml:space="preserve">Symbols and patterns for the use as Driver Assistance Projections and </w:t>
      </w:r>
      <w:bookmarkStart w:id="153" w:name="_Hlk69030762"/>
      <w:r w:rsidRPr="00C1319A">
        <w:rPr>
          <w:b/>
          <w:bCs/>
          <w:iCs/>
          <w:sz w:val="24"/>
        </w:rPr>
        <w:t>Explanations of the Warnings/Highlights</w:t>
      </w:r>
      <w:bookmarkEnd w:id="153"/>
    </w:p>
    <w:tbl>
      <w:tblPr>
        <w:tblStyle w:val="a6"/>
        <w:tblW w:w="0" w:type="auto"/>
        <w:tblInd w:w="-431" w:type="dxa"/>
        <w:tblLook w:val="04A0" w:firstRow="1" w:lastRow="0" w:firstColumn="1" w:lastColumn="0" w:noHBand="0" w:noVBand="1"/>
      </w:tblPr>
      <w:tblGrid>
        <w:gridCol w:w="5388"/>
        <w:gridCol w:w="2409"/>
        <w:gridCol w:w="2263"/>
      </w:tblGrid>
      <w:tr w:rsidR="00275421" w:rsidRPr="0042792B" w14:paraId="7F39DA96" w14:textId="77777777" w:rsidTr="008E4D96">
        <w:tc>
          <w:tcPr>
            <w:tcW w:w="5388" w:type="dxa"/>
            <w:tcBorders>
              <w:bottom w:val="single" w:sz="12" w:space="0" w:color="000000"/>
            </w:tcBorders>
          </w:tcPr>
          <w:p w14:paraId="033A0EFD" w14:textId="77777777" w:rsidR="00275421" w:rsidRPr="0042792B" w:rsidRDefault="00275421" w:rsidP="008E4D96">
            <w:pPr>
              <w:pStyle w:val="SingleTxtG"/>
              <w:spacing w:before="120" w:line="240" w:lineRule="auto"/>
              <w:ind w:left="140" w:right="137"/>
              <w:jc w:val="center"/>
              <w:rPr>
                <w:i/>
                <w:sz w:val="18"/>
                <w:szCs w:val="18"/>
              </w:rPr>
            </w:pPr>
            <w:r w:rsidRPr="0042792B">
              <w:rPr>
                <w:i/>
                <w:sz w:val="18"/>
                <w:szCs w:val="18"/>
                <w:u w:val="single"/>
              </w:rPr>
              <w:br w:type="page"/>
            </w:r>
            <w:r w:rsidRPr="0042792B">
              <w:rPr>
                <w:i/>
                <w:sz w:val="18"/>
                <w:szCs w:val="18"/>
              </w:rPr>
              <w:t>Symbols and Pattern</w:t>
            </w:r>
          </w:p>
        </w:tc>
        <w:tc>
          <w:tcPr>
            <w:tcW w:w="2409" w:type="dxa"/>
            <w:tcBorders>
              <w:bottom w:val="single" w:sz="12" w:space="0" w:color="000000"/>
            </w:tcBorders>
          </w:tcPr>
          <w:p w14:paraId="655DB2B6" w14:textId="77777777" w:rsidR="00275421" w:rsidRPr="0042792B" w:rsidRDefault="00275421" w:rsidP="008E4D96">
            <w:pPr>
              <w:pStyle w:val="SingleTxtG"/>
              <w:spacing w:before="120" w:line="240" w:lineRule="auto"/>
              <w:ind w:left="137" w:right="135"/>
              <w:jc w:val="center"/>
              <w:rPr>
                <w:i/>
                <w:sz w:val="18"/>
                <w:szCs w:val="18"/>
              </w:rPr>
            </w:pPr>
            <w:r w:rsidRPr="0042792B">
              <w:rPr>
                <w:i/>
                <w:sz w:val="18"/>
                <w:szCs w:val="18"/>
              </w:rPr>
              <w:t>Use case</w:t>
            </w:r>
          </w:p>
        </w:tc>
        <w:tc>
          <w:tcPr>
            <w:tcW w:w="2263" w:type="dxa"/>
            <w:tcBorders>
              <w:bottom w:val="single" w:sz="12" w:space="0" w:color="000000"/>
            </w:tcBorders>
          </w:tcPr>
          <w:p w14:paraId="569DCFCD" w14:textId="77777777" w:rsidR="00275421" w:rsidRPr="0042792B" w:rsidRDefault="00275421" w:rsidP="008E4D96">
            <w:pPr>
              <w:pStyle w:val="SingleTxtG"/>
              <w:spacing w:before="120" w:line="240" w:lineRule="auto"/>
              <w:ind w:left="137" w:right="135"/>
              <w:jc w:val="center"/>
              <w:rPr>
                <w:i/>
                <w:sz w:val="18"/>
                <w:szCs w:val="18"/>
              </w:rPr>
            </w:pPr>
            <w:bookmarkStart w:id="154" w:name="_Hlk86253629"/>
            <w:r w:rsidRPr="0042792B">
              <w:rPr>
                <w:i/>
                <w:sz w:val="18"/>
                <w:szCs w:val="18"/>
              </w:rPr>
              <w:t>Conditions and remarks</w:t>
            </w:r>
            <w:bookmarkEnd w:id="154"/>
          </w:p>
        </w:tc>
      </w:tr>
      <w:tr w:rsidR="00275421" w:rsidRPr="0042792B" w14:paraId="45DD55BC" w14:textId="77777777" w:rsidTr="008E4D96">
        <w:tc>
          <w:tcPr>
            <w:tcW w:w="5388" w:type="dxa"/>
            <w:tcBorders>
              <w:top w:val="single" w:sz="12" w:space="0" w:color="000000"/>
            </w:tcBorders>
          </w:tcPr>
          <w:p w14:paraId="6983BB01" w14:textId="77777777" w:rsidR="00275421" w:rsidRPr="0042792B" w:rsidRDefault="00275421" w:rsidP="008E4D96">
            <w:pPr>
              <w:pStyle w:val="SingleTxtG"/>
              <w:spacing w:before="120" w:line="240" w:lineRule="auto"/>
              <w:ind w:left="140" w:right="137"/>
              <w:jc w:val="center"/>
              <w:rPr>
                <w:iCs/>
              </w:rPr>
            </w:pPr>
            <w:r w:rsidRPr="0042792B">
              <w:rPr>
                <w:iCs/>
                <w:noProof/>
                <w:lang w:val="en-US" w:eastAsia="ja-JP"/>
              </w:rPr>
              <w:drawing>
                <wp:inline distT="0" distB="0" distL="0" distR="0" wp14:anchorId="5E27C9C1" wp14:editId="3773D358">
                  <wp:extent cx="1409897" cy="1419423"/>
                  <wp:effectExtent l="0" t="0" r="0" b="9525"/>
                  <wp:docPr id="1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
                          <pic:cNvPicPr/>
                        </pic:nvPicPr>
                        <pic:blipFill>
                          <a:blip r:embed="rId154"/>
                          <a:stretch>
                            <a:fillRect/>
                          </a:stretch>
                        </pic:blipFill>
                        <pic:spPr>
                          <a:xfrm>
                            <a:off x="0" y="0"/>
                            <a:ext cx="1409897" cy="1419423"/>
                          </a:xfrm>
                          <a:prstGeom prst="rect">
                            <a:avLst/>
                          </a:prstGeom>
                        </pic:spPr>
                      </pic:pic>
                    </a:graphicData>
                  </a:graphic>
                </wp:inline>
              </w:drawing>
            </w:r>
            <w:r w:rsidRPr="0042792B">
              <w:rPr>
                <w:iCs/>
              </w:rPr>
              <w:t xml:space="preserve">     </w:t>
            </w:r>
            <w:r w:rsidRPr="0042792B">
              <w:rPr>
                <w:iCs/>
                <w:noProof/>
                <w:lang w:val="en-US" w:eastAsia="ja-JP"/>
              </w:rPr>
              <w:drawing>
                <wp:inline distT="0" distB="0" distL="0" distR="0" wp14:anchorId="717FB5D3" wp14:editId="4B6F5E35">
                  <wp:extent cx="1562318" cy="1381318"/>
                  <wp:effectExtent l="0" t="0" r="0" b="9525"/>
                  <wp:docPr id="200"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pic:nvPicPr>
                        <pic:blipFill>
                          <a:blip r:embed="rId155"/>
                          <a:stretch>
                            <a:fillRect/>
                          </a:stretch>
                        </pic:blipFill>
                        <pic:spPr>
                          <a:xfrm>
                            <a:off x="0" y="0"/>
                            <a:ext cx="1562318" cy="1381318"/>
                          </a:xfrm>
                          <a:prstGeom prst="rect">
                            <a:avLst/>
                          </a:prstGeom>
                        </pic:spPr>
                      </pic:pic>
                    </a:graphicData>
                  </a:graphic>
                </wp:inline>
              </w:drawing>
            </w:r>
          </w:p>
        </w:tc>
        <w:tc>
          <w:tcPr>
            <w:tcW w:w="2409" w:type="dxa"/>
            <w:tcBorders>
              <w:top w:val="single" w:sz="12" w:space="0" w:color="000000"/>
            </w:tcBorders>
          </w:tcPr>
          <w:p w14:paraId="7DAA01C8" w14:textId="77777777" w:rsidR="00275421" w:rsidRPr="0042792B" w:rsidRDefault="00275421" w:rsidP="008E4D96">
            <w:pPr>
              <w:pStyle w:val="SingleTxtG"/>
              <w:spacing w:before="120" w:line="240" w:lineRule="auto"/>
              <w:ind w:left="137" w:right="135"/>
              <w:jc w:val="center"/>
              <w:rPr>
                <w:iCs/>
                <w:sz w:val="18"/>
                <w:szCs w:val="18"/>
              </w:rPr>
            </w:pPr>
            <w:r w:rsidRPr="0042792B">
              <w:rPr>
                <w:iCs/>
                <w:sz w:val="18"/>
                <w:szCs w:val="18"/>
              </w:rPr>
              <w:t>Slippery road warning</w:t>
            </w:r>
          </w:p>
        </w:tc>
        <w:tc>
          <w:tcPr>
            <w:tcW w:w="2263" w:type="dxa"/>
            <w:tcBorders>
              <w:top w:val="single" w:sz="12" w:space="0" w:color="000000"/>
            </w:tcBorders>
          </w:tcPr>
          <w:p w14:paraId="7E134F7C" w14:textId="77777777" w:rsidR="00275421" w:rsidRPr="0042792B" w:rsidRDefault="00275421" w:rsidP="008E4D96">
            <w:pPr>
              <w:pStyle w:val="SingleTxtG"/>
              <w:spacing w:before="120" w:line="240" w:lineRule="auto"/>
              <w:ind w:left="137" w:right="135"/>
              <w:jc w:val="left"/>
              <w:rPr>
                <w:iCs/>
                <w:strike/>
                <w:sz w:val="18"/>
                <w:szCs w:val="18"/>
              </w:rPr>
            </w:pPr>
            <w:bookmarkStart w:id="155" w:name="_Hlk86253442"/>
            <w:r w:rsidRPr="0042792B">
              <w:rPr>
                <w:iCs/>
                <w:strike/>
                <w:sz w:val="18"/>
                <w:szCs w:val="18"/>
              </w:rPr>
              <w:t xml:space="preserve"> </w:t>
            </w:r>
            <w:bookmarkEnd w:id="155"/>
          </w:p>
        </w:tc>
      </w:tr>
      <w:tr w:rsidR="00275421" w:rsidRPr="0042792B" w14:paraId="25607535" w14:textId="77777777" w:rsidTr="008E4D96">
        <w:tc>
          <w:tcPr>
            <w:tcW w:w="5388" w:type="dxa"/>
          </w:tcPr>
          <w:p w14:paraId="572EF9B8" w14:textId="77777777" w:rsidR="00275421" w:rsidRPr="0042792B" w:rsidRDefault="00275421" w:rsidP="008E4D96">
            <w:pPr>
              <w:pStyle w:val="SingleTxtG"/>
              <w:spacing w:before="120" w:line="240" w:lineRule="auto"/>
              <w:ind w:left="0" w:right="137"/>
              <w:jc w:val="center"/>
              <w:rPr>
                <w:iCs/>
              </w:rPr>
            </w:pPr>
            <w:r w:rsidRPr="0042792B">
              <w:rPr>
                <w:noProof/>
                <w:lang w:val="en-US" w:eastAsia="ja-JP"/>
              </w:rPr>
              <w:drawing>
                <wp:inline distT="0" distB="0" distL="0" distR="0" wp14:anchorId="0A7DE927" wp14:editId="1B66451A">
                  <wp:extent cx="1451615" cy="1326115"/>
                  <wp:effectExtent l="0" t="0" r="0" b="7620"/>
                  <wp:docPr id="201"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
                          <pic:cNvPicPr/>
                        </pic:nvPicPr>
                        <pic:blipFill>
                          <a:blip r:embed="rId156"/>
                          <a:stretch>
                            <a:fillRect/>
                          </a:stretch>
                        </pic:blipFill>
                        <pic:spPr>
                          <a:xfrm>
                            <a:off x="0" y="0"/>
                            <a:ext cx="1460566" cy="1334292"/>
                          </a:xfrm>
                          <a:prstGeom prst="rect">
                            <a:avLst/>
                          </a:prstGeom>
                        </pic:spPr>
                      </pic:pic>
                    </a:graphicData>
                  </a:graphic>
                </wp:inline>
              </w:drawing>
            </w:r>
            <w:r w:rsidRPr="0042792B">
              <w:rPr>
                <w:iCs/>
              </w:rPr>
              <w:t xml:space="preserve">           </w:t>
            </w:r>
            <w:r w:rsidRPr="0042792B">
              <w:rPr>
                <w:iCs/>
                <w:strike/>
                <w:noProof/>
                <w:lang w:val="en-US" w:eastAsia="ja-JP"/>
              </w:rPr>
              <w:drawing>
                <wp:inline distT="0" distB="0" distL="0" distR="0" wp14:anchorId="3D75B84F" wp14:editId="682C7B93">
                  <wp:extent cx="1306830" cy="1269492"/>
                  <wp:effectExtent l="0" t="0" r="7620" b="6985"/>
                  <wp:docPr id="202"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pic:nvPicPr>
                        <pic:blipFill>
                          <a:blip r:embed="rId157"/>
                          <a:stretch>
                            <a:fillRect/>
                          </a:stretch>
                        </pic:blipFill>
                        <pic:spPr>
                          <a:xfrm>
                            <a:off x="0" y="0"/>
                            <a:ext cx="1318408" cy="1280739"/>
                          </a:xfrm>
                          <a:prstGeom prst="rect">
                            <a:avLst/>
                          </a:prstGeom>
                        </pic:spPr>
                      </pic:pic>
                    </a:graphicData>
                  </a:graphic>
                </wp:inline>
              </w:drawing>
            </w:r>
          </w:p>
        </w:tc>
        <w:tc>
          <w:tcPr>
            <w:tcW w:w="2409" w:type="dxa"/>
          </w:tcPr>
          <w:p w14:paraId="402EDB50" w14:textId="77777777" w:rsidR="00275421" w:rsidRPr="0042792B" w:rsidRDefault="00275421" w:rsidP="008E4D96">
            <w:pPr>
              <w:pStyle w:val="SingleTxtG"/>
              <w:spacing w:before="120" w:line="240" w:lineRule="auto"/>
              <w:ind w:left="137" w:right="135"/>
              <w:jc w:val="center"/>
              <w:rPr>
                <w:iCs/>
                <w:sz w:val="18"/>
                <w:szCs w:val="18"/>
              </w:rPr>
            </w:pPr>
            <w:r w:rsidRPr="0042792B">
              <w:rPr>
                <w:iCs/>
                <w:sz w:val="18"/>
                <w:szCs w:val="18"/>
              </w:rPr>
              <w:t>Risk of collision warning</w:t>
            </w:r>
          </w:p>
        </w:tc>
        <w:tc>
          <w:tcPr>
            <w:tcW w:w="2263" w:type="dxa"/>
          </w:tcPr>
          <w:p w14:paraId="60A0733D" w14:textId="77777777" w:rsidR="00275421" w:rsidRPr="0042792B" w:rsidRDefault="00275421" w:rsidP="008E4D96">
            <w:pPr>
              <w:pStyle w:val="SingleTxtG"/>
              <w:spacing w:before="120" w:line="240" w:lineRule="auto"/>
              <w:ind w:left="137" w:right="135"/>
              <w:jc w:val="left"/>
              <w:rPr>
                <w:iCs/>
                <w:sz w:val="18"/>
                <w:szCs w:val="18"/>
              </w:rPr>
            </w:pPr>
            <w:r w:rsidRPr="0042792B">
              <w:rPr>
                <w:iCs/>
                <w:sz w:val="18"/>
                <w:szCs w:val="18"/>
              </w:rPr>
              <w:t xml:space="preserve">Triggered when the relative speed is larger than 30 km/h and </w:t>
            </w:r>
            <w:r w:rsidRPr="0042792B">
              <w:rPr>
                <w:sz w:val="18"/>
                <w:szCs w:val="18"/>
                <w:lang w:val="en-US"/>
              </w:rPr>
              <w:t>Risk of Collision Time</w:t>
            </w:r>
            <w:r w:rsidRPr="0042792B">
              <w:rPr>
                <w:iCs/>
                <w:sz w:val="18"/>
                <w:szCs w:val="18"/>
              </w:rPr>
              <w:t xml:space="preserve"> is less than 1.4 s. </w:t>
            </w:r>
          </w:p>
          <w:p w14:paraId="0671C993" w14:textId="77777777" w:rsidR="00275421" w:rsidRPr="0042792B" w:rsidRDefault="00275421" w:rsidP="008E4D96">
            <w:pPr>
              <w:pStyle w:val="SingleTxtG"/>
              <w:spacing w:before="120" w:line="240" w:lineRule="auto"/>
              <w:ind w:left="137" w:right="135"/>
              <w:jc w:val="left"/>
              <w:rPr>
                <w:iCs/>
                <w:sz w:val="18"/>
                <w:szCs w:val="18"/>
              </w:rPr>
            </w:pPr>
            <w:r w:rsidRPr="0042792B">
              <w:rPr>
                <w:iCs/>
                <w:sz w:val="18"/>
                <w:szCs w:val="18"/>
              </w:rPr>
              <w:t>Flashing at 4.0 hz +/- 1.0 hz allowed.</w:t>
            </w:r>
          </w:p>
          <w:p w14:paraId="564EBAC8" w14:textId="77777777" w:rsidR="00275421" w:rsidRPr="0042792B" w:rsidRDefault="00275421" w:rsidP="008E4D96">
            <w:pPr>
              <w:pStyle w:val="SingleTxtG"/>
              <w:spacing w:before="120" w:line="240" w:lineRule="auto"/>
              <w:ind w:left="0" w:right="135"/>
              <w:rPr>
                <w:iCs/>
                <w:sz w:val="18"/>
                <w:szCs w:val="18"/>
              </w:rPr>
            </w:pPr>
          </w:p>
        </w:tc>
      </w:tr>
      <w:tr w:rsidR="00275421" w:rsidRPr="0042792B" w14:paraId="618456ED" w14:textId="77777777" w:rsidTr="008E4D96">
        <w:tblPrEx>
          <w:tblCellMar>
            <w:left w:w="108" w:type="dxa"/>
            <w:right w:w="108" w:type="dxa"/>
          </w:tblCellMar>
        </w:tblPrEx>
        <w:trPr>
          <w:trHeight w:val="2529"/>
        </w:trPr>
        <w:tc>
          <w:tcPr>
            <w:tcW w:w="5388" w:type="dxa"/>
          </w:tcPr>
          <w:p w14:paraId="007D30F9" w14:textId="77777777" w:rsidR="00275421" w:rsidRPr="0042792B" w:rsidRDefault="00275421" w:rsidP="008E4D96">
            <w:pPr>
              <w:pStyle w:val="SingleTxtG"/>
              <w:ind w:left="60" w:right="131"/>
              <w:rPr>
                <w:iCs/>
              </w:rPr>
            </w:pPr>
            <w:r w:rsidRPr="0042792B">
              <w:rPr>
                <w:noProof/>
                <w:lang w:val="en-US" w:eastAsia="ja-JP"/>
              </w:rPr>
              <mc:AlternateContent>
                <mc:Choice Requires="wps">
                  <w:drawing>
                    <wp:anchor distT="0" distB="0" distL="114300" distR="114300" simplePos="0" relativeHeight="251692544" behindDoc="0" locked="0" layoutInCell="1" allowOverlap="1" wp14:anchorId="0D8D9E2E" wp14:editId="0CFA1425">
                      <wp:simplePos x="0" y="0"/>
                      <wp:positionH relativeFrom="column">
                        <wp:posOffset>2169795</wp:posOffset>
                      </wp:positionH>
                      <wp:positionV relativeFrom="paragraph">
                        <wp:posOffset>648970</wp:posOffset>
                      </wp:positionV>
                      <wp:extent cx="476250" cy="509905"/>
                      <wp:effectExtent l="133350" t="0" r="95250" b="118745"/>
                      <wp:wrapNone/>
                      <wp:docPr id="203" name="Forme en L 50"/>
                      <wp:cNvGraphicFramePr/>
                      <a:graphic xmlns:a="http://schemas.openxmlformats.org/drawingml/2006/main">
                        <a:graphicData uri="http://schemas.microsoft.com/office/word/2010/wordprocessingShape">
                          <wps:wsp>
                            <wps:cNvSpPr/>
                            <wps:spPr>
                              <a:xfrm rot="18913678">
                                <a:off x="0" y="0"/>
                                <a:ext cx="476250" cy="509905"/>
                              </a:xfrm>
                              <a:prstGeom prst="corner">
                                <a:avLst/>
                              </a:prstGeom>
                              <a:solidFill>
                                <a:sysClr val="windowText" lastClr="000000"/>
                              </a:solidFill>
                              <a:ln w="25400" cap="flat" cmpd="sng" algn="ctr">
                                <a:solidFill>
                                  <a:sysClr val="windowText" lastClr="000000"/>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3A25697F" id="Forme en L 50" o:spid="_x0000_s1026" style="position:absolute;margin-left:170.85pt;margin-top:51.1pt;width:37.5pt;height:40.15pt;rotation:-2934180fd;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6250,509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" path="m,l238125,r,271780l476250,271780r,238125l,509905,,xe" fillcolor="windowText" strokecolor="windowText" strokeweight="2pt">
                      <v:path arrowok="t" o:connecttype="custom" o:connectlocs="0,0;238125,0;238125,271780;476250,271780;476250,509905;0,509905;0,0" o:connectangles="0,0,0,0,0,0,0"/>
                    </v:shape>
                  </w:pict>
                </mc:Fallback>
              </mc:AlternateContent>
            </w:r>
            <w:r w:rsidRPr="0042792B">
              <w:rPr>
                <w:noProof/>
                <w:lang w:val="en-US" w:eastAsia="ja-JP"/>
              </w:rPr>
              <mc:AlternateContent>
                <mc:Choice Requires="wps">
                  <w:drawing>
                    <wp:anchor distT="0" distB="0" distL="114300" distR="114300" simplePos="0" relativeHeight="251693568" behindDoc="0" locked="0" layoutInCell="1" allowOverlap="1" wp14:anchorId="70E38337" wp14:editId="632DC286">
                      <wp:simplePos x="0" y="0"/>
                      <wp:positionH relativeFrom="column">
                        <wp:posOffset>2170430</wp:posOffset>
                      </wp:positionH>
                      <wp:positionV relativeFrom="paragraph">
                        <wp:posOffset>315595</wp:posOffset>
                      </wp:positionV>
                      <wp:extent cx="476250" cy="509905"/>
                      <wp:effectExtent l="133350" t="0" r="95250" b="118745"/>
                      <wp:wrapNone/>
                      <wp:docPr id="204" name="Forme en L 49"/>
                      <wp:cNvGraphicFramePr/>
                      <a:graphic xmlns:a="http://schemas.openxmlformats.org/drawingml/2006/main">
                        <a:graphicData uri="http://schemas.microsoft.com/office/word/2010/wordprocessingShape">
                          <wps:wsp>
                            <wps:cNvSpPr/>
                            <wps:spPr>
                              <a:xfrm rot="18913678">
                                <a:off x="0" y="0"/>
                                <a:ext cx="476250" cy="509905"/>
                              </a:xfrm>
                              <a:prstGeom prst="corner">
                                <a:avLst/>
                              </a:prstGeom>
                              <a:solidFill>
                                <a:sysClr val="windowText" lastClr="000000"/>
                              </a:solidFill>
                              <a:ln w="12700" cap="flat" cmpd="sng" algn="ctr">
                                <a:solidFill>
                                  <a:sysClr val="window" lastClr="FFFFFF"/>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53A66D80" id="Forme en L 49" o:spid="_x0000_s1026" style="position:absolute;margin-left:170.9pt;margin-top:24.85pt;width:37.5pt;height:40.15pt;rotation:-2934180fd;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6250,509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" path="m,l238125,r,271780l476250,271780r,238125l,509905,,xe" fillcolor="windowText" strokecolor="window" strokeweight="1pt">
                      <v:path arrowok="t" o:connecttype="custom" o:connectlocs="0,0;238125,0;238125,271780;476250,271780;476250,509905;0,509905;0,0" o:connectangles="0,0,0,0,0,0,0"/>
                    </v:shape>
                  </w:pict>
                </mc:Fallback>
              </mc:AlternateContent>
            </w:r>
            <w:r w:rsidRPr="0042792B">
              <w:rPr>
                <w:noProof/>
                <w:lang w:val="en-US" w:eastAsia="ja-JP"/>
              </w:rPr>
              <mc:AlternateContent>
                <mc:Choice Requires="wps">
                  <w:drawing>
                    <wp:anchor distT="0" distB="0" distL="114300" distR="114300" simplePos="0" relativeHeight="251690496" behindDoc="0" locked="0" layoutInCell="1" allowOverlap="1" wp14:anchorId="6D8C7E18" wp14:editId="41CE62BE">
                      <wp:simplePos x="0" y="0"/>
                      <wp:positionH relativeFrom="column">
                        <wp:posOffset>657860</wp:posOffset>
                      </wp:positionH>
                      <wp:positionV relativeFrom="paragraph">
                        <wp:posOffset>316230</wp:posOffset>
                      </wp:positionV>
                      <wp:extent cx="476250" cy="509905"/>
                      <wp:effectExtent l="133350" t="0" r="95250" b="118745"/>
                      <wp:wrapNone/>
                      <wp:docPr id="205" name="Forme en L 11"/>
                      <wp:cNvGraphicFramePr/>
                      <a:graphic xmlns:a="http://schemas.openxmlformats.org/drawingml/2006/main">
                        <a:graphicData uri="http://schemas.microsoft.com/office/word/2010/wordprocessingShape">
                          <wps:wsp>
                            <wps:cNvSpPr/>
                            <wps:spPr>
                              <a:xfrm rot="18913678">
                                <a:off x="0" y="0"/>
                                <a:ext cx="476250" cy="509905"/>
                              </a:xfrm>
                              <a:prstGeom prst="corner">
                                <a:avLst/>
                              </a:prstGeom>
                              <a:solidFill>
                                <a:sysClr val="window" lastClr="FFFFFF"/>
                              </a:solidFill>
                              <a:ln w="25400" cap="flat" cmpd="sng" algn="ctr">
                                <a:solidFill>
                                  <a:sysClr val="windowText" lastClr="000000"/>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64CA372E" id="Forme en L 11" o:spid="_x0000_s1026" style="position:absolute;margin-left:51.8pt;margin-top:24.9pt;width:37.5pt;height:40.15pt;rotation:-2934180fd;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6250,509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" path="m,l238125,r,271780l476250,271780r,238125l,509905,,xe" fillcolor="window" strokecolor="windowText" strokeweight="2pt">
                      <v:path arrowok="t" o:connecttype="custom" o:connectlocs="0,0;238125,0;238125,271780;476250,271780;476250,509905;0,509905;0,0" o:connectangles="0,0,0,0,0,0,0"/>
                    </v:shape>
                  </w:pict>
                </mc:Fallback>
              </mc:AlternateContent>
            </w:r>
            <w:r w:rsidRPr="0042792B">
              <w:rPr>
                <w:noProof/>
                <w:lang w:val="en-US" w:eastAsia="ja-JP"/>
              </w:rPr>
              <mc:AlternateContent>
                <mc:Choice Requires="wps">
                  <w:drawing>
                    <wp:anchor distT="0" distB="0" distL="114300" distR="114300" simplePos="0" relativeHeight="251689472" behindDoc="0" locked="0" layoutInCell="1" allowOverlap="1" wp14:anchorId="25AEEEF6" wp14:editId="43122856">
                      <wp:simplePos x="0" y="0"/>
                      <wp:positionH relativeFrom="column">
                        <wp:posOffset>458470</wp:posOffset>
                      </wp:positionH>
                      <wp:positionV relativeFrom="paragraph">
                        <wp:posOffset>160020</wp:posOffset>
                      </wp:positionV>
                      <wp:extent cx="866775" cy="1333500"/>
                      <wp:effectExtent l="0" t="0" r="28575" b="19050"/>
                      <wp:wrapNone/>
                      <wp:docPr id="206" name="Rectangle 9"/>
                      <wp:cNvGraphicFramePr/>
                      <a:graphic xmlns:a="http://schemas.openxmlformats.org/drawingml/2006/main">
                        <a:graphicData uri="http://schemas.microsoft.com/office/word/2010/wordprocessingShape">
                          <wps:wsp>
                            <wps:cNvSpPr/>
                            <wps:spPr>
                              <a:xfrm>
                                <a:off x="0" y="0"/>
                                <a:ext cx="866775" cy="1333500"/>
                              </a:xfrm>
                              <a:prstGeom prst="rect">
                                <a:avLst/>
                              </a:prstGeom>
                              <a:solidFill>
                                <a:sysClr val="windowText" lastClr="000000"/>
                              </a:solidFill>
                              <a:ln w="25400" cap="flat" cmpd="sng" algn="ctr">
                                <a:solidFill>
                                  <a:srgbClr val="4F81BD">
                                    <a:shade val="50000"/>
                                  </a:srgbClr>
                                </a:solidFill>
                                <a:prstDash val="solid"/>
                              </a:ln>
                              <a:effectLst/>
                            </wps:spPr>
                            <wps:bodyPr rtlCol="0" anchor="t"/>
                          </wps:wsp>
                        </a:graphicData>
                      </a:graphic>
                    </wp:anchor>
                  </w:drawing>
                </mc:Choice>
                <mc:Fallback>
                  <w:pict>
                    <v:rect w14:anchorId="5DA3076D" id="Rectangle 9" o:spid="_x0000_s1026" style="position:absolute;margin-left:36.1pt;margin-top:12.6pt;width:68.25pt;height:1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" fillcolor="windowText" strokecolor="#385d8a" strokeweight="2pt"/>
                  </w:pict>
                </mc:Fallback>
              </mc:AlternateContent>
            </w:r>
            <w:r w:rsidRPr="0042792B">
              <w:rPr>
                <w:noProof/>
                <w:lang w:val="en-US" w:eastAsia="ja-JP"/>
              </w:rPr>
              <mc:AlternateContent>
                <mc:Choice Requires="wps">
                  <w:drawing>
                    <wp:anchor distT="0" distB="0" distL="114300" distR="114300" simplePos="0" relativeHeight="251691520" behindDoc="0" locked="0" layoutInCell="1" allowOverlap="1" wp14:anchorId="2AA24455" wp14:editId="2E244998">
                      <wp:simplePos x="0" y="0"/>
                      <wp:positionH relativeFrom="column">
                        <wp:posOffset>657543</wp:posOffset>
                      </wp:positionH>
                      <wp:positionV relativeFrom="paragraph">
                        <wp:posOffset>649605</wp:posOffset>
                      </wp:positionV>
                      <wp:extent cx="476409" cy="510458"/>
                      <wp:effectExtent l="133350" t="0" r="95250" b="118745"/>
                      <wp:wrapNone/>
                      <wp:docPr id="207" name="Forme en L 20"/>
                      <wp:cNvGraphicFramePr/>
                      <a:graphic xmlns:a="http://schemas.openxmlformats.org/drawingml/2006/main">
                        <a:graphicData uri="http://schemas.microsoft.com/office/word/2010/wordprocessingShape">
                          <wps:wsp>
                            <wps:cNvSpPr/>
                            <wps:spPr>
                              <a:xfrm rot="18913678">
                                <a:off x="0" y="0"/>
                                <a:ext cx="476409" cy="510458"/>
                              </a:xfrm>
                              <a:prstGeom prst="corner">
                                <a:avLst/>
                              </a:prstGeom>
                              <a:solidFill>
                                <a:sysClr val="window" lastClr="FFFFFF"/>
                              </a:solidFill>
                              <a:ln w="25400" cap="flat" cmpd="sng" algn="ctr">
                                <a:solidFill>
                                  <a:srgbClr val="4F81BD">
                                    <a:shade val="50000"/>
                                  </a:srgbClr>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3A356A12" id="Forme en L 20" o:spid="_x0000_s1026" style="position:absolute;margin-left:51.8pt;margin-top:51.15pt;width:37.5pt;height:40.2pt;rotation:-2934180fd;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6409,510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" path="m,l238205,r,272254l476409,272254r,238204l,510458,,xe" fillcolor="window" strokecolor="#385d8a" strokeweight="2pt">
                      <v:path arrowok="t" o:connecttype="custom" o:connectlocs="0,0;238205,0;238205,272254;476409,272254;476409,510458;0,510458;0,0" o:connectangles="0,0,0,0,0,0,0"/>
                    </v:shape>
                  </w:pict>
                </mc:Fallback>
              </mc:AlternateContent>
            </w:r>
            <w:r w:rsidRPr="0042792B">
              <w:rPr>
                <w:noProof/>
                <w:lang w:val="en-US"/>
              </w:rPr>
              <w:t xml:space="preserve"> </w:t>
            </w:r>
          </w:p>
        </w:tc>
        <w:tc>
          <w:tcPr>
            <w:tcW w:w="2409" w:type="dxa"/>
          </w:tcPr>
          <w:p w14:paraId="5DCC7534" w14:textId="77777777" w:rsidR="00275421" w:rsidRPr="0042792B" w:rsidRDefault="00275421" w:rsidP="008E4D96">
            <w:pPr>
              <w:pStyle w:val="SingleTxtG"/>
              <w:spacing w:after="60" w:line="240" w:lineRule="auto"/>
              <w:ind w:left="187" w:right="136"/>
              <w:rPr>
                <w:iCs/>
                <w:strike/>
                <w:sz w:val="18"/>
                <w:szCs w:val="18"/>
              </w:rPr>
            </w:pPr>
            <w:bookmarkStart w:id="156" w:name="_Hlk75973536"/>
            <w:r w:rsidRPr="0042792B">
              <w:rPr>
                <w:iCs/>
                <w:sz w:val="18"/>
                <w:szCs w:val="18"/>
              </w:rPr>
              <w:t>Wrong way warning</w:t>
            </w:r>
            <w:bookmarkEnd w:id="156"/>
          </w:p>
        </w:tc>
        <w:tc>
          <w:tcPr>
            <w:tcW w:w="2263" w:type="dxa"/>
          </w:tcPr>
          <w:p w14:paraId="07B9474D" w14:textId="77777777" w:rsidR="00275421" w:rsidRPr="0042792B" w:rsidRDefault="00275421" w:rsidP="008E4D96">
            <w:pPr>
              <w:pStyle w:val="SingleTxtG"/>
              <w:spacing w:after="60" w:line="240" w:lineRule="auto"/>
              <w:ind w:left="33" w:right="136"/>
              <w:rPr>
                <w:iCs/>
                <w:sz w:val="18"/>
                <w:szCs w:val="18"/>
              </w:rPr>
            </w:pPr>
            <w:r w:rsidRPr="0042792B">
              <w:rPr>
                <w:iCs/>
                <w:sz w:val="18"/>
                <w:szCs w:val="18"/>
              </w:rPr>
              <w:t xml:space="preserve">Activated when the vehicle is entering a one-way road or a highway in opposite direction. </w:t>
            </w:r>
          </w:p>
          <w:p w14:paraId="69F11A21" w14:textId="77777777" w:rsidR="00275421" w:rsidRPr="0042792B" w:rsidRDefault="00275421" w:rsidP="008E4D96">
            <w:pPr>
              <w:pStyle w:val="SingleTxtG"/>
              <w:spacing w:before="120" w:line="240" w:lineRule="auto"/>
              <w:ind w:left="33" w:right="136"/>
              <w:jc w:val="left"/>
              <w:rPr>
                <w:iCs/>
                <w:sz w:val="18"/>
                <w:szCs w:val="18"/>
              </w:rPr>
            </w:pPr>
            <w:r w:rsidRPr="0042792B">
              <w:rPr>
                <w:iCs/>
                <w:sz w:val="18"/>
                <w:szCs w:val="18"/>
              </w:rPr>
              <w:t>Flashing at 4.0 hz +/- 1.0 hz allowed.</w:t>
            </w:r>
          </w:p>
        </w:tc>
      </w:tr>
      <w:tr w:rsidR="00275421" w:rsidRPr="0042792B" w14:paraId="4060F509" w14:textId="77777777" w:rsidTr="008E4D96">
        <w:tblPrEx>
          <w:tblCellMar>
            <w:left w:w="108" w:type="dxa"/>
            <w:right w:w="108" w:type="dxa"/>
          </w:tblCellMar>
        </w:tblPrEx>
        <w:trPr>
          <w:trHeight w:val="1906"/>
        </w:trPr>
        <w:tc>
          <w:tcPr>
            <w:tcW w:w="5388" w:type="dxa"/>
            <w:tcBorders>
              <w:bottom w:val="single" w:sz="4" w:space="0" w:color="auto"/>
            </w:tcBorders>
          </w:tcPr>
          <w:p w14:paraId="2D07B45D" w14:textId="77777777" w:rsidR="00275421" w:rsidRPr="0042792B" w:rsidRDefault="00275421" w:rsidP="008E4D96">
            <w:pPr>
              <w:pStyle w:val="SingleTxtG"/>
              <w:tabs>
                <w:tab w:val="left" w:pos="1300"/>
              </w:tabs>
              <w:ind w:left="0" w:right="131"/>
              <w:rPr>
                <w:iCs/>
              </w:rPr>
            </w:pPr>
            <w:r w:rsidRPr="0042792B">
              <w:rPr>
                <w:noProof/>
                <w:lang w:val="en-US" w:eastAsia="ja-JP"/>
              </w:rPr>
              <mc:AlternateContent>
                <mc:Choice Requires="wps">
                  <w:drawing>
                    <wp:anchor distT="0" distB="0" distL="114300" distR="114300" simplePos="0" relativeHeight="251699712" behindDoc="0" locked="0" layoutInCell="1" allowOverlap="1" wp14:anchorId="41282875" wp14:editId="3CA4DAFC">
                      <wp:simplePos x="0" y="0"/>
                      <wp:positionH relativeFrom="column">
                        <wp:posOffset>2609215</wp:posOffset>
                      </wp:positionH>
                      <wp:positionV relativeFrom="paragraph">
                        <wp:posOffset>365761</wp:posOffset>
                      </wp:positionV>
                      <wp:extent cx="379095" cy="384175"/>
                      <wp:effectExtent l="92710" t="97790" r="0" b="94615"/>
                      <wp:wrapNone/>
                      <wp:docPr id="208" name="Forme en L 7"/>
                      <wp:cNvGraphicFramePr/>
                      <a:graphic xmlns:a="http://schemas.openxmlformats.org/drawingml/2006/main">
                        <a:graphicData uri="http://schemas.microsoft.com/office/word/2010/wordprocessingShape">
                          <wps:wsp>
                            <wps:cNvSpPr/>
                            <wps:spPr>
                              <a:xfrm rot="2774678">
                                <a:off x="0" y="0"/>
                                <a:ext cx="379095" cy="384175"/>
                              </a:xfrm>
                              <a:prstGeom prst="corner">
                                <a:avLst/>
                              </a:prstGeom>
                              <a:solidFill>
                                <a:sysClr val="windowText" lastClr="000000"/>
                              </a:solidFill>
                              <a:ln w="25400" cap="flat" cmpd="sng" algn="ctr">
                                <a:solidFill>
                                  <a:sysClr val="window" lastClr="FFFFFF"/>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0DA9D8BA" id="Forme en L 7" o:spid="_x0000_s1026" style="position:absolute;margin-left:205.45pt;margin-top:28.8pt;width:29.85pt;height:30.25pt;rotation:3030688fd;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79095,384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" path="m,l189548,r,194628l379095,194628r,189547l,384175,,xe" fillcolor="windowText" strokecolor="window" strokeweight="2pt">
                      <v:path arrowok="t" o:connecttype="custom" o:connectlocs="0,0;189548,0;189548,194628;379095,194628;379095,384175;0,384175;0,0" o:connectangles="0,0,0,0,0,0,0"/>
                    </v:shape>
                  </w:pict>
                </mc:Fallback>
              </mc:AlternateContent>
            </w:r>
            <w:r w:rsidRPr="0042792B">
              <w:rPr>
                <w:noProof/>
                <w:lang w:val="en-US" w:eastAsia="ja-JP"/>
              </w:rPr>
              <mc:AlternateContent>
                <mc:Choice Requires="wps">
                  <w:drawing>
                    <wp:anchor distT="0" distB="0" distL="114300" distR="114300" simplePos="0" relativeHeight="251698688" behindDoc="0" locked="0" layoutInCell="1" allowOverlap="1" wp14:anchorId="1B71BE28" wp14:editId="7598B861">
                      <wp:simplePos x="0" y="0"/>
                      <wp:positionH relativeFrom="column">
                        <wp:posOffset>1694180</wp:posOffset>
                      </wp:positionH>
                      <wp:positionV relativeFrom="paragraph">
                        <wp:posOffset>365761</wp:posOffset>
                      </wp:positionV>
                      <wp:extent cx="379095" cy="384175"/>
                      <wp:effectExtent l="0" t="97790" r="94615" b="94615"/>
                      <wp:wrapNone/>
                      <wp:docPr id="209" name="Forme en L 21"/>
                      <wp:cNvGraphicFramePr/>
                      <a:graphic xmlns:a="http://schemas.openxmlformats.org/drawingml/2006/main">
                        <a:graphicData uri="http://schemas.microsoft.com/office/word/2010/wordprocessingShape">
                          <wps:wsp>
                            <wps:cNvSpPr/>
                            <wps:spPr>
                              <a:xfrm rot="13574678">
                                <a:off x="0" y="0"/>
                                <a:ext cx="379095" cy="384175"/>
                              </a:xfrm>
                              <a:prstGeom prst="corner">
                                <a:avLst/>
                              </a:prstGeom>
                              <a:solidFill>
                                <a:sysClr val="windowText" lastClr="000000"/>
                              </a:solidFill>
                              <a:ln w="25400" cap="flat" cmpd="sng" algn="ctr">
                                <a:solidFill>
                                  <a:sysClr val="window" lastClr="FFFFFF"/>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5C8DE20C" id="Forme en L 21" o:spid="_x0000_s1026" style="position:absolute;margin-left:133.4pt;margin-top:28.8pt;width:29.85pt;height:30.25pt;rotation:-8765792fd;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79095,384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" path="m,l189548,r,194628l379095,194628r,189547l,384175,,xe" fillcolor="windowText" strokecolor="window" strokeweight="2pt">
                      <v:path arrowok="t" o:connecttype="custom" o:connectlocs="0,0;189548,0;189548,194628;379095,194628;379095,384175;0,384175;0,0" o:connectangles="0,0,0,0,0,0,0"/>
                    </v:shape>
                  </w:pict>
                </mc:Fallback>
              </mc:AlternateContent>
            </w:r>
            <w:r w:rsidRPr="0042792B">
              <w:rPr>
                <w:noProof/>
                <w:lang w:val="en-US" w:eastAsia="ja-JP"/>
              </w:rPr>
              <mc:AlternateContent>
                <mc:Choice Requires="wps">
                  <w:drawing>
                    <wp:anchor distT="0" distB="0" distL="114300" distR="114300" simplePos="0" relativeHeight="251697664" behindDoc="0" locked="0" layoutInCell="1" allowOverlap="1" wp14:anchorId="7EE655C0" wp14:editId="657491F8">
                      <wp:simplePos x="0" y="0"/>
                      <wp:positionH relativeFrom="column">
                        <wp:posOffset>1032870</wp:posOffset>
                      </wp:positionH>
                      <wp:positionV relativeFrom="paragraph">
                        <wp:posOffset>370206</wp:posOffset>
                      </wp:positionV>
                      <wp:extent cx="379095" cy="384175"/>
                      <wp:effectExtent l="92710" t="97790" r="0" b="94615"/>
                      <wp:wrapNone/>
                      <wp:docPr id="210" name="Forme en L 23"/>
                      <wp:cNvGraphicFramePr/>
                      <a:graphic xmlns:a="http://schemas.openxmlformats.org/drawingml/2006/main">
                        <a:graphicData uri="http://schemas.microsoft.com/office/word/2010/wordprocessingShape">
                          <wps:wsp>
                            <wps:cNvSpPr/>
                            <wps:spPr>
                              <a:xfrm rot="2774678">
                                <a:off x="0" y="0"/>
                                <a:ext cx="379095" cy="384175"/>
                              </a:xfrm>
                              <a:prstGeom prst="corner">
                                <a:avLst/>
                              </a:prstGeom>
                              <a:solidFill>
                                <a:sysClr val="window" lastClr="FFFFFF"/>
                              </a:solidFill>
                              <a:ln w="25400" cap="flat" cmpd="sng" algn="ctr">
                                <a:solidFill>
                                  <a:srgbClr val="4F81BD">
                                    <a:shade val="50000"/>
                                  </a:srgbClr>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36BA751F" id="Forme en L 23" o:spid="_x0000_s1026" style="position:absolute;margin-left:81.35pt;margin-top:29.15pt;width:29.85pt;height:30.25pt;rotation:3030688fd;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79095,384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" path="m,l189548,r,194628l379095,194628r,189547l,384175,,xe" fillcolor="window" strokecolor="#385d8a" strokeweight="2pt">
                      <v:path arrowok="t" o:connecttype="custom" o:connectlocs="0,0;189548,0;189548,194628;379095,194628;379095,384175;0,384175;0,0" o:connectangles="0,0,0,0,0,0,0"/>
                    </v:shape>
                  </w:pict>
                </mc:Fallback>
              </mc:AlternateContent>
            </w:r>
            <w:r w:rsidRPr="0042792B">
              <w:rPr>
                <w:noProof/>
                <w:lang w:val="en-US" w:eastAsia="ja-JP"/>
              </w:rPr>
              <mc:AlternateContent>
                <mc:Choice Requires="wps">
                  <w:drawing>
                    <wp:anchor distT="0" distB="0" distL="114300" distR="114300" simplePos="0" relativeHeight="251695616" behindDoc="0" locked="0" layoutInCell="1" allowOverlap="1" wp14:anchorId="4410D499" wp14:editId="54B8D4F0">
                      <wp:simplePos x="0" y="0"/>
                      <wp:positionH relativeFrom="column">
                        <wp:posOffset>205106</wp:posOffset>
                      </wp:positionH>
                      <wp:positionV relativeFrom="paragraph">
                        <wp:posOffset>374847</wp:posOffset>
                      </wp:positionV>
                      <wp:extent cx="379095" cy="384175"/>
                      <wp:effectExtent l="0" t="97790" r="94615" b="94615"/>
                      <wp:wrapNone/>
                      <wp:docPr id="211" name="Forme en L 25"/>
                      <wp:cNvGraphicFramePr/>
                      <a:graphic xmlns:a="http://schemas.openxmlformats.org/drawingml/2006/main">
                        <a:graphicData uri="http://schemas.microsoft.com/office/word/2010/wordprocessingShape">
                          <wps:wsp>
                            <wps:cNvSpPr/>
                            <wps:spPr>
                              <a:xfrm rot="13574678">
                                <a:off x="0" y="0"/>
                                <a:ext cx="379095" cy="384175"/>
                              </a:xfrm>
                              <a:prstGeom prst="corner">
                                <a:avLst/>
                              </a:prstGeom>
                              <a:solidFill>
                                <a:sysClr val="window" lastClr="FFFFFF"/>
                              </a:solidFill>
                              <a:ln w="25400" cap="flat" cmpd="sng" algn="ctr">
                                <a:solidFill>
                                  <a:srgbClr val="4F81BD">
                                    <a:shade val="50000"/>
                                  </a:srgbClr>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6A57005A" id="Forme en L 25" o:spid="_x0000_s1026" style="position:absolute;margin-left:16.15pt;margin-top:29.5pt;width:29.85pt;height:30.25pt;rotation:-8765792fd;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79095,384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" path="m,l189548,r,194628l379095,194628r,189547l,384175,,xe" fillcolor="window" strokecolor="#385d8a" strokeweight="2pt">
                      <v:path arrowok="t" o:connecttype="custom" o:connectlocs="0,0;189548,0;189548,194628;379095,194628;379095,384175;0,384175;0,0" o:connectangles="0,0,0,0,0,0,0"/>
                    </v:shape>
                  </w:pict>
                </mc:Fallback>
              </mc:AlternateContent>
            </w:r>
            <w:r w:rsidRPr="0042792B">
              <w:rPr>
                <w:iCs/>
                <w:noProof/>
                <w:lang w:val="en-US" w:eastAsia="ja-JP"/>
              </w:rPr>
              <mc:AlternateContent>
                <mc:Choice Requires="wps">
                  <w:drawing>
                    <wp:anchor distT="0" distB="0" distL="114300" distR="114300" simplePos="0" relativeHeight="251694592" behindDoc="0" locked="0" layoutInCell="1" allowOverlap="1" wp14:anchorId="51CDCF7B" wp14:editId="5F9D88C9">
                      <wp:simplePos x="0" y="0"/>
                      <wp:positionH relativeFrom="column">
                        <wp:posOffset>252095</wp:posOffset>
                      </wp:positionH>
                      <wp:positionV relativeFrom="paragraph">
                        <wp:posOffset>65405</wp:posOffset>
                      </wp:positionV>
                      <wp:extent cx="419100" cy="1028700"/>
                      <wp:effectExtent l="0" t="0" r="19050" b="19050"/>
                      <wp:wrapNone/>
                      <wp:docPr id="212" name="Rectangle 26"/>
                      <wp:cNvGraphicFramePr/>
                      <a:graphic xmlns:a="http://schemas.openxmlformats.org/drawingml/2006/main">
                        <a:graphicData uri="http://schemas.microsoft.com/office/word/2010/wordprocessingShape">
                          <wps:wsp>
                            <wps:cNvSpPr/>
                            <wps:spPr>
                              <a:xfrm>
                                <a:off x="0" y="0"/>
                                <a:ext cx="419100" cy="1028700"/>
                              </a:xfrm>
                              <a:prstGeom prst="rect">
                                <a:avLst/>
                              </a:prstGeom>
                              <a:solidFill>
                                <a:sysClr val="windowText" lastClr="000000"/>
                              </a:solidFill>
                              <a:ln w="25400" cap="flat" cmpd="sng" algn="ctr">
                                <a:solidFill>
                                  <a:srgbClr val="4F81BD">
                                    <a:shade val="50000"/>
                                  </a:srgbClr>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rect w14:anchorId="4D9C72D1" id="Rectangle 26" o:spid="_x0000_s1026" style="position:absolute;margin-left:19.85pt;margin-top:5.15pt;width:33pt;height:81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" fillcolor="windowText" strokecolor="#385d8a" strokeweight="2pt"/>
                  </w:pict>
                </mc:Fallback>
              </mc:AlternateContent>
            </w:r>
            <w:r w:rsidRPr="0042792B">
              <w:rPr>
                <w:iCs/>
                <w:noProof/>
                <w:lang w:val="en-US" w:eastAsia="ja-JP"/>
              </w:rPr>
              <mc:AlternateContent>
                <mc:Choice Requires="wps">
                  <w:drawing>
                    <wp:anchor distT="0" distB="0" distL="114300" distR="114300" simplePos="0" relativeHeight="251696640" behindDoc="0" locked="0" layoutInCell="1" allowOverlap="1" wp14:anchorId="39955E76" wp14:editId="3255ADBC">
                      <wp:simplePos x="0" y="0"/>
                      <wp:positionH relativeFrom="column">
                        <wp:posOffset>957580</wp:posOffset>
                      </wp:positionH>
                      <wp:positionV relativeFrom="paragraph">
                        <wp:posOffset>78105</wp:posOffset>
                      </wp:positionV>
                      <wp:extent cx="419100" cy="1028700"/>
                      <wp:effectExtent l="0" t="0" r="19050" b="19050"/>
                      <wp:wrapNone/>
                      <wp:docPr id="213" name="Rectangle 24"/>
                      <wp:cNvGraphicFramePr/>
                      <a:graphic xmlns:a="http://schemas.openxmlformats.org/drawingml/2006/main">
                        <a:graphicData uri="http://schemas.microsoft.com/office/word/2010/wordprocessingShape">
                          <wps:wsp>
                            <wps:cNvSpPr/>
                            <wps:spPr>
                              <a:xfrm rot="10800000">
                                <a:off x="0" y="0"/>
                                <a:ext cx="419100" cy="1028700"/>
                              </a:xfrm>
                              <a:prstGeom prst="rect">
                                <a:avLst/>
                              </a:prstGeom>
                              <a:solidFill>
                                <a:sysClr val="windowText" lastClr="000000"/>
                              </a:solidFill>
                              <a:ln w="25400" cap="flat" cmpd="sng" algn="ctr">
                                <a:solidFill>
                                  <a:srgbClr val="4F81BD">
                                    <a:shade val="50000"/>
                                  </a:srgbClr>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rect w14:anchorId="2D8761D9" id="Rectangle 24" o:spid="_x0000_s1026" style="position:absolute;margin-left:75.4pt;margin-top:6.15pt;width:33pt;height:81pt;rotation:180;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" fillcolor="windowText" strokecolor="#385d8a" strokeweight="2pt"/>
                  </w:pict>
                </mc:Fallback>
              </mc:AlternateContent>
            </w:r>
          </w:p>
          <w:p w14:paraId="1B9F2DB4" w14:textId="77777777" w:rsidR="00275421" w:rsidRPr="0042792B" w:rsidRDefault="00275421" w:rsidP="008E4D96">
            <w:pPr>
              <w:pStyle w:val="SingleTxtG"/>
              <w:tabs>
                <w:tab w:val="left" w:pos="1300"/>
              </w:tabs>
              <w:ind w:left="0" w:right="131"/>
              <w:rPr>
                <w:iCs/>
              </w:rPr>
            </w:pPr>
          </w:p>
          <w:p w14:paraId="44A904AB" w14:textId="77777777" w:rsidR="00275421" w:rsidRPr="0042792B" w:rsidRDefault="00275421" w:rsidP="008E4D96">
            <w:pPr>
              <w:pStyle w:val="SingleTxtG"/>
              <w:tabs>
                <w:tab w:val="left" w:pos="1171"/>
                <w:tab w:val="left" w:pos="3581"/>
              </w:tabs>
              <w:ind w:left="0" w:right="131"/>
              <w:rPr>
                <w:iCs/>
                <w:strike/>
              </w:rPr>
            </w:pPr>
            <w:r w:rsidRPr="0042792B">
              <w:rPr>
                <w:iCs/>
              </w:rPr>
              <w:tab/>
              <w:t>or</w:t>
            </w:r>
            <w:r w:rsidRPr="0042792B">
              <w:rPr>
                <w:iCs/>
              </w:rPr>
              <w:tab/>
              <w:t>or</w:t>
            </w:r>
          </w:p>
        </w:tc>
        <w:tc>
          <w:tcPr>
            <w:tcW w:w="2409" w:type="dxa"/>
            <w:tcBorders>
              <w:bottom w:val="single" w:sz="4" w:space="0" w:color="auto"/>
            </w:tcBorders>
          </w:tcPr>
          <w:p w14:paraId="2324E964" w14:textId="77777777" w:rsidR="00275421" w:rsidRPr="0042792B" w:rsidRDefault="00275421" w:rsidP="008E4D96">
            <w:pPr>
              <w:pStyle w:val="SingleTxtG"/>
              <w:spacing w:line="240" w:lineRule="auto"/>
              <w:ind w:left="181" w:right="136"/>
              <w:rPr>
                <w:iCs/>
                <w:strike/>
                <w:sz w:val="18"/>
                <w:szCs w:val="18"/>
              </w:rPr>
            </w:pPr>
            <w:bookmarkStart w:id="157" w:name="_Hlk75973282"/>
            <w:bookmarkStart w:id="158" w:name="_Hlk85040480"/>
            <w:r w:rsidRPr="0042792B">
              <w:rPr>
                <w:iCs/>
                <w:sz w:val="18"/>
                <w:szCs w:val="18"/>
              </w:rPr>
              <w:t xml:space="preserve">Lane keeping </w:t>
            </w:r>
            <w:r w:rsidRPr="0042792B" w:rsidDel="006F0F8A">
              <w:rPr>
                <w:iCs/>
                <w:sz w:val="18"/>
                <w:szCs w:val="18"/>
              </w:rPr>
              <w:t>assist</w:t>
            </w:r>
            <w:bookmarkEnd w:id="157"/>
            <w:r w:rsidRPr="0042792B">
              <w:rPr>
                <w:iCs/>
                <w:sz w:val="18"/>
                <w:szCs w:val="18"/>
              </w:rPr>
              <w:t xml:space="preserve"> warning </w:t>
            </w:r>
            <w:bookmarkEnd w:id="158"/>
          </w:p>
        </w:tc>
        <w:tc>
          <w:tcPr>
            <w:tcW w:w="2263" w:type="dxa"/>
            <w:tcBorders>
              <w:bottom w:val="single" w:sz="4" w:space="0" w:color="auto"/>
            </w:tcBorders>
          </w:tcPr>
          <w:p w14:paraId="5A1A6FED" w14:textId="77777777" w:rsidR="00275421" w:rsidRPr="0042792B" w:rsidRDefault="00275421" w:rsidP="008E4D96">
            <w:pPr>
              <w:pStyle w:val="SingleTxtG"/>
              <w:spacing w:after="60" w:line="240" w:lineRule="auto"/>
              <w:ind w:left="37" w:right="29"/>
              <w:jc w:val="left"/>
              <w:rPr>
                <w:iCs/>
                <w:sz w:val="18"/>
                <w:szCs w:val="18"/>
              </w:rPr>
            </w:pPr>
            <w:bookmarkStart w:id="159" w:name="_Hlk86251049"/>
            <w:r w:rsidRPr="0042792B">
              <w:rPr>
                <w:iCs/>
                <w:sz w:val="18"/>
                <w:szCs w:val="18"/>
              </w:rPr>
              <w:t>Activated if the vehicle unintentionally exits its lane.</w:t>
            </w:r>
          </w:p>
          <w:bookmarkEnd w:id="159"/>
          <w:p w14:paraId="4344C5B1" w14:textId="77777777" w:rsidR="00275421" w:rsidRPr="0042792B" w:rsidRDefault="00275421" w:rsidP="008E4D96">
            <w:pPr>
              <w:pStyle w:val="SingleTxtG"/>
              <w:spacing w:after="60" w:line="240" w:lineRule="auto"/>
              <w:ind w:left="33" w:right="136"/>
              <w:jc w:val="left"/>
              <w:rPr>
                <w:iCs/>
                <w:strike/>
                <w:sz w:val="18"/>
                <w:szCs w:val="18"/>
              </w:rPr>
            </w:pPr>
          </w:p>
        </w:tc>
      </w:tr>
    </w:tbl>
    <w:p w14:paraId="62A53D06" w14:textId="5E0A77AE" w:rsidR="00275421" w:rsidRDefault="00275421" w:rsidP="00275421">
      <w:pPr>
        <w:suppressAutoHyphens w:val="0"/>
        <w:spacing w:line="240" w:lineRule="auto"/>
        <w:rPr>
          <w:b/>
          <w:bCs/>
          <w:iCs/>
        </w:rPr>
      </w:pPr>
      <w:r>
        <w:rPr>
          <w:b/>
          <w:bCs/>
          <w:iCs/>
        </w:rPr>
        <w:t xml:space="preserve"> </w:t>
      </w:r>
      <w:r>
        <w:rPr>
          <w:b/>
          <w:bCs/>
          <w:iCs/>
        </w:rPr>
        <w:tab/>
      </w:r>
      <w:r w:rsidR="006947D7">
        <w:rPr>
          <w:b/>
          <w:bCs/>
          <w:iCs/>
        </w:rPr>
        <w:t>"</w:t>
      </w:r>
    </w:p>
    <w:p w14:paraId="7822F873" w14:textId="77777777" w:rsidR="00275421" w:rsidRPr="000C4CF3" w:rsidRDefault="00275421" w:rsidP="00275421">
      <w:pPr>
        <w:spacing w:after="120"/>
        <w:ind w:left="2268" w:right="1134" w:hanging="1134"/>
        <w:jc w:val="both"/>
      </w:pPr>
    </w:p>
    <w:p w14:paraId="70A25BD8" w14:textId="77777777" w:rsidR="00275421" w:rsidRPr="00072B6B" w:rsidRDefault="00275421" w:rsidP="00275421">
      <w:pPr>
        <w:spacing w:before="240"/>
        <w:jc w:val="center"/>
        <w:rPr>
          <w:u w:val="single"/>
        </w:rPr>
      </w:pPr>
      <w:r>
        <w:rPr>
          <w:u w:val="single"/>
        </w:rPr>
        <w:tab/>
      </w:r>
      <w:r>
        <w:rPr>
          <w:u w:val="single"/>
        </w:rPr>
        <w:tab/>
      </w:r>
      <w:r>
        <w:rPr>
          <w:u w:val="single"/>
        </w:rPr>
        <w:tab/>
      </w:r>
    </w:p>
    <w:p w14:paraId="5DDB65CC" w14:textId="77777777" w:rsidR="0043626D" w:rsidRPr="006D32BA" w:rsidRDefault="0043626D">
      <w:bookmarkStart w:id="160" w:name="_Hlk4776541"/>
      <w:bookmarkStart w:id="161" w:name="_Hlk22630451"/>
      <w:bookmarkStart w:id="162" w:name="_Toc354410587"/>
      <w:bookmarkEnd w:id="160"/>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6D32BA" w:rsidRPr="006D32BA" w14:paraId="39751FF8" w14:textId="77777777" w:rsidTr="006F149D">
        <w:trPr>
          <w:cantSplit/>
          <w:trHeight w:hRule="exact" w:val="851"/>
        </w:trPr>
        <w:tc>
          <w:tcPr>
            <w:tcW w:w="1276" w:type="dxa"/>
            <w:tcBorders>
              <w:bottom w:val="single" w:sz="4" w:space="0" w:color="auto"/>
            </w:tcBorders>
            <w:vAlign w:val="bottom"/>
          </w:tcPr>
          <w:p w14:paraId="3E7D5353" w14:textId="77777777" w:rsidR="006552CB" w:rsidRPr="006D32BA" w:rsidRDefault="006552CB" w:rsidP="006552CB"/>
        </w:tc>
        <w:tc>
          <w:tcPr>
            <w:tcW w:w="8363" w:type="dxa"/>
            <w:gridSpan w:val="2"/>
            <w:tcBorders>
              <w:bottom w:val="single" w:sz="4" w:space="0" w:color="auto"/>
            </w:tcBorders>
            <w:vAlign w:val="bottom"/>
          </w:tcPr>
          <w:p w14:paraId="68F27B67" w14:textId="25D4725E" w:rsidR="006552CB" w:rsidRPr="006D32BA" w:rsidRDefault="006552CB" w:rsidP="00B81C7D">
            <w:pPr>
              <w:jc w:val="right"/>
            </w:pPr>
            <w:r w:rsidRPr="006D32BA">
              <w:rPr>
                <w:sz w:val="40"/>
              </w:rPr>
              <w:t>E</w:t>
            </w:r>
            <w:r w:rsidRPr="006D32BA">
              <w:t>/ECE/324/Rev.1/Add.47/Rev.12/Amend.</w:t>
            </w:r>
            <w:r w:rsidR="00261FC7" w:rsidRPr="006D32BA">
              <w:t>1</w:t>
            </w:r>
            <w:r w:rsidR="00492EE8" w:rsidRPr="006D32BA">
              <w:t>4</w:t>
            </w:r>
            <w:r w:rsidRPr="006D32BA">
              <w:t>−</w:t>
            </w:r>
            <w:r w:rsidRPr="006D32BA">
              <w:rPr>
                <w:sz w:val="40"/>
              </w:rPr>
              <w:t>E</w:t>
            </w:r>
            <w:r w:rsidRPr="006D32BA">
              <w:t>/ECE/TRANS</w:t>
            </w:r>
            <w:r w:rsidR="00B81C7D" w:rsidRPr="006D32BA">
              <w:t>/505/Rev.1/Add.47/Rev.12/Amend.</w:t>
            </w:r>
            <w:r w:rsidR="00261FC7" w:rsidRPr="006D32BA">
              <w:t>1</w:t>
            </w:r>
            <w:r w:rsidR="00492EE8" w:rsidRPr="006D32BA">
              <w:t>4</w:t>
            </w:r>
          </w:p>
        </w:tc>
      </w:tr>
      <w:tr w:rsidR="006D32BA" w:rsidRPr="006D32BA" w14:paraId="3534B88E" w14:textId="77777777" w:rsidTr="007370A2">
        <w:trPr>
          <w:cantSplit/>
          <w:trHeight w:hRule="exact" w:val="2279"/>
        </w:trPr>
        <w:tc>
          <w:tcPr>
            <w:tcW w:w="1276" w:type="dxa"/>
            <w:tcBorders>
              <w:top w:val="single" w:sz="4" w:space="0" w:color="auto"/>
              <w:bottom w:val="single" w:sz="12" w:space="0" w:color="auto"/>
            </w:tcBorders>
          </w:tcPr>
          <w:p w14:paraId="5D58491B" w14:textId="77777777" w:rsidR="006552CB" w:rsidRPr="006D32BA" w:rsidRDefault="006552CB" w:rsidP="006552CB">
            <w:pPr>
              <w:spacing w:before="120"/>
            </w:pPr>
          </w:p>
        </w:tc>
        <w:tc>
          <w:tcPr>
            <w:tcW w:w="5528" w:type="dxa"/>
            <w:tcBorders>
              <w:top w:val="single" w:sz="4" w:space="0" w:color="auto"/>
              <w:bottom w:val="single" w:sz="12" w:space="0" w:color="auto"/>
            </w:tcBorders>
          </w:tcPr>
          <w:p w14:paraId="1EF96CBF" w14:textId="77777777" w:rsidR="006552CB" w:rsidRPr="006D32BA" w:rsidRDefault="006552CB" w:rsidP="006552CB">
            <w:pPr>
              <w:spacing w:before="120"/>
            </w:pPr>
          </w:p>
        </w:tc>
        <w:tc>
          <w:tcPr>
            <w:tcW w:w="2835" w:type="dxa"/>
            <w:tcBorders>
              <w:top w:val="single" w:sz="4" w:space="0" w:color="auto"/>
              <w:bottom w:val="single" w:sz="12" w:space="0" w:color="auto"/>
            </w:tcBorders>
          </w:tcPr>
          <w:p w14:paraId="61CDB05B" w14:textId="77777777" w:rsidR="006552CB" w:rsidRPr="006D32BA" w:rsidRDefault="006552CB" w:rsidP="006552CB">
            <w:pPr>
              <w:spacing w:before="120"/>
              <w:rPr>
                <w:highlight w:val="yellow"/>
              </w:rPr>
            </w:pPr>
          </w:p>
          <w:p w14:paraId="2AF36C26" w14:textId="77777777" w:rsidR="006552CB" w:rsidRPr="006D32BA" w:rsidRDefault="006552CB" w:rsidP="006552CB">
            <w:pPr>
              <w:spacing w:before="120"/>
              <w:rPr>
                <w:highlight w:val="yellow"/>
              </w:rPr>
            </w:pPr>
          </w:p>
          <w:p w14:paraId="5788C685" w14:textId="2A1AFE49" w:rsidR="006552CB" w:rsidRPr="006D32BA" w:rsidRDefault="006D32BA" w:rsidP="00B81C7D">
            <w:pPr>
              <w:spacing w:before="120"/>
              <w:rPr>
                <w:highlight w:val="yellow"/>
              </w:rPr>
            </w:pPr>
            <w:r>
              <w:t>16</w:t>
            </w:r>
            <w:r w:rsidR="00414E9E" w:rsidRPr="006D32BA">
              <w:t xml:space="preserve"> </w:t>
            </w:r>
            <w:r w:rsidR="005569CD" w:rsidRPr="006D32BA">
              <w:t>June</w:t>
            </w:r>
            <w:r w:rsidR="00E36CBD" w:rsidRPr="006D32BA">
              <w:t xml:space="preserve"> 2023</w:t>
            </w:r>
          </w:p>
        </w:tc>
      </w:tr>
    </w:tbl>
    <w:p w14:paraId="4298EA11" w14:textId="77777777" w:rsidR="006552CB" w:rsidRPr="006D32BA" w:rsidRDefault="006552CB" w:rsidP="006552CB">
      <w:pPr>
        <w:pStyle w:val="HChG"/>
        <w:spacing w:before="240" w:after="120"/>
      </w:pPr>
      <w:r w:rsidRPr="006D32BA">
        <w:tab/>
      </w:r>
      <w:r w:rsidRPr="006D32BA">
        <w:tab/>
      </w:r>
      <w:bookmarkStart w:id="163" w:name="_Toc340666199"/>
      <w:bookmarkStart w:id="164" w:name="_Toc340745062"/>
      <w:r w:rsidRPr="006D32BA">
        <w:t>Agreement</w:t>
      </w:r>
      <w:bookmarkEnd w:id="161"/>
      <w:bookmarkEnd w:id="162"/>
    </w:p>
    <w:p w14:paraId="7F5856C7" w14:textId="77777777" w:rsidR="006552CB" w:rsidRPr="006D32BA" w:rsidRDefault="006552CB" w:rsidP="006552CB">
      <w:pPr>
        <w:pStyle w:val="H1G"/>
        <w:spacing w:before="240"/>
      </w:pPr>
      <w:r w:rsidRPr="006D32BA">
        <w:rPr>
          <w:rStyle w:val="H1GChar"/>
        </w:rPr>
        <w:tab/>
      </w:r>
      <w:r w:rsidRPr="006D32BA">
        <w:rPr>
          <w:rStyle w:val="H1GChar"/>
        </w:rPr>
        <w:tab/>
      </w:r>
      <w:r w:rsidRPr="006D32BA">
        <w:t>Concerning the</w:t>
      </w:r>
      <w:r w:rsidRPr="006D32BA">
        <w:rPr>
          <w:smallCaps/>
        </w:rPr>
        <w:t xml:space="preserve"> </w:t>
      </w:r>
      <w:r w:rsidRPr="006D32BA">
        <w:t>Adoption of Harmonized Technical United Nations Regulations for Wheeled Vehicles, Equipment and Parts which can be Fitted and/or be Used on Wheeled Vehicles and the Conditions for Reciprocal Recognition of Approvals Granted on the Basis of these United Nations Regulations</w:t>
      </w:r>
      <w:r w:rsidRPr="006D32BA">
        <w:rPr>
          <w:rStyle w:val="a3"/>
          <w:b w:val="0"/>
          <w:sz w:val="20"/>
          <w:vertAlign w:val="baseline"/>
        </w:rPr>
        <w:footnoteReference w:customMarkFollows="1" w:id="47"/>
        <w:t>*</w:t>
      </w:r>
    </w:p>
    <w:p w14:paraId="7B0610DE" w14:textId="77777777" w:rsidR="006552CB" w:rsidRPr="006D32BA" w:rsidRDefault="006552CB" w:rsidP="006552CB">
      <w:pPr>
        <w:pStyle w:val="SingleTxtG"/>
        <w:spacing w:before="120"/>
      </w:pPr>
      <w:r w:rsidRPr="006D32BA">
        <w:t>(Revision 3, including the amendments which entered into force on 14 September 2017)</w:t>
      </w:r>
    </w:p>
    <w:p w14:paraId="32C2092A" w14:textId="77777777" w:rsidR="006552CB" w:rsidRPr="006D32BA" w:rsidRDefault="006552CB" w:rsidP="006552CB">
      <w:pPr>
        <w:pStyle w:val="H1G"/>
        <w:spacing w:before="120"/>
        <w:ind w:left="0" w:right="0" w:firstLine="0"/>
        <w:jc w:val="center"/>
      </w:pPr>
      <w:r w:rsidRPr="006D32BA">
        <w:t>_________</w:t>
      </w:r>
    </w:p>
    <w:p w14:paraId="58E6551E" w14:textId="77777777" w:rsidR="006552CB" w:rsidRPr="006D32BA" w:rsidRDefault="006552CB" w:rsidP="006552CB">
      <w:pPr>
        <w:pStyle w:val="H1G"/>
        <w:spacing w:before="240" w:after="120"/>
      </w:pPr>
      <w:r w:rsidRPr="006D32BA">
        <w:tab/>
      </w:r>
      <w:r w:rsidRPr="006D32BA">
        <w:tab/>
        <w:t>Addendum 47 – UN Regulation No. 48</w:t>
      </w:r>
    </w:p>
    <w:p w14:paraId="175C36F8" w14:textId="69A7CAE4" w:rsidR="006552CB" w:rsidRPr="006D32BA" w:rsidRDefault="006552CB" w:rsidP="006552CB">
      <w:pPr>
        <w:pStyle w:val="H1G"/>
        <w:spacing w:before="240"/>
      </w:pPr>
      <w:r w:rsidRPr="006D32BA">
        <w:tab/>
      </w:r>
      <w:r w:rsidRPr="006D32BA">
        <w:tab/>
        <w:t xml:space="preserve">Revision 12 - Amendment </w:t>
      </w:r>
      <w:r w:rsidR="0000169D" w:rsidRPr="006D32BA">
        <w:t>1</w:t>
      </w:r>
      <w:r w:rsidR="005569CD" w:rsidRPr="006D32BA">
        <w:t>4</w:t>
      </w:r>
    </w:p>
    <w:p w14:paraId="47B57E1E" w14:textId="7516371B" w:rsidR="006552CB" w:rsidRPr="006D32BA" w:rsidRDefault="0006354E" w:rsidP="0006354E">
      <w:pPr>
        <w:pStyle w:val="SingleTxtG"/>
        <w:spacing w:after="360"/>
        <w:rPr>
          <w:spacing w:val="-2"/>
        </w:rPr>
      </w:pPr>
      <w:r w:rsidRPr="006D32BA">
        <w:rPr>
          <w:spacing w:val="-2"/>
        </w:rPr>
        <w:t xml:space="preserve">Supplement </w:t>
      </w:r>
      <w:r w:rsidR="0000169D" w:rsidRPr="006D32BA">
        <w:rPr>
          <w:spacing w:val="-2"/>
        </w:rPr>
        <w:t>1</w:t>
      </w:r>
      <w:r w:rsidR="00247DF4" w:rsidRPr="006D32BA">
        <w:rPr>
          <w:spacing w:val="-2"/>
        </w:rPr>
        <w:t>7</w:t>
      </w:r>
      <w:r w:rsidRPr="006D32BA">
        <w:rPr>
          <w:spacing w:val="-2"/>
        </w:rPr>
        <w:t xml:space="preserve"> to </w:t>
      </w:r>
      <w:r w:rsidR="00F83813" w:rsidRPr="006D32BA">
        <w:rPr>
          <w:spacing w:val="-2"/>
        </w:rPr>
        <w:t xml:space="preserve">the </w:t>
      </w:r>
      <w:r w:rsidR="00261FC7" w:rsidRPr="006D32BA">
        <w:rPr>
          <w:spacing w:val="-2"/>
        </w:rPr>
        <w:t>0</w:t>
      </w:r>
      <w:r w:rsidR="00F83813" w:rsidRPr="006D32BA">
        <w:rPr>
          <w:spacing w:val="-2"/>
        </w:rPr>
        <w:t>6</w:t>
      </w:r>
      <w:r w:rsidR="006552CB" w:rsidRPr="006D32BA">
        <w:rPr>
          <w:spacing w:val="-2"/>
        </w:rPr>
        <w:t xml:space="preserve"> series of amendments – Date of entry into force</w:t>
      </w:r>
      <w:r w:rsidR="005569CD" w:rsidRPr="006D32BA">
        <w:rPr>
          <w:spacing w:val="-2"/>
        </w:rPr>
        <w:t>: 5 June</w:t>
      </w:r>
      <w:r w:rsidR="0000169D" w:rsidRPr="006D32BA">
        <w:t xml:space="preserve"> 2023</w:t>
      </w:r>
    </w:p>
    <w:p w14:paraId="18B41D51" w14:textId="23AD55A4" w:rsidR="006552CB" w:rsidRPr="006D32BA" w:rsidRDefault="006552CB" w:rsidP="006552CB">
      <w:pPr>
        <w:pStyle w:val="H1G"/>
        <w:spacing w:before="120" w:after="120" w:line="240" w:lineRule="exact"/>
        <w:rPr>
          <w:lang w:val="en-US"/>
        </w:rPr>
      </w:pPr>
      <w:r w:rsidRPr="006D32BA">
        <w:rPr>
          <w:lang w:val="en-US"/>
        </w:rPr>
        <w:tab/>
      </w:r>
      <w:r w:rsidRPr="006D32BA">
        <w:rPr>
          <w:lang w:val="en-US"/>
        </w:rPr>
        <w:tab/>
      </w:r>
      <w:r w:rsidR="00E05CB7" w:rsidRPr="006D32BA">
        <w:t>Uniform provisions concerning the approval of vehicles with regard to the installation of lighting and light-signalling devices</w:t>
      </w:r>
    </w:p>
    <w:p w14:paraId="50D56CCA" w14:textId="6D596CDE" w:rsidR="006552CB" w:rsidRPr="006D32BA" w:rsidRDefault="006552CB" w:rsidP="00C70F28">
      <w:pPr>
        <w:pStyle w:val="SingleTxtG"/>
        <w:spacing w:after="40"/>
        <w:jc w:val="left"/>
        <w:rPr>
          <w:lang w:eastAsia="en-GB"/>
        </w:rPr>
      </w:pPr>
      <w:r w:rsidRPr="006D32BA">
        <w:rPr>
          <w:spacing w:val="-4"/>
          <w:lang w:eastAsia="en-GB"/>
        </w:rPr>
        <w:t>This document is meant purely as documentation tool. The authentic and legal binding text is:</w:t>
      </w:r>
      <w:r w:rsidRPr="006D32BA">
        <w:rPr>
          <w:lang w:eastAsia="en-GB"/>
        </w:rPr>
        <w:t xml:space="preserve"> </w:t>
      </w:r>
      <w:r w:rsidRPr="006D32BA">
        <w:rPr>
          <w:spacing w:val="-6"/>
          <w:lang w:eastAsia="en-GB"/>
        </w:rPr>
        <w:t>ECE/TRANS/WP.29/</w:t>
      </w:r>
      <w:r w:rsidR="0000169D" w:rsidRPr="006D32BA">
        <w:rPr>
          <w:spacing w:val="-6"/>
          <w:lang w:eastAsia="en-GB"/>
        </w:rPr>
        <w:t>20</w:t>
      </w:r>
      <w:r w:rsidR="005569CD" w:rsidRPr="006D32BA">
        <w:rPr>
          <w:spacing w:val="-6"/>
          <w:lang w:eastAsia="en-GB"/>
        </w:rPr>
        <w:t>22</w:t>
      </w:r>
      <w:r w:rsidR="0000169D" w:rsidRPr="006D32BA">
        <w:rPr>
          <w:spacing w:val="-6"/>
          <w:lang w:eastAsia="en-GB"/>
        </w:rPr>
        <w:t>/</w:t>
      </w:r>
      <w:r w:rsidR="005569CD" w:rsidRPr="006D32BA">
        <w:rPr>
          <w:spacing w:val="-6"/>
          <w:lang w:eastAsia="en-GB"/>
        </w:rPr>
        <w:t>112</w:t>
      </w:r>
      <w:r w:rsidR="004F5A7E" w:rsidRPr="006D32BA">
        <w:rPr>
          <w:spacing w:val="-6"/>
          <w:lang w:eastAsia="en-GB"/>
        </w:rPr>
        <w:t xml:space="preserve">. </w:t>
      </w:r>
    </w:p>
    <w:p w14:paraId="26BB5C59" w14:textId="77777777" w:rsidR="006552CB" w:rsidRPr="006D32BA" w:rsidRDefault="006552CB" w:rsidP="006552CB">
      <w:pPr>
        <w:suppressAutoHyphens w:val="0"/>
        <w:spacing w:line="240" w:lineRule="auto"/>
        <w:jc w:val="center"/>
        <w:rPr>
          <w:b/>
          <w:sz w:val="24"/>
        </w:rPr>
      </w:pPr>
      <w:r w:rsidRPr="006D32BA">
        <w:rPr>
          <w:b/>
          <w:noProof/>
          <w:sz w:val="24"/>
          <w:lang w:val="en-US"/>
        </w:rPr>
        <w:drawing>
          <wp:anchor distT="0" distB="137160" distL="114300" distR="114300" simplePos="0" relativeHeight="251685376" behindDoc="0" locked="0" layoutInCell="1" allowOverlap="1" wp14:anchorId="33EF75FD" wp14:editId="048E3EC2">
            <wp:simplePos x="0" y="0"/>
            <wp:positionH relativeFrom="column">
              <wp:posOffset>2540000</wp:posOffset>
            </wp:positionH>
            <wp:positionV relativeFrom="paragraph">
              <wp:posOffset>223520</wp:posOffset>
            </wp:positionV>
            <wp:extent cx="1028700" cy="826770"/>
            <wp:effectExtent l="0" t="0" r="0" b="0"/>
            <wp:wrapTopAndBottom/>
            <wp:docPr id="2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Pr="006D32BA">
        <w:rPr>
          <w:b/>
          <w:sz w:val="24"/>
        </w:rPr>
        <w:t>_________</w:t>
      </w:r>
    </w:p>
    <w:p w14:paraId="7CD28970" w14:textId="70D1C2D2" w:rsidR="00B81C7D" w:rsidRPr="006D32BA" w:rsidRDefault="006552CB" w:rsidP="006552CB">
      <w:pPr>
        <w:suppressAutoHyphens w:val="0"/>
        <w:spacing w:line="240" w:lineRule="auto"/>
        <w:jc w:val="center"/>
        <w:rPr>
          <w:b/>
          <w:sz w:val="24"/>
        </w:rPr>
      </w:pPr>
      <w:r w:rsidRPr="006D32BA">
        <w:rPr>
          <w:b/>
          <w:sz w:val="24"/>
        </w:rPr>
        <w:t>UNITED NATIONS</w:t>
      </w:r>
      <w:bookmarkEnd w:id="163"/>
    </w:p>
    <w:p w14:paraId="3A2BE8D4" w14:textId="77777777" w:rsidR="00B81C7D" w:rsidRPr="006D32BA" w:rsidRDefault="00B81C7D">
      <w:pPr>
        <w:suppressAutoHyphens w:val="0"/>
        <w:spacing w:line="240" w:lineRule="auto"/>
        <w:rPr>
          <w:b/>
          <w:sz w:val="24"/>
        </w:rPr>
      </w:pPr>
      <w:r w:rsidRPr="006D32BA">
        <w:rPr>
          <w:b/>
          <w:sz w:val="24"/>
        </w:rPr>
        <w:br w:type="page"/>
      </w:r>
    </w:p>
    <w:bookmarkEnd w:id="164"/>
    <w:p w14:paraId="388C3F83" w14:textId="77777777" w:rsidR="00E771DC" w:rsidRPr="006D32BA" w:rsidRDefault="00E771DC" w:rsidP="00E771DC">
      <w:pPr>
        <w:spacing w:after="120"/>
        <w:ind w:left="1134" w:right="1133"/>
        <w:jc w:val="both"/>
      </w:pPr>
      <w:r w:rsidRPr="006D32BA">
        <w:rPr>
          <w:i/>
        </w:rPr>
        <w:lastRenderedPageBreak/>
        <w:t xml:space="preserve">Paragraph 6.26.1., </w:t>
      </w:r>
      <w:r w:rsidRPr="006D32BA">
        <w:t>amend to read:</w:t>
      </w:r>
    </w:p>
    <w:p w14:paraId="776D543C" w14:textId="77777777" w:rsidR="00E771DC" w:rsidRPr="006D32BA" w:rsidRDefault="00E771DC" w:rsidP="00E771DC">
      <w:pPr>
        <w:spacing w:after="120"/>
        <w:ind w:left="1134" w:right="1133"/>
      </w:pPr>
      <w:r w:rsidRPr="006D32BA">
        <w:t>"6.26.1.</w:t>
      </w:r>
      <w:r w:rsidRPr="006D32BA">
        <w:tab/>
        <w:t>Presence</w:t>
      </w:r>
    </w:p>
    <w:p w14:paraId="38458539" w14:textId="77777777" w:rsidR="00E771DC" w:rsidRPr="006D32BA" w:rsidRDefault="00E771DC" w:rsidP="00E771DC">
      <w:pPr>
        <w:spacing w:after="120"/>
        <w:ind w:left="1134" w:right="1133"/>
      </w:pPr>
      <w:r w:rsidRPr="006D32BA">
        <w:t>Optional on motor vehicles and trailers."</w:t>
      </w:r>
    </w:p>
    <w:p w14:paraId="5E14A642" w14:textId="77777777" w:rsidR="00E771DC" w:rsidRPr="006D32BA" w:rsidRDefault="00E771DC" w:rsidP="00E771DC">
      <w:pPr>
        <w:spacing w:after="120"/>
        <w:ind w:left="1134" w:right="1133"/>
        <w:jc w:val="both"/>
      </w:pPr>
      <w:r w:rsidRPr="006D32BA">
        <w:rPr>
          <w:i/>
        </w:rPr>
        <w:t xml:space="preserve">Paragraph 6.26.7, </w:t>
      </w:r>
      <w:r w:rsidRPr="006D32BA">
        <w:t>amend to read:</w:t>
      </w:r>
    </w:p>
    <w:p w14:paraId="593B27EA" w14:textId="77777777" w:rsidR="00E771DC" w:rsidRPr="006D32BA" w:rsidRDefault="00E771DC" w:rsidP="00E771DC">
      <w:pPr>
        <w:spacing w:after="120"/>
        <w:ind w:left="2268" w:right="1133" w:hanging="1134"/>
        <w:jc w:val="both"/>
      </w:pPr>
      <w:r w:rsidRPr="006D32BA">
        <w:t>"6.26.7.</w:t>
      </w:r>
      <w:r w:rsidRPr="006D32BA">
        <w:tab/>
        <w:t>Electrical Connections</w:t>
      </w:r>
    </w:p>
    <w:p w14:paraId="4D77121A" w14:textId="77777777" w:rsidR="00E771DC" w:rsidRPr="006D32BA" w:rsidRDefault="00E771DC" w:rsidP="00E771DC">
      <w:pPr>
        <w:spacing w:after="120"/>
        <w:ind w:left="2268" w:right="1133" w:hanging="1134"/>
        <w:jc w:val="both"/>
      </w:pPr>
      <w:r w:rsidRPr="006D32BA">
        <w:tab/>
        <w:t>Motor vehicles: Manoeuvring lamps shall be so connected that they cannot be switched ON unless the</w:t>
      </w:r>
      <w:r w:rsidRPr="006D32BA">
        <w:rPr>
          <w:strike/>
        </w:rPr>
        <w:t xml:space="preserve"> </w:t>
      </w:r>
      <w:r w:rsidRPr="006D32BA">
        <w:t>main-beam headlamps or the dipped-beam headlamps of the motor vehicle are switched ON at the same time.</w:t>
      </w:r>
    </w:p>
    <w:p w14:paraId="6BFE3DF8" w14:textId="77777777" w:rsidR="00E771DC" w:rsidRPr="006D32BA" w:rsidRDefault="00E771DC" w:rsidP="00E771DC">
      <w:pPr>
        <w:spacing w:after="120"/>
        <w:ind w:left="2268" w:right="1133" w:hanging="1134"/>
        <w:jc w:val="both"/>
      </w:pPr>
      <w:r w:rsidRPr="006D32BA">
        <w:tab/>
        <w:t>The manoeuvring lamp(s) shall be switched ON automatically for slow manoeuvres up to 10km/h provided that one of the following conditions is fulfilled:</w:t>
      </w:r>
    </w:p>
    <w:p w14:paraId="139C3AB9" w14:textId="77777777" w:rsidR="00E771DC" w:rsidRPr="006D32BA" w:rsidRDefault="00E771DC" w:rsidP="00E771DC">
      <w:pPr>
        <w:spacing w:after="120"/>
        <w:ind w:left="2835" w:right="1133" w:hanging="567"/>
        <w:jc w:val="both"/>
      </w:pPr>
      <w:r w:rsidRPr="006D32BA">
        <w:t>(a)</w:t>
      </w:r>
      <w:r w:rsidRPr="006D32BA">
        <w:tab/>
        <w:t>Prior to the vehicle being set in motion for the first time after each manual activation of the propulsion system</w:t>
      </w:r>
      <w:r w:rsidRPr="006D32BA">
        <w:rPr>
          <w:rFonts w:eastAsia="MS Mincho"/>
        </w:rPr>
        <w:t>; or</w:t>
      </w:r>
    </w:p>
    <w:p w14:paraId="6B8586C6" w14:textId="77777777" w:rsidR="00E771DC" w:rsidRPr="006D32BA" w:rsidRDefault="00E771DC" w:rsidP="00E771DC">
      <w:pPr>
        <w:spacing w:after="120"/>
        <w:ind w:left="2835" w:right="1133" w:hanging="567"/>
        <w:jc w:val="both"/>
      </w:pPr>
      <w:r w:rsidRPr="006D32BA">
        <w:t>(b)</w:t>
      </w:r>
      <w:r w:rsidRPr="006D32BA">
        <w:tab/>
        <w:t>Reverse gear is engaged; or</w:t>
      </w:r>
    </w:p>
    <w:p w14:paraId="7C904347" w14:textId="77777777" w:rsidR="00E771DC" w:rsidRPr="006D32BA" w:rsidRDefault="00E771DC" w:rsidP="00E771DC">
      <w:pPr>
        <w:spacing w:after="120"/>
        <w:ind w:left="2835" w:right="1133" w:hanging="567"/>
        <w:jc w:val="both"/>
      </w:pPr>
      <w:r w:rsidRPr="006D32BA">
        <w:t>(c)</w:t>
      </w:r>
      <w:r w:rsidRPr="006D32BA">
        <w:tab/>
        <w:t xml:space="preserve">A camera-based system which assists parking manoeuvres is activated. </w:t>
      </w:r>
    </w:p>
    <w:p w14:paraId="4571E39E" w14:textId="77777777" w:rsidR="00E771DC" w:rsidRPr="006D32BA" w:rsidRDefault="00E771DC" w:rsidP="00E771DC">
      <w:pPr>
        <w:spacing w:after="120"/>
        <w:ind w:left="2268" w:right="1133" w:hanging="1134"/>
        <w:jc w:val="both"/>
      </w:pPr>
      <w:r w:rsidRPr="006D32BA">
        <w:tab/>
        <w:t>The manoeuvring lamps shall be automatically switched OFF if the forward speed of the vehicle exceeds 10 km/h and they shall remain switched OFF until the conditions for activation are met again.</w:t>
      </w:r>
    </w:p>
    <w:p w14:paraId="3D3602BC" w14:textId="77777777" w:rsidR="00E771DC" w:rsidRPr="006D32BA" w:rsidRDefault="00E771DC" w:rsidP="00E771DC">
      <w:pPr>
        <w:spacing w:after="120"/>
        <w:ind w:left="2268" w:right="1133" w:hanging="1134"/>
        <w:jc w:val="both"/>
      </w:pPr>
      <w:r w:rsidRPr="006D32BA">
        <w:tab/>
        <w:t xml:space="preserve">Trailers: Manoeuvring lamps shall be so connected that they cannot be activated unless the position lamps of the trailer are switched ON at the same time and shall take their input speed directly from the trailer. </w:t>
      </w:r>
    </w:p>
    <w:p w14:paraId="5C13B412" w14:textId="77777777" w:rsidR="00E771DC" w:rsidRPr="006D32BA" w:rsidRDefault="00E771DC" w:rsidP="00E771DC">
      <w:pPr>
        <w:spacing w:after="120"/>
        <w:ind w:left="2268" w:right="1133" w:hanging="1134"/>
        <w:jc w:val="both"/>
      </w:pPr>
      <w:r w:rsidRPr="006D32BA">
        <w:tab/>
        <w:t>The manoeuvring lamp(s) shall be switched ON automatically for slow manoeuvres up to 10 km/h provided that one of the following conditions is fulfilled:</w:t>
      </w:r>
    </w:p>
    <w:p w14:paraId="7AF00534" w14:textId="77777777" w:rsidR="00E771DC" w:rsidRPr="006D32BA" w:rsidRDefault="00E771DC" w:rsidP="00E771DC">
      <w:pPr>
        <w:spacing w:after="120"/>
        <w:ind w:left="2835" w:right="1133" w:hanging="567"/>
        <w:jc w:val="both"/>
      </w:pPr>
      <w:r w:rsidRPr="006D32BA">
        <w:t>(a)</w:t>
      </w:r>
      <w:r w:rsidRPr="006D32BA">
        <w:tab/>
        <w:t>Prior to the trailer being set in motion for the first time after each manual activation of the vehicle propulsion system</w:t>
      </w:r>
      <w:r w:rsidRPr="006D32BA">
        <w:rPr>
          <w:rFonts w:eastAsia="MS Mincho"/>
        </w:rPr>
        <w:t>; or</w:t>
      </w:r>
    </w:p>
    <w:p w14:paraId="6504A6F5" w14:textId="77777777" w:rsidR="00E771DC" w:rsidRPr="006D32BA" w:rsidRDefault="00E771DC" w:rsidP="00E771DC">
      <w:pPr>
        <w:spacing w:after="120"/>
        <w:ind w:left="2835" w:right="1133" w:hanging="567"/>
        <w:jc w:val="both"/>
      </w:pPr>
      <w:r w:rsidRPr="006D32BA">
        <w:t>(b)</w:t>
      </w:r>
      <w:r w:rsidRPr="006D32BA">
        <w:tab/>
        <w:t>The reverse lamp is switched ON; or</w:t>
      </w:r>
    </w:p>
    <w:p w14:paraId="7E85E3A3" w14:textId="77777777" w:rsidR="00E771DC" w:rsidRPr="006D32BA" w:rsidRDefault="00E771DC" w:rsidP="00E771DC">
      <w:pPr>
        <w:spacing w:after="120"/>
        <w:ind w:left="2835" w:right="1133" w:hanging="567"/>
        <w:jc w:val="both"/>
      </w:pPr>
      <w:r w:rsidRPr="006D32BA">
        <w:t>(c)</w:t>
      </w:r>
      <w:r w:rsidRPr="006D32BA">
        <w:tab/>
        <w:t xml:space="preserve">A camera-based system which assists parking manoeuvres is activated. </w:t>
      </w:r>
    </w:p>
    <w:p w14:paraId="717ACDDC" w14:textId="77777777" w:rsidR="00E771DC" w:rsidRPr="006D32BA" w:rsidRDefault="00E771DC" w:rsidP="00E771DC">
      <w:pPr>
        <w:spacing w:after="120"/>
        <w:ind w:left="2268" w:right="1133" w:hanging="1134"/>
        <w:jc w:val="both"/>
        <w:rPr>
          <w:u w:val="single"/>
        </w:rPr>
      </w:pPr>
      <w:r w:rsidRPr="006D32BA">
        <w:tab/>
        <w:t>The manoeuvring lamps shall be automatically switched OFF if the forward speed of the trailer exceeds 10 km/h and they shall remain switched OFF until the conditions for activation are met again."</w:t>
      </w:r>
    </w:p>
    <w:p w14:paraId="0F3875A0" w14:textId="77777777" w:rsidR="00E771DC" w:rsidRPr="006D32BA" w:rsidRDefault="00E771DC" w:rsidP="00E771DC">
      <w:pPr>
        <w:spacing w:before="240"/>
        <w:jc w:val="center"/>
        <w:rPr>
          <w:u w:val="single"/>
        </w:rPr>
      </w:pPr>
      <w:r w:rsidRPr="006D32BA">
        <w:rPr>
          <w:u w:val="single"/>
        </w:rPr>
        <w:tab/>
      </w:r>
      <w:r w:rsidRPr="006D32BA">
        <w:rPr>
          <w:u w:val="single"/>
        </w:rPr>
        <w:tab/>
      </w:r>
      <w:r w:rsidRPr="006D32BA">
        <w:rPr>
          <w:u w:val="single"/>
        </w:rPr>
        <w:tab/>
      </w:r>
    </w:p>
    <w:p w14:paraId="5DDB65CC" w14:textId="77777777" w:rsidR="0043626D" w:rsidRDefault="0043626D">
      <w:bookmarkStart w:id="165" w:name="_Hlk4776541"/>
      <w:bookmarkStart w:id="166" w:name="_Hlk22630451"/>
      <w:bookmarkStart w:id="167" w:name="_Toc354410587"/>
      <w:bookmarkEnd w:id="165"/>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9D261A" w:rsidRPr="009D261A" w14:paraId="39751FF8" w14:textId="77777777" w:rsidTr="006F149D">
        <w:trPr>
          <w:cantSplit/>
          <w:trHeight w:hRule="exact" w:val="851"/>
        </w:trPr>
        <w:tc>
          <w:tcPr>
            <w:tcW w:w="1276" w:type="dxa"/>
            <w:tcBorders>
              <w:bottom w:val="single" w:sz="4" w:space="0" w:color="auto"/>
            </w:tcBorders>
            <w:vAlign w:val="bottom"/>
          </w:tcPr>
          <w:p w14:paraId="3E7D5353" w14:textId="77777777" w:rsidR="006552CB" w:rsidRPr="009D261A" w:rsidRDefault="006552CB" w:rsidP="006552CB"/>
        </w:tc>
        <w:tc>
          <w:tcPr>
            <w:tcW w:w="8363" w:type="dxa"/>
            <w:gridSpan w:val="2"/>
            <w:tcBorders>
              <w:bottom w:val="single" w:sz="4" w:space="0" w:color="auto"/>
            </w:tcBorders>
            <w:vAlign w:val="bottom"/>
          </w:tcPr>
          <w:p w14:paraId="68F27B67" w14:textId="48D56512" w:rsidR="006552CB" w:rsidRPr="009D261A" w:rsidRDefault="006552CB" w:rsidP="00B81C7D">
            <w:pPr>
              <w:jc w:val="right"/>
            </w:pPr>
            <w:r w:rsidRPr="009D261A">
              <w:rPr>
                <w:sz w:val="40"/>
              </w:rPr>
              <w:t>E</w:t>
            </w:r>
            <w:r w:rsidRPr="009D261A">
              <w:t>/ECE/324/Rev.1/Add.47/Rev.12/Amend.</w:t>
            </w:r>
            <w:r w:rsidR="00261FC7" w:rsidRPr="009D261A">
              <w:t>1</w:t>
            </w:r>
            <w:r w:rsidR="0088733E" w:rsidRPr="009D261A">
              <w:t>5</w:t>
            </w:r>
            <w:r w:rsidRPr="009D261A">
              <w:t>−</w:t>
            </w:r>
            <w:r w:rsidRPr="009D261A">
              <w:rPr>
                <w:sz w:val="40"/>
              </w:rPr>
              <w:t>E</w:t>
            </w:r>
            <w:r w:rsidRPr="009D261A">
              <w:t>/ECE/TRANS</w:t>
            </w:r>
            <w:r w:rsidR="00B81C7D" w:rsidRPr="009D261A">
              <w:t>/505/Rev.1/Add.47/Rev.12/Amend.</w:t>
            </w:r>
            <w:r w:rsidR="00261FC7" w:rsidRPr="009D261A">
              <w:t>1</w:t>
            </w:r>
            <w:r w:rsidR="0088733E" w:rsidRPr="009D261A">
              <w:t>5</w:t>
            </w:r>
          </w:p>
        </w:tc>
      </w:tr>
      <w:tr w:rsidR="009D261A" w:rsidRPr="009D261A" w14:paraId="3534B88E" w14:textId="77777777" w:rsidTr="007370A2">
        <w:trPr>
          <w:cantSplit/>
          <w:trHeight w:hRule="exact" w:val="2279"/>
        </w:trPr>
        <w:tc>
          <w:tcPr>
            <w:tcW w:w="1276" w:type="dxa"/>
            <w:tcBorders>
              <w:top w:val="single" w:sz="4" w:space="0" w:color="auto"/>
              <w:bottom w:val="single" w:sz="12" w:space="0" w:color="auto"/>
            </w:tcBorders>
          </w:tcPr>
          <w:p w14:paraId="5D58491B" w14:textId="77777777" w:rsidR="006552CB" w:rsidRPr="009D261A" w:rsidRDefault="006552CB" w:rsidP="006552CB">
            <w:pPr>
              <w:spacing w:before="120"/>
            </w:pPr>
          </w:p>
        </w:tc>
        <w:tc>
          <w:tcPr>
            <w:tcW w:w="5528" w:type="dxa"/>
            <w:tcBorders>
              <w:top w:val="single" w:sz="4" w:space="0" w:color="auto"/>
              <w:bottom w:val="single" w:sz="12" w:space="0" w:color="auto"/>
            </w:tcBorders>
          </w:tcPr>
          <w:p w14:paraId="1EF96CBF" w14:textId="77777777" w:rsidR="006552CB" w:rsidRPr="009D261A" w:rsidRDefault="006552CB" w:rsidP="006552CB">
            <w:pPr>
              <w:spacing w:before="120"/>
            </w:pPr>
          </w:p>
        </w:tc>
        <w:tc>
          <w:tcPr>
            <w:tcW w:w="2835" w:type="dxa"/>
            <w:tcBorders>
              <w:top w:val="single" w:sz="4" w:space="0" w:color="auto"/>
              <w:bottom w:val="single" w:sz="12" w:space="0" w:color="auto"/>
            </w:tcBorders>
          </w:tcPr>
          <w:p w14:paraId="61CDB05B" w14:textId="77777777" w:rsidR="006552CB" w:rsidRPr="009D261A" w:rsidRDefault="006552CB" w:rsidP="006552CB">
            <w:pPr>
              <w:spacing w:before="120"/>
              <w:rPr>
                <w:highlight w:val="yellow"/>
              </w:rPr>
            </w:pPr>
          </w:p>
          <w:p w14:paraId="2AF36C26" w14:textId="77777777" w:rsidR="006552CB" w:rsidRPr="009D261A" w:rsidRDefault="006552CB" w:rsidP="006552CB">
            <w:pPr>
              <w:spacing w:before="120"/>
              <w:rPr>
                <w:highlight w:val="yellow"/>
              </w:rPr>
            </w:pPr>
          </w:p>
          <w:p w14:paraId="5788C685" w14:textId="1FB532E1" w:rsidR="006552CB" w:rsidRPr="009D261A" w:rsidRDefault="003532DF" w:rsidP="00B81C7D">
            <w:pPr>
              <w:spacing w:before="120"/>
              <w:rPr>
                <w:highlight w:val="yellow"/>
              </w:rPr>
            </w:pPr>
            <w:r>
              <w:t>22</w:t>
            </w:r>
            <w:r w:rsidR="00414E9E" w:rsidRPr="009D261A">
              <w:t xml:space="preserve"> </w:t>
            </w:r>
            <w:r>
              <w:t>Novemb</w:t>
            </w:r>
            <w:r w:rsidR="0088733E" w:rsidRPr="009D261A">
              <w:t>er</w:t>
            </w:r>
            <w:r w:rsidR="00E36CBD" w:rsidRPr="009D261A">
              <w:t xml:space="preserve"> 2023</w:t>
            </w:r>
          </w:p>
        </w:tc>
      </w:tr>
    </w:tbl>
    <w:p w14:paraId="4298EA11" w14:textId="77777777" w:rsidR="006552CB" w:rsidRPr="009D261A" w:rsidRDefault="006552CB" w:rsidP="006552CB">
      <w:pPr>
        <w:pStyle w:val="HChG"/>
        <w:spacing w:before="240" w:after="120"/>
      </w:pPr>
      <w:r w:rsidRPr="009D261A">
        <w:tab/>
      </w:r>
      <w:r w:rsidRPr="009D261A">
        <w:tab/>
      </w:r>
      <w:bookmarkStart w:id="168" w:name="_Toc340666199"/>
      <w:bookmarkStart w:id="169" w:name="_Toc340745062"/>
      <w:r w:rsidRPr="009D261A">
        <w:t>Agreement</w:t>
      </w:r>
      <w:bookmarkEnd w:id="166"/>
      <w:bookmarkEnd w:id="167"/>
    </w:p>
    <w:p w14:paraId="7F5856C7" w14:textId="77777777" w:rsidR="006552CB" w:rsidRPr="009D261A" w:rsidRDefault="006552CB" w:rsidP="006552CB">
      <w:pPr>
        <w:pStyle w:val="H1G"/>
        <w:spacing w:before="240"/>
      </w:pPr>
      <w:r w:rsidRPr="009D261A">
        <w:rPr>
          <w:rStyle w:val="H1GChar"/>
        </w:rPr>
        <w:tab/>
      </w:r>
      <w:r w:rsidRPr="009D261A">
        <w:rPr>
          <w:rStyle w:val="H1GChar"/>
        </w:rPr>
        <w:tab/>
      </w:r>
      <w:r w:rsidRPr="009D261A">
        <w:t>Concerning the</w:t>
      </w:r>
      <w:r w:rsidRPr="009D261A">
        <w:rPr>
          <w:smallCaps/>
        </w:rPr>
        <w:t xml:space="preserve"> </w:t>
      </w:r>
      <w:r w:rsidRPr="009D261A">
        <w:t>Adoption of Harmonized Technical United Nations Regulations for Wheeled Vehicles, Equipment and Parts which can be Fitted and/or be Used on Wheeled Vehicles and the Conditions for Reciprocal Recognition of Approvals Granted on the Basis of these United Nations Regulations</w:t>
      </w:r>
      <w:r w:rsidRPr="009D261A">
        <w:rPr>
          <w:rStyle w:val="a3"/>
          <w:b w:val="0"/>
          <w:sz w:val="20"/>
          <w:vertAlign w:val="baseline"/>
        </w:rPr>
        <w:footnoteReference w:customMarkFollows="1" w:id="48"/>
        <w:t>*</w:t>
      </w:r>
    </w:p>
    <w:p w14:paraId="7B0610DE" w14:textId="77777777" w:rsidR="006552CB" w:rsidRPr="009D261A" w:rsidRDefault="006552CB" w:rsidP="006552CB">
      <w:pPr>
        <w:pStyle w:val="SingleTxtG"/>
        <w:spacing w:before="120"/>
      </w:pPr>
      <w:r w:rsidRPr="009D261A">
        <w:t>(Revision 3, including the amendments which entered into force on 14 September 2017)</w:t>
      </w:r>
    </w:p>
    <w:p w14:paraId="32C2092A" w14:textId="77777777" w:rsidR="006552CB" w:rsidRPr="009D261A" w:rsidRDefault="006552CB" w:rsidP="006552CB">
      <w:pPr>
        <w:pStyle w:val="H1G"/>
        <w:spacing w:before="120"/>
        <w:ind w:left="0" w:right="0" w:firstLine="0"/>
        <w:jc w:val="center"/>
      </w:pPr>
      <w:r w:rsidRPr="009D261A">
        <w:t>_________</w:t>
      </w:r>
    </w:p>
    <w:p w14:paraId="58E6551E" w14:textId="77777777" w:rsidR="006552CB" w:rsidRPr="009D261A" w:rsidRDefault="006552CB" w:rsidP="006552CB">
      <w:pPr>
        <w:pStyle w:val="H1G"/>
        <w:spacing w:before="240" w:after="120"/>
      </w:pPr>
      <w:r w:rsidRPr="009D261A">
        <w:tab/>
      </w:r>
      <w:r w:rsidRPr="009D261A">
        <w:tab/>
        <w:t>Addendum 47 – UN Regulation No. 48</w:t>
      </w:r>
    </w:p>
    <w:p w14:paraId="175C36F8" w14:textId="7F9D6326" w:rsidR="006552CB" w:rsidRPr="009D261A" w:rsidRDefault="006552CB" w:rsidP="006552CB">
      <w:pPr>
        <w:pStyle w:val="H1G"/>
        <w:spacing w:before="240"/>
      </w:pPr>
      <w:r w:rsidRPr="009D261A">
        <w:tab/>
      </w:r>
      <w:r w:rsidRPr="009D261A">
        <w:tab/>
        <w:t xml:space="preserve">Revision 12 - Amendment </w:t>
      </w:r>
      <w:r w:rsidR="0000169D" w:rsidRPr="009D261A">
        <w:t>1</w:t>
      </w:r>
      <w:r w:rsidR="0088733E" w:rsidRPr="009D261A">
        <w:t>5</w:t>
      </w:r>
    </w:p>
    <w:p w14:paraId="47B57E1E" w14:textId="67150E54" w:rsidR="006552CB" w:rsidRPr="009D261A" w:rsidRDefault="0006354E" w:rsidP="0006354E">
      <w:pPr>
        <w:pStyle w:val="SingleTxtG"/>
        <w:spacing w:after="360"/>
        <w:rPr>
          <w:spacing w:val="-2"/>
        </w:rPr>
      </w:pPr>
      <w:r w:rsidRPr="009D261A">
        <w:rPr>
          <w:spacing w:val="-2"/>
        </w:rPr>
        <w:t xml:space="preserve">Supplement </w:t>
      </w:r>
      <w:r w:rsidR="0000169D" w:rsidRPr="009D261A">
        <w:rPr>
          <w:spacing w:val="-2"/>
        </w:rPr>
        <w:t>1</w:t>
      </w:r>
      <w:r w:rsidR="00480584" w:rsidRPr="009D261A">
        <w:rPr>
          <w:spacing w:val="-2"/>
        </w:rPr>
        <w:t>8</w:t>
      </w:r>
      <w:r w:rsidRPr="009D261A">
        <w:rPr>
          <w:spacing w:val="-2"/>
        </w:rPr>
        <w:t xml:space="preserve"> to </w:t>
      </w:r>
      <w:r w:rsidR="00F83813" w:rsidRPr="009D261A">
        <w:rPr>
          <w:spacing w:val="-2"/>
        </w:rPr>
        <w:t xml:space="preserve">the </w:t>
      </w:r>
      <w:r w:rsidR="00261FC7" w:rsidRPr="009D261A">
        <w:rPr>
          <w:spacing w:val="-2"/>
        </w:rPr>
        <w:t>0</w:t>
      </w:r>
      <w:r w:rsidR="00F83813" w:rsidRPr="009D261A">
        <w:rPr>
          <w:spacing w:val="-2"/>
        </w:rPr>
        <w:t>6</w:t>
      </w:r>
      <w:r w:rsidR="006552CB" w:rsidRPr="009D261A">
        <w:rPr>
          <w:spacing w:val="-2"/>
        </w:rPr>
        <w:t xml:space="preserve"> series of amendments – Date of entry into force</w:t>
      </w:r>
      <w:r w:rsidR="005569CD" w:rsidRPr="009D261A">
        <w:rPr>
          <w:spacing w:val="-2"/>
        </w:rPr>
        <w:t xml:space="preserve">: </w:t>
      </w:r>
      <w:r w:rsidR="00480584" w:rsidRPr="009D261A">
        <w:rPr>
          <w:spacing w:val="-2"/>
        </w:rPr>
        <w:t>24 September</w:t>
      </w:r>
      <w:r w:rsidR="0000169D" w:rsidRPr="009D261A">
        <w:t xml:space="preserve"> 2023</w:t>
      </w:r>
    </w:p>
    <w:p w14:paraId="18B41D51" w14:textId="23AD55A4" w:rsidR="006552CB" w:rsidRPr="009D261A" w:rsidRDefault="006552CB" w:rsidP="006552CB">
      <w:pPr>
        <w:pStyle w:val="H1G"/>
        <w:spacing w:before="120" w:after="120" w:line="240" w:lineRule="exact"/>
        <w:rPr>
          <w:lang w:val="en-US"/>
        </w:rPr>
      </w:pPr>
      <w:r w:rsidRPr="009D261A">
        <w:rPr>
          <w:lang w:val="en-US"/>
        </w:rPr>
        <w:tab/>
      </w:r>
      <w:r w:rsidRPr="009D261A">
        <w:rPr>
          <w:lang w:val="en-US"/>
        </w:rPr>
        <w:tab/>
      </w:r>
      <w:r w:rsidR="00E05CB7" w:rsidRPr="009D261A">
        <w:t xml:space="preserve">Uniform provisions concerning the approval of vehicles with regard to the installation of lighting and light-signalling </w:t>
      </w:r>
      <w:proofErr w:type="gramStart"/>
      <w:r w:rsidR="00E05CB7" w:rsidRPr="009D261A">
        <w:t>devices</w:t>
      </w:r>
      <w:proofErr w:type="gramEnd"/>
    </w:p>
    <w:p w14:paraId="50D56CCA" w14:textId="5096B1A7" w:rsidR="006552CB" w:rsidRPr="009D261A" w:rsidRDefault="006552CB" w:rsidP="00C70F28">
      <w:pPr>
        <w:pStyle w:val="SingleTxtG"/>
        <w:spacing w:after="40"/>
        <w:jc w:val="left"/>
        <w:rPr>
          <w:lang w:eastAsia="en-GB"/>
        </w:rPr>
      </w:pPr>
      <w:r w:rsidRPr="009D261A">
        <w:rPr>
          <w:spacing w:val="-4"/>
          <w:lang w:eastAsia="en-GB"/>
        </w:rPr>
        <w:t>This document is meant purely as documentation tool. The authentic and legal binding text is:</w:t>
      </w:r>
      <w:r w:rsidRPr="009D261A">
        <w:rPr>
          <w:lang w:eastAsia="en-GB"/>
        </w:rPr>
        <w:t xml:space="preserve"> </w:t>
      </w:r>
      <w:r w:rsidRPr="009D261A">
        <w:rPr>
          <w:spacing w:val="-6"/>
          <w:lang w:eastAsia="en-GB"/>
        </w:rPr>
        <w:t>ECE/TRANS/WP.29/</w:t>
      </w:r>
      <w:r w:rsidR="0000169D" w:rsidRPr="009D261A">
        <w:rPr>
          <w:spacing w:val="-6"/>
          <w:lang w:eastAsia="en-GB"/>
        </w:rPr>
        <w:t>20</w:t>
      </w:r>
      <w:r w:rsidR="005569CD" w:rsidRPr="009D261A">
        <w:rPr>
          <w:spacing w:val="-6"/>
          <w:lang w:eastAsia="en-GB"/>
        </w:rPr>
        <w:t>2</w:t>
      </w:r>
      <w:r w:rsidR="00480584" w:rsidRPr="009D261A">
        <w:rPr>
          <w:spacing w:val="-6"/>
          <w:lang w:eastAsia="en-GB"/>
        </w:rPr>
        <w:t>3/28</w:t>
      </w:r>
      <w:r w:rsidR="004F5A7E" w:rsidRPr="009D261A">
        <w:rPr>
          <w:spacing w:val="-6"/>
          <w:lang w:eastAsia="en-GB"/>
        </w:rPr>
        <w:t xml:space="preserve">. </w:t>
      </w:r>
    </w:p>
    <w:p w14:paraId="26BB5C59" w14:textId="77777777" w:rsidR="006552CB" w:rsidRPr="009D261A" w:rsidRDefault="006552CB" w:rsidP="006552CB">
      <w:pPr>
        <w:suppressAutoHyphens w:val="0"/>
        <w:spacing w:line="240" w:lineRule="auto"/>
        <w:jc w:val="center"/>
        <w:rPr>
          <w:b/>
          <w:sz w:val="24"/>
        </w:rPr>
      </w:pPr>
      <w:r w:rsidRPr="009D261A">
        <w:rPr>
          <w:b/>
          <w:noProof/>
          <w:sz w:val="24"/>
          <w:lang w:val="en-US"/>
        </w:rPr>
        <w:drawing>
          <wp:anchor distT="0" distB="137160" distL="114300" distR="114300" simplePos="0" relativeHeight="251685376" behindDoc="0" locked="0" layoutInCell="1" allowOverlap="1" wp14:anchorId="33EF75FD" wp14:editId="048E3EC2">
            <wp:simplePos x="0" y="0"/>
            <wp:positionH relativeFrom="column">
              <wp:posOffset>2540000</wp:posOffset>
            </wp:positionH>
            <wp:positionV relativeFrom="paragraph">
              <wp:posOffset>223520</wp:posOffset>
            </wp:positionV>
            <wp:extent cx="1028700" cy="826770"/>
            <wp:effectExtent l="0" t="0" r="0" b="0"/>
            <wp:wrapTopAndBottom/>
            <wp:docPr id="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Pr="009D261A">
        <w:rPr>
          <w:b/>
          <w:sz w:val="24"/>
        </w:rPr>
        <w:t>_________</w:t>
      </w:r>
    </w:p>
    <w:p w14:paraId="7CD28970" w14:textId="70D1C2D2" w:rsidR="00B81C7D" w:rsidRPr="009D261A" w:rsidRDefault="006552CB" w:rsidP="006552CB">
      <w:pPr>
        <w:suppressAutoHyphens w:val="0"/>
        <w:spacing w:line="240" w:lineRule="auto"/>
        <w:jc w:val="center"/>
        <w:rPr>
          <w:b/>
          <w:sz w:val="24"/>
        </w:rPr>
      </w:pPr>
      <w:r w:rsidRPr="009D261A">
        <w:rPr>
          <w:b/>
          <w:sz w:val="24"/>
        </w:rPr>
        <w:t>UNITED NATIONS</w:t>
      </w:r>
      <w:bookmarkEnd w:id="168"/>
    </w:p>
    <w:p w14:paraId="3A2BE8D4" w14:textId="77777777" w:rsidR="00B81C7D" w:rsidRPr="009D261A" w:rsidRDefault="00B81C7D">
      <w:pPr>
        <w:suppressAutoHyphens w:val="0"/>
        <w:spacing w:line="240" w:lineRule="auto"/>
        <w:rPr>
          <w:b/>
          <w:sz w:val="24"/>
        </w:rPr>
      </w:pPr>
      <w:r w:rsidRPr="009D261A">
        <w:rPr>
          <w:b/>
          <w:sz w:val="24"/>
        </w:rPr>
        <w:br w:type="page"/>
      </w:r>
    </w:p>
    <w:bookmarkEnd w:id="169"/>
    <w:p w14:paraId="661EC087" w14:textId="77777777" w:rsidR="008C5F45" w:rsidRPr="008C5F45" w:rsidRDefault="008C5F45" w:rsidP="008C5F45">
      <w:pPr>
        <w:spacing w:after="120"/>
        <w:ind w:left="2268" w:right="1134" w:hanging="1134"/>
      </w:pPr>
      <w:r w:rsidRPr="008C5F45">
        <w:rPr>
          <w:i/>
        </w:rPr>
        <w:lastRenderedPageBreak/>
        <w:t xml:space="preserve">Paragraph 5.5.3., </w:t>
      </w:r>
      <w:r w:rsidRPr="008C5F45">
        <w:rPr>
          <w:rFonts w:eastAsia="MS Mincho"/>
        </w:rPr>
        <w:t>amend</w:t>
      </w:r>
      <w:r w:rsidRPr="008C5F45">
        <w:t xml:space="preserve"> to read:</w:t>
      </w:r>
    </w:p>
    <w:p w14:paraId="44CCF3AD" w14:textId="77777777" w:rsidR="008C5F45" w:rsidRPr="008C5F45" w:rsidRDefault="008C5F45" w:rsidP="008C5F45">
      <w:pPr>
        <w:spacing w:after="120"/>
        <w:ind w:left="2268" w:right="1134" w:hanging="1134"/>
        <w:jc w:val="both"/>
        <w:rPr>
          <w:lang w:val="en-US"/>
        </w:rPr>
      </w:pPr>
      <w:r w:rsidRPr="008C5F45">
        <w:rPr>
          <w:lang w:val="en-US"/>
        </w:rPr>
        <w:t>"5.5.3.</w:t>
      </w:r>
      <w:r w:rsidRPr="008C5F45">
        <w:rPr>
          <w:lang w:val="en-US"/>
        </w:rPr>
        <w:tab/>
        <w:t>Satisfy the same colorimetric requirements."</w:t>
      </w:r>
    </w:p>
    <w:p w14:paraId="05AD1EA0" w14:textId="77777777" w:rsidR="008C5F45" w:rsidRPr="008C5F45" w:rsidRDefault="008C5F45" w:rsidP="008C5F45">
      <w:pPr>
        <w:spacing w:after="120"/>
        <w:ind w:left="2268" w:right="1134" w:hanging="1134"/>
      </w:pPr>
      <w:r w:rsidRPr="008C5F45">
        <w:rPr>
          <w:i/>
        </w:rPr>
        <w:t xml:space="preserve">Paragraph 5.5.4., </w:t>
      </w:r>
      <w:r w:rsidRPr="008C5F45">
        <w:rPr>
          <w:rFonts w:eastAsia="MS Mincho"/>
        </w:rPr>
        <w:t>amend</w:t>
      </w:r>
      <w:r w:rsidRPr="008C5F45">
        <w:t xml:space="preserve"> to read:</w:t>
      </w:r>
    </w:p>
    <w:p w14:paraId="5D7C8D61" w14:textId="77777777" w:rsidR="008C5F45" w:rsidRPr="008C5F45" w:rsidRDefault="008C5F45" w:rsidP="008C5F45">
      <w:pPr>
        <w:spacing w:after="120"/>
        <w:ind w:left="2268" w:right="1134" w:hanging="1134"/>
        <w:jc w:val="both"/>
        <w:rPr>
          <w:i/>
        </w:rPr>
      </w:pPr>
      <w:r w:rsidRPr="008C5F45">
        <w:rPr>
          <w:lang w:val="en-US"/>
        </w:rPr>
        <w:t>"5.5.4.</w:t>
      </w:r>
      <w:r w:rsidRPr="008C5F45">
        <w:rPr>
          <w:lang w:val="en-US"/>
        </w:rPr>
        <w:tab/>
        <w:t>Have substantially identical photometric characteristics. This shall not apply to a matched pair of a function and/or an AFS."</w:t>
      </w:r>
    </w:p>
    <w:p w14:paraId="0E48B75B" w14:textId="77777777" w:rsidR="008C5F45" w:rsidRPr="008C5F45" w:rsidRDefault="008C5F45" w:rsidP="008C5F45">
      <w:pPr>
        <w:spacing w:after="120"/>
        <w:ind w:left="2268" w:right="521" w:hanging="1134"/>
        <w:jc w:val="both"/>
      </w:pPr>
      <w:r w:rsidRPr="008C5F45">
        <w:rPr>
          <w:i/>
        </w:rPr>
        <w:t>Paragraph 6.1.8.</w:t>
      </w:r>
      <w:r w:rsidRPr="008C5F45">
        <w:t xml:space="preserve">, for "Circuit-closed" read "Closed-circuit". </w:t>
      </w:r>
    </w:p>
    <w:p w14:paraId="16AECDDE" w14:textId="77777777" w:rsidR="008C5F45" w:rsidRPr="008C5F45" w:rsidRDefault="008C5F45" w:rsidP="008C5F45">
      <w:pPr>
        <w:spacing w:after="120"/>
        <w:ind w:left="2268" w:right="1134" w:hanging="1134"/>
        <w:jc w:val="both"/>
        <w:rPr>
          <w:szCs w:val="16"/>
        </w:rPr>
      </w:pPr>
      <w:r w:rsidRPr="008C5F45">
        <w:rPr>
          <w:i/>
          <w:szCs w:val="16"/>
        </w:rPr>
        <w:t>Paragraph</w:t>
      </w:r>
      <w:r w:rsidRPr="008C5F45">
        <w:rPr>
          <w:i/>
          <w:szCs w:val="16"/>
          <w:lang w:val="en-US"/>
        </w:rPr>
        <w:t xml:space="preserve"> 6.1.8.1.,</w:t>
      </w:r>
      <w:r w:rsidRPr="008C5F45">
        <w:rPr>
          <w:szCs w:val="16"/>
          <w:lang w:val="en-US"/>
        </w:rPr>
        <w:t xml:space="preserve"> for 6.1.7.1. read 6.1.7.2.</w:t>
      </w:r>
    </w:p>
    <w:p w14:paraId="4B1C6CC7" w14:textId="77777777" w:rsidR="008C5F45" w:rsidRPr="008C5F45" w:rsidRDefault="008C5F45" w:rsidP="008C5F45">
      <w:pPr>
        <w:spacing w:after="120"/>
        <w:ind w:left="2268" w:right="1134" w:hanging="1134"/>
        <w:jc w:val="both"/>
      </w:pPr>
      <w:r w:rsidRPr="008C5F45">
        <w:rPr>
          <w:i/>
        </w:rPr>
        <w:t>Paragraphs 6.1.9.3.1. and 6.1.9.3.1.1.,</w:t>
      </w:r>
      <w:r w:rsidRPr="008C5F45">
        <w:t xml:space="preserve"> for 6.1.7.1. read 6.1.7.2. </w:t>
      </w:r>
    </w:p>
    <w:p w14:paraId="1C85F1CD" w14:textId="77777777" w:rsidR="008C5F45" w:rsidRPr="008C5F45" w:rsidRDefault="008C5F45" w:rsidP="008C5F45">
      <w:pPr>
        <w:spacing w:after="120"/>
        <w:ind w:left="2268" w:right="1134" w:hanging="1134"/>
        <w:jc w:val="both"/>
      </w:pPr>
      <w:r w:rsidRPr="008C5F45">
        <w:rPr>
          <w:i/>
        </w:rPr>
        <w:t>Paragraph 6.1.9.3.2.,</w:t>
      </w:r>
      <w:r w:rsidRPr="008C5F45">
        <w:t xml:space="preserve"> </w:t>
      </w:r>
      <w:bookmarkStart w:id="170" w:name="_Hlk121133516"/>
      <w:r w:rsidRPr="008C5F45">
        <w:t xml:space="preserve">for 6.1.7.1. read 6.1.7.2. </w:t>
      </w:r>
      <w:bookmarkEnd w:id="170"/>
    </w:p>
    <w:p w14:paraId="599A0157" w14:textId="77777777" w:rsidR="008C5F45" w:rsidRPr="008C5F45" w:rsidRDefault="008C5F45" w:rsidP="008C5F45">
      <w:pPr>
        <w:spacing w:after="120"/>
        <w:ind w:left="2268" w:right="1134" w:hanging="1134"/>
        <w:jc w:val="both"/>
      </w:pPr>
      <w:r w:rsidRPr="008C5F45">
        <w:rPr>
          <w:i/>
        </w:rPr>
        <w:t>Paragraph 6.1.9.3.4.(a),</w:t>
      </w:r>
      <w:r w:rsidRPr="008C5F45">
        <w:t xml:space="preserve"> for 6.1.7.1. read 6.1.7.2. </w:t>
      </w:r>
    </w:p>
    <w:p w14:paraId="04324578" w14:textId="77777777" w:rsidR="008C5F45" w:rsidRPr="008C5F45" w:rsidRDefault="008C5F45" w:rsidP="008C5F45">
      <w:pPr>
        <w:spacing w:after="120"/>
        <w:ind w:left="2268" w:right="1134" w:hanging="1134"/>
        <w:jc w:val="both"/>
      </w:pPr>
      <w:r w:rsidRPr="008C5F45">
        <w:rPr>
          <w:i/>
        </w:rPr>
        <w:t>Paragraph 6.1.9.3.5.,</w:t>
      </w:r>
      <w:r w:rsidRPr="008C5F45">
        <w:t xml:space="preserve"> for 6.1.7.1. read 6.1.7.2. </w:t>
      </w:r>
    </w:p>
    <w:p w14:paraId="179FBE6D" w14:textId="77777777" w:rsidR="008C5F45" w:rsidRPr="008C5F45" w:rsidRDefault="008C5F45" w:rsidP="008C5F45">
      <w:pPr>
        <w:spacing w:after="120"/>
        <w:ind w:left="2268" w:right="521" w:hanging="1134"/>
        <w:jc w:val="both"/>
      </w:pPr>
      <w:r w:rsidRPr="008C5F45">
        <w:rPr>
          <w:i/>
        </w:rPr>
        <w:t>Paragraph 6.2.8.2.</w:t>
      </w:r>
      <w:r w:rsidRPr="008C5F45">
        <w:t>, amend to read:</w:t>
      </w:r>
    </w:p>
    <w:p w14:paraId="6659070E" w14:textId="77777777" w:rsidR="008C5F45" w:rsidRPr="008C5F45" w:rsidRDefault="008C5F45" w:rsidP="008C5F45">
      <w:pPr>
        <w:spacing w:after="120"/>
        <w:ind w:left="2268" w:right="521" w:hanging="1134"/>
        <w:jc w:val="both"/>
      </w:pPr>
      <w:r w:rsidRPr="008C5F45">
        <w:t>"6.2.8.2.</w:t>
      </w:r>
      <w:r w:rsidRPr="008C5F45">
        <w:tab/>
        <w:t>A visual failure tell-tale whether flashing or not is mandatory:</w:t>
      </w:r>
    </w:p>
    <w:p w14:paraId="00708B6B" w14:textId="77777777" w:rsidR="008C5F45" w:rsidRPr="008C5F45" w:rsidRDefault="008C5F45" w:rsidP="008C5F45">
      <w:pPr>
        <w:spacing w:after="120" w:line="240" w:lineRule="auto"/>
        <w:ind w:left="2835" w:right="1133" w:hanging="567"/>
        <w:jc w:val="both"/>
      </w:pPr>
      <w:r w:rsidRPr="008C5F45">
        <w:t>(a)</w:t>
      </w:r>
      <w:r w:rsidRPr="008C5F45">
        <w:tab/>
        <w:t>In the case where the whole beam or the kink of the elbow of the cut-off is moved to produce bend lighting; or</w:t>
      </w:r>
    </w:p>
    <w:p w14:paraId="78A1277D" w14:textId="77777777" w:rsidR="008C5F45" w:rsidRPr="008C5F45" w:rsidRDefault="008C5F45" w:rsidP="008C5F45">
      <w:pPr>
        <w:spacing w:after="120"/>
        <w:ind w:left="2835" w:right="1133" w:hanging="567"/>
        <w:jc w:val="both"/>
      </w:pPr>
      <w:r w:rsidRPr="008C5F45">
        <w:t>(b)</w:t>
      </w:r>
      <w:r w:rsidRPr="008C5F45">
        <w:tab/>
        <w:t>If one or more LED modules are used to produce the principal</w:t>
      </w:r>
      <w:r w:rsidRPr="008C5F45">
        <w:br/>
      </w:r>
      <w:proofErr w:type="gramStart"/>
      <w:r w:rsidRPr="008C5F45">
        <w:t>dipped-beam</w:t>
      </w:r>
      <w:proofErr w:type="gramEnd"/>
      <w:r w:rsidRPr="008C5F45">
        <w:t>, except when they are wired so that the failure of any one LED module causes all of them to stop emitting light.</w:t>
      </w:r>
    </w:p>
    <w:p w14:paraId="5974D946" w14:textId="77777777" w:rsidR="008C5F45" w:rsidRPr="008C5F45" w:rsidRDefault="008C5F45" w:rsidP="008C5F45">
      <w:pPr>
        <w:spacing w:after="120" w:line="240" w:lineRule="auto"/>
        <w:ind w:left="2268" w:right="1133"/>
        <w:jc w:val="both"/>
      </w:pPr>
      <w:r w:rsidRPr="008C5F45">
        <w:t>It shall be activated:</w:t>
      </w:r>
    </w:p>
    <w:p w14:paraId="72C04957" w14:textId="77777777" w:rsidR="008C5F45" w:rsidRPr="008C5F45" w:rsidRDefault="008C5F45" w:rsidP="008C5F45">
      <w:pPr>
        <w:spacing w:after="120" w:line="240" w:lineRule="auto"/>
        <w:ind w:left="2835" w:right="1133" w:hanging="567"/>
        <w:jc w:val="both"/>
      </w:pPr>
      <w:r w:rsidRPr="008C5F45">
        <w:t>(a)</w:t>
      </w:r>
      <w:r w:rsidRPr="008C5F45">
        <w:tab/>
        <w:t>In the event of a malfunction of the displacement of the kink of the elbow of the cut-off; or</w:t>
      </w:r>
    </w:p>
    <w:p w14:paraId="55CA728F" w14:textId="77777777" w:rsidR="008C5F45" w:rsidRPr="008C5F45" w:rsidRDefault="008C5F45" w:rsidP="008C5F45">
      <w:pPr>
        <w:spacing w:after="120" w:line="240" w:lineRule="auto"/>
        <w:ind w:left="2835" w:right="1133" w:hanging="567"/>
        <w:jc w:val="both"/>
      </w:pPr>
      <w:r w:rsidRPr="008C5F45">
        <w:t>(b)</w:t>
      </w:r>
      <w:r w:rsidRPr="008C5F45">
        <w:tab/>
        <w:t xml:space="preserve">In case of a failure of any one of the LED </w:t>
      </w:r>
      <w:proofErr w:type="gramStart"/>
      <w:r w:rsidRPr="008C5F45">
        <w:t>module</w:t>
      </w:r>
      <w:proofErr w:type="gramEnd"/>
      <w:r w:rsidRPr="008C5F45">
        <w:t>(s) producing the principal dipped-beam, except when they are wired so that the failure of any one LED module causes all of them to stop emitting light.</w:t>
      </w:r>
    </w:p>
    <w:p w14:paraId="5299BDC7" w14:textId="77777777" w:rsidR="008C5F45" w:rsidRPr="008C5F45" w:rsidRDefault="008C5F45" w:rsidP="008C5F45">
      <w:pPr>
        <w:spacing w:after="120"/>
        <w:ind w:left="2268" w:right="1134"/>
        <w:jc w:val="both"/>
      </w:pPr>
      <w:r w:rsidRPr="008C5F45">
        <w:t>It shall remain activated while the failure is present. It may be cancelled temporarily, but shall be repeated whenever the device, which starts and stops the propulsion system, is switched ON and OFF."</w:t>
      </w:r>
    </w:p>
    <w:p w14:paraId="6F124F5C" w14:textId="77777777" w:rsidR="008C5F45" w:rsidRPr="008C5F45" w:rsidRDefault="008C5F45" w:rsidP="008C5F45">
      <w:pPr>
        <w:spacing w:after="120"/>
        <w:ind w:left="2268" w:right="1134" w:hanging="1134"/>
        <w:jc w:val="both"/>
        <w:rPr>
          <w:i/>
          <w:iCs/>
        </w:rPr>
      </w:pPr>
      <w:r w:rsidRPr="008C5F45">
        <w:rPr>
          <w:i/>
          <w:iCs/>
        </w:rPr>
        <w:t xml:space="preserve">Paragraph 6.3.5., footnote 13, </w:t>
      </w:r>
      <w:r w:rsidRPr="008C5F45">
        <w:t>delete</w:t>
      </w:r>
      <w:r w:rsidRPr="008C5F45">
        <w:rPr>
          <w:i/>
          <w:iCs/>
        </w:rPr>
        <w:t>.</w:t>
      </w:r>
    </w:p>
    <w:p w14:paraId="2C7B74FC" w14:textId="77777777" w:rsidR="008C5F45" w:rsidRPr="008C5F45" w:rsidRDefault="008C5F45" w:rsidP="008C5F45">
      <w:pPr>
        <w:spacing w:after="120"/>
        <w:ind w:left="2268" w:right="1134" w:hanging="1134"/>
        <w:jc w:val="both"/>
        <w:rPr>
          <w:i/>
          <w:iCs/>
        </w:rPr>
      </w:pPr>
      <w:r w:rsidRPr="008C5F45">
        <w:rPr>
          <w:i/>
          <w:iCs/>
        </w:rPr>
        <w:t xml:space="preserve">Paragraph 6.3.6.1.1., reference to footnote 13, </w:t>
      </w:r>
      <w:r w:rsidRPr="008C5F45">
        <w:t>delete</w:t>
      </w:r>
      <w:r w:rsidRPr="008C5F45">
        <w:rPr>
          <w:i/>
          <w:iCs/>
        </w:rPr>
        <w:t>.</w:t>
      </w:r>
    </w:p>
    <w:p w14:paraId="1743A511" w14:textId="77777777" w:rsidR="008C5F45" w:rsidRPr="008C5F45" w:rsidRDefault="008C5F45" w:rsidP="008C5F45">
      <w:pPr>
        <w:spacing w:after="120"/>
        <w:ind w:left="2268" w:right="1134" w:hanging="1134"/>
        <w:jc w:val="both"/>
      </w:pPr>
      <w:r w:rsidRPr="008C5F45">
        <w:rPr>
          <w:i/>
        </w:rPr>
        <w:t>Paragraph 6.3.8.</w:t>
      </w:r>
      <w:r w:rsidRPr="008C5F45">
        <w:t>, amend to read:</w:t>
      </w:r>
    </w:p>
    <w:p w14:paraId="19203586" w14:textId="77777777" w:rsidR="008C5F45" w:rsidRPr="008C5F45" w:rsidRDefault="008C5F45" w:rsidP="008C5F45">
      <w:pPr>
        <w:spacing w:after="120"/>
        <w:ind w:left="2268" w:right="1134" w:hanging="1134"/>
        <w:jc w:val="both"/>
      </w:pPr>
      <w:r w:rsidRPr="008C5F45">
        <w:t>"6.3.8.</w:t>
      </w:r>
      <w:r w:rsidRPr="008C5F45">
        <w:tab/>
        <w:t xml:space="preserve">Tell-tale </w:t>
      </w:r>
    </w:p>
    <w:p w14:paraId="03B21FF0" w14:textId="77777777" w:rsidR="008C5F45" w:rsidRPr="008C5F45" w:rsidRDefault="008C5F45" w:rsidP="008C5F45">
      <w:pPr>
        <w:spacing w:after="120"/>
        <w:ind w:left="2268" w:right="1134"/>
        <w:jc w:val="both"/>
      </w:pPr>
      <w:r w:rsidRPr="008C5F45">
        <w:t>Closed-circuit tell-tale mandatory."</w:t>
      </w:r>
    </w:p>
    <w:p w14:paraId="637FEDE3" w14:textId="77777777" w:rsidR="008C5F45" w:rsidRPr="008C5F45" w:rsidRDefault="008C5F45" w:rsidP="008C5F45">
      <w:pPr>
        <w:spacing w:after="120"/>
        <w:ind w:left="2268" w:right="1134" w:hanging="1134"/>
        <w:jc w:val="both"/>
      </w:pPr>
      <w:r w:rsidRPr="008C5F45">
        <w:rPr>
          <w:i/>
        </w:rPr>
        <w:t>Paragraph 6.4.8.</w:t>
      </w:r>
      <w:r w:rsidRPr="008C5F45">
        <w:t>, amend to read:</w:t>
      </w:r>
    </w:p>
    <w:p w14:paraId="3DD6040B" w14:textId="77777777" w:rsidR="008C5F45" w:rsidRPr="008C5F45" w:rsidRDefault="008C5F45" w:rsidP="008C5F45">
      <w:pPr>
        <w:spacing w:after="120"/>
        <w:ind w:left="2268" w:right="1134" w:hanging="1134"/>
        <w:jc w:val="both"/>
      </w:pPr>
      <w:r w:rsidRPr="008C5F45">
        <w:t>"6.4.8.</w:t>
      </w:r>
      <w:r w:rsidRPr="008C5F45">
        <w:tab/>
        <w:t xml:space="preserve">Tell-tale </w:t>
      </w:r>
    </w:p>
    <w:p w14:paraId="5665E705" w14:textId="77777777" w:rsidR="008C5F45" w:rsidRPr="008C5F45" w:rsidRDefault="008C5F45" w:rsidP="008C5F45">
      <w:pPr>
        <w:spacing w:after="120"/>
        <w:ind w:left="2268" w:right="1134"/>
        <w:jc w:val="both"/>
      </w:pPr>
      <w:r w:rsidRPr="008C5F45">
        <w:t>Tell-tale optional, however a tell-tale indicating failure is mandatory if required by the component regulation."</w:t>
      </w:r>
    </w:p>
    <w:p w14:paraId="1E5CA088" w14:textId="77777777" w:rsidR="008C5F45" w:rsidRPr="008C5F45" w:rsidRDefault="008C5F45" w:rsidP="008C5F45">
      <w:pPr>
        <w:spacing w:after="120"/>
        <w:ind w:left="2268" w:right="1134" w:hanging="1134"/>
        <w:jc w:val="both"/>
        <w:rPr>
          <w:i/>
          <w:iCs/>
        </w:rPr>
      </w:pPr>
      <w:r w:rsidRPr="008C5F45">
        <w:rPr>
          <w:i/>
          <w:iCs/>
        </w:rPr>
        <w:t xml:space="preserve">Paragraph 6.5.8., reference to footnote 13, </w:t>
      </w:r>
      <w:r w:rsidRPr="008C5F45">
        <w:t>delete</w:t>
      </w:r>
      <w:r w:rsidRPr="008C5F45">
        <w:rPr>
          <w:i/>
          <w:iCs/>
        </w:rPr>
        <w:t>.</w:t>
      </w:r>
    </w:p>
    <w:p w14:paraId="62874298" w14:textId="77777777" w:rsidR="008C5F45" w:rsidRPr="008C5F45" w:rsidRDefault="008C5F45" w:rsidP="008C5F45">
      <w:pPr>
        <w:spacing w:after="120"/>
        <w:ind w:left="2268" w:right="1134" w:hanging="1134"/>
        <w:jc w:val="both"/>
      </w:pPr>
      <w:r w:rsidRPr="008C5F45">
        <w:rPr>
          <w:i/>
        </w:rPr>
        <w:t>Paragraph 6.6.8.</w:t>
      </w:r>
      <w:r w:rsidRPr="008C5F45">
        <w:t>, for "circuit-closed" read "closed-circuit".</w:t>
      </w:r>
    </w:p>
    <w:p w14:paraId="7A129C1B" w14:textId="77777777" w:rsidR="008C5F45" w:rsidRPr="008C5F45" w:rsidRDefault="008C5F45" w:rsidP="008C5F45">
      <w:pPr>
        <w:spacing w:after="120"/>
        <w:ind w:left="2268" w:right="1134" w:hanging="1134"/>
        <w:jc w:val="both"/>
      </w:pPr>
      <w:r w:rsidRPr="008C5F45">
        <w:rPr>
          <w:i/>
        </w:rPr>
        <w:t>Paragraph 6.7.8.</w:t>
      </w:r>
      <w:r w:rsidRPr="008C5F45">
        <w:t>, amend to read:</w:t>
      </w:r>
    </w:p>
    <w:p w14:paraId="36FB9E50" w14:textId="77777777" w:rsidR="008C5F45" w:rsidRPr="008C5F45" w:rsidRDefault="008C5F45" w:rsidP="008C5F45">
      <w:pPr>
        <w:spacing w:after="120"/>
        <w:ind w:left="2268" w:right="1134" w:hanging="1134"/>
        <w:jc w:val="both"/>
      </w:pPr>
      <w:r w:rsidRPr="008C5F45">
        <w:t>"6.7.8.</w:t>
      </w:r>
      <w:r w:rsidRPr="008C5F45">
        <w:tab/>
        <w:t xml:space="preserve">Tell-tale </w:t>
      </w:r>
    </w:p>
    <w:p w14:paraId="6DF5291E" w14:textId="77777777" w:rsidR="008C5F45" w:rsidRPr="008C5F45" w:rsidRDefault="008C5F45" w:rsidP="008C5F45">
      <w:pPr>
        <w:spacing w:after="120"/>
        <w:ind w:left="2268" w:right="1134"/>
        <w:jc w:val="both"/>
        <w:rPr>
          <w:bCs/>
          <w:i/>
          <w:strike/>
        </w:rPr>
      </w:pPr>
      <w:r w:rsidRPr="008C5F45">
        <w:t>Tell-tale optional, however a tell-tale indicating failure is mandatory if required by the component regulation.</w:t>
      </w:r>
      <w:r w:rsidRPr="008C5F45">
        <w:rPr>
          <w:bCs/>
        </w:rPr>
        <w:t>"</w:t>
      </w:r>
    </w:p>
    <w:p w14:paraId="71375DBB" w14:textId="77777777" w:rsidR="008C5F45" w:rsidRPr="008C5F45" w:rsidRDefault="008C5F45" w:rsidP="008C5F45">
      <w:pPr>
        <w:spacing w:after="120"/>
        <w:ind w:left="2268" w:right="1134" w:hanging="1134"/>
        <w:jc w:val="both"/>
      </w:pPr>
      <w:r w:rsidRPr="008C5F45">
        <w:rPr>
          <w:i/>
        </w:rPr>
        <w:t>Paragraph 6.9.8.</w:t>
      </w:r>
      <w:r w:rsidRPr="008C5F45">
        <w:t xml:space="preserve">, for "Circuit-closed" read "Closed-circuit". </w:t>
      </w:r>
    </w:p>
    <w:p w14:paraId="7413B642" w14:textId="77777777" w:rsidR="008C5F45" w:rsidRPr="008C5F45" w:rsidRDefault="008C5F45" w:rsidP="008C5F45">
      <w:pPr>
        <w:spacing w:after="120"/>
        <w:ind w:left="2268" w:right="1134" w:hanging="1134"/>
        <w:jc w:val="both"/>
      </w:pPr>
      <w:r w:rsidRPr="008C5F45">
        <w:rPr>
          <w:i/>
        </w:rPr>
        <w:lastRenderedPageBreak/>
        <w:t>Paragraph 6.10.8.</w:t>
      </w:r>
      <w:r w:rsidRPr="008C5F45">
        <w:t xml:space="preserve">, for "Circuit-closed" read "Closed-circuit". </w:t>
      </w:r>
    </w:p>
    <w:p w14:paraId="3343EE66" w14:textId="77777777" w:rsidR="008C5F45" w:rsidRPr="008C5F45" w:rsidRDefault="008C5F45" w:rsidP="008C5F45">
      <w:pPr>
        <w:spacing w:after="120"/>
        <w:ind w:left="2268" w:right="1134" w:hanging="1134"/>
        <w:jc w:val="both"/>
      </w:pPr>
      <w:r w:rsidRPr="008C5F45">
        <w:rPr>
          <w:i/>
        </w:rPr>
        <w:t>Paragraph 6.11.8.</w:t>
      </w:r>
      <w:r w:rsidRPr="008C5F45">
        <w:t>, amend to read:</w:t>
      </w:r>
    </w:p>
    <w:p w14:paraId="501D9299" w14:textId="77777777" w:rsidR="008C5F45" w:rsidRPr="008C5F45" w:rsidRDefault="008C5F45" w:rsidP="008C5F45">
      <w:pPr>
        <w:spacing w:after="120"/>
        <w:ind w:left="2268" w:right="1134" w:hanging="1134"/>
        <w:jc w:val="both"/>
      </w:pPr>
      <w:r w:rsidRPr="008C5F45">
        <w:t>"6.11.8.</w:t>
      </w:r>
      <w:r w:rsidRPr="008C5F45">
        <w:tab/>
        <w:t xml:space="preserve">Tell-tale </w:t>
      </w:r>
    </w:p>
    <w:p w14:paraId="198DE5BB" w14:textId="77777777" w:rsidR="008C5F45" w:rsidRPr="008C5F45" w:rsidRDefault="008C5F45" w:rsidP="008C5F45">
      <w:pPr>
        <w:spacing w:after="120"/>
        <w:ind w:left="2268" w:right="1134"/>
        <w:jc w:val="both"/>
      </w:pPr>
      <w:r w:rsidRPr="008C5F45">
        <w:t xml:space="preserve">Closed-circuit tell-tale mandatory. </w:t>
      </w:r>
    </w:p>
    <w:p w14:paraId="73B2EADB" w14:textId="77777777" w:rsidR="008C5F45" w:rsidRPr="008C5F45" w:rsidRDefault="008C5F45" w:rsidP="008C5F45">
      <w:pPr>
        <w:spacing w:after="120"/>
        <w:ind w:left="2268" w:right="1134"/>
        <w:jc w:val="both"/>
      </w:pPr>
      <w:r w:rsidRPr="008C5F45">
        <w:t>A tell-tale indicating failure is mandatory if required by the component regulation."</w:t>
      </w:r>
    </w:p>
    <w:p w14:paraId="31E8CF0B" w14:textId="77777777" w:rsidR="008C5F45" w:rsidRPr="008C5F45" w:rsidRDefault="008C5F45" w:rsidP="008C5F45">
      <w:pPr>
        <w:spacing w:after="120"/>
        <w:ind w:left="2268" w:right="1134" w:hanging="1134"/>
        <w:jc w:val="both"/>
      </w:pPr>
      <w:r w:rsidRPr="008C5F45">
        <w:rPr>
          <w:i/>
        </w:rPr>
        <w:t>Paragraph 6.12.8.</w:t>
      </w:r>
      <w:r w:rsidRPr="008C5F45">
        <w:t>, amend to read:</w:t>
      </w:r>
    </w:p>
    <w:p w14:paraId="4B5B99A9" w14:textId="77777777" w:rsidR="008C5F45" w:rsidRPr="008C5F45" w:rsidRDefault="008C5F45" w:rsidP="008C5F45">
      <w:pPr>
        <w:spacing w:after="120"/>
        <w:ind w:left="2268" w:right="1134" w:hanging="1134"/>
        <w:jc w:val="both"/>
      </w:pPr>
      <w:r w:rsidRPr="008C5F45">
        <w:t>"6.12.8.</w:t>
      </w:r>
      <w:r w:rsidRPr="008C5F45">
        <w:tab/>
        <w:t xml:space="preserve">Tell-tale </w:t>
      </w:r>
    </w:p>
    <w:p w14:paraId="1422B8DF" w14:textId="77777777" w:rsidR="008C5F45" w:rsidRPr="008C5F45" w:rsidRDefault="008C5F45" w:rsidP="008C5F45">
      <w:pPr>
        <w:spacing w:after="120"/>
        <w:ind w:left="2268" w:right="1134"/>
        <w:jc w:val="both"/>
      </w:pPr>
      <w:r w:rsidRPr="008C5F45">
        <w:t>Closed-circuit tell-tale optional. If there is one, it shall not be possible to confuse it with the tell-tale for the front and rear position lamps.</w:t>
      </w:r>
    </w:p>
    <w:p w14:paraId="131AF9A3" w14:textId="77777777" w:rsidR="008C5F45" w:rsidRPr="008C5F45" w:rsidRDefault="008C5F45" w:rsidP="008C5F45">
      <w:pPr>
        <w:spacing w:after="120"/>
        <w:ind w:left="2268" w:right="1134"/>
        <w:jc w:val="both"/>
      </w:pPr>
      <w:r w:rsidRPr="008C5F45">
        <w:t>However, a tell-tale indicating failure is mandatory if required by the component regulation."</w:t>
      </w:r>
    </w:p>
    <w:p w14:paraId="0CE7A5A7" w14:textId="77777777" w:rsidR="008C5F45" w:rsidRPr="008C5F45" w:rsidRDefault="008C5F45" w:rsidP="008C5F45">
      <w:pPr>
        <w:spacing w:after="120"/>
        <w:ind w:left="2268" w:right="1134" w:hanging="1134"/>
        <w:jc w:val="both"/>
      </w:pPr>
      <w:r w:rsidRPr="008C5F45">
        <w:rPr>
          <w:i/>
        </w:rPr>
        <w:t>Paragraph 6.18.8.</w:t>
      </w:r>
      <w:r w:rsidRPr="008C5F45">
        <w:t>, amend to read:</w:t>
      </w:r>
    </w:p>
    <w:p w14:paraId="2DCABD6D" w14:textId="77777777" w:rsidR="008C5F45" w:rsidRPr="008C5F45" w:rsidRDefault="008C5F45" w:rsidP="008C5F45">
      <w:pPr>
        <w:spacing w:after="120"/>
        <w:ind w:left="2268" w:right="1134" w:hanging="1134"/>
        <w:jc w:val="both"/>
      </w:pPr>
      <w:r w:rsidRPr="008C5F45">
        <w:t>"6.18.8.</w:t>
      </w:r>
      <w:r w:rsidRPr="008C5F45">
        <w:tab/>
        <w:t xml:space="preserve">Tell-tale </w:t>
      </w:r>
    </w:p>
    <w:p w14:paraId="55D1DC8F" w14:textId="77777777" w:rsidR="008C5F45" w:rsidRPr="008C5F45" w:rsidRDefault="008C5F45" w:rsidP="008C5F45">
      <w:pPr>
        <w:spacing w:after="120"/>
        <w:ind w:left="2268" w:right="1134"/>
        <w:jc w:val="both"/>
      </w:pPr>
      <w:r w:rsidRPr="008C5F45">
        <w:t xml:space="preserve">Tell-tale optional. If it </w:t>
      </w:r>
      <w:proofErr w:type="gramStart"/>
      <w:r w:rsidRPr="008C5F45">
        <w:t>exists</w:t>
      </w:r>
      <w:proofErr w:type="gramEnd"/>
      <w:r w:rsidRPr="008C5F45">
        <w:t xml:space="preserve"> its function shall be carried out by the tell-tale required for the front and rear position lamps.</w:t>
      </w:r>
    </w:p>
    <w:p w14:paraId="6F072B3E" w14:textId="77777777" w:rsidR="008C5F45" w:rsidRPr="008C5F45" w:rsidRDefault="008C5F45" w:rsidP="008C5F45">
      <w:pPr>
        <w:spacing w:after="120"/>
        <w:ind w:left="2268" w:right="1134"/>
        <w:jc w:val="both"/>
      </w:pPr>
      <w:bookmarkStart w:id="171" w:name="_Hlk98165948"/>
      <w:r w:rsidRPr="008C5F45">
        <w:t>However, a tell-tale indicating failure is mandatory if required by the component regulation."</w:t>
      </w:r>
    </w:p>
    <w:bookmarkEnd w:id="171"/>
    <w:p w14:paraId="0112ECCD" w14:textId="77777777" w:rsidR="008C5F45" w:rsidRPr="008C5F45" w:rsidRDefault="008C5F45" w:rsidP="008C5F45">
      <w:pPr>
        <w:spacing w:after="120"/>
        <w:ind w:left="1134" w:right="1134"/>
        <w:jc w:val="both"/>
        <w:rPr>
          <w:i/>
        </w:rPr>
      </w:pPr>
      <w:r w:rsidRPr="008C5F45">
        <w:rPr>
          <w:i/>
          <w:iCs/>
        </w:rPr>
        <w:t xml:space="preserve">Paragraph </w:t>
      </w:r>
      <w:r w:rsidRPr="008C5F45">
        <w:rPr>
          <w:rFonts w:hint="eastAsia"/>
          <w:i/>
          <w:iCs/>
        </w:rPr>
        <w:t>6.19</w:t>
      </w:r>
      <w:r w:rsidRPr="008C5F45">
        <w:rPr>
          <w:i/>
          <w:iCs/>
        </w:rPr>
        <w:t xml:space="preserve">., </w:t>
      </w:r>
      <w:r w:rsidRPr="008C5F45">
        <w:rPr>
          <w:rFonts w:eastAsia="SimSun" w:hint="eastAsia"/>
          <w:i/>
          <w:iCs/>
          <w:lang w:val="en-US" w:eastAsia="zh-CN"/>
        </w:rPr>
        <w:t>headline</w:t>
      </w:r>
      <w:r w:rsidRPr="008C5F45">
        <w:rPr>
          <w:rFonts w:eastAsia="SimSun"/>
          <w:i/>
          <w:iCs/>
          <w:lang w:val="en-US" w:eastAsia="zh-CN"/>
        </w:rPr>
        <w:t xml:space="preserve">, </w:t>
      </w:r>
      <w:r w:rsidRPr="008C5F45">
        <w:rPr>
          <w:rFonts w:eastAsia="SimSun"/>
          <w:lang w:val="en-US" w:eastAsia="zh-CN"/>
        </w:rPr>
        <w:t xml:space="preserve">for </w:t>
      </w:r>
      <w:r w:rsidRPr="008C5F45">
        <w:t>"</w:t>
      </w:r>
      <w:proofErr w:type="gramStart"/>
      <w:r w:rsidRPr="008C5F45">
        <w:rPr>
          <w:rFonts w:hint="eastAsia"/>
        </w:rPr>
        <w:t>Day</w:t>
      </w:r>
      <w:r w:rsidRPr="008C5F45">
        <w:rPr>
          <w:rFonts w:eastAsia="SimSun" w:hint="eastAsia"/>
          <w:lang w:val="en-US" w:eastAsia="zh-CN"/>
        </w:rPr>
        <w:t>-</w:t>
      </w:r>
      <w:r w:rsidRPr="008C5F45">
        <w:rPr>
          <w:rFonts w:hint="eastAsia"/>
        </w:rPr>
        <w:t>time</w:t>
      </w:r>
      <w:proofErr w:type="gramEnd"/>
      <w:r w:rsidRPr="008C5F45">
        <w:t>" read "</w:t>
      </w:r>
      <w:r w:rsidRPr="008C5F45">
        <w:rPr>
          <w:rFonts w:eastAsia="SimSun" w:hint="eastAsia"/>
          <w:lang w:val="en-US" w:eastAsia="zh-CN"/>
        </w:rPr>
        <w:t>Daytime</w:t>
      </w:r>
      <w:r w:rsidRPr="008C5F45">
        <w:rPr>
          <w:rFonts w:eastAsia="SimSun"/>
          <w:lang w:val="en-US" w:eastAsia="zh-CN"/>
        </w:rPr>
        <w:t xml:space="preserve">". </w:t>
      </w:r>
    </w:p>
    <w:p w14:paraId="4E1330F0" w14:textId="77777777" w:rsidR="008C5F45" w:rsidRPr="008C5F45" w:rsidRDefault="008C5F45" w:rsidP="008C5F45">
      <w:pPr>
        <w:spacing w:after="120"/>
        <w:ind w:left="2268" w:right="1134" w:hanging="1134"/>
        <w:rPr>
          <w:i/>
        </w:rPr>
      </w:pPr>
      <w:r w:rsidRPr="008C5F45">
        <w:rPr>
          <w:i/>
          <w:iCs/>
        </w:rPr>
        <w:t xml:space="preserve">Paragraph 6.19.7.3, footnote 14, </w:t>
      </w:r>
      <w:r w:rsidRPr="008C5F45">
        <w:t>delete</w:t>
      </w:r>
      <w:r w:rsidRPr="008C5F45">
        <w:rPr>
          <w:i/>
          <w:iCs/>
        </w:rPr>
        <w:t>.</w:t>
      </w:r>
    </w:p>
    <w:p w14:paraId="5149576E" w14:textId="77777777" w:rsidR="008C5F45" w:rsidRPr="008C5F45" w:rsidRDefault="008C5F45" w:rsidP="008C5F45">
      <w:pPr>
        <w:spacing w:after="120"/>
        <w:ind w:left="2268" w:right="1134" w:hanging="1134"/>
      </w:pPr>
      <w:r w:rsidRPr="008C5F45">
        <w:rPr>
          <w:i/>
        </w:rPr>
        <w:t xml:space="preserve">Paragraph 6.20. </w:t>
      </w:r>
      <w:r w:rsidRPr="008C5F45">
        <w:rPr>
          <w:rFonts w:eastAsia="MS Mincho"/>
        </w:rPr>
        <w:t>amend</w:t>
      </w:r>
      <w:r w:rsidRPr="008C5F45">
        <w:t xml:space="preserve"> to read:</w:t>
      </w:r>
    </w:p>
    <w:p w14:paraId="05AC0004" w14:textId="77777777" w:rsidR="008C5F45" w:rsidRPr="008C5F45" w:rsidRDefault="008C5F45" w:rsidP="008C5F45">
      <w:pPr>
        <w:spacing w:after="120"/>
        <w:ind w:left="2268" w:right="1134" w:hanging="1134"/>
        <w:jc w:val="both"/>
        <w:rPr>
          <w:lang w:val="en-US"/>
        </w:rPr>
      </w:pPr>
      <w:r w:rsidRPr="008C5F45">
        <w:rPr>
          <w:lang w:val="en-US"/>
        </w:rPr>
        <w:t>"6.20.</w:t>
      </w:r>
      <w:r w:rsidRPr="008C5F45">
        <w:rPr>
          <w:lang w:val="en-US"/>
        </w:rPr>
        <w:tab/>
        <w:t xml:space="preserve">Cornering lamp </w:t>
      </w:r>
      <w:r w:rsidRPr="008C5F45">
        <w:rPr>
          <w:bCs/>
          <w:lang w:val="en-US"/>
        </w:rPr>
        <w:t xml:space="preserve">(UN </w:t>
      </w:r>
      <w:r w:rsidRPr="008C5F45">
        <w:rPr>
          <w:lang w:val="en-US"/>
        </w:rPr>
        <w:t>Regulation No. 119 or 149)"</w:t>
      </w:r>
    </w:p>
    <w:p w14:paraId="32893FE4" w14:textId="77777777" w:rsidR="008C5F45" w:rsidRPr="008C5F45" w:rsidRDefault="008C5F45" w:rsidP="008C5F45">
      <w:pPr>
        <w:spacing w:after="120"/>
        <w:ind w:left="2268" w:right="1134" w:hanging="1134"/>
        <w:jc w:val="both"/>
      </w:pPr>
      <w:r w:rsidRPr="008C5F45">
        <w:rPr>
          <w:i/>
        </w:rPr>
        <w:t>Paragraph 6.20.8.</w:t>
      </w:r>
      <w:r w:rsidRPr="008C5F45">
        <w:t>, amend to read:</w:t>
      </w:r>
    </w:p>
    <w:p w14:paraId="5664EEA2" w14:textId="77777777" w:rsidR="008C5F45" w:rsidRPr="008C5F45" w:rsidRDefault="008C5F45" w:rsidP="008C5F45">
      <w:pPr>
        <w:spacing w:after="120"/>
        <w:ind w:left="2268" w:right="1134" w:hanging="1134"/>
        <w:jc w:val="both"/>
      </w:pPr>
      <w:r w:rsidRPr="008C5F45">
        <w:t>"6.20.8.</w:t>
      </w:r>
      <w:r w:rsidRPr="008C5F45">
        <w:tab/>
        <w:t xml:space="preserve">Tell-tale </w:t>
      </w:r>
    </w:p>
    <w:p w14:paraId="7923B0C3" w14:textId="77777777" w:rsidR="008C5F45" w:rsidRPr="008C5F45" w:rsidRDefault="008C5F45" w:rsidP="008C5F45">
      <w:pPr>
        <w:spacing w:after="120"/>
        <w:ind w:left="2268" w:right="1134"/>
        <w:jc w:val="both"/>
      </w:pPr>
      <w:r w:rsidRPr="008C5F45">
        <w:t>None. However, a tell-tale indicating failure is mandatory if required by the component regulation."</w:t>
      </w:r>
    </w:p>
    <w:p w14:paraId="694128F7" w14:textId="77777777" w:rsidR="008C5F45" w:rsidRPr="008C5F45" w:rsidRDefault="008C5F45" w:rsidP="008C5F45">
      <w:pPr>
        <w:spacing w:after="120"/>
        <w:ind w:left="2268" w:right="1134" w:hanging="1134"/>
        <w:jc w:val="both"/>
      </w:pPr>
      <w:r w:rsidRPr="008C5F45">
        <w:rPr>
          <w:i/>
          <w:iCs/>
        </w:rPr>
        <w:t xml:space="preserve">Paragraph 6.22.4.1.2., footnote 15, </w:t>
      </w:r>
      <w:r w:rsidRPr="008C5F45">
        <w:t xml:space="preserve">renumber to 13. </w:t>
      </w:r>
    </w:p>
    <w:p w14:paraId="03CD7CF3" w14:textId="77777777" w:rsidR="008C5F45" w:rsidRPr="008C5F45" w:rsidRDefault="008C5F45" w:rsidP="008C5F45">
      <w:pPr>
        <w:spacing w:after="120"/>
        <w:ind w:left="2268" w:right="1134" w:hanging="1134"/>
        <w:jc w:val="both"/>
      </w:pPr>
      <w:r w:rsidRPr="008C5F45">
        <w:rPr>
          <w:i/>
        </w:rPr>
        <w:t>Paragraph 6.22.7.4.3.</w:t>
      </w:r>
      <w:r w:rsidRPr="008C5F45">
        <w:t>, amend to read:</w:t>
      </w:r>
    </w:p>
    <w:p w14:paraId="7D3F3B5C" w14:textId="77777777" w:rsidR="008C5F45" w:rsidRPr="008C5F45" w:rsidRDefault="008C5F45" w:rsidP="008C5F45">
      <w:pPr>
        <w:tabs>
          <w:tab w:val="left" w:pos="-1440"/>
          <w:tab w:val="left" w:pos="-720"/>
          <w:tab w:val="left" w:pos="2268"/>
        </w:tabs>
        <w:spacing w:after="120" w:line="240" w:lineRule="exact"/>
        <w:ind w:left="2268" w:right="1134" w:hanging="1134"/>
        <w:jc w:val="both"/>
        <w:rPr>
          <w:bCs/>
        </w:rPr>
      </w:pPr>
      <w:r w:rsidRPr="008C5F45">
        <w:rPr>
          <w:bCs/>
        </w:rPr>
        <w:t>"6.22.7.4.3.</w:t>
      </w:r>
      <w:r w:rsidRPr="008C5F45">
        <w:rPr>
          <w:bCs/>
        </w:rPr>
        <w:tab/>
        <w:t>The class E mode(s) of the passing-beam shall not operate unless the vehicle's speed exceeds 60 km/h and one or more of the following conditions is/are automatically detected:</w:t>
      </w:r>
    </w:p>
    <w:p w14:paraId="7DD52464" w14:textId="77777777" w:rsidR="008C5F45" w:rsidRPr="008C5F45" w:rsidRDefault="008C5F45" w:rsidP="008C5F45">
      <w:pPr>
        <w:spacing w:after="120"/>
        <w:ind w:left="2835" w:right="1134" w:hanging="567"/>
        <w:jc w:val="both"/>
      </w:pPr>
      <w:r w:rsidRPr="008C5F45">
        <w:t>(a)</w:t>
      </w:r>
      <w:r w:rsidRPr="008C5F45">
        <w:tab/>
        <w:t xml:space="preserve">The road characteristics correspond to motorway </w:t>
      </w:r>
      <w:proofErr w:type="gramStart"/>
      <w:r w:rsidRPr="008C5F45">
        <w:t>conditions</w:t>
      </w:r>
      <w:r w:rsidRPr="008C5F45">
        <w:rPr>
          <w:vertAlign w:val="superscript"/>
        </w:rPr>
        <w:t>14</w:t>
      </w:r>
      <w:proofErr w:type="gramEnd"/>
      <w:r w:rsidRPr="008C5F45">
        <w:rPr>
          <w:vertAlign w:val="superscript"/>
        </w:rPr>
        <w:t xml:space="preserve"> </w:t>
      </w:r>
      <w:r w:rsidRPr="008C5F45">
        <w:t xml:space="preserve">or the vehicle's speed exceeds 110 km/h (E-signal applies); </w:t>
      </w:r>
    </w:p>
    <w:p w14:paraId="74E206C9" w14:textId="77777777" w:rsidR="008C5F45" w:rsidRPr="008C5F45" w:rsidRDefault="008C5F45" w:rsidP="008C5F45">
      <w:pPr>
        <w:spacing w:after="120"/>
        <w:ind w:left="2835" w:right="1134" w:hanging="567"/>
        <w:jc w:val="both"/>
        <w:rPr>
          <w:b/>
        </w:rPr>
      </w:pPr>
      <w:r w:rsidRPr="008C5F45">
        <w:t>(b)</w:t>
      </w:r>
      <w:r w:rsidRPr="008C5F45">
        <w:tab/>
        <w:t>In case of a class E mode of the passing-beam which, according to the system's approval documents /communication sheet, complies with a "data set" of UN Regulation No. 123, Annex 3, Table 6, or of UN Regulation No. 149, Table 14 only.</w:t>
      </w:r>
    </w:p>
    <w:p w14:paraId="1E2B53F8" w14:textId="77777777" w:rsidR="008C5F45" w:rsidRPr="008C5F45" w:rsidRDefault="008C5F45" w:rsidP="008C5F45">
      <w:pPr>
        <w:tabs>
          <w:tab w:val="left" w:pos="-1440"/>
          <w:tab w:val="left" w:pos="-720"/>
        </w:tabs>
        <w:spacing w:after="120" w:line="240" w:lineRule="exact"/>
        <w:ind w:left="2835" w:right="1134"/>
        <w:jc w:val="both"/>
        <w:rPr>
          <w:bCs/>
        </w:rPr>
      </w:pPr>
      <w:r w:rsidRPr="008C5F45">
        <w:rPr>
          <w:bCs/>
        </w:rPr>
        <w:t>Data set E1: the vehicle's speed exceeds 100 km/h (E1-signal applies</w:t>
      </w:r>
      <w:proofErr w:type="gramStart"/>
      <w:r w:rsidRPr="008C5F45">
        <w:rPr>
          <w:bCs/>
        </w:rPr>
        <w:t>);</w:t>
      </w:r>
      <w:proofErr w:type="gramEnd"/>
    </w:p>
    <w:p w14:paraId="7F4109D0" w14:textId="77777777" w:rsidR="008C5F45" w:rsidRPr="008C5F45" w:rsidRDefault="008C5F45" w:rsidP="008C5F45">
      <w:pPr>
        <w:tabs>
          <w:tab w:val="left" w:pos="-1440"/>
          <w:tab w:val="left" w:pos="-720"/>
        </w:tabs>
        <w:spacing w:after="120" w:line="240" w:lineRule="exact"/>
        <w:ind w:left="2835" w:right="1134"/>
        <w:jc w:val="both"/>
        <w:rPr>
          <w:bCs/>
        </w:rPr>
      </w:pPr>
      <w:r w:rsidRPr="008C5F45">
        <w:rPr>
          <w:bCs/>
        </w:rPr>
        <w:tab/>
        <w:t>Data set E2: the vehicle's speed exceeds 90 km/h (E2-signal applies</w:t>
      </w:r>
      <w:proofErr w:type="gramStart"/>
      <w:r w:rsidRPr="008C5F45">
        <w:rPr>
          <w:bCs/>
        </w:rPr>
        <w:t>);</w:t>
      </w:r>
      <w:proofErr w:type="gramEnd"/>
    </w:p>
    <w:p w14:paraId="7D225DA8" w14:textId="77777777" w:rsidR="008C5F45" w:rsidRPr="008C5F45" w:rsidRDefault="008C5F45" w:rsidP="008C5F45">
      <w:pPr>
        <w:spacing w:after="120"/>
        <w:ind w:left="2835" w:right="1134"/>
        <w:jc w:val="both"/>
        <w:rPr>
          <w:bCs/>
          <w:iCs/>
          <w:szCs w:val="16"/>
        </w:rPr>
      </w:pPr>
      <w:r w:rsidRPr="008C5F45">
        <w:rPr>
          <w:bCs/>
        </w:rPr>
        <w:tab/>
        <w:t>Data set E3: the vehicle's speed exceeds 80 km/h (E3-signal applies)."</w:t>
      </w:r>
    </w:p>
    <w:p w14:paraId="2A6FE1DB" w14:textId="77777777" w:rsidR="008C5F45" w:rsidRPr="008C5F45" w:rsidRDefault="008C5F45" w:rsidP="008C5F45">
      <w:pPr>
        <w:spacing w:after="120"/>
        <w:ind w:left="2268" w:right="1134" w:hanging="1134"/>
        <w:jc w:val="both"/>
        <w:rPr>
          <w:sz w:val="18"/>
          <w:szCs w:val="18"/>
        </w:rPr>
      </w:pPr>
      <w:r w:rsidRPr="008C5F45">
        <w:rPr>
          <w:i/>
          <w:iCs/>
        </w:rPr>
        <w:t xml:space="preserve">Paragraph 6.22.7.4.5., footnote 17, </w:t>
      </w:r>
      <w:r w:rsidRPr="008C5F45">
        <w:t xml:space="preserve">renumber to 15. </w:t>
      </w:r>
    </w:p>
    <w:p w14:paraId="213850B9" w14:textId="77777777" w:rsidR="008C5F45" w:rsidRPr="008C5F45" w:rsidRDefault="008C5F45" w:rsidP="00576652">
      <w:pPr>
        <w:pageBreakBefore/>
        <w:spacing w:after="120"/>
        <w:ind w:left="2268" w:right="1134" w:hanging="1134"/>
        <w:jc w:val="both"/>
        <w:rPr>
          <w:szCs w:val="16"/>
        </w:rPr>
      </w:pPr>
      <w:r w:rsidRPr="008C5F45">
        <w:rPr>
          <w:i/>
          <w:szCs w:val="16"/>
        </w:rPr>
        <w:lastRenderedPageBreak/>
        <w:t>Paragraph 6.22.9.1.,</w:t>
      </w:r>
      <w:r w:rsidRPr="008C5F45">
        <w:rPr>
          <w:szCs w:val="16"/>
        </w:rPr>
        <w:t xml:space="preserve"> amend to read:</w:t>
      </w:r>
    </w:p>
    <w:p w14:paraId="087D8B99" w14:textId="77777777" w:rsidR="008C5F45" w:rsidRPr="008C5F45" w:rsidRDefault="008C5F45" w:rsidP="008C5F45">
      <w:pPr>
        <w:spacing w:after="120"/>
        <w:ind w:left="2268" w:right="1134" w:hanging="1134"/>
        <w:jc w:val="both"/>
      </w:pPr>
      <w:r w:rsidRPr="008C5F45">
        <w:t>"6.22.9.1.</w:t>
      </w:r>
      <w:r w:rsidRPr="008C5F45">
        <w:tab/>
        <w:t>An AFS shall be permitted only in conjunction with the installation of headlamp cleaning device(s) according to UN Regulation No. 45</w:t>
      </w:r>
      <w:r w:rsidRPr="008C5F45">
        <w:rPr>
          <w:vertAlign w:val="superscript"/>
        </w:rPr>
        <w:t xml:space="preserve">16 </w:t>
      </w:r>
      <w:r w:rsidRPr="008C5F45">
        <w:t>for at least those lighting units, which are indicated under item 9.2.3. of the communication form conforming to the model in Annex 1 to UN Regulation No. 123</w:t>
      </w:r>
      <w:r w:rsidRPr="008C5F45">
        <w:rPr>
          <w:iCs/>
          <w:kern w:val="2"/>
          <w:lang w:eastAsia="ja-JP"/>
        </w:rPr>
        <w:t xml:space="preserve"> or under item 9.3.2.3. of the communication form conforming to the model in Annex 1 to the 00 series of amendments to UN Regulation No. 149</w:t>
      </w:r>
      <w:r w:rsidRPr="008C5F45">
        <w:t xml:space="preserve">, </w:t>
      </w:r>
      <w:r w:rsidRPr="008C5F45">
        <w:rPr>
          <w:iCs/>
          <w:kern w:val="2"/>
          <w:lang w:eastAsia="ja-JP"/>
        </w:rPr>
        <w:t>or under item 9.2.2.3. of the communication form conforming to the model in Annex 1 to the 01 series of amendments to UN Regulation No. 149</w:t>
      </w:r>
      <w:r w:rsidRPr="008C5F45">
        <w:t>, if the total objective luminous flux of the light sources of these units exceeds 2,000 </w:t>
      </w:r>
      <w:proofErr w:type="spellStart"/>
      <w:r w:rsidRPr="008C5F45">
        <w:t>lm</w:t>
      </w:r>
      <w:proofErr w:type="spellEnd"/>
      <w:r w:rsidRPr="008C5F45">
        <w:t xml:space="preserve"> per side, and which contribute to the class C (basic) </w:t>
      </w:r>
      <w:proofErr w:type="gramStart"/>
      <w:r w:rsidRPr="008C5F45">
        <w:t>passing-beam</w:t>
      </w:r>
      <w:proofErr w:type="gramEnd"/>
      <w:r w:rsidRPr="008C5F45">
        <w:t>."</w:t>
      </w:r>
    </w:p>
    <w:p w14:paraId="53611D82" w14:textId="77777777" w:rsidR="008C5F45" w:rsidRPr="008C5F45" w:rsidRDefault="008C5F45" w:rsidP="008C5F45">
      <w:pPr>
        <w:spacing w:after="120"/>
        <w:ind w:left="1134" w:right="1134"/>
        <w:jc w:val="both"/>
        <w:rPr>
          <w:rFonts w:eastAsia="SimSun"/>
          <w:lang w:val="en-US" w:eastAsia="zh-CN"/>
        </w:rPr>
      </w:pPr>
      <w:r w:rsidRPr="008C5F45">
        <w:rPr>
          <w:i/>
        </w:rPr>
        <w:t xml:space="preserve">Paragraph </w:t>
      </w:r>
      <w:r w:rsidRPr="008C5F45">
        <w:rPr>
          <w:rFonts w:hint="eastAsia"/>
          <w:i/>
        </w:rPr>
        <w:t>6.24.9.2</w:t>
      </w:r>
      <w:r w:rsidRPr="008C5F45">
        <w:rPr>
          <w:i/>
        </w:rPr>
        <w:t>.,</w:t>
      </w:r>
      <w:r w:rsidRPr="008C5F45">
        <w:t xml:space="preserve"> </w:t>
      </w:r>
      <w:r w:rsidRPr="008C5F45">
        <w:rPr>
          <w:rFonts w:eastAsia="SimSun"/>
          <w:lang w:val="en-US" w:eastAsia="zh-CN"/>
        </w:rPr>
        <w:t xml:space="preserve">for </w:t>
      </w:r>
      <w:r w:rsidRPr="008C5F45">
        <w:t>"</w:t>
      </w:r>
      <w:proofErr w:type="gramStart"/>
      <w:r w:rsidRPr="008C5F45">
        <w:t>d</w:t>
      </w:r>
      <w:r w:rsidRPr="008C5F45">
        <w:rPr>
          <w:rFonts w:hint="eastAsia"/>
        </w:rPr>
        <w:t>ay</w:t>
      </w:r>
      <w:r w:rsidRPr="008C5F45">
        <w:rPr>
          <w:rFonts w:eastAsia="SimSun" w:hint="eastAsia"/>
          <w:lang w:val="en-US" w:eastAsia="zh-CN"/>
        </w:rPr>
        <w:t>-</w:t>
      </w:r>
      <w:r w:rsidRPr="008C5F45">
        <w:rPr>
          <w:rFonts w:hint="eastAsia"/>
        </w:rPr>
        <w:t>time</w:t>
      </w:r>
      <w:proofErr w:type="gramEnd"/>
      <w:r w:rsidRPr="008C5F45">
        <w:t>" read "d</w:t>
      </w:r>
      <w:proofErr w:type="spellStart"/>
      <w:r w:rsidRPr="008C5F45">
        <w:rPr>
          <w:rFonts w:eastAsia="SimSun" w:hint="eastAsia"/>
          <w:lang w:val="en-US" w:eastAsia="zh-CN"/>
        </w:rPr>
        <w:t>aytime</w:t>
      </w:r>
      <w:proofErr w:type="spellEnd"/>
      <w:r w:rsidRPr="008C5F45">
        <w:rPr>
          <w:rFonts w:eastAsia="SimSun"/>
          <w:lang w:val="en-US" w:eastAsia="zh-CN"/>
        </w:rPr>
        <w:t xml:space="preserve">". </w:t>
      </w:r>
    </w:p>
    <w:p w14:paraId="4FB5F584" w14:textId="77777777" w:rsidR="008C5F45" w:rsidRPr="008C5F45" w:rsidRDefault="008C5F45" w:rsidP="008C5F45">
      <w:pPr>
        <w:spacing w:after="120"/>
        <w:ind w:left="2268" w:right="1134" w:hanging="1134"/>
        <w:jc w:val="both"/>
      </w:pPr>
      <w:r w:rsidRPr="008C5F45">
        <w:rPr>
          <w:i/>
          <w:iCs/>
        </w:rPr>
        <w:t xml:space="preserve">Paragraph 12.2., footnote 19, </w:t>
      </w:r>
      <w:r w:rsidRPr="008C5F45">
        <w:t xml:space="preserve">renumber to 17. </w:t>
      </w:r>
    </w:p>
    <w:p w14:paraId="1298BB5F" w14:textId="77777777" w:rsidR="008C5F45" w:rsidRPr="008C5F45" w:rsidRDefault="008C5F45" w:rsidP="008C5F45">
      <w:pPr>
        <w:spacing w:after="120"/>
        <w:ind w:left="2268" w:right="1134" w:hanging="1134"/>
        <w:jc w:val="both"/>
      </w:pPr>
      <w:r w:rsidRPr="008C5F45">
        <w:rPr>
          <w:i/>
        </w:rPr>
        <w:t>Annex 1</w:t>
      </w:r>
      <w:r w:rsidRPr="008C5F45">
        <w:t xml:space="preserve">, </w:t>
      </w:r>
    </w:p>
    <w:p w14:paraId="0858ED01" w14:textId="77777777" w:rsidR="008C5F45" w:rsidRPr="008C5F45" w:rsidRDefault="008C5F45" w:rsidP="008C5F45">
      <w:pPr>
        <w:spacing w:after="120"/>
        <w:ind w:left="2268" w:right="1134" w:hanging="1134"/>
        <w:jc w:val="both"/>
      </w:pPr>
      <w:r w:rsidRPr="008C5F45">
        <w:rPr>
          <w:i/>
          <w:iCs/>
        </w:rPr>
        <w:t>Item 9.2.</w:t>
      </w:r>
      <w:r w:rsidRPr="008C5F45">
        <w:t>, amend to read:</w:t>
      </w:r>
    </w:p>
    <w:p w14:paraId="5688E966" w14:textId="77777777" w:rsidR="008C5F45" w:rsidRPr="008C5F45" w:rsidRDefault="008C5F45" w:rsidP="008C5F45">
      <w:pPr>
        <w:tabs>
          <w:tab w:val="left" w:pos="1985"/>
          <w:tab w:val="left" w:pos="4962"/>
          <w:tab w:val="left" w:leader="dot" w:pos="8505"/>
        </w:tabs>
        <w:spacing w:after="100"/>
        <w:ind w:left="1134" w:right="1134"/>
        <w:jc w:val="both"/>
        <w:rPr>
          <w:szCs w:val="14"/>
        </w:rPr>
      </w:pPr>
      <w:r w:rsidRPr="008C5F45">
        <w:t>"</w:t>
      </w:r>
      <w:r w:rsidRPr="008C5F45">
        <w:rPr>
          <w:szCs w:val="14"/>
        </w:rPr>
        <w:t>9.2.</w:t>
      </w:r>
      <w:r w:rsidRPr="008C5F45">
        <w:rPr>
          <w:szCs w:val="14"/>
        </w:rPr>
        <w:tab/>
        <w:t>Dipped-beam headlamps:</w:t>
      </w:r>
      <w:r w:rsidRPr="008C5F45">
        <w:rPr>
          <w:szCs w:val="14"/>
        </w:rPr>
        <w:tab/>
        <w:t>yes/no</w:t>
      </w:r>
      <w:r w:rsidRPr="008C5F45">
        <w:rPr>
          <w:szCs w:val="14"/>
          <w:vertAlign w:val="superscript"/>
        </w:rPr>
        <w:t>2</w:t>
      </w:r>
      <w:r w:rsidRPr="008C5F45">
        <w:rPr>
          <w:szCs w:val="14"/>
        </w:rPr>
        <w:t xml:space="preserve"> ..............................................</w:t>
      </w:r>
    </w:p>
    <w:p w14:paraId="5D6EC412" w14:textId="77777777" w:rsidR="008C5F45" w:rsidRPr="008C5F45" w:rsidRDefault="008C5F45" w:rsidP="008C5F45">
      <w:pPr>
        <w:tabs>
          <w:tab w:val="left" w:pos="1985"/>
          <w:tab w:val="left" w:pos="4962"/>
          <w:tab w:val="left" w:leader="dot" w:pos="8505"/>
        </w:tabs>
        <w:ind w:left="1985" w:right="1134" w:hanging="851"/>
        <w:jc w:val="both"/>
        <w:rPr>
          <w:szCs w:val="14"/>
        </w:rPr>
      </w:pPr>
      <w:r w:rsidRPr="008C5F45">
        <w:rPr>
          <w:szCs w:val="14"/>
        </w:rPr>
        <w:t>9.2.1.</w:t>
      </w:r>
      <w:r w:rsidRPr="008C5F45">
        <w:rPr>
          <w:szCs w:val="14"/>
        </w:rPr>
        <w:tab/>
        <w:t xml:space="preserve">Tell-tale indicating failure, as required by component regulation and/or indicating failure of bend lighting function as required in paragraph 6.2.8.1., fitted:    </w:t>
      </w:r>
    </w:p>
    <w:p w14:paraId="7D64D475" w14:textId="77777777" w:rsidR="008C5F45" w:rsidRPr="008C5F45" w:rsidRDefault="008C5F45" w:rsidP="008C5F45">
      <w:pPr>
        <w:tabs>
          <w:tab w:val="left" w:pos="1985"/>
          <w:tab w:val="left" w:pos="4962"/>
          <w:tab w:val="left" w:leader="dot" w:pos="8505"/>
        </w:tabs>
        <w:spacing w:after="100"/>
        <w:ind w:left="1985" w:right="1134" w:hanging="851"/>
        <w:jc w:val="both"/>
        <w:rPr>
          <w:szCs w:val="14"/>
        </w:rPr>
      </w:pPr>
      <w:r w:rsidRPr="008C5F45">
        <w:rPr>
          <w:szCs w:val="14"/>
        </w:rPr>
        <w:tab/>
        <w:t>yes/no</w:t>
      </w:r>
      <w:r w:rsidRPr="008C5F45">
        <w:rPr>
          <w:szCs w:val="14"/>
          <w:vertAlign w:val="superscript"/>
        </w:rPr>
        <w:t>2</w:t>
      </w:r>
      <w:r w:rsidRPr="008C5F45">
        <w:rPr>
          <w:szCs w:val="14"/>
        </w:rPr>
        <w:t xml:space="preserve"> .............................................</w:t>
      </w:r>
      <w:r w:rsidRPr="008C5F45">
        <w:t xml:space="preserve"> "</w:t>
      </w:r>
    </w:p>
    <w:p w14:paraId="20377841" w14:textId="77777777" w:rsidR="008C5F45" w:rsidRPr="008C5F45" w:rsidRDefault="008C5F45" w:rsidP="008C5F45">
      <w:pPr>
        <w:spacing w:after="120"/>
        <w:ind w:left="2268" w:right="1134" w:hanging="1134"/>
        <w:jc w:val="both"/>
      </w:pPr>
      <w:r w:rsidRPr="008C5F45">
        <w:rPr>
          <w:i/>
          <w:iCs/>
        </w:rPr>
        <w:t>Item 9.4.</w:t>
      </w:r>
      <w:r w:rsidRPr="008C5F45">
        <w:t>, amend to read:</w:t>
      </w:r>
    </w:p>
    <w:p w14:paraId="0B0D10E3" w14:textId="77777777" w:rsidR="008C5F45" w:rsidRPr="008C5F45" w:rsidRDefault="008C5F45" w:rsidP="008C5F45">
      <w:pPr>
        <w:tabs>
          <w:tab w:val="left" w:pos="1985"/>
          <w:tab w:val="left" w:pos="4962"/>
          <w:tab w:val="left" w:leader="dot" w:pos="8505"/>
        </w:tabs>
        <w:spacing w:after="100"/>
        <w:ind w:left="1134" w:right="1134"/>
        <w:jc w:val="both"/>
        <w:rPr>
          <w:szCs w:val="14"/>
        </w:rPr>
      </w:pPr>
      <w:r w:rsidRPr="008C5F45">
        <w:t>"</w:t>
      </w:r>
      <w:r w:rsidRPr="008C5F45">
        <w:rPr>
          <w:szCs w:val="14"/>
        </w:rPr>
        <w:t>9.4.</w:t>
      </w:r>
      <w:r w:rsidRPr="008C5F45">
        <w:rPr>
          <w:szCs w:val="14"/>
        </w:rPr>
        <w:tab/>
        <w:t xml:space="preserve">Reversing lamps: </w:t>
      </w:r>
      <w:r w:rsidRPr="008C5F45">
        <w:rPr>
          <w:szCs w:val="14"/>
        </w:rPr>
        <w:tab/>
        <w:t>yes/no</w:t>
      </w:r>
      <w:r w:rsidRPr="008C5F45">
        <w:rPr>
          <w:szCs w:val="14"/>
          <w:vertAlign w:val="superscript"/>
        </w:rPr>
        <w:t>2</w:t>
      </w:r>
      <w:r w:rsidRPr="008C5F45">
        <w:rPr>
          <w:szCs w:val="14"/>
        </w:rPr>
        <w:t xml:space="preserve"> ..............................................</w:t>
      </w:r>
    </w:p>
    <w:p w14:paraId="0F4D7B95" w14:textId="77777777" w:rsidR="008C5F45" w:rsidRPr="008C5F45" w:rsidRDefault="008C5F45" w:rsidP="008C5F45">
      <w:pPr>
        <w:tabs>
          <w:tab w:val="left" w:pos="1985"/>
          <w:tab w:val="left" w:pos="4962"/>
          <w:tab w:val="left" w:leader="dot" w:pos="8505"/>
        </w:tabs>
        <w:ind w:left="1973" w:right="1134" w:hanging="839"/>
        <w:jc w:val="both"/>
        <w:rPr>
          <w:szCs w:val="14"/>
        </w:rPr>
      </w:pPr>
      <w:r w:rsidRPr="008C5F45">
        <w:rPr>
          <w:szCs w:val="14"/>
        </w:rPr>
        <w:t>9.4.1.</w:t>
      </w:r>
      <w:r w:rsidRPr="008C5F45">
        <w:rPr>
          <w:szCs w:val="14"/>
        </w:rPr>
        <w:tab/>
        <w:t>Tell-tale indicating failure, as required by component regulation, fitted:</w:t>
      </w:r>
    </w:p>
    <w:p w14:paraId="2A8AAF90" w14:textId="77777777" w:rsidR="008C5F45" w:rsidRPr="008C5F45" w:rsidRDefault="008C5F45" w:rsidP="008C5F45">
      <w:pPr>
        <w:tabs>
          <w:tab w:val="left" w:pos="1985"/>
          <w:tab w:val="left" w:pos="4962"/>
          <w:tab w:val="left" w:leader="dot" w:pos="8505"/>
        </w:tabs>
        <w:spacing w:after="100"/>
        <w:ind w:left="1974" w:right="1134" w:hanging="840"/>
        <w:jc w:val="both"/>
        <w:rPr>
          <w:szCs w:val="14"/>
        </w:rPr>
      </w:pPr>
      <w:r w:rsidRPr="008C5F45">
        <w:rPr>
          <w:szCs w:val="14"/>
        </w:rPr>
        <w:tab/>
        <w:t>yes/no</w:t>
      </w:r>
      <w:r w:rsidRPr="008C5F45">
        <w:rPr>
          <w:szCs w:val="14"/>
          <w:vertAlign w:val="superscript"/>
        </w:rPr>
        <w:t>2</w:t>
      </w:r>
      <w:r w:rsidRPr="008C5F45">
        <w:rPr>
          <w:szCs w:val="14"/>
        </w:rPr>
        <w:t xml:space="preserve"> .............................................</w:t>
      </w:r>
      <w:r w:rsidRPr="008C5F45">
        <w:t xml:space="preserve"> "</w:t>
      </w:r>
    </w:p>
    <w:p w14:paraId="257DF624" w14:textId="77777777" w:rsidR="008C5F45" w:rsidRPr="008C5F45" w:rsidRDefault="008C5F45" w:rsidP="008C5F45">
      <w:pPr>
        <w:spacing w:after="120"/>
        <w:ind w:left="2268" w:right="1134" w:hanging="1134"/>
        <w:jc w:val="both"/>
      </w:pPr>
      <w:r w:rsidRPr="008C5F45">
        <w:rPr>
          <w:i/>
          <w:iCs/>
        </w:rPr>
        <w:t>Item 9.13.</w:t>
      </w:r>
      <w:r w:rsidRPr="008C5F45">
        <w:t>, amend to read:</w:t>
      </w:r>
    </w:p>
    <w:p w14:paraId="6C5879D9" w14:textId="77777777" w:rsidR="008C5F45" w:rsidRPr="008C5F45" w:rsidRDefault="008C5F45" w:rsidP="008C5F45">
      <w:pPr>
        <w:tabs>
          <w:tab w:val="left" w:pos="1985"/>
          <w:tab w:val="left" w:pos="4962"/>
          <w:tab w:val="left" w:leader="dot" w:pos="8505"/>
        </w:tabs>
        <w:spacing w:after="120"/>
        <w:ind w:left="1974" w:right="1134" w:hanging="840"/>
        <w:jc w:val="both"/>
        <w:rPr>
          <w:szCs w:val="14"/>
        </w:rPr>
      </w:pPr>
      <w:r w:rsidRPr="008C5F45">
        <w:t>"</w:t>
      </w:r>
      <w:r w:rsidRPr="008C5F45">
        <w:rPr>
          <w:szCs w:val="14"/>
        </w:rPr>
        <w:t>9.13.</w:t>
      </w:r>
      <w:r w:rsidRPr="008C5F45">
        <w:rPr>
          <w:szCs w:val="14"/>
        </w:rPr>
        <w:tab/>
        <w:t>Rear fog-lamps: yes/no</w:t>
      </w:r>
      <w:r w:rsidRPr="008C5F45">
        <w:rPr>
          <w:szCs w:val="14"/>
          <w:vertAlign w:val="superscript"/>
        </w:rPr>
        <w:t>2</w:t>
      </w:r>
      <w:r w:rsidRPr="008C5F45">
        <w:rPr>
          <w:szCs w:val="14"/>
        </w:rPr>
        <w:t xml:space="preserve"> ................................................. </w:t>
      </w:r>
    </w:p>
    <w:p w14:paraId="19477192" w14:textId="77777777" w:rsidR="008C5F45" w:rsidRPr="008C5F45" w:rsidRDefault="008C5F45" w:rsidP="008C5F45">
      <w:pPr>
        <w:tabs>
          <w:tab w:val="left" w:pos="1985"/>
          <w:tab w:val="left" w:pos="4962"/>
          <w:tab w:val="left" w:leader="dot" w:pos="8505"/>
        </w:tabs>
        <w:ind w:left="1973" w:right="1134" w:hanging="839"/>
        <w:jc w:val="both"/>
        <w:rPr>
          <w:szCs w:val="14"/>
        </w:rPr>
      </w:pPr>
      <w:r w:rsidRPr="008C5F45">
        <w:rPr>
          <w:szCs w:val="14"/>
        </w:rPr>
        <w:t>9.13.1.</w:t>
      </w:r>
      <w:r w:rsidRPr="008C5F45">
        <w:rPr>
          <w:szCs w:val="14"/>
        </w:rPr>
        <w:tab/>
        <w:t xml:space="preserve">Tell-tale indicating failure, as required by component regulation, fitted: </w:t>
      </w:r>
    </w:p>
    <w:p w14:paraId="64DCABB4" w14:textId="77777777" w:rsidR="008C5F45" w:rsidRPr="008C5F45" w:rsidRDefault="008C5F45" w:rsidP="008C5F45">
      <w:pPr>
        <w:tabs>
          <w:tab w:val="left" w:pos="1985"/>
          <w:tab w:val="left" w:pos="4962"/>
          <w:tab w:val="left" w:leader="dot" w:pos="8505"/>
        </w:tabs>
        <w:spacing w:after="120"/>
        <w:ind w:left="1974" w:right="1134" w:hanging="840"/>
        <w:jc w:val="both"/>
        <w:rPr>
          <w:szCs w:val="14"/>
        </w:rPr>
      </w:pPr>
      <w:r w:rsidRPr="008C5F45">
        <w:rPr>
          <w:szCs w:val="14"/>
        </w:rPr>
        <w:tab/>
        <w:t>yes/no</w:t>
      </w:r>
      <w:r w:rsidRPr="008C5F45">
        <w:rPr>
          <w:szCs w:val="14"/>
          <w:vertAlign w:val="superscript"/>
        </w:rPr>
        <w:t>2</w:t>
      </w:r>
      <w:r w:rsidRPr="008C5F45">
        <w:rPr>
          <w:szCs w:val="14"/>
        </w:rPr>
        <w:t xml:space="preserve"> ................................................. </w:t>
      </w:r>
      <w:r w:rsidRPr="008C5F45">
        <w:t>"</w:t>
      </w:r>
    </w:p>
    <w:p w14:paraId="00B4050A" w14:textId="77777777" w:rsidR="008C5F45" w:rsidRPr="008C5F45" w:rsidRDefault="008C5F45" w:rsidP="008C5F45">
      <w:pPr>
        <w:spacing w:after="120"/>
        <w:ind w:left="2268" w:right="1134" w:hanging="1134"/>
        <w:jc w:val="both"/>
      </w:pPr>
      <w:r w:rsidRPr="008C5F45">
        <w:rPr>
          <w:i/>
          <w:iCs/>
        </w:rPr>
        <w:t>Item 9.14.</w:t>
      </w:r>
      <w:r w:rsidRPr="008C5F45">
        <w:t>, amend to read:</w:t>
      </w:r>
    </w:p>
    <w:p w14:paraId="153212A6" w14:textId="77777777" w:rsidR="008C5F45" w:rsidRPr="008C5F45" w:rsidRDefault="008C5F45" w:rsidP="008C5F45">
      <w:pPr>
        <w:tabs>
          <w:tab w:val="left" w:pos="1985"/>
          <w:tab w:val="left" w:pos="4962"/>
          <w:tab w:val="left" w:leader="dot" w:pos="8505"/>
        </w:tabs>
        <w:spacing w:after="120"/>
        <w:ind w:left="1974" w:right="1134" w:hanging="840"/>
        <w:jc w:val="both"/>
        <w:rPr>
          <w:szCs w:val="14"/>
        </w:rPr>
      </w:pPr>
      <w:r w:rsidRPr="008C5F45">
        <w:t>"</w:t>
      </w:r>
      <w:r w:rsidRPr="008C5F45">
        <w:rPr>
          <w:szCs w:val="14"/>
        </w:rPr>
        <w:t>9.14.</w:t>
      </w:r>
      <w:r w:rsidRPr="008C5F45">
        <w:rPr>
          <w:szCs w:val="14"/>
        </w:rPr>
        <w:tab/>
        <w:t>Parking lamps: yes/no</w:t>
      </w:r>
      <w:r w:rsidRPr="008C5F45">
        <w:rPr>
          <w:szCs w:val="14"/>
          <w:vertAlign w:val="superscript"/>
        </w:rPr>
        <w:t>2</w:t>
      </w:r>
      <w:r w:rsidRPr="008C5F45">
        <w:rPr>
          <w:szCs w:val="14"/>
        </w:rPr>
        <w:t xml:space="preserve"> ................................................. </w:t>
      </w:r>
    </w:p>
    <w:p w14:paraId="3D021EC2" w14:textId="77777777" w:rsidR="008C5F45" w:rsidRPr="008C5F45" w:rsidRDefault="008C5F45" w:rsidP="008C5F45">
      <w:pPr>
        <w:tabs>
          <w:tab w:val="left" w:pos="1985"/>
          <w:tab w:val="left" w:pos="4962"/>
          <w:tab w:val="left" w:leader="dot" w:pos="8505"/>
        </w:tabs>
        <w:ind w:left="1973" w:right="1134" w:hanging="839"/>
        <w:jc w:val="both"/>
        <w:rPr>
          <w:szCs w:val="14"/>
        </w:rPr>
      </w:pPr>
      <w:r w:rsidRPr="008C5F45">
        <w:rPr>
          <w:szCs w:val="14"/>
        </w:rPr>
        <w:t>9.14.1.</w:t>
      </w:r>
      <w:r w:rsidRPr="008C5F45">
        <w:rPr>
          <w:szCs w:val="14"/>
        </w:rPr>
        <w:tab/>
        <w:t xml:space="preserve">Tell-tale indicating failure, as required by component regulation, fitted: </w:t>
      </w:r>
    </w:p>
    <w:p w14:paraId="1562BD27" w14:textId="77777777" w:rsidR="008C5F45" w:rsidRPr="008C5F45" w:rsidRDefault="008C5F45" w:rsidP="008C5F45">
      <w:pPr>
        <w:tabs>
          <w:tab w:val="left" w:pos="1985"/>
          <w:tab w:val="left" w:pos="4962"/>
          <w:tab w:val="left" w:leader="dot" w:pos="8505"/>
        </w:tabs>
        <w:spacing w:after="120"/>
        <w:ind w:left="1974" w:right="1134" w:hanging="840"/>
        <w:jc w:val="both"/>
        <w:rPr>
          <w:szCs w:val="14"/>
        </w:rPr>
      </w:pPr>
      <w:r w:rsidRPr="008C5F45">
        <w:rPr>
          <w:szCs w:val="14"/>
        </w:rPr>
        <w:tab/>
        <w:t>yes/no</w:t>
      </w:r>
      <w:r w:rsidRPr="008C5F45">
        <w:rPr>
          <w:szCs w:val="14"/>
          <w:vertAlign w:val="superscript"/>
        </w:rPr>
        <w:t>2</w:t>
      </w:r>
      <w:r w:rsidRPr="008C5F45">
        <w:rPr>
          <w:szCs w:val="14"/>
        </w:rPr>
        <w:t xml:space="preserve"> ................................................. </w:t>
      </w:r>
      <w:r w:rsidRPr="008C5F45">
        <w:t>"</w:t>
      </w:r>
    </w:p>
    <w:p w14:paraId="07FF33AC" w14:textId="77777777" w:rsidR="008C5F45" w:rsidRPr="008C5F45" w:rsidRDefault="008C5F45" w:rsidP="008C5F45">
      <w:pPr>
        <w:spacing w:after="120"/>
        <w:ind w:left="2268" w:right="1134" w:hanging="1134"/>
        <w:jc w:val="both"/>
      </w:pPr>
      <w:r w:rsidRPr="008C5F45">
        <w:rPr>
          <w:i/>
          <w:iCs/>
        </w:rPr>
        <w:t>Item 9.20.</w:t>
      </w:r>
      <w:r w:rsidRPr="008C5F45">
        <w:t>, amend to read:</w:t>
      </w:r>
    </w:p>
    <w:p w14:paraId="646E114B" w14:textId="77777777" w:rsidR="008C5F45" w:rsidRPr="008C5F45" w:rsidRDefault="008C5F45" w:rsidP="008C5F45">
      <w:pPr>
        <w:tabs>
          <w:tab w:val="left" w:pos="1985"/>
          <w:tab w:val="left" w:pos="4962"/>
          <w:tab w:val="left" w:leader="dot" w:pos="8505"/>
        </w:tabs>
        <w:spacing w:after="120"/>
        <w:ind w:left="1974" w:right="1134" w:hanging="840"/>
        <w:jc w:val="both"/>
        <w:rPr>
          <w:szCs w:val="14"/>
        </w:rPr>
      </w:pPr>
      <w:r w:rsidRPr="008C5F45">
        <w:t>"</w:t>
      </w:r>
      <w:r w:rsidRPr="008C5F45">
        <w:rPr>
          <w:szCs w:val="14"/>
        </w:rPr>
        <w:t>9.20.</w:t>
      </w:r>
      <w:r w:rsidRPr="008C5F45">
        <w:rPr>
          <w:szCs w:val="14"/>
        </w:rPr>
        <w:tab/>
        <w:t>Side marker lamps: yes/no</w:t>
      </w:r>
      <w:r w:rsidRPr="008C5F45">
        <w:rPr>
          <w:szCs w:val="14"/>
          <w:vertAlign w:val="superscript"/>
        </w:rPr>
        <w:t>2</w:t>
      </w:r>
      <w:r w:rsidRPr="008C5F45">
        <w:rPr>
          <w:szCs w:val="14"/>
        </w:rPr>
        <w:t xml:space="preserve"> ................................................. </w:t>
      </w:r>
    </w:p>
    <w:p w14:paraId="6D9A52D8" w14:textId="77777777" w:rsidR="008C5F45" w:rsidRPr="008C5F45" w:rsidRDefault="008C5F45" w:rsidP="008C5F45">
      <w:pPr>
        <w:tabs>
          <w:tab w:val="left" w:pos="1985"/>
          <w:tab w:val="left" w:pos="4962"/>
          <w:tab w:val="left" w:leader="dot" w:pos="8505"/>
        </w:tabs>
        <w:ind w:left="1973" w:right="1134" w:hanging="839"/>
        <w:jc w:val="both"/>
        <w:rPr>
          <w:szCs w:val="14"/>
        </w:rPr>
      </w:pPr>
      <w:bookmarkStart w:id="172" w:name="_Hlk98166645"/>
      <w:r w:rsidRPr="008C5F45">
        <w:rPr>
          <w:szCs w:val="14"/>
        </w:rPr>
        <w:t>9.20.1.</w:t>
      </w:r>
      <w:r w:rsidRPr="008C5F45">
        <w:rPr>
          <w:szCs w:val="14"/>
        </w:rPr>
        <w:tab/>
        <w:t xml:space="preserve">Tell-tale indicating failure, as required by component regulation, fitted: </w:t>
      </w:r>
    </w:p>
    <w:p w14:paraId="54691830" w14:textId="77777777" w:rsidR="008C5F45" w:rsidRPr="008C5F45" w:rsidRDefault="008C5F45" w:rsidP="008C5F45">
      <w:pPr>
        <w:tabs>
          <w:tab w:val="left" w:pos="1985"/>
          <w:tab w:val="left" w:pos="4962"/>
          <w:tab w:val="left" w:leader="dot" w:pos="8505"/>
        </w:tabs>
        <w:spacing w:after="120"/>
        <w:ind w:left="1974" w:right="1134" w:hanging="840"/>
        <w:jc w:val="both"/>
        <w:rPr>
          <w:szCs w:val="14"/>
        </w:rPr>
      </w:pPr>
      <w:r w:rsidRPr="008C5F45">
        <w:rPr>
          <w:szCs w:val="14"/>
        </w:rPr>
        <w:tab/>
        <w:t>yes/no</w:t>
      </w:r>
      <w:r w:rsidRPr="008C5F45">
        <w:rPr>
          <w:szCs w:val="14"/>
          <w:vertAlign w:val="superscript"/>
        </w:rPr>
        <w:t>2</w:t>
      </w:r>
      <w:r w:rsidRPr="008C5F45">
        <w:rPr>
          <w:szCs w:val="14"/>
        </w:rPr>
        <w:t xml:space="preserve"> ................................................. </w:t>
      </w:r>
      <w:r w:rsidRPr="008C5F45">
        <w:t>"</w:t>
      </w:r>
    </w:p>
    <w:bookmarkEnd w:id="172"/>
    <w:p w14:paraId="5ED1BCAE" w14:textId="77777777" w:rsidR="008C5F45" w:rsidRPr="008C5F45" w:rsidRDefault="008C5F45" w:rsidP="008C5F45">
      <w:pPr>
        <w:spacing w:after="120"/>
        <w:ind w:left="2268" w:right="1134" w:hanging="1134"/>
        <w:jc w:val="both"/>
      </w:pPr>
      <w:r w:rsidRPr="008C5F45">
        <w:rPr>
          <w:i/>
          <w:iCs/>
        </w:rPr>
        <w:t>Item 9.23.</w:t>
      </w:r>
      <w:r w:rsidRPr="008C5F45">
        <w:t>, amend to read:</w:t>
      </w:r>
    </w:p>
    <w:p w14:paraId="2F4057D9" w14:textId="77777777" w:rsidR="008C5F45" w:rsidRPr="008C5F45" w:rsidRDefault="008C5F45" w:rsidP="008C5F45">
      <w:pPr>
        <w:tabs>
          <w:tab w:val="left" w:pos="1985"/>
          <w:tab w:val="left" w:pos="4962"/>
          <w:tab w:val="left" w:leader="dot" w:pos="8505"/>
        </w:tabs>
        <w:spacing w:after="120"/>
        <w:ind w:left="1974" w:right="1134" w:hanging="840"/>
        <w:jc w:val="both"/>
        <w:rPr>
          <w:szCs w:val="14"/>
        </w:rPr>
      </w:pPr>
      <w:r w:rsidRPr="008C5F45">
        <w:t>"</w:t>
      </w:r>
      <w:r w:rsidRPr="008C5F45">
        <w:rPr>
          <w:szCs w:val="14"/>
        </w:rPr>
        <w:t>9.23.</w:t>
      </w:r>
      <w:r w:rsidRPr="008C5F45">
        <w:rPr>
          <w:szCs w:val="14"/>
        </w:rPr>
        <w:tab/>
        <w:t xml:space="preserve">Cornering lamps: </w:t>
      </w:r>
      <w:r w:rsidRPr="008C5F45">
        <w:rPr>
          <w:szCs w:val="14"/>
        </w:rPr>
        <w:tab/>
        <w:t>yes/no</w:t>
      </w:r>
      <w:r w:rsidRPr="008C5F45">
        <w:rPr>
          <w:szCs w:val="14"/>
          <w:vertAlign w:val="superscript"/>
        </w:rPr>
        <w:t>2</w:t>
      </w:r>
      <w:r w:rsidRPr="008C5F45">
        <w:rPr>
          <w:szCs w:val="14"/>
        </w:rPr>
        <w:t xml:space="preserve"> .............................................</w:t>
      </w:r>
    </w:p>
    <w:p w14:paraId="5276E43E" w14:textId="77777777" w:rsidR="008C5F45" w:rsidRPr="008C5F45" w:rsidRDefault="008C5F45" w:rsidP="008C5F45">
      <w:pPr>
        <w:tabs>
          <w:tab w:val="left" w:pos="1985"/>
          <w:tab w:val="left" w:pos="4962"/>
          <w:tab w:val="left" w:leader="dot" w:pos="8505"/>
        </w:tabs>
        <w:ind w:left="1973" w:right="1134" w:hanging="839"/>
        <w:jc w:val="both"/>
        <w:rPr>
          <w:szCs w:val="14"/>
        </w:rPr>
      </w:pPr>
      <w:r w:rsidRPr="008C5F45">
        <w:rPr>
          <w:szCs w:val="14"/>
        </w:rPr>
        <w:t>9.23.1.</w:t>
      </w:r>
      <w:r w:rsidRPr="008C5F45">
        <w:rPr>
          <w:szCs w:val="14"/>
        </w:rPr>
        <w:tab/>
        <w:t xml:space="preserve">Tell-tale indicating failure, as required by component regulation, fitted: </w:t>
      </w:r>
    </w:p>
    <w:p w14:paraId="361EF225" w14:textId="77777777" w:rsidR="008C5F45" w:rsidRPr="008C5F45" w:rsidRDefault="008C5F45" w:rsidP="008C5F45">
      <w:pPr>
        <w:tabs>
          <w:tab w:val="left" w:pos="1985"/>
          <w:tab w:val="left" w:pos="4962"/>
          <w:tab w:val="left" w:leader="dot" w:pos="8505"/>
        </w:tabs>
        <w:spacing w:after="120"/>
        <w:ind w:left="1973" w:right="1134" w:hanging="839"/>
        <w:jc w:val="both"/>
        <w:rPr>
          <w:lang w:val="en-US"/>
        </w:rPr>
      </w:pPr>
      <w:r w:rsidRPr="008C5F45">
        <w:rPr>
          <w:szCs w:val="14"/>
        </w:rPr>
        <w:tab/>
        <w:t>yes/no</w:t>
      </w:r>
      <w:r w:rsidRPr="008C5F45">
        <w:rPr>
          <w:szCs w:val="14"/>
          <w:vertAlign w:val="superscript"/>
        </w:rPr>
        <w:t>2</w:t>
      </w:r>
      <w:r w:rsidRPr="008C5F45">
        <w:rPr>
          <w:szCs w:val="14"/>
        </w:rPr>
        <w:t xml:space="preserve"> ............................................</w:t>
      </w:r>
      <w:r w:rsidRPr="008C5F45">
        <w:t xml:space="preserve"> "</w:t>
      </w:r>
    </w:p>
    <w:p w14:paraId="0A291BDE" w14:textId="77777777" w:rsidR="008C5F45" w:rsidRDefault="008C5F45" w:rsidP="00E771DC">
      <w:pPr>
        <w:spacing w:after="120"/>
        <w:ind w:left="1134" w:right="1133"/>
        <w:jc w:val="both"/>
        <w:rPr>
          <w:i/>
        </w:rPr>
      </w:pPr>
    </w:p>
    <w:p w14:paraId="0F3875A0" w14:textId="77777777" w:rsidR="00E771DC" w:rsidRPr="00173DA3" w:rsidRDefault="00E771DC" w:rsidP="00E771DC">
      <w:pPr>
        <w:spacing w:before="240"/>
        <w:jc w:val="center"/>
        <w:rPr>
          <w:u w:val="single"/>
        </w:rPr>
      </w:pPr>
      <w:r w:rsidRPr="003D3861">
        <w:rPr>
          <w:u w:val="single"/>
        </w:rPr>
        <w:tab/>
      </w:r>
      <w:r w:rsidRPr="003D3861">
        <w:rPr>
          <w:u w:val="single"/>
        </w:rPr>
        <w:tab/>
      </w:r>
      <w:r w:rsidRPr="003D3861">
        <w:rPr>
          <w:u w:val="single"/>
        </w:rPr>
        <w:tab/>
      </w: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FB0813" w:rsidRPr="00FB0813" w14:paraId="39751FF8" w14:textId="77777777" w:rsidTr="006F149D">
        <w:trPr>
          <w:cantSplit/>
          <w:trHeight w:hRule="exact" w:val="851"/>
        </w:trPr>
        <w:tc>
          <w:tcPr>
            <w:tcW w:w="1276" w:type="dxa"/>
            <w:tcBorders>
              <w:bottom w:val="single" w:sz="4" w:space="0" w:color="auto"/>
            </w:tcBorders>
            <w:vAlign w:val="bottom"/>
          </w:tcPr>
          <w:p w14:paraId="3E7D5353" w14:textId="77777777" w:rsidR="006552CB" w:rsidRPr="00FB0813" w:rsidRDefault="006552CB" w:rsidP="006552CB">
            <w:bookmarkStart w:id="173" w:name="_Hlk4776541"/>
            <w:bookmarkStart w:id="174" w:name="_Hlk22630451"/>
            <w:bookmarkStart w:id="175" w:name="_Toc354410587"/>
            <w:bookmarkEnd w:id="173"/>
          </w:p>
        </w:tc>
        <w:tc>
          <w:tcPr>
            <w:tcW w:w="8363" w:type="dxa"/>
            <w:gridSpan w:val="2"/>
            <w:tcBorders>
              <w:bottom w:val="single" w:sz="4" w:space="0" w:color="auto"/>
            </w:tcBorders>
            <w:vAlign w:val="bottom"/>
          </w:tcPr>
          <w:p w14:paraId="68F27B67" w14:textId="0F878626" w:rsidR="006552CB" w:rsidRPr="00FB0813" w:rsidRDefault="006552CB" w:rsidP="00B81C7D">
            <w:pPr>
              <w:jc w:val="right"/>
            </w:pPr>
            <w:r w:rsidRPr="00FB0813">
              <w:rPr>
                <w:sz w:val="40"/>
              </w:rPr>
              <w:t>E</w:t>
            </w:r>
            <w:r w:rsidRPr="00FB0813">
              <w:t>/ECE/324/Rev.1/Add.47/Rev.1</w:t>
            </w:r>
            <w:r w:rsidR="00BE059B" w:rsidRPr="00FB0813">
              <w:t>3</w:t>
            </w:r>
            <w:r w:rsidRPr="00FB0813">
              <w:t>/Amend.</w:t>
            </w:r>
            <w:r w:rsidR="00261FC7" w:rsidRPr="00FB0813">
              <w:t>1</w:t>
            </w:r>
            <w:r w:rsidRPr="00FB0813">
              <w:t>−</w:t>
            </w:r>
            <w:r w:rsidRPr="00FB0813">
              <w:rPr>
                <w:sz w:val="40"/>
              </w:rPr>
              <w:t>E</w:t>
            </w:r>
            <w:r w:rsidRPr="00FB0813">
              <w:t>/ECE/TRANS</w:t>
            </w:r>
            <w:r w:rsidR="00B81C7D" w:rsidRPr="00FB0813">
              <w:t>/505/Rev.1/Add.47/Rev.1</w:t>
            </w:r>
            <w:r w:rsidR="00BE059B" w:rsidRPr="00FB0813">
              <w:t>3</w:t>
            </w:r>
            <w:r w:rsidR="00B81C7D" w:rsidRPr="00FB0813">
              <w:t>/Amend.</w:t>
            </w:r>
            <w:r w:rsidR="00261FC7" w:rsidRPr="00FB0813">
              <w:t>1</w:t>
            </w:r>
          </w:p>
        </w:tc>
      </w:tr>
      <w:tr w:rsidR="00FB0813" w:rsidRPr="00FB0813" w14:paraId="3534B88E" w14:textId="77777777" w:rsidTr="007370A2">
        <w:trPr>
          <w:cantSplit/>
          <w:trHeight w:hRule="exact" w:val="2279"/>
        </w:trPr>
        <w:tc>
          <w:tcPr>
            <w:tcW w:w="1276" w:type="dxa"/>
            <w:tcBorders>
              <w:top w:val="single" w:sz="4" w:space="0" w:color="auto"/>
              <w:bottom w:val="single" w:sz="12" w:space="0" w:color="auto"/>
            </w:tcBorders>
          </w:tcPr>
          <w:p w14:paraId="5D58491B" w14:textId="77777777" w:rsidR="006552CB" w:rsidRPr="00FB0813" w:rsidRDefault="006552CB" w:rsidP="006552CB">
            <w:pPr>
              <w:spacing w:before="120"/>
            </w:pPr>
          </w:p>
        </w:tc>
        <w:tc>
          <w:tcPr>
            <w:tcW w:w="5528" w:type="dxa"/>
            <w:tcBorders>
              <w:top w:val="single" w:sz="4" w:space="0" w:color="auto"/>
              <w:bottom w:val="single" w:sz="12" w:space="0" w:color="auto"/>
            </w:tcBorders>
          </w:tcPr>
          <w:p w14:paraId="1EF96CBF" w14:textId="77777777" w:rsidR="006552CB" w:rsidRPr="00FB0813" w:rsidRDefault="006552CB" w:rsidP="006552CB">
            <w:pPr>
              <w:spacing w:before="120"/>
            </w:pPr>
          </w:p>
        </w:tc>
        <w:tc>
          <w:tcPr>
            <w:tcW w:w="2835" w:type="dxa"/>
            <w:tcBorders>
              <w:top w:val="single" w:sz="4" w:space="0" w:color="auto"/>
              <w:bottom w:val="single" w:sz="12" w:space="0" w:color="auto"/>
            </w:tcBorders>
          </w:tcPr>
          <w:p w14:paraId="61CDB05B" w14:textId="77777777" w:rsidR="006552CB" w:rsidRPr="00FB0813" w:rsidRDefault="006552CB" w:rsidP="006552CB">
            <w:pPr>
              <w:spacing w:before="120"/>
              <w:rPr>
                <w:highlight w:val="yellow"/>
              </w:rPr>
            </w:pPr>
          </w:p>
          <w:p w14:paraId="2AF36C26" w14:textId="77777777" w:rsidR="006552CB" w:rsidRPr="00FB0813" w:rsidRDefault="006552CB" w:rsidP="006552CB">
            <w:pPr>
              <w:spacing w:before="120"/>
              <w:rPr>
                <w:highlight w:val="yellow"/>
              </w:rPr>
            </w:pPr>
          </w:p>
          <w:p w14:paraId="5788C685" w14:textId="7F52DEAC" w:rsidR="006552CB" w:rsidRPr="00FB0813" w:rsidRDefault="00FB0813" w:rsidP="00B81C7D">
            <w:pPr>
              <w:spacing w:before="120"/>
              <w:rPr>
                <w:highlight w:val="yellow"/>
              </w:rPr>
            </w:pPr>
            <w:r w:rsidRPr="00FB0813">
              <w:t>3</w:t>
            </w:r>
            <w:r w:rsidR="00CD408B" w:rsidRPr="00FB0813">
              <w:t xml:space="preserve"> </w:t>
            </w:r>
            <w:r w:rsidRPr="00FB0813">
              <w:t>Decem</w:t>
            </w:r>
            <w:r w:rsidR="00BE059B" w:rsidRPr="00FB0813">
              <w:t xml:space="preserve">ber </w:t>
            </w:r>
            <w:r w:rsidR="00B81C7D" w:rsidRPr="00FB0813">
              <w:t>202</w:t>
            </w:r>
            <w:r w:rsidR="00BE059B" w:rsidRPr="00FB0813">
              <w:t>1</w:t>
            </w:r>
          </w:p>
        </w:tc>
      </w:tr>
    </w:tbl>
    <w:p w14:paraId="4298EA11" w14:textId="77777777" w:rsidR="006552CB" w:rsidRPr="00FB0813" w:rsidRDefault="006552CB" w:rsidP="006552CB">
      <w:pPr>
        <w:pStyle w:val="HChG"/>
        <w:spacing w:before="240" w:after="120"/>
      </w:pPr>
      <w:r w:rsidRPr="00FB0813">
        <w:tab/>
      </w:r>
      <w:r w:rsidRPr="00FB0813">
        <w:tab/>
      </w:r>
      <w:bookmarkStart w:id="176" w:name="_Toc340666199"/>
      <w:bookmarkStart w:id="177" w:name="_Toc340745062"/>
      <w:r w:rsidRPr="00FB0813">
        <w:t>Agreement</w:t>
      </w:r>
      <w:bookmarkEnd w:id="174"/>
      <w:bookmarkEnd w:id="175"/>
    </w:p>
    <w:p w14:paraId="7F5856C7" w14:textId="77777777" w:rsidR="006552CB" w:rsidRPr="00FB0813" w:rsidRDefault="006552CB" w:rsidP="006552CB">
      <w:pPr>
        <w:pStyle w:val="H1G"/>
        <w:spacing w:before="240"/>
      </w:pPr>
      <w:r w:rsidRPr="00FB0813">
        <w:rPr>
          <w:rStyle w:val="H1GChar"/>
        </w:rPr>
        <w:tab/>
      </w:r>
      <w:r w:rsidRPr="00FB0813">
        <w:rPr>
          <w:rStyle w:val="H1GChar"/>
        </w:rPr>
        <w:tab/>
      </w:r>
      <w:r w:rsidRPr="00FB0813">
        <w:t>Concerning the</w:t>
      </w:r>
      <w:r w:rsidRPr="00FB0813">
        <w:rPr>
          <w:smallCaps/>
        </w:rPr>
        <w:t xml:space="preserve"> </w:t>
      </w:r>
      <w:r w:rsidRPr="00FB0813">
        <w:t>Adoption of Harmonized Technical United Nations Regulations for Wheeled Vehicles, Equipment and Parts which can be Fitted and/or be Used on Wheeled Vehicles and the Conditions for Reciprocal Recognition of Approvals Granted on the Basis of these United Nations Regulations</w:t>
      </w:r>
      <w:r w:rsidRPr="00FB0813">
        <w:rPr>
          <w:rStyle w:val="a3"/>
          <w:b w:val="0"/>
          <w:sz w:val="20"/>
          <w:vertAlign w:val="baseline"/>
        </w:rPr>
        <w:footnoteReference w:customMarkFollows="1" w:id="49"/>
        <w:t>*</w:t>
      </w:r>
    </w:p>
    <w:p w14:paraId="7B0610DE" w14:textId="77777777" w:rsidR="006552CB" w:rsidRPr="00FB0813" w:rsidRDefault="006552CB" w:rsidP="006552CB">
      <w:pPr>
        <w:pStyle w:val="SingleTxtG"/>
        <w:spacing w:before="120"/>
      </w:pPr>
      <w:r w:rsidRPr="00FB0813">
        <w:t>(Revision 3, including the amendments which entered into force on 14 September 2017)</w:t>
      </w:r>
    </w:p>
    <w:p w14:paraId="32C2092A" w14:textId="77777777" w:rsidR="006552CB" w:rsidRPr="00FB0813" w:rsidRDefault="006552CB" w:rsidP="006552CB">
      <w:pPr>
        <w:pStyle w:val="H1G"/>
        <w:spacing w:before="120"/>
        <w:ind w:left="0" w:right="0" w:firstLine="0"/>
        <w:jc w:val="center"/>
      </w:pPr>
      <w:r w:rsidRPr="00FB0813">
        <w:t>_________</w:t>
      </w:r>
    </w:p>
    <w:p w14:paraId="58E6551E" w14:textId="77777777" w:rsidR="006552CB" w:rsidRPr="00FB0813" w:rsidRDefault="006552CB" w:rsidP="006552CB">
      <w:pPr>
        <w:pStyle w:val="H1G"/>
        <w:spacing w:before="240" w:after="120"/>
      </w:pPr>
      <w:r w:rsidRPr="00FB0813">
        <w:tab/>
      </w:r>
      <w:r w:rsidRPr="00FB0813">
        <w:tab/>
        <w:t>Addendum 47 – UN Regulation No. 48</w:t>
      </w:r>
    </w:p>
    <w:p w14:paraId="175C36F8" w14:textId="071ED13A" w:rsidR="006552CB" w:rsidRPr="00FB0813" w:rsidRDefault="006552CB" w:rsidP="006552CB">
      <w:pPr>
        <w:pStyle w:val="H1G"/>
        <w:spacing w:before="240"/>
      </w:pPr>
      <w:r w:rsidRPr="00FB0813">
        <w:tab/>
      </w:r>
      <w:r w:rsidRPr="00FB0813">
        <w:tab/>
        <w:t>Revision 1</w:t>
      </w:r>
      <w:r w:rsidR="00BE059B" w:rsidRPr="00FB0813">
        <w:t>3</w:t>
      </w:r>
      <w:r w:rsidRPr="00FB0813">
        <w:t xml:space="preserve"> - Amendment </w:t>
      </w:r>
      <w:r w:rsidR="00261FC7" w:rsidRPr="00FB0813">
        <w:t>1</w:t>
      </w:r>
    </w:p>
    <w:p w14:paraId="47B57E1E" w14:textId="45D1CA89" w:rsidR="006552CB" w:rsidRPr="00FB0813" w:rsidRDefault="00BE059B" w:rsidP="006552CB">
      <w:pPr>
        <w:pStyle w:val="SingleTxtG"/>
        <w:spacing w:after="360"/>
        <w:rPr>
          <w:spacing w:val="-2"/>
        </w:rPr>
      </w:pPr>
      <w:r w:rsidRPr="00FB0813">
        <w:rPr>
          <w:spacing w:val="-2"/>
        </w:rPr>
        <w:t xml:space="preserve">Supplement 1 to the </w:t>
      </w:r>
      <w:r w:rsidR="00261FC7" w:rsidRPr="00FB0813">
        <w:rPr>
          <w:spacing w:val="-2"/>
        </w:rPr>
        <w:t>07</w:t>
      </w:r>
      <w:r w:rsidR="006552CB" w:rsidRPr="00FB0813">
        <w:rPr>
          <w:spacing w:val="-2"/>
        </w:rPr>
        <w:t xml:space="preserve"> series of amendments – Date of entry into force: </w:t>
      </w:r>
      <w:r w:rsidRPr="00FB0813">
        <w:t>30</w:t>
      </w:r>
      <w:r w:rsidR="006552CB" w:rsidRPr="00FB0813">
        <w:t xml:space="preserve"> </w:t>
      </w:r>
      <w:r w:rsidR="00261FC7" w:rsidRPr="00FB0813">
        <w:t>September</w:t>
      </w:r>
      <w:r w:rsidR="00B81C7D" w:rsidRPr="00FB0813">
        <w:t xml:space="preserve"> 202</w:t>
      </w:r>
      <w:r w:rsidRPr="00FB0813">
        <w:t>1</w:t>
      </w:r>
    </w:p>
    <w:p w14:paraId="18B41D51" w14:textId="23AD55A4" w:rsidR="006552CB" w:rsidRPr="00FB0813" w:rsidRDefault="006552CB" w:rsidP="006552CB">
      <w:pPr>
        <w:pStyle w:val="H1G"/>
        <w:spacing w:before="120" w:after="120" w:line="240" w:lineRule="exact"/>
        <w:rPr>
          <w:lang w:val="en-US"/>
        </w:rPr>
      </w:pPr>
      <w:r w:rsidRPr="00FB0813">
        <w:rPr>
          <w:lang w:val="en-US"/>
        </w:rPr>
        <w:tab/>
      </w:r>
      <w:r w:rsidRPr="00FB0813">
        <w:rPr>
          <w:lang w:val="en-US"/>
        </w:rPr>
        <w:tab/>
      </w:r>
      <w:r w:rsidR="00E05CB7" w:rsidRPr="00FB0813">
        <w:t>Uniform provisions concerning the approval of vehicles with regard to the installation of lighting and light-signalling devices</w:t>
      </w:r>
    </w:p>
    <w:p w14:paraId="50D56CCA" w14:textId="737EF2AD" w:rsidR="006552CB" w:rsidRPr="00FB0813" w:rsidRDefault="006552CB" w:rsidP="00C70F28">
      <w:pPr>
        <w:pStyle w:val="SingleTxtG"/>
        <w:spacing w:after="40"/>
        <w:jc w:val="left"/>
        <w:rPr>
          <w:lang w:eastAsia="en-GB"/>
        </w:rPr>
      </w:pPr>
      <w:r w:rsidRPr="00FB0813">
        <w:rPr>
          <w:spacing w:val="-4"/>
          <w:lang w:eastAsia="en-GB"/>
        </w:rPr>
        <w:t>This document is meant purely as documentation tool. The authentic and legal binding text is:</w:t>
      </w:r>
      <w:r w:rsidRPr="00FB0813">
        <w:rPr>
          <w:lang w:eastAsia="en-GB"/>
        </w:rPr>
        <w:t xml:space="preserve"> </w:t>
      </w:r>
      <w:r w:rsidRPr="00FB0813">
        <w:rPr>
          <w:spacing w:val="-6"/>
          <w:lang w:eastAsia="en-GB"/>
        </w:rPr>
        <w:t>ECE/TRANS/WP.29/20</w:t>
      </w:r>
      <w:r w:rsidR="00261FC7" w:rsidRPr="00FB0813">
        <w:rPr>
          <w:spacing w:val="-6"/>
          <w:lang w:eastAsia="en-GB"/>
        </w:rPr>
        <w:t>2</w:t>
      </w:r>
      <w:r w:rsidR="00BE059B" w:rsidRPr="00FB0813">
        <w:rPr>
          <w:spacing w:val="-6"/>
          <w:lang w:eastAsia="en-GB"/>
        </w:rPr>
        <w:t>1</w:t>
      </w:r>
      <w:r w:rsidRPr="00FB0813">
        <w:rPr>
          <w:spacing w:val="-6"/>
          <w:lang w:eastAsia="en-GB"/>
        </w:rPr>
        <w:t>/</w:t>
      </w:r>
      <w:r w:rsidR="00261FC7" w:rsidRPr="00FB0813">
        <w:rPr>
          <w:spacing w:val="-6"/>
          <w:lang w:eastAsia="en-GB"/>
        </w:rPr>
        <w:t>3</w:t>
      </w:r>
      <w:r w:rsidR="00BE059B" w:rsidRPr="00FB0813">
        <w:rPr>
          <w:spacing w:val="-6"/>
          <w:lang w:eastAsia="en-GB"/>
        </w:rPr>
        <w:t>1</w:t>
      </w:r>
      <w:r w:rsidR="00261FC7" w:rsidRPr="00FB0813">
        <w:rPr>
          <w:spacing w:val="-6"/>
          <w:lang w:eastAsia="en-GB"/>
        </w:rPr>
        <w:t xml:space="preserve"> (as amended by paragraph </w:t>
      </w:r>
      <w:r w:rsidR="00BE059B" w:rsidRPr="00FB0813">
        <w:rPr>
          <w:spacing w:val="-6"/>
          <w:lang w:eastAsia="en-GB"/>
        </w:rPr>
        <w:t>85</w:t>
      </w:r>
      <w:r w:rsidR="00261FC7" w:rsidRPr="00FB0813">
        <w:rPr>
          <w:spacing w:val="-6"/>
          <w:lang w:eastAsia="en-GB"/>
        </w:rPr>
        <w:t xml:space="preserve"> of the report ECE/TRANS/WP.29/115</w:t>
      </w:r>
      <w:r w:rsidR="00BE059B" w:rsidRPr="00FB0813">
        <w:rPr>
          <w:spacing w:val="-6"/>
          <w:lang w:eastAsia="en-GB"/>
        </w:rPr>
        <w:t>7</w:t>
      </w:r>
      <w:r w:rsidR="00261FC7" w:rsidRPr="00FB0813">
        <w:rPr>
          <w:spacing w:val="-6"/>
          <w:lang w:eastAsia="en-GB"/>
        </w:rPr>
        <w:t>)</w:t>
      </w:r>
      <w:r w:rsidR="00EF6B0B" w:rsidRPr="00FB0813">
        <w:rPr>
          <w:spacing w:val="-6"/>
          <w:lang w:eastAsia="en-GB"/>
        </w:rPr>
        <w:t>.</w:t>
      </w:r>
    </w:p>
    <w:p w14:paraId="26BB5C59" w14:textId="77777777" w:rsidR="006552CB" w:rsidRPr="00FB0813" w:rsidRDefault="006552CB" w:rsidP="006552CB">
      <w:pPr>
        <w:suppressAutoHyphens w:val="0"/>
        <w:spacing w:line="240" w:lineRule="auto"/>
        <w:jc w:val="center"/>
        <w:rPr>
          <w:b/>
          <w:sz w:val="24"/>
        </w:rPr>
      </w:pPr>
      <w:r w:rsidRPr="00FB0813">
        <w:rPr>
          <w:b/>
          <w:noProof/>
          <w:sz w:val="24"/>
          <w:lang w:val="en-US"/>
        </w:rPr>
        <w:drawing>
          <wp:anchor distT="0" distB="137160" distL="114300" distR="114300" simplePos="0" relativeHeight="251685376" behindDoc="0" locked="0" layoutInCell="1" allowOverlap="1" wp14:anchorId="33EF75FD" wp14:editId="048E3EC2">
            <wp:simplePos x="0" y="0"/>
            <wp:positionH relativeFrom="column">
              <wp:posOffset>2540000</wp:posOffset>
            </wp:positionH>
            <wp:positionV relativeFrom="paragraph">
              <wp:posOffset>223520</wp:posOffset>
            </wp:positionV>
            <wp:extent cx="1028700" cy="826770"/>
            <wp:effectExtent l="0" t="0" r="0" b="0"/>
            <wp:wrapTopAndBottom/>
            <wp:docPr id="2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Pr="00FB0813">
        <w:rPr>
          <w:b/>
          <w:sz w:val="24"/>
        </w:rPr>
        <w:t>_________</w:t>
      </w:r>
    </w:p>
    <w:p w14:paraId="7CD28970" w14:textId="70D1C2D2" w:rsidR="00B81C7D" w:rsidRPr="00FB0813" w:rsidRDefault="006552CB" w:rsidP="006552CB">
      <w:pPr>
        <w:suppressAutoHyphens w:val="0"/>
        <w:spacing w:line="240" w:lineRule="auto"/>
        <w:jc w:val="center"/>
        <w:rPr>
          <w:b/>
          <w:sz w:val="24"/>
        </w:rPr>
      </w:pPr>
      <w:r w:rsidRPr="00FB0813">
        <w:rPr>
          <w:b/>
          <w:sz w:val="24"/>
        </w:rPr>
        <w:t>UNITED NATIONS</w:t>
      </w:r>
      <w:bookmarkEnd w:id="176"/>
    </w:p>
    <w:p w14:paraId="3A2BE8D4" w14:textId="77777777" w:rsidR="00B81C7D" w:rsidRPr="00FB0813" w:rsidRDefault="00B81C7D">
      <w:pPr>
        <w:suppressAutoHyphens w:val="0"/>
        <w:spacing w:line="240" w:lineRule="auto"/>
        <w:rPr>
          <w:b/>
          <w:sz w:val="24"/>
        </w:rPr>
      </w:pPr>
      <w:r w:rsidRPr="00FB0813">
        <w:rPr>
          <w:b/>
          <w:sz w:val="24"/>
        </w:rPr>
        <w:br w:type="page"/>
      </w:r>
    </w:p>
    <w:bookmarkEnd w:id="177"/>
    <w:p w14:paraId="746C0660" w14:textId="77777777" w:rsidR="004A7D79" w:rsidRPr="004A7D79" w:rsidRDefault="004A7D79" w:rsidP="004A7D79">
      <w:pPr>
        <w:spacing w:after="120"/>
        <w:ind w:left="1134" w:right="1134"/>
        <w:jc w:val="both"/>
        <w:rPr>
          <w:rFonts w:asciiTheme="majorBidi" w:hAnsiTheme="majorBidi" w:cstheme="majorBidi"/>
        </w:rPr>
      </w:pPr>
      <w:r w:rsidRPr="004A7D79">
        <w:rPr>
          <w:rFonts w:asciiTheme="majorBidi" w:hAnsiTheme="majorBidi" w:cstheme="majorBidi"/>
          <w:i/>
        </w:rPr>
        <w:lastRenderedPageBreak/>
        <w:t xml:space="preserve">Paragraph 2.1.5., </w:t>
      </w:r>
      <w:r w:rsidRPr="004A7D79">
        <w:rPr>
          <w:rFonts w:asciiTheme="majorBidi" w:hAnsiTheme="majorBidi" w:cstheme="majorBidi"/>
        </w:rPr>
        <w:t>amend to read:</w:t>
      </w:r>
    </w:p>
    <w:p w14:paraId="6F3D9785" w14:textId="77777777" w:rsidR="004A7D79" w:rsidRPr="004A7D79" w:rsidRDefault="004A7D79" w:rsidP="004A7D79">
      <w:pPr>
        <w:pStyle w:val="af6"/>
        <w:spacing w:after="120"/>
        <w:ind w:left="2268" w:right="1134" w:hanging="1134"/>
        <w:jc w:val="both"/>
        <w:rPr>
          <w:rFonts w:asciiTheme="majorBidi" w:hAnsiTheme="majorBidi" w:cstheme="majorBidi"/>
          <w:lang w:val="en-US"/>
        </w:rPr>
      </w:pPr>
      <w:r w:rsidRPr="004A7D79">
        <w:rPr>
          <w:rFonts w:asciiTheme="majorBidi" w:hAnsiTheme="majorBidi" w:cstheme="majorBidi"/>
          <w:lang w:val="en-US"/>
        </w:rPr>
        <w:t xml:space="preserve">"2.1.5. </w:t>
      </w:r>
      <w:r w:rsidRPr="004A7D79">
        <w:rPr>
          <w:rFonts w:asciiTheme="majorBidi" w:hAnsiTheme="majorBidi" w:cstheme="majorBidi"/>
          <w:lang w:val="en-US"/>
        </w:rPr>
        <w:tab/>
      </w:r>
      <w:r w:rsidRPr="004A7D79">
        <w:rPr>
          <w:rFonts w:asciiTheme="majorBidi" w:hAnsiTheme="majorBidi" w:cstheme="majorBidi"/>
          <w:color w:val="000000"/>
          <w:lang w:eastAsia="it-IT"/>
        </w:rPr>
        <w:t>"</w:t>
      </w:r>
      <w:r w:rsidRPr="004A7D79">
        <w:rPr>
          <w:rFonts w:asciiTheme="majorBidi" w:hAnsiTheme="majorBidi" w:cstheme="majorBidi"/>
          <w:iCs/>
        </w:rPr>
        <w:t>Lamp</w:t>
      </w:r>
      <w:r w:rsidRPr="004A7D79">
        <w:rPr>
          <w:rFonts w:asciiTheme="majorBidi" w:hAnsiTheme="majorBidi" w:cstheme="majorBidi"/>
          <w:color w:val="000000"/>
          <w:lang w:eastAsia="it-IT"/>
        </w:rPr>
        <w:t xml:space="preserve">" means a device designed to illuminate the road or to emit a light signal to other road users. Rear registration plate lamps and </w:t>
      </w:r>
      <w:proofErr w:type="gramStart"/>
      <w:r w:rsidRPr="004A7D79">
        <w:rPr>
          <w:rFonts w:asciiTheme="majorBidi" w:hAnsiTheme="majorBidi" w:cstheme="majorBidi"/>
          <w:color w:val="000000"/>
          <w:lang w:eastAsia="it-IT"/>
        </w:rPr>
        <w:t>retro-reflectors</w:t>
      </w:r>
      <w:proofErr w:type="gramEnd"/>
      <w:r w:rsidRPr="004A7D79">
        <w:rPr>
          <w:rFonts w:asciiTheme="majorBidi" w:hAnsiTheme="majorBidi" w:cstheme="majorBidi"/>
          <w:color w:val="000000"/>
          <w:lang w:eastAsia="it-IT"/>
        </w:rPr>
        <w:t xml:space="preserve"> are likewise to be regarded as lamps. For the purpose of this Regulation, light-emitting rear registration plates, the service-door-lighting system according to the provisions of UN Regulation No. 107 on vehicles of categories M</w:t>
      </w:r>
      <w:r w:rsidRPr="004A7D79">
        <w:rPr>
          <w:rFonts w:asciiTheme="majorBidi" w:hAnsiTheme="majorBidi" w:cstheme="majorBidi"/>
          <w:color w:val="000000"/>
          <w:vertAlign w:val="subscript"/>
          <w:lang w:eastAsia="it-IT"/>
        </w:rPr>
        <w:t>2</w:t>
      </w:r>
      <w:r w:rsidRPr="004A7D79">
        <w:rPr>
          <w:rFonts w:asciiTheme="majorBidi" w:hAnsiTheme="majorBidi" w:cstheme="majorBidi"/>
          <w:color w:val="000000"/>
          <w:lang w:eastAsia="it-IT"/>
        </w:rPr>
        <w:t xml:space="preserve"> and M</w:t>
      </w:r>
      <w:r w:rsidRPr="004A7D79">
        <w:rPr>
          <w:rFonts w:asciiTheme="majorBidi" w:hAnsiTheme="majorBidi" w:cstheme="majorBidi"/>
          <w:color w:val="000000"/>
          <w:vertAlign w:val="subscript"/>
          <w:lang w:eastAsia="it-IT"/>
        </w:rPr>
        <w:t>3</w:t>
      </w:r>
      <w:r w:rsidRPr="004A7D79">
        <w:rPr>
          <w:rFonts w:asciiTheme="majorBidi" w:hAnsiTheme="majorBidi" w:cstheme="majorBidi"/>
          <w:color w:val="000000"/>
          <w:lang w:eastAsia="it-IT"/>
        </w:rPr>
        <w:t xml:space="preserve"> </w:t>
      </w:r>
      <w:r w:rsidRPr="004A7D79">
        <w:rPr>
          <w:rFonts w:asciiTheme="majorBidi" w:hAnsiTheme="majorBidi" w:cstheme="majorBidi"/>
        </w:rPr>
        <w:t xml:space="preserve">and </w:t>
      </w:r>
      <w:r w:rsidRPr="004A7D79">
        <w:rPr>
          <w:rFonts w:asciiTheme="majorBidi" w:hAnsiTheme="majorBidi" w:cstheme="majorBidi"/>
          <w:color w:val="000000" w:themeColor="text1"/>
        </w:rPr>
        <w:t xml:space="preserve">external status indicator as defined in this Regulation </w:t>
      </w:r>
      <w:r w:rsidRPr="004A7D79">
        <w:rPr>
          <w:rFonts w:asciiTheme="majorBidi" w:hAnsiTheme="majorBidi" w:cstheme="majorBidi"/>
          <w:color w:val="000000"/>
          <w:lang w:eastAsia="it-IT"/>
        </w:rPr>
        <w:t>are not considered as lamps</w:t>
      </w:r>
      <w:r w:rsidRPr="004A7D79">
        <w:rPr>
          <w:rFonts w:asciiTheme="majorBidi" w:hAnsiTheme="majorBidi" w:cstheme="majorBidi"/>
          <w:lang w:val="en-US"/>
        </w:rPr>
        <w:t>."</w:t>
      </w:r>
    </w:p>
    <w:p w14:paraId="28EAB2E4" w14:textId="77777777" w:rsidR="004A7D79" w:rsidRPr="004A7D79" w:rsidRDefault="004A7D79" w:rsidP="004A7D79">
      <w:pPr>
        <w:spacing w:after="120"/>
        <w:ind w:left="1134" w:right="1134"/>
        <w:jc w:val="both"/>
        <w:rPr>
          <w:rFonts w:asciiTheme="majorBidi" w:hAnsiTheme="majorBidi" w:cstheme="majorBidi"/>
        </w:rPr>
      </w:pPr>
      <w:r w:rsidRPr="004A7D79">
        <w:rPr>
          <w:rFonts w:asciiTheme="majorBidi" w:hAnsiTheme="majorBidi" w:cstheme="majorBidi"/>
          <w:i/>
        </w:rPr>
        <w:t xml:space="preserve">Insert a new paragraph 2.5.20. </w:t>
      </w:r>
      <w:r w:rsidRPr="004A7D79">
        <w:rPr>
          <w:rFonts w:asciiTheme="majorBidi" w:hAnsiTheme="majorBidi" w:cstheme="majorBidi"/>
          <w:iCs/>
        </w:rPr>
        <w:t>to read:</w:t>
      </w:r>
    </w:p>
    <w:p w14:paraId="4EDDAC1E" w14:textId="77777777" w:rsidR="004A7D79" w:rsidRPr="004A7D79" w:rsidRDefault="004A7D79" w:rsidP="004A7D79">
      <w:pPr>
        <w:pStyle w:val="af6"/>
        <w:spacing w:after="120"/>
        <w:ind w:left="2268" w:right="1134" w:hanging="1134"/>
        <w:jc w:val="both"/>
        <w:rPr>
          <w:rFonts w:asciiTheme="majorBidi" w:hAnsiTheme="majorBidi" w:cstheme="majorBidi"/>
          <w:lang w:val="en-US"/>
        </w:rPr>
      </w:pPr>
      <w:r w:rsidRPr="004A7D79">
        <w:rPr>
          <w:rFonts w:asciiTheme="majorBidi" w:hAnsiTheme="majorBidi" w:cstheme="majorBidi"/>
          <w:lang w:val="en-US"/>
        </w:rPr>
        <w:t>"2.5.20.</w:t>
      </w:r>
      <w:r w:rsidRPr="004A7D79">
        <w:rPr>
          <w:rFonts w:asciiTheme="majorBidi" w:hAnsiTheme="majorBidi" w:cstheme="majorBidi"/>
          <w:lang w:val="en-US"/>
        </w:rPr>
        <w:tab/>
        <w:t xml:space="preserve">"External status indicator" means an optical signal mounted on the outside of the vehicle to indicate </w:t>
      </w:r>
      <w:r w:rsidRPr="004A7D79">
        <w:rPr>
          <w:rFonts w:asciiTheme="majorBidi" w:hAnsiTheme="majorBidi" w:cstheme="majorBidi"/>
          <w:iCs/>
          <w:lang w:val="en-US"/>
        </w:rPr>
        <w:t>the</w:t>
      </w:r>
      <w:r w:rsidRPr="004A7D79">
        <w:rPr>
          <w:rFonts w:asciiTheme="majorBidi" w:hAnsiTheme="majorBidi" w:cstheme="majorBidi"/>
          <w:lang w:val="en-US"/>
        </w:rPr>
        <w:t xml:space="preserve"> status or the change of the status for Vehicle Alarm System (VAS), Alarm System (AS) and immobilizer of UN Regulations No. 97 and No. 116, when the vehicle is parked."</w:t>
      </w:r>
    </w:p>
    <w:p w14:paraId="2920EC31" w14:textId="77777777" w:rsidR="004A7D79" w:rsidRPr="004A7D79" w:rsidRDefault="004A7D79" w:rsidP="004A7D79">
      <w:pPr>
        <w:pStyle w:val="SingleTxtG"/>
        <w:spacing w:line="240" w:lineRule="exact"/>
        <w:ind w:left="2268" w:right="567" w:hanging="1134"/>
        <w:rPr>
          <w:rFonts w:asciiTheme="majorBidi" w:hAnsiTheme="majorBidi" w:cstheme="majorBidi"/>
          <w:iCs/>
          <w:lang w:eastAsia="ja-JP"/>
        </w:rPr>
      </w:pPr>
      <w:r w:rsidRPr="004A7D79">
        <w:rPr>
          <w:rFonts w:asciiTheme="majorBidi" w:hAnsiTheme="majorBidi" w:cstheme="majorBidi"/>
          <w:i/>
          <w:iCs/>
          <w:lang w:eastAsia="ja-JP"/>
        </w:rPr>
        <w:t xml:space="preserve">Paragraph 2.9.2., </w:t>
      </w:r>
      <w:r w:rsidRPr="004A7D79">
        <w:rPr>
          <w:rFonts w:asciiTheme="majorBidi" w:hAnsiTheme="majorBidi" w:cstheme="majorBidi"/>
          <w:iCs/>
          <w:lang w:eastAsia="ja-JP"/>
        </w:rPr>
        <w:t>amend to read:</w:t>
      </w:r>
    </w:p>
    <w:p w14:paraId="6F11DFDA" w14:textId="77777777" w:rsidR="004A7D79" w:rsidRPr="004A7D79" w:rsidRDefault="004A7D79" w:rsidP="004A7D79">
      <w:pPr>
        <w:pStyle w:val="para"/>
        <w:rPr>
          <w:rFonts w:asciiTheme="majorBidi" w:hAnsiTheme="majorBidi" w:cstheme="majorBidi"/>
          <w:bCs/>
          <w:iCs/>
          <w:lang w:val="en-US"/>
        </w:rPr>
      </w:pPr>
      <w:r w:rsidRPr="004A7D79">
        <w:rPr>
          <w:rFonts w:asciiTheme="majorBidi" w:hAnsiTheme="majorBidi" w:cstheme="majorBidi"/>
          <w:bCs/>
          <w:iCs/>
          <w:lang w:val="en-US"/>
        </w:rPr>
        <w:t>"2.9.2.</w:t>
      </w:r>
      <w:r w:rsidRPr="004A7D79">
        <w:rPr>
          <w:rFonts w:asciiTheme="majorBidi" w:hAnsiTheme="majorBidi" w:cstheme="majorBidi"/>
          <w:bCs/>
          <w:iCs/>
          <w:lang w:val="en-US"/>
        </w:rPr>
        <w:tab/>
        <w:t>"</w:t>
      </w:r>
      <w:r w:rsidRPr="004A7D79">
        <w:rPr>
          <w:rFonts w:asciiTheme="majorBidi" w:hAnsiTheme="majorBidi" w:cstheme="majorBidi"/>
          <w:bCs/>
          <w:i/>
          <w:iCs/>
          <w:lang w:val="en-US"/>
        </w:rPr>
        <w:t>Electronic light source control gear</w:t>
      </w:r>
      <w:r w:rsidRPr="004A7D79">
        <w:rPr>
          <w:rFonts w:asciiTheme="majorBidi" w:hAnsiTheme="majorBidi" w:cstheme="majorBidi"/>
          <w:bCs/>
          <w:iCs/>
          <w:lang w:val="en-US"/>
        </w:rPr>
        <w:t xml:space="preserve">" means one or more components between supply and light source to control voltage and/ or electrical current of the light source." </w:t>
      </w:r>
    </w:p>
    <w:p w14:paraId="1BC5960C" w14:textId="77777777" w:rsidR="004A7D79" w:rsidRPr="004A7D79" w:rsidRDefault="004A7D79" w:rsidP="004A7D79">
      <w:pPr>
        <w:pStyle w:val="SingleTxtG"/>
        <w:spacing w:line="240" w:lineRule="exact"/>
        <w:ind w:left="2268" w:right="567" w:hanging="1134"/>
        <w:rPr>
          <w:rFonts w:asciiTheme="majorBidi" w:hAnsiTheme="majorBidi" w:cstheme="majorBidi"/>
          <w:iCs/>
          <w:lang w:eastAsia="ja-JP"/>
        </w:rPr>
      </w:pPr>
      <w:r w:rsidRPr="004A7D79">
        <w:rPr>
          <w:rFonts w:asciiTheme="majorBidi" w:hAnsiTheme="majorBidi" w:cstheme="majorBidi"/>
          <w:i/>
          <w:iCs/>
          <w:lang w:eastAsia="ja-JP"/>
        </w:rPr>
        <w:t xml:space="preserve">Paragraph 2.9.2.2., </w:t>
      </w:r>
      <w:r w:rsidRPr="004A7D79">
        <w:rPr>
          <w:rFonts w:asciiTheme="majorBidi" w:hAnsiTheme="majorBidi" w:cstheme="majorBidi"/>
          <w:iCs/>
          <w:lang w:eastAsia="ja-JP"/>
        </w:rPr>
        <w:t>delete.</w:t>
      </w:r>
    </w:p>
    <w:p w14:paraId="061A1AE9" w14:textId="77777777" w:rsidR="004A7D79" w:rsidRPr="004A7D79" w:rsidRDefault="004A7D79" w:rsidP="004A7D79">
      <w:pPr>
        <w:spacing w:after="120"/>
        <w:ind w:left="1134" w:right="1134"/>
        <w:jc w:val="both"/>
        <w:rPr>
          <w:rFonts w:asciiTheme="majorBidi" w:hAnsiTheme="majorBidi" w:cstheme="majorBidi"/>
        </w:rPr>
      </w:pPr>
      <w:r w:rsidRPr="004A7D79">
        <w:rPr>
          <w:rFonts w:asciiTheme="majorBidi" w:hAnsiTheme="majorBidi" w:cstheme="majorBidi"/>
          <w:i/>
        </w:rPr>
        <w:t xml:space="preserve">Paragraph 5.7.2.1., </w:t>
      </w:r>
      <w:r w:rsidRPr="004A7D79">
        <w:rPr>
          <w:rFonts w:asciiTheme="majorBidi" w:hAnsiTheme="majorBidi" w:cstheme="majorBidi"/>
        </w:rPr>
        <w:t>amend to read:</w:t>
      </w:r>
    </w:p>
    <w:p w14:paraId="32871A3D" w14:textId="2A3A63F2" w:rsidR="004A7D79" w:rsidRPr="004A7D79" w:rsidRDefault="004A7D79" w:rsidP="004A7D79">
      <w:pPr>
        <w:spacing w:after="120"/>
        <w:ind w:left="2268" w:right="1134" w:hanging="1134"/>
        <w:jc w:val="both"/>
        <w:rPr>
          <w:rFonts w:asciiTheme="majorBidi" w:hAnsiTheme="majorBidi" w:cstheme="majorBidi"/>
        </w:rPr>
      </w:pPr>
      <w:r w:rsidRPr="004A7D79">
        <w:rPr>
          <w:rFonts w:asciiTheme="majorBidi" w:hAnsiTheme="majorBidi" w:cstheme="majorBidi"/>
          <w:lang w:val="en-US"/>
        </w:rPr>
        <w:t xml:space="preserve">"5.7.2.1. </w:t>
      </w:r>
      <w:r w:rsidRPr="004A7D79">
        <w:rPr>
          <w:rFonts w:asciiTheme="majorBidi" w:hAnsiTheme="majorBidi" w:cstheme="majorBidi"/>
          <w:lang w:val="en-US"/>
        </w:rPr>
        <w:tab/>
      </w:r>
      <w:r w:rsidRPr="004A7D79">
        <w:rPr>
          <w:rFonts w:asciiTheme="majorBidi" w:hAnsiTheme="majorBidi" w:cstheme="majorBidi"/>
        </w:rPr>
        <w:t xml:space="preserve">Single lamps as defined in paragraph </w:t>
      </w:r>
      <w:r>
        <w:rPr>
          <w:rFonts w:asciiTheme="majorBidi" w:hAnsiTheme="majorBidi" w:cstheme="majorBidi"/>
        </w:rPr>
        <w:t>2.</w:t>
      </w:r>
      <w:r w:rsidR="00F503A2">
        <w:rPr>
          <w:rFonts w:asciiTheme="majorBidi" w:hAnsiTheme="majorBidi" w:cstheme="majorBidi"/>
        </w:rPr>
        <w:t>4.11.1.</w:t>
      </w:r>
      <w:r w:rsidRPr="004A7D79">
        <w:rPr>
          <w:rFonts w:asciiTheme="majorBidi" w:hAnsiTheme="majorBidi" w:cstheme="majorBidi"/>
        </w:rPr>
        <w:t>, subparagraph (a), the apparent surface of which is composed of two or more distinct parts, shall be installed in such a way that:</w:t>
      </w:r>
    </w:p>
    <w:p w14:paraId="0406557B" w14:textId="77777777" w:rsidR="004A7D79" w:rsidRPr="004A7D79" w:rsidRDefault="004A7D79" w:rsidP="004A7D79">
      <w:pPr>
        <w:spacing w:after="120"/>
        <w:ind w:left="2835" w:right="1133" w:hanging="567"/>
        <w:jc w:val="both"/>
        <w:rPr>
          <w:rFonts w:asciiTheme="majorBidi" w:hAnsiTheme="majorBidi" w:cstheme="majorBidi"/>
          <w:iCs/>
        </w:rPr>
      </w:pPr>
      <w:r w:rsidRPr="004A7D79">
        <w:rPr>
          <w:rFonts w:asciiTheme="majorBidi" w:hAnsiTheme="majorBidi" w:cstheme="majorBidi"/>
          <w:iCs/>
        </w:rPr>
        <w:t>(a)</w:t>
      </w:r>
      <w:r w:rsidRPr="004A7D79">
        <w:rPr>
          <w:rFonts w:asciiTheme="majorBidi" w:hAnsiTheme="majorBidi" w:cstheme="majorBidi"/>
          <w:iCs/>
        </w:rPr>
        <w:tab/>
        <w:t xml:space="preserve">Either the total area of the projection of the distinct parts </w:t>
      </w:r>
      <w:bookmarkStart w:id="178" w:name="_Hlk33693159"/>
      <w:r w:rsidRPr="004A7D79">
        <w:rPr>
          <w:rFonts w:asciiTheme="majorBidi" w:hAnsiTheme="majorBidi" w:cstheme="majorBidi"/>
          <w:iCs/>
        </w:rPr>
        <w:t xml:space="preserve">of the apparent surface in the direction of the reference axis </w:t>
      </w:r>
      <w:bookmarkEnd w:id="178"/>
      <w:r w:rsidRPr="004A7D79">
        <w:rPr>
          <w:rFonts w:asciiTheme="majorBidi" w:hAnsiTheme="majorBidi" w:cstheme="majorBidi"/>
          <w:iCs/>
        </w:rPr>
        <w:t>on a plane tangent to the exterior surface of the outer lens and perpendicular to the reference axis shall occupy not less than 60 per cent of the smallest quadrilateral circumscribing the projection</w:t>
      </w:r>
      <w:r w:rsidRPr="004A7D79">
        <w:rPr>
          <w:rFonts w:asciiTheme="majorBidi" w:hAnsiTheme="majorBidi" w:cstheme="majorBidi"/>
        </w:rPr>
        <w:t xml:space="preserve"> of the said </w:t>
      </w:r>
      <w:bookmarkStart w:id="179" w:name="_Hlk33693272"/>
      <w:r w:rsidRPr="004A7D79">
        <w:rPr>
          <w:rFonts w:asciiTheme="majorBidi" w:hAnsiTheme="majorBidi" w:cstheme="majorBidi"/>
        </w:rPr>
        <w:t>apparent</w:t>
      </w:r>
      <w:r w:rsidRPr="004A7D79">
        <w:rPr>
          <w:rFonts w:asciiTheme="majorBidi" w:hAnsiTheme="majorBidi" w:cstheme="majorBidi"/>
          <w:iCs/>
        </w:rPr>
        <w:t xml:space="preserve"> surface in the direction of the reference axis</w:t>
      </w:r>
      <w:bookmarkEnd w:id="179"/>
      <w:r w:rsidRPr="004A7D79">
        <w:rPr>
          <w:rFonts w:asciiTheme="majorBidi" w:hAnsiTheme="majorBidi" w:cstheme="majorBidi"/>
          <w:iCs/>
        </w:rPr>
        <w:t>; or</w:t>
      </w:r>
    </w:p>
    <w:p w14:paraId="0209EF75" w14:textId="77777777" w:rsidR="004A7D79" w:rsidRPr="004A7D79" w:rsidRDefault="004A7D79" w:rsidP="004A7D79">
      <w:pPr>
        <w:spacing w:after="120"/>
        <w:ind w:left="2835" w:right="1133" w:hanging="567"/>
        <w:jc w:val="both"/>
        <w:rPr>
          <w:rFonts w:asciiTheme="majorBidi" w:hAnsiTheme="majorBidi" w:cstheme="majorBidi"/>
          <w:iCs/>
        </w:rPr>
      </w:pPr>
      <w:r w:rsidRPr="004A7D79">
        <w:rPr>
          <w:rFonts w:asciiTheme="majorBidi" w:hAnsiTheme="majorBidi" w:cstheme="majorBidi"/>
          <w:iCs/>
        </w:rPr>
        <w:t>(b)</w:t>
      </w:r>
      <w:r w:rsidRPr="004A7D79">
        <w:rPr>
          <w:rFonts w:asciiTheme="majorBidi" w:hAnsiTheme="majorBidi" w:cstheme="majorBidi"/>
          <w:iCs/>
        </w:rPr>
        <w:tab/>
        <w:t>The minimum distance between the facing edges</w:t>
      </w:r>
      <w:r w:rsidRPr="004A7D79">
        <w:rPr>
          <w:rFonts w:asciiTheme="majorBidi" w:hAnsiTheme="majorBidi" w:cstheme="majorBidi"/>
          <w:iCs/>
          <w:color w:val="000000"/>
        </w:rPr>
        <w:t xml:space="preserve"> </w:t>
      </w:r>
      <w:r w:rsidRPr="004A7D79">
        <w:rPr>
          <w:rFonts w:asciiTheme="majorBidi" w:hAnsiTheme="majorBidi" w:cstheme="majorBidi"/>
          <w:iCs/>
        </w:rPr>
        <w:t xml:space="preserve">of two adjacent/tangential distinct parts </w:t>
      </w:r>
      <w:bookmarkStart w:id="180" w:name="_Hlk33693344"/>
      <w:r w:rsidRPr="004A7D79">
        <w:rPr>
          <w:rFonts w:asciiTheme="majorBidi" w:hAnsiTheme="majorBidi" w:cstheme="majorBidi"/>
          <w:iCs/>
        </w:rPr>
        <w:t>of the apparent surface in the direction of the reference axis</w:t>
      </w:r>
      <w:bookmarkEnd w:id="180"/>
      <w:r w:rsidRPr="004A7D79">
        <w:rPr>
          <w:rFonts w:asciiTheme="majorBidi" w:hAnsiTheme="majorBidi" w:cstheme="majorBidi"/>
          <w:iCs/>
        </w:rPr>
        <w:t xml:space="preserve"> shall not exceed 75 mm when measured perpendicularly to the reference axis.</w:t>
      </w:r>
    </w:p>
    <w:p w14:paraId="52340F94" w14:textId="77777777" w:rsidR="004A7D79" w:rsidRPr="004A7D79" w:rsidRDefault="004A7D79" w:rsidP="004A7D79">
      <w:pPr>
        <w:spacing w:after="120"/>
        <w:ind w:left="2268" w:right="1134"/>
        <w:jc w:val="both"/>
        <w:rPr>
          <w:rFonts w:asciiTheme="majorBidi" w:hAnsiTheme="majorBidi" w:cstheme="majorBidi"/>
          <w:color w:val="000000"/>
          <w:lang w:eastAsia="it-IT"/>
        </w:rPr>
      </w:pPr>
      <w:r w:rsidRPr="004A7D79">
        <w:rPr>
          <w:rFonts w:asciiTheme="majorBidi" w:hAnsiTheme="majorBidi" w:cstheme="majorBidi"/>
        </w:rPr>
        <w:t>These requirements shall not apply to a single retro-reflector</w:t>
      </w:r>
      <w:r w:rsidRPr="004A7D79">
        <w:rPr>
          <w:rFonts w:asciiTheme="majorBidi" w:hAnsiTheme="majorBidi" w:cstheme="majorBidi"/>
          <w:color w:val="000000"/>
          <w:lang w:eastAsia="it-IT"/>
        </w:rPr>
        <w:t>."</w:t>
      </w:r>
    </w:p>
    <w:p w14:paraId="324683D3" w14:textId="77777777" w:rsidR="004A7D79" w:rsidRPr="004A7D79" w:rsidRDefault="004A7D79" w:rsidP="004A7D79">
      <w:pPr>
        <w:spacing w:after="120"/>
        <w:ind w:left="1134" w:right="1134"/>
        <w:jc w:val="both"/>
        <w:rPr>
          <w:rFonts w:asciiTheme="majorBidi" w:hAnsiTheme="majorBidi" w:cstheme="majorBidi"/>
          <w:iCs/>
        </w:rPr>
      </w:pPr>
      <w:r w:rsidRPr="004A7D79">
        <w:rPr>
          <w:rFonts w:asciiTheme="majorBidi" w:hAnsiTheme="majorBidi" w:cstheme="majorBidi"/>
          <w:i/>
        </w:rPr>
        <w:t>Paragraphs 5.32. – 5.34.,</w:t>
      </w:r>
      <w:r w:rsidRPr="004A7D79">
        <w:rPr>
          <w:rFonts w:asciiTheme="majorBidi" w:hAnsiTheme="majorBidi" w:cstheme="majorBidi"/>
          <w:iCs/>
        </w:rPr>
        <w:t xml:space="preserve"> renumber and amend to read:</w:t>
      </w:r>
    </w:p>
    <w:p w14:paraId="563C0513" w14:textId="77777777" w:rsidR="004A7D79" w:rsidRPr="004A7D79" w:rsidRDefault="004A7D79" w:rsidP="004A7D79">
      <w:pPr>
        <w:pStyle w:val="para"/>
        <w:rPr>
          <w:rFonts w:asciiTheme="majorBidi" w:hAnsiTheme="majorBidi" w:cstheme="majorBidi"/>
          <w:lang w:val="en-US"/>
        </w:rPr>
      </w:pPr>
      <w:r w:rsidRPr="004A7D79">
        <w:rPr>
          <w:rFonts w:asciiTheme="majorBidi" w:hAnsiTheme="majorBidi" w:cstheme="majorBidi"/>
          <w:lang w:val="en-US"/>
        </w:rPr>
        <w:t>"5.32.</w:t>
      </w:r>
      <w:r w:rsidRPr="004A7D79">
        <w:rPr>
          <w:rFonts w:asciiTheme="majorBidi" w:hAnsiTheme="majorBidi" w:cstheme="majorBidi"/>
          <w:lang w:val="en-US"/>
        </w:rPr>
        <w:tab/>
        <w:t>External status indicator</w:t>
      </w:r>
    </w:p>
    <w:p w14:paraId="579B986C" w14:textId="77777777" w:rsidR="004A7D79" w:rsidRPr="004A7D79" w:rsidRDefault="004A7D79" w:rsidP="004A7D79">
      <w:pPr>
        <w:pStyle w:val="para"/>
        <w:ind w:firstLine="0"/>
        <w:rPr>
          <w:rFonts w:asciiTheme="majorBidi" w:hAnsiTheme="majorBidi" w:cstheme="majorBidi"/>
          <w:lang w:val="en-US"/>
        </w:rPr>
      </w:pPr>
      <w:r w:rsidRPr="004A7D79">
        <w:rPr>
          <w:rFonts w:asciiTheme="majorBidi" w:hAnsiTheme="majorBidi" w:cstheme="majorBidi"/>
          <w:lang w:val="en-US"/>
        </w:rPr>
        <w:t>One external status indicator for Vehicle Alarm System (VAS), Alarm System (AS) and immobilizer is allowed if:</w:t>
      </w:r>
    </w:p>
    <w:p w14:paraId="07333E01" w14:textId="77777777" w:rsidR="004A7D79" w:rsidRPr="004A7D79" w:rsidRDefault="004A7D79" w:rsidP="004A7D79">
      <w:pPr>
        <w:pStyle w:val="para"/>
        <w:ind w:firstLine="0"/>
        <w:rPr>
          <w:rFonts w:asciiTheme="majorBidi" w:hAnsiTheme="majorBidi" w:cstheme="majorBidi"/>
          <w:lang w:val="en-US"/>
        </w:rPr>
      </w:pPr>
      <w:r w:rsidRPr="004A7D79">
        <w:rPr>
          <w:rFonts w:asciiTheme="majorBidi" w:hAnsiTheme="majorBidi" w:cstheme="majorBidi"/>
          <w:lang w:val="en-US"/>
        </w:rPr>
        <w:t>(a)</w:t>
      </w:r>
      <w:r w:rsidRPr="004A7D79">
        <w:rPr>
          <w:rFonts w:asciiTheme="majorBidi" w:hAnsiTheme="majorBidi" w:cstheme="majorBidi"/>
          <w:lang w:val="en-US"/>
        </w:rPr>
        <w:tab/>
        <w:t xml:space="preserve">The light intensity in any direction does not exceed 0.5 </w:t>
      </w:r>
      <w:proofErr w:type="gramStart"/>
      <w:r w:rsidRPr="004A7D79">
        <w:rPr>
          <w:rFonts w:asciiTheme="majorBidi" w:hAnsiTheme="majorBidi" w:cstheme="majorBidi"/>
          <w:lang w:val="en-US"/>
        </w:rPr>
        <w:t>cd;</w:t>
      </w:r>
      <w:proofErr w:type="gramEnd"/>
      <w:r w:rsidRPr="004A7D79">
        <w:rPr>
          <w:rFonts w:asciiTheme="majorBidi" w:hAnsiTheme="majorBidi" w:cstheme="majorBidi"/>
          <w:lang w:val="en-US"/>
        </w:rPr>
        <w:t xml:space="preserve"> </w:t>
      </w:r>
    </w:p>
    <w:p w14:paraId="53DE6CE0" w14:textId="77777777" w:rsidR="004A7D79" w:rsidRPr="004A7D79" w:rsidRDefault="004A7D79" w:rsidP="004A7D79">
      <w:pPr>
        <w:pStyle w:val="para"/>
        <w:ind w:firstLine="0"/>
        <w:rPr>
          <w:rFonts w:asciiTheme="majorBidi" w:hAnsiTheme="majorBidi" w:cstheme="majorBidi"/>
          <w:lang w:val="en-US"/>
        </w:rPr>
      </w:pPr>
      <w:r w:rsidRPr="004A7D79">
        <w:rPr>
          <w:rFonts w:asciiTheme="majorBidi" w:hAnsiTheme="majorBidi" w:cstheme="majorBidi"/>
          <w:lang w:val="en-US"/>
        </w:rPr>
        <w:t>(b)</w:t>
      </w:r>
      <w:r w:rsidRPr="004A7D79">
        <w:rPr>
          <w:rFonts w:asciiTheme="majorBidi" w:hAnsiTheme="majorBidi" w:cstheme="majorBidi"/>
          <w:lang w:val="en-US"/>
        </w:rPr>
        <w:tab/>
        <w:t xml:space="preserve">The </w:t>
      </w:r>
      <w:proofErr w:type="spellStart"/>
      <w:r w:rsidRPr="004A7D79">
        <w:rPr>
          <w:rFonts w:asciiTheme="majorBidi" w:hAnsiTheme="majorBidi" w:cstheme="majorBidi"/>
          <w:lang w:val="en-US"/>
        </w:rPr>
        <w:t>colour</w:t>
      </w:r>
      <w:proofErr w:type="spellEnd"/>
      <w:r w:rsidRPr="004A7D79">
        <w:rPr>
          <w:rFonts w:asciiTheme="majorBidi" w:hAnsiTheme="majorBidi" w:cstheme="majorBidi"/>
          <w:lang w:val="en-US"/>
        </w:rPr>
        <w:t xml:space="preserve"> of the light emitted is white, red or </w:t>
      </w:r>
      <w:proofErr w:type="gramStart"/>
      <w:r w:rsidRPr="004A7D79">
        <w:rPr>
          <w:rFonts w:asciiTheme="majorBidi" w:hAnsiTheme="majorBidi" w:cstheme="majorBidi"/>
          <w:lang w:val="en-US"/>
        </w:rPr>
        <w:t>amber;</w:t>
      </w:r>
      <w:proofErr w:type="gramEnd"/>
    </w:p>
    <w:p w14:paraId="1703B647" w14:textId="77777777" w:rsidR="004A7D79" w:rsidRPr="004A7D79" w:rsidRDefault="004A7D79" w:rsidP="004A7D79">
      <w:pPr>
        <w:pStyle w:val="para"/>
        <w:ind w:firstLine="0"/>
        <w:rPr>
          <w:rFonts w:asciiTheme="majorBidi" w:hAnsiTheme="majorBidi" w:cstheme="majorBidi"/>
          <w:lang w:val="en-US"/>
        </w:rPr>
      </w:pPr>
      <w:r w:rsidRPr="004A7D79">
        <w:rPr>
          <w:rFonts w:asciiTheme="majorBidi" w:hAnsiTheme="majorBidi" w:cstheme="majorBidi"/>
          <w:lang w:val="en-US"/>
        </w:rPr>
        <w:t>(c)</w:t>
      </w:r>
      <w:r w:rsidRPr="004A7D79">
        <w:rPr>
          <w:rFonts w:asciiTheme="majorBidi" w:hAnsiTheme="majorBidi" w:cstheme="majorBidi"/>
          <w:lang w:val="en-US"/>
        </w:rPr>
        <w:tab/>
        <w:t xml:space="preserve">The area of the apparent surface is not larger than </w:t>
      </w:r>
      <w:r w:rsidRPr="004A7D79">
        <w:rPr>
          <w:rFonts w:asciiTheme="majorBidi" w:hAnsiTheme="majorBidi" w:cstheme="majorBidi"/>
          <w:color w:val="000000" w:themeColor="text1"/>
          <w:lang w:val="en-US"/>
        </w:rPr>
        <w:t xml:space="preserve">20 </w:t>
      </w:r>
      <w:r w:rsidRPr="004A7D79">
        <w:rPr>
          <w:rFonts w:asciiTheme="majorBidi" w:hAnsiTheme="majorBidi" w:cstheme="majorBidi"/>
          <w:lang w:val="en-US"/>
        </w:rPr>
        <w:t>cm</w:t>
      </w:r>
      <w:r w:rsidRPr="004A7D79">
        <w:rPr>
          <w:rFonts w:asciiTheme="majorBidi" w:hAnsiTheme="majorBidi" w:cstheme="majorBidi"/>
          <w:vertAlign w:val="superscript"/>
          <w:lang w:val="en-US"/>
        </w:rPr>
        <w:t>2</w:t>
      </w:r>
      <w:r w:rsidRPr="004A7D79">
        <w:rPr>
          <w:rFonts w:asciiTheme="majorBidi" w:hAnsiTheme="majorBidi" w:cstheme="majorBidi"/>
          <w:lang w:val="en-US"/>
        </w:rPr>
        <w:t>.</w:t>
      </w:r>
    </w:p>
    <w:p w14:paraId="047480A9" w14:textId="77777777" w:rsidR="004A7D79" w:rsidRPr="004A7D79" w:rsidRDefault="004A7D79" w:rsidP="004A7D79">
      <w:pPr>
        <w:spacing w:after="160"/>
        <w:ind w:left="2268" w:right="1134"/>
        <w:jc w:val="both"/>
        <w:rPr>
          <w:rFonts w:asciiTheme="majorBidi" w:hAnsiTheme="majorBidi" w:cstheme="majorBidi"/>
        </w:rPr>
      </w:pPr>
      <w:r w:rsidRPr="004A7D79">
        <w:rPr>
          <w:rFonts w:asciiTheme="majorBidi" w:hAnsiTheme="majorBidi" w:cstheme="majorBidi"/>
        </w:rPr>
        <w:t xml:space="preserve">Up to two external status indicators for Vehicle Alarm System (VAS), Alarm System (AS) and immobiliser are allowed on a vehicle provided that the apparent surface does not exceed </w:t>
      </w:r>
      <w:r w:rsidRPr="004A7D79">
        <w:rPr>
          <w:rFonts w:asciiTheme="majorBidi" w:hAnsiTheme="majorBidi" w:cstheme="majorBidi"/>
          <w:color w:val="000000" w:themeColor="text1"/>
        </w:rPr>
        <w:t>10 c</w:t>
      </w:r>
      <w:r w:rsidRPr="004A7D79">
        <w:rPr>
          <w:rFonts w:asciiTheme="majorBidi" w:hAnsiTheme="majorBidi" w:cstheme="majorBidi"/>
        </w:rPr>
        <w:t>m</w:t>
      </w:r>
      <w:r w:rsidRPr="004A7D79">
        <w:rPr>
          <w:rFonts w:asciiTheme="majorBidi" w:hAnsiTheme="majorBidi" w:cstheme="majorBidi"/>
          <w:vertAlign w:val="superscript"/>
        </w:rPr>
        <w:t>2</w:t>
      </w:r>
      <w:r w:rsidRPr="004A7D79">
        <w:rPr>
          <w:rFonts w:asciiTheme="majorBidi" w:hAnsiTheme="majorBidi" w:cstheme="majorBidi"/>
        </w:rPr>
        <w:t xml:space="preserve"> per indicator.</w:t>
      </w:r>
    </w:p>
    <w:p w14:paraId="04789616" w14:textId="77777777" w:rsidR="004A7D79" w:rsidRPr="004A7D79" w:rsidRDefault="004A7D79" w:rsidP="004A7D79">
      <w:pPr>
        <w:spacing w:after="120"/>
        <w:ind w:left="2268" w:right="1134" w:hanging="1134"/>
        <w:jc w:val="both"/>
        <w:rPr>
          <w:rFonts w:asciiTheme="majorBidi" w:hAnsiTheme="majorBidi" w:cstheme="majorBidi"/>
        </w:rPr>
      </w:pPr>
      <w:r w:rsidRPr="004A7D79">
        <w:rPr>
          <w:rFonts w:asciiTheme="majorBidi" w:hAnsiTheme="majorBidi" w:cstheme="majorBidi"/>
          <w:lang w:val="en-US"/>
        </w:rPr>
        <w:t>5.33.</w:t>
      </w:r>
      <w:r w:rsidRPr="004A7D79">
        <w:rPr>
          <w:rFonts w:asciiTheme="majorBidi" w:hAnsiTheme="majorBidi" w:cstheme="majorBidi"/>
        </w:rPr>
        <w:t xml:space="preserve"> </w:t>
      </w:r>
      <w:r w:rsidRPr="004A7D79">
        <w:rPr>
          <w:rFonts w:asciiTheme="majorBidi" w:hAnsiTheme="majorBidi" w:cstheme="majorBidi"/>
        </w:rPr>
        <w:tab/>
        <w:t xml:space="preserve">A device type approved according to any preceding series of amendments to UN Regulations Nos. 148 and/or 149 and/or 150 is deemed equivalent to one approved according to the latest series of amendments to the pertinent UN Regulations Nos. 148 and/or 149 and/or 150, when the change indexes (defined in paragraph 2.1.6.) related to each individual lamp (function) do not differ. In </w:t>
      </w:r>
      <w:r w:rsidRPr="004A7D79">
        <w:rPr>
          <w:rFonts w:asciiTheme="majorBidi" w:hAnsiTheme="majorBidi" w:cstheme="majorBidi"/>
        </w:rPr>
        <w:lastRenderedPageBreak/>
        <w:t>this case such a device may be fitted on the vehicle to be type approved without any update of the device type approval documents and device markings.</w:t>
      </w:r>
    </w:p>
    <w:p w14:paraId="2122706F" w14:textId="77777777" w:rsidR="004A7D79" w:rsidRPr="004A7D79" w:rsidRDefault="004A7D79" w:rsidP="004A7D79">
      <w:pPr>
        <w:pStyle w:val="para"/>
        <w:rPr>
          <w:rFonts w:asciiTheme="majorBidi" w:hAnsiTheme="majorBidi" w:cstheme="majorBidi"/>
          <w:lang w:val="en-US"/>
        </w:rPr>
      </w:pPr>
      <w:r w:rsidRPr="004A7D79">
        <w:rPr>
          <w:rFonts w:asciiTheme="majorBidi" w:hAnsiTheme="majorBidi" w:cstheme="majorBidi"/>
          <w:lang w:val="en-US"/>
        </w:rPr>
        <w:t>5.34.</w:t>
      </w:r>
      <w:r w:rsidRPr="004A7D79">
        <w:rPr>
          <w:rFonts w:asciiTheme="majorBidi" w:hAnsiTheme="majorBidi" w:cstheme="majorBidi"/>
          <w:lang w:val="en-US"/>
        </w:rPr>
        <w:tab/>
        <w:t>The use of lamps approved for and equipped with LED substitute light source(s), is allowed exclusively in the case where the statement indicated in paragraph 3.2.8. is present and positive.</w:t>
      </w:r>
    </w:p>
    <w:p w14:paraId="41400CC5" w14:textId="77777777" w:rsidR="004A7D79" w:rsidRPr="004A7D79" w:rsidRDefault="004A7D79" w:rsidP="004A7D79">
      <w:pPr>
        <w:spacing w:after="120"/>
        <w:ind w:left="2268" w:right="1134"/>
        <w:jc w:val="both"/>
        <w:rPr>
          <w:rFonts w:asciiTheme="majorBidi" w:hAnsiTheme="majorBidi" w:cstheme="majorBidi"/>
          <w:i/>
        </w:rPr>
      </w:pPr>
      <w:r w:rsidRPr="004A7D79">
        <w:rPr>
          <w:rFonts w:asciiTheme="majorBidi" w:hAnsiTheme="majorBidi" w:cstheme="majorBidi"/>
        </w:rPr>
        <w:t>To verify that this statement is respected, both at the type approval and in the conformity of production verification, the presence of the marking on the lamps related to the use of LED substitute light source(s) shall be checked."</w:t>
      </w:r>
    </w:p>
    <w:p w14:paraId="5136AF1E" w14:textId="77777777" w:rsidR="004A7D79" w:rsidRPr="004A7D79" w:rsidRDefault="004A7D79" w:rsidP="004A7D79">
      <w:pPr>
        <w:spacing w:after="120"/>
        <w:ind w:left="2268" w:right="1134" w:hanging="1134"/>
        <w:rPr>
          <w:rFonts w:asciiTheme="majorBidi" w:hAnsiTheme="majorBidi" w:cstheme="majorBidi"/>
        </w:rPr>
      </w:pPr>
      <w:r w:rsidRPr="004A7D79">
        <w:rPr>
          <w:rFonts w:asciiTheme="majorBidi" w:hAnsiTheme="majorBidi" w:cstheme="majorBidi"/>
          <w:i/>
        </w:rPr>
        <w:t>Paragraph 6.2.4.2.</w:t>
      </w:r>
      <w:r w:rsidRPr="004A7D79">
        <w:rPr>
          <w:rFonts w:asciiTheme="majorBidi" w:hAnsiTheme="majorBidi" w:cstheme="majorBidi"/>
        </w:rPr>
        <w:t>, amend to read (and keep footnote 10 unchanged):</w:t>
      </w:r>
    </w:p>
    <w:p w14:paraId="39E8EBAA" w14:textId="77777777" w:rsidR="004A7D79" w:rsidRPr="004A7D79" w:rsidRDefault="004A7D79" w:rsidP="004A7D79">
      <w:pPr>
        <w:pStyle w:val="af2"/>
        <w:spacing w:after="120" w:line="240" w:lineRule="atLeast"/>
        <w:ind w:left="2268" w:right="1134" w:hanging="1134"/>
        <w:jc w:val="both"/>
        <w:rPr>
          <w:rFonts w:asciiTheme="majorBidi" w:hAnsiTheme="majorBidi" w:cstheme="majorBidi"/>
          <w:sz w:val="20"/>
        </w:rPr>
      </w:pPr>
      <w:r w:rsidRPr="004A7D79">
        <w:rPr>
          <w:rFonts w:asciiTheme="majorBidi" w:hAnsiTheme="majorBidi" w:cstheme="majorBidi"/>
          <w:sz w:val="20"/>
        </w:rPr>
        <w:t xml:space="preserve">"6.2.4.2. </w:t>
      </w:r>
      <w:r w:rsidRPr="004A7D79">
        <w:rPr>
          <w:rFonts w:asciiTheme="majorBidi" w:hAnsiTheme="majorBidi" w:cstheme="majorBidi"/>
          <w:sz w:val="20"/>
        </w:rPr>
        <w:tab/>
        <w:t xml:space="preserve">In height: not less than 500 mm and not more than 1,200 mm above the ground. </w:t>
      </w:r>
      <w:r w:rsidRPr="004A7D79">
        <w:rPr>
          <w:rFonts w:asciiTheme="majorBidi" w:hAnsiTheme="majorBidi" w:cstheme="majorBidi"/>
          <w:position w:val="2"/>
          <w:sz w:val="20"/>
        </w:rPr>
        <w:t>For category N</w:t>
      </w:r>
      <w:r w:rsidRPr="004A7D79">
        <w:rPr>
          <w:rFonts w:asciiTheme="majorBidi" w:hAnsiTheme="majorBidi" w:cstheme="majorBidi"/>
          <w:position w:val="1"/>
          <w:sz w:val="20"/>
        </w:rPr>
        <w:t>2</w:t>
      </w:r>
      <w:r w:rsidRPr="004A7D79">
        <w:rPr>
          <w:rFonts w:asciiTheme="majorBidi" w:hAnsiTheme="majorBidi" w:cstheme="majorBidi"/>
          <w:position w:val="2"/>
          <w:sz w:val="20"/>
        </w:rPr>
        <w:t>G, N</w:t>
      </w:r>
      <w:r w:rsidRPr="004A7D79">
        <w:rPr>
          <w:rFonts w:asciiTheme="majorBidi" w:hAnsiTheme="majorBidi" w:cstheme="majorBidi"/>
          <w:sz w:val="20"/>
        </w:rPr>
        <w:t>3</w:t>
      </w:r>
      <w:r w:rsidRPr="004A7D79">
        <w:rPr>
          <w:rFonts w:asciiTheme="majorBidi" w:hAnsiTheme="majorBidi" w:cstheme="majorBidi"/>
          <w:position w:val="2"/>
          <w:sz w:val="20"/>
        </w:rPr>
        <w:t>G, M</w:t>
      </w:r>
      <w:r w:rsidRPr="004A7D79">
        <w:rPr>
          <w:rFonts w:asciiTheme="majorBidi" w:hAnsiTheme="majorBidi" w:cstheme="majorBidi"/>
          <w:position w:val="1"/>
          <w:sz w:val="20"/>
        </w:rPr>
        <w:t>2</w:t>
      </w:r>
      <w:r w:rsidRPr="004A7D79">
        <w:rPr>
          <w:rFonts w:asciiTheme="majorBidi" w:hAnsiTheme="majorBidi" w:cstheme="majorBidi"/>
          <w:position w:val="2"/>
          <w:sz w:val="20"/>
        </w:rPr>
        <w:t>G, M</w:t>
      </w:r>
      <w:r w:rsidRPr="004A7D79">
        <w:rPr>
          <w:rFonts w:asciiTheme="majorBidi" w:hAnsiTheme="majorBidi" w:cstheme="majorBidi"/>
          <w:position w:val="1"/>
          <w:sz w:val="20"/>
        </w:rPr>
        <w:t>3</w:t>
      </w:r>
      <w:r w:rsidRPr="004A7D79">
        <w:rPr>
          <w:rFonts w:asciiTheme="majorBidi" w:hAnsiTheme="majorBidi" w:cstheme="majorBidi"/>
          <w:position w:val="2"/>
          <w:sz w:val="20"/>
        </w:rPr>
        <w:t>G (off-road) vehicles</w:t>
      </w:r>
      <w:r w:rsidRPr="004A7D79">
        <w:rPr>
          <w:rFonts w:asciiTheme="majorBidi" w:hAnsiTheme="majorBidi" w:cstheme="majorBidi"/>
          <w:position w:val="2"/>
          <w:sz w:val="20"/>
          <w:vertAlign w:val="superscript"/>
        </w:rPr>
        <w:t>10</w:t>
      </w:r>
      <w:r w:rsidRPr="004A7D79">
        <w:rPr>
          <w:rFonts w:asciiTheme="majorBidi" w:hAnsiTheme="majorBidi" w:cstheme="majorBidi"/>
          <w:position w:val="2"/>
          <w:sz w:val="20"/>
        </w:rPr>
        <w:t xml:space="preserve"> the maximum height may be increased to 1,500 mm."</w:t>
      </w:r>
    </w:p>
    <w:p w14:paraId="37A5A376" w14:textId="77777777" w:rsidR="004A7D79" w:rsidRPr="004A7D79" w:rsidRDefault="004A7D79" w:rsidP="004A7D79">
      <w:pPr>
        <w:spacing w:after="120"/>
        <w:ind w:left="2268" w:right="1134" w:hanging="1134"/>
        <w:rPr>
          <w:rFonts w:asciiTheme="majorBidi" w:hAnsiTheme="majorBidi" w:cstheme="majorBidi"/>
        </w:rPr>
      </w:pPr>
      <w:r w:rsidRPr="004A7D79">
        <w:rPr>
          <w:rFonts w:asciiTheme="majorBidi" w:hAnsiTheme="majorBidi" w:cstheme="majorBidi"/>
          <w:i/>
        </w:rPr>
        <w:t xml:space="preserve">Paragraph 6.4.4.2., </w:t>
      </w:r>
      <w:r w:rsidRPr="004A7D79">
        <w:rPr>
          <w:rFonts w:asciiTheme="majorBidi" w:hAnsiTheme="majorBidi" w:cstheme="majorBidi"/>
        </w:rPr>
        <w:t>amend to read:</w:t>
      </w:r>
    </w:p>
    <w:p w14:paraId="687CC360" w14:textId="77777777" w:rsidR="004A7D79" w:rsidRPr="004A7D79" w:rsidRDefault="004A7D79" w:rsidP="004A7D79">
      <w:pPr>
        <w:spacing w:after="120"/>
        <w:ind w:left="2268" w:right="1134" w:hanging="1134"/>
        <w:jc w:val="both"/>
        <w:rPr>
          <w:rFonts w:asciiTheme="majorBidi" w:hAnsiTheme="majorBidi" w:cstheme="majorBidi"/>
        </w:rPr>
      </w:pPr>
      <w:r w:rsidRPr="004A7D79">
        <w:rPr>
          <w:rFonts w:asciiTheme="majorBidi" w:hAnsiTheme="majorBidi" w:cstheme="majorBidi"/>
        </w:rPr>
        <w:t xml:space="preserve">"6.4.4.2. </w:t>
      </w:r>
      <w:r w:rsidRPr="004A7D79">
        <w:rPr>
          <w:rFonts w:asciiTheme="majorBidi" w:hAnsiTheme="majorBidi" w:cstheme="majorBidi"/>
        </w:rPr>
        <w:tab/>
        <w:t xml:space="preserve">In height: not less than 250 mm and not more than 1,200 mm above the ground. </w:t>
      </w:r>
      <w:r w:rsidRPr="004A7D79">
        <w:rPr>
          <w:rFonts w:asciiTheme="majorBidi" w:hAnsiTheme="majorBidi" w:cstheme="majorBidi"/>
          <w:position w:val="1"/>
        </w:rPr>
        <w:t>For category N</w:t>
      </w:r>
      <w:r w:rsidRPr="004A7D79">
        <w:rPr>
          <w:rFonts w:asciiTheme="majorBidi" w:hAnsiTheme="majorBidi" w:cstheme="majorBidi"/>
        </w:rPr>
        <w:t>2</w:t>
      </w:r>
      <w:r w:rsidRPr="004A7D79">
        <w:rPr>
          <w:rFonts w:asciiTheme="majorBidi" w:hAnsiTheme="majorBidi" w:cstheme="majorBidi"/>
          <w:position w:val="1"/>
        </w:rPr>
        <w:t>G, N</w:t>
      </w:r>
      <w:r w:rsidRPr="004A7D79">
        <w:rPr>
          <w:rFonts w:asciiTheme="majorBidi" w:hAnsiTheme="majorBidi" w:cstheme="majorBidi"/>
        </w:rPr>
        <w:t>3</w:t>
      </w:r>
      <w:r w:rsidRPr="004A7D79">
        <w:rPr>
          <w:rFonts w:asciiTheme="majorBidi" w:hAnsiTheme="majorBidi" w:cstheme="majorBidi"/>
          <w:position w:val="1"/>
        </w:rPr>
        <w:t>G, M</w:t>
      </w:r>
      <w:r w:rsidRPr="004A7D79">
        <w:rPr>
          <w:rFonts w:asciiTheme="majorBidi" w:hAnsiTheme="majorBidi" w:cstheme="majorBidi"/>
        </w:rPr>
        <w:t>2</w:t>
      </w:r>
      <w:r w:rsidRPr="004A7D79">
        <w:rPr>
          <w:rFonts w:asciiTheme="majorBidi" w:hAnsiTheme="majorBidi" w:cstheme="majorBidi"/>
          <w:position w:val="1"/>
        </w:rPr>
        <w:t>G, M</w:t>
      </w:r>
      <w:r w:rsidRPr="004A7D79">
        <w:rPr>
          <w:rFonts w:asciiTheme="majorBidi" w:hAnsiTheme="majorBidi" w:cstheme="majorBidi"/>
        </w:rPr>
        <w:t>3</w:t>
      </w:r>
      <w:r w:rsidRPr="004A7D79">
        <w:rPr>
          <w:rFonts w:asciiTheme="majorBidi" w:hAnsiTheme="majorBidi" w:cstheme="majorBidi"/>
          <w:position w:val="1"/>
        </w:rPr>
        <w:t xml:space="preserve">G (off-road) vehicles the maximum </w:t>
      </w:r>
      <w:r w:rsidRPr="004A7D79">
        <w:rPr>
          <w:rFonts w:asciiTheme="majorBidi" w:hAnsiTheme="majorBidi" w:cstheme="majorBidi"/>
        </w:rPr>
        <w:t>height may be increased to 1,400 mm."</w:t>
      </w:r>
    </w:p>
    <w:p w14:paraId="15602E17" w14:textId="77777777" w:rsidR="004A7D79" w:rsidRPr="004A7D79" w:rsidRDefault="004A7D79" w:rsidP="004A7D79">
      <w:pPr>
        <w:pStyle w:val="HChG"/>
        <w:spacing w:before="0" w:after="120" w:line="240" w:lineRule="atLeast"/>
        <w:ind w:left="2268"/>
        <w:rPr>
          <w:rFonts w:asciiTheme="majorBidi" w:hAnsiTheme="majorBidi" w:cstheme="majorBidi"/>
          <w:b w:val="0"/>
          <w:sz w:val="20"/>
          <w:lang w:val="en-US"/>
        </w:rPr>
      </w:pPr>
      <w:r w:rsidRPr="004A7D79">
        <w:rPr>
          <w:rFonts w:asciiTheme="majorBidi" w:eastAsia="MS Mincho" w:hAnsiTheme="majorBidi" w:cstheme="majorBidi"/>
          <w:b w:val="0"/>
          <w:i/>
          <w:sz w:val="20"/>
        </w:rPr>
        <w:t>Paragraph 6.8.2.,</w:t>
      </w:r>
      <w:r w:rsidRPr="004A7D79">
        <w:rPr>
          <w:rFonts w:asciiTheme="majorBidi" w:hAnsiTheme="majorBidi" w:cstheme="majorBidi"/>
          <w:b w:val="0"/>
          <w:sz w:val="20"/>
          <w:lang w:val="en-US"/>
        </w:rPr>
        <w:t xml:space="preserve"> amend to read:</w:t>
      </w:r>
    </w:p>
    <w:p w14:paraId="25D4F7A2" w14:textId="77777777" w:rsidR="004A7D79" w:rsidRPr="004A7D79" w:rsidRDefault="004A7D79" w:rsidP="004A7D79">
      <w:pPr>
        <w:pStyle w:val="para"/>
        <w:rPr>
          <w:rFonts w:asciiTheme="majorBidi" w:hAnsiTheme="majorBidi" w:cstheme="majorBidi"/>
          <w:lang w:val="en-US"/>
        </w:rPr>
      </w:pPr>
      <w:r w:rsidRPr="004A7D79">
        <w:rPr>
          <w:rFonts w:asciiTheme="majorBidi" w:hAnsiTheme="majorBidi" w:cstheme="majorBidi"/>
          <w:lang w:val="en-US"/>
        </w:rPr>
        <w:t>"6.8.2.</w:t>
      </w:r>
      <w:r w:rsidRPr="004A7D79">
        <w:rPr>
          <w:rFonts w:asciiTheme="majorBidi" w:hAnsiTheme="majorBidi" w:cstheme="majorBidi"/>
          <w:lang w:val="en-US"/>
        </w:rPr>
        <w:tab/>
        <w:t>Number</w:t>
      </w:r>
    </w:p>
    <w:p w14:paraId="762CBC11" w14:textId="77777777" w:rsidR="004A7D79" w:rsidRPr="004A7D79" w:rsidRDefault="004A7D79" w:rsidP="004A7D79">
      <w:pPr>
        <w:pStyle w:val="para"/>
        <w:rPr>
          <w:rFonts w:asciiTheme="majorBidi" w:hAnsiTheme="majorBidi" w:cstheme="majorBidi"/>
          <w:lang w:val="en-US"/>
        </w:rPr>
      </w:pPr>
      <w:r w:rsidRPr="004A7D79">
        <w:rPr>
          <w:rFonts w:asciiTheme="majorBidi" w:hAnsiTheme="majorBidi" w:cstheme="majorBidi"/>
          <w:lang w:val="en-US"/>
        </w:rPr>
        <w:tab/>
      </w:r>
      <w:r w:rsidRPr="004A7D79">
        <w:rPr>
          <w:rFonts w:asciiTheme="majorBidi" w:hAnsiTheme="majorBidi" w:cstheme="majorBidi"/>
          <w:lang w:val="en-US"/>
        </w:rPr>
        <w:tab/>
        <w:t>Such that the device illuminates the site of the registration plate according to the type-approval documentation of the device."</w:t>
      </w:r>
    </w:p>
    <w:p w14:paraId="2D37DD8D" w14:textId="77777777" w:rsidR="004A7D79" w:rsidRPr="004A7D79" w:rsidRDefault="004A7D79" w:rsidP="004A7D79">
      <w:pPr>
        <w:pStyle w:val="HChG"/>
        <w:spacing w:before="0" w:after="120" w:line="240" w:lineRule="atLeast"/>
        <w:ind w:firstLine="0"/>
        <w:rPr>
          <w:rFonts w:asciiTheme="majorBidi" w:hAnsiTheme="majorBidi" w:cstheme="majorBidi"/>
          <w:b w:val="0"/>
          <w:sz w:val="20"/>
          <w:lang w:val="en-US"/>
        </w:rPr>
      </w:pPr>
      <w:r w:rsidRPr="004A7D79">
        <w:rPr>
          <w:rFonts w:asciiTheme="majorBidi" w:eastAsia="MS Mincho" w:hAnsiTheme="majorBidi" w:cstheme="majorBidi"/>
          <w:b w:val="0"/>
          <w:i/>
          <w:sz w:val="20"/>
        </w:rPr>
        <w:t>Paragraph 6.8.3.,</w:t>
      </w:r>
      <w:r w:rsidRPr="004A7D79">
        <w:rPr>
          <w:rFonts w:asciiTheme="majorBidi" w:hAnsiTheme="majorBidi" w:cstheme="majorBidi"/>
          <w:b w:val="0"/>
          <w:sz w:val="20"/>
          <w:lang w:val="en-US"/>
        </w:rPr>
        <w:t xml:space="preserve"> amend to read:</w:t>
      </w:r>
    </w:p>
    <w:p w14:paraId="533B29FC" w14:textId="77777777" w:rsidR="004A7D79" w:rsidRPr="004A7D79" w:rsidRDefault="004A7D79" w:rsidP="004A7D79">
      <w:pPr>
        <w:pStyle w:val="para"/>
        <w:rPr>
          <w:rFonts w:asciiTheme="majorBidi" w:hAnsiTheme="majorBidi" w:cstheme="majorBidi"/>
          <w:u w:val="single"/>
          <w:lang w:val="en-US"/>
        </w:rPr>
      </w:pPr>
      <w:r w:rsidRPr="004A7D79">
        <w:rPr>
          <w:rFonts w:asciiTheme="majorBidi" w:hAnsiTheme="majorBidi" w:cstheme="majorBidi"/>
          <w:lang w:val="en-US"/>
        </w:rPr>
        <w:t>"6.8.3.</w:t>
      </w:r>
      <w:r w:rsidRPr="004A7D79">
        <w:rPr>
          <w:rFonts w:asciiTheme="majorBidi" w:hAnsiTheme="majorBidi" w:cstheme="majorBidi"/>
          <w:lang w:val="en-US"/>
        </w:rPr>
        <w:tab/>
        <w:t>Arrangement</w:t>
      </w:r>
    </w:p>
    <w:p w14:paraId="1FC6987E" w14:textId="77777777" w:rsidR="004A7D79" w:rsidRPr="004A7D79" w:rsidRDefault="004A7D79" w:rsidP="004A7D79">
      <w:pPr>
        <w:pStyle w:val="para"/>
        <w:ind w:firstLine="0"/>
        <w:rPr>
          <w:rFonts w:asciiTheme="majorBidi" w:hAnsiTheme="majorBidi" w:cstheme="majorBidi"/>
          <w:lang w:val="en-US"/>
        </w:rPr>
      </w:pPr>
      <w:r w:rsidRPr="004A7D79">
        <w:rPr>
          <w:rFonts w:asciiTheme="majorBidi" w:hAnsiTheme="majorBidi" w:cstheme="majorBidi"/>
          <w:lang w:val="en-US"/>
        </w:rPr>
        <w:t>Such that the device illuminates the site of the registration plate according to the type-approval documentation of the device."</w:t>
      </w:r>
    </w:p>
    <w:p w14:paraId="20D4DB7D" w14:textId="77777777" w:rsidR="004A7D79" w:rsidRPr="004A7D79" w:rsidRDefault="004A7D79" w:rsidP="004A7D79">
      <w:pPr>
        <w:pStyle w:val="HChG"/>
        <w:spacing w:before="0" w:after="120" w:line="240" w:lineRule="atLeast"/>
        <w:ind w:firstLine="0"/>
        <w:rPr>
          <w:rFonts w:asciiTheme="majorBidi" w:hAnsiTheme="majorBidi" w:cstheme="majorBidi"/>
          <w:b w:val="0"/>
          <w:sz w:val="20"/>
          <w:lang w:val="en-US"/>
        </w:rPr>
      </w:pPr>
      <w:r w:rsidRPr="004A7D79">
        <w:rPr>
          <w:rFonts w:asciiTheme="majorBidi" w:eastAsia="MS Mincho" w:hAnsiTheme="majorBidi" w:cstheme="majorBidi"/>
          <w:b w:val="0"/>
          <w:i/>
          <w:sz w:val="20"/>
        </w:rPr>
        <w:t>Paragraphs 6.8.4.1., 6.8.4.2. and 6.8.4.3.,</w:t>
      </w:r>
      <w:r w:rsidRPr="004A7D79">
        <w:rPr>
          <w:rFonts w:asciiTheme="majorBidi" w:hAnsiTheme="majorBidi" w:cstheme="majorBidi"/>
          <w:b w:val="0"/>
          <w:sz w:val="20"/>
          <w:lang w:val="en-US"/>
        </w:rPr>
        <w:t xml:space="preserve"> amend to read:</w:t>
      </w:r>
    </w:p>
    <w:p w14:paraId="20F5095A" w14:textId="77777777" w:rsidR="004A7D79" w:rsidRPr="004A7D79" w:rsidRDefault="004A7D79" w:rsidP="004A7D79">
      <w:pPr>
        <w:pStyle w:val="para"/>
        <w:rPr>
          <w:rFonts w:asciiTheme="majorBidi" w:hAnsiTheme="majorBidi" w:cstheme="majorBidi"/>
          <w:lang w:val="en-US"/>
        </w:rPr>
      </w:pPr>
      <w:r w:rsidRPr="004A7D79">
        <w:rPr>
          <w:rFonts w:asciiTheme="majorBidi" w:hAnsiTheme="majorBidi" w:cstheme="majorBidi"/>
          <w:lang w:val="en-US"/>
        </w:rPr>
        <w:t>"6.8.4.1.</w:t>
      </w:r>
      <w:r w:rsidRPr="004A7D79">
        <w:rPr>
          <w:rFonts w:asciiTheme="majorBidi" w:hAnsiTheme="majorBidi" w:cstheme="majorBidi"/>
          <w:lang w:val="en-US"/>
        </w:rPr>
        <w:tab/>
      </w:r>
      <w:r w:rsidRPr="004A7D79">
        <w:rPr>
          <w:rFonts w:asciiTheme="majorBidi" w:hAnsiTheme="majorBidi" w:cstheme="majorBidi"/>
          <w:lang w:val="en-US"/>
        </w:rPr>
        <w:tab/>
        <w:t>In width: Such that the device illuminates the site of the registration plate according to type-approval documentation of the device.</w:t>
      </w:r>
    </w:p>
    <w:p w14:paraId="73748B59" w14:textId="77777777" w:rsidR="004A7D79" w:rsidRPr="004A7D79" w:rsidRDefault="004A7D79" w:rsidP="004A7D79">
      <w:pPr>
        <w:pStyle w:val="para"/>
        <w:rPr>
          <w:rFonts w:asciiTheme="majorBidi" w:hAnsiTheme="majorBidi" w:cstheme="majorBidi"/>
          <w:lang w:val="en-US"/>
        </w:rPr>
      </w:pPr>
      <w:r w:rsidRPr="004A7D79">
        <w:rPr>
          <w:rFonts w:asciiTheme="majorBidi" w:hAnsiTheme="majorBidi" w:cstheme="majorBidi"/>
          <w:lang w:val="en-US"/>
        </w:rPr>
        <w:t>6.8.4.2.</w:t>
      </w:r>
      <w:r w:rsidRPr="004A7D79">
        <w:rPr>
          <w:rFonts w:asciiTheme="majorBidi" w:hAnsiTheme="majorBidi" w:cstheme="majorBidi"/>
          <w:lang w:val="en-US"/>
        </w:rPr>
        <w:tab/>
      </w:r>
      <w:r w:rsidRPr="004A7D79">
        <w:rPr>
          <w:rFonts w:asciiTheme="majorBidi" w:hAnsiTheme="majorBidi" w:cstheme="majorBidi"/>
          <w:lang w:val="en-US"/>
        </w:rPr>
        <w:tab/>
        <w:t>In height: Such that the device illuminates the site of the registration plate according to the type-approval documentation of the device.</w:t>
      </w:r>
    </w:p>
    <w:p w14:paraId="5912C460" w14:textId="77777777" w:rsidR="004A7D79" w:rsidRPr="004A7D79" w:rsidRDefault="004A7D79" w:rsidP="004A7D79">
      <w:pPr>
        <w:pStyle w:val="para"/>
        <w:rPr>
          <w:rFonts w:asciiTheme="majorBidi" w:hAnsiTheme="majorBidi" w:cstheme="majorBidi"/>
          <w:lang w:val="en-US"/>
        </w:rPr>
      </w:pPr>
      <w:r w:rsidRPr="004A7D79">
        <w:rPr>
          <w:rFonts w:asciiTheme="majorBidi" w:hAnsiTheme="majorBidi" w:cstheme="majorBidi"/>
          <w:lang w:val="en-US"/>
        </w:rPr>
        <w:t>6.8.4.3.</w:t>
      </w:r>
      <w:r w:rsidRPr="004A7D79">
        <w:rPr>
          <w:rFonts w:asciiTheme="majorBidi" w:hAnsiTheme="majorBidi" w:cstheme="majorBidi"/>
          <w:lang w:val="en-US"/>
        </w:rPr>
        <w:tab/>
      </w:r>
      <w:r w:rsidRPr="004A7D79">
        <w:rPr>
          <w:rFonts w:asciiTheme="majorBidi" w:hAnsiTheme="majorBidi" w:cstheme="majorBidi"/>
          <w:lang w:val="en-US"/>
        </w:rPr>
        <w:tab/>
        <w:t>In length: Such that the device illuminates the site of the registration plate according to the type-approval documentation of the device."</w:t>
      </w:r>
    </w:p>
    <w:p w14:paraId="40047835" w14:textId="77777777" w:rsidR="004A7D79" w:rsidRPr="004A7D79" w:rsidRDefault="004A7D79" w:rsidP="004A7D79">
      <w:pPr>
        <w:pStyle w:val="HChG"/>
        <w:spacing w:before="0" w:after="120" w:line="240" w:lineRule="atLeast"/>
        <w:ind w:firstLine="0"/>
        <w:rPr>
          <w:rFonts w:asciiTheme="majorBidi" w:hAnsiTheme="majorBidi" w:cstheme="majorBidi"/>
          <w:sz w:val="20"/>
          <w:lang w:val="en-US"/>
        </w:rPr>
      </w:pPr>
      <w:r w:rsidRPr="004A7D79">
        <w:rPr>
          <w:rFonts w:asciiTheme="majorBidi" w:eastAsia="MS Mincho" w:hAnsiTheme="majorBidi" w:cstheme="majorBidi"/>
          <w:b w:val="0"/>
          <w:i/>
          <w:sz w:val="20"/>
        </w:rPr>
        <w:t xml:space="preserve">Paragraph 6.8.5., </w:t>
      </w:r>
      <w:r w:rsidRPr="004A7D79">
        <w:rPr>
          <w:rFonts w:asciiTheme="majorBidi" w:hAnsiTheme="majorBidi" w:cstheme="majorBidi"/>
          <w:b w:val="0"/>
          <w:sz w:val="20"/>
          <w:lang w:val="en-US"/>
        </w:rPr>
        <w:t>amend to read:</w:t>
      </w:r>
    </w:p>
    <w:p w14:paraId="06846139" w14:textId="77777777" w:rsidR="004A7D79" w:rsidRPr="004A7D79" w:rsidRDefault="004A7D79" w:rsidP="004A7D79">
      <w:pPr>
        <w:pStyle w:val="para"/>
        <w:rPr>
          <w:rFonts w:asciiTheme="majorBidi" w:hAnsiTheme="majorBidi" w:cstheme="majorBidi"/>
          <w:lang w:val="en-US"/>
        </w:rPr>
      </w:pPr>
      <w:r w:rsidRPr="004A7D79">
        <w:rPr>
          <w:rFonts w:asciiTheme="majorBidi" w:hAnsiTheme="majorBidi" w:cstheme="majorBidi"/>
          <w:lang w:val="en-US"/>
        </w:rPr>
        <w:t>"6.8.5.</w:t>
      </w:r>
      <w:r w:rsidRPr="004A7D79">
        <w:rPr>
          <w:rFonts w:asciiTheme="majorBidi" w:hAnsiTheme="majorBidi" w:cstheme="majorBidi"/>
          <w:lang w:val="en-US"/>
        </w:rPr>
        <w:tab/>
        <w:t>Geometric visibility</w:t>
      </w:r>
    </w:p>
    <w:p w14:paraId="1F9284A0" w14:textId="77777777" w:rsidR="004A7D79" w:rsidRPr="004A7D79" w:rsidRDefault="004A7D79" w:rsidP="004A7D79">
      <w:pPr>
        <w:pStyle w:val="para"/>
        <w:rPr>
          <w:rFonts w:asciiTheme="majorBidi" w:hAnsiTheme="majorBidi" w:cstheme="majorBidi"/>
          <w:lang w:val="en-US"/>
        </w:rPr>
      </w:pPr>
      <w:r w:rsidRPr="004A7D79">
        <w:rPr>
          <w:rFonts w:asciiTheme="majorBidi" w:hAnsiTheme="majorBidi" w:cstheme="majorBidi"/>
          <w:lang w:val="en-US"/>
        </w:rPr>
        <w:tab/>
      </w:r>
      <w:r w:rsidRPr="004A7D79">
        <w:rPr>
          <w:rFonts w:asciiTheme="majorBidi" w:hAnsiTheme="majorBidi" w:cstheme="majorBidi"/>
          <w:lang w:val="en-US"/>
        </w:rPr>
        <w:tab/>
        <w:t>Such that the device illuminates the site of the registration plate according to the type-approval documentation of the device."</w:t>
      </w:r>
    </w:p>
    <w:p w14:paraId="52F6BB73" w14:textId="77777777" w:rsidR="004A7D79" w:rsidRPr="004A7D79" w:rsidRDefault="004A7D79" w:rsidP="004A7D79">
      <w:pPr>
        <w:pStyle w:val="HChG"/>
        <w:spacing w:before="0" w:after="120" w:line="240" w:lineRule="atLeast"/>
        <w:ind w:firstLine="0"/>
        <w:rPr>
          <w:rFonts w:asciiTheme="majorBidi" w:hAnsiTheme="majorBidi" w:cstheme="majorBidi"/>
          <w:b w:val="0"/>
          <w:sz w:val="20"/>
          <w:lang w:val="en-US"/>
        </w:rPr>
      </w:pPr>
      <w:r w:rsidRPr="004A7D79">
        <w:rPr>
          <w:rFonts w:asciiTheme="majorBidi" w:eastAsia="MS Mincho" w:hAnsiTheme="majorBidi" w:cstheme="majorBidi"/>
          <w:b w:val="0"/>
          <w:i/>
          <w:sz w:val="20"/>
        </w:rPr>
        <w:t>Paragraph 6.8.6.,</w:t>
      </w:r>
      <w:r w:rsidRPr="004A7D79">
        <w:rPr>
          <w:rFonts w:asciiTheme="majorBidi" w:hAnsiTheme="majorBidi" w:cstheme="majorBidi"/>
          <w:b w:val="0"/>
          <w:sz w:val="20"/>
          <w:lang w:val="en-US"/>
        </w:rPr>
        <w:t xml:space="preserve"> amend to read:</w:t>
      </w:r>
    </w:p>
    <w:p w14:paraId="5E821600" w14:textId="77777777" w:rsidR="004A7D79" w:rsidRPr="004A7D79" w:rsidRDefault="004A7D79" w:rsidP="004A7D79">
      <w:pPr>
        <w:pStyle w:val="para"/>
        <w:rPr>
          <w:rFonts w:asciiTheme="majorBidi" w:hAnsiTheme="majorBidi" w:cstheme="majorBidi"/>
          <w:lang w:val="en-US"/>
        </w:rPr>
      </w:pPr>
      <w:r w:rsidRPr="004A7D79">
        <w:rPr>
          <w:rFonts w:asciiTheme="majorBidi" w:hAnsiTheme="majorBidi" w:cstheme="majorBidi"/>
          <w:lang w:val="en-US"/>
        </w:rPr>
        <w:t>"6.8.6.</w:t>
      </w:r>
      <w:r w:rsidRPr="004A7D79">
        <w:rPr>
          <w:rFonts w:asciiTheme="majorBidi" w:hAnsiTheme="majorBidi" w:cstheme="majorBidi"/>
          <w:lang w:val="en-US"/>
        </w:rPr>
        <w:tab/>
        <w:t>Orientation</w:t>
      </w:r>
    </w:p>
    <w:p w14:paraId="3F92D511" w14:textId="77777777" w:rsidR="004A7D79" w:rsidRPr="004A7D79" w:rsidRDefault="004A7D79" w:rsidP="004A7D79">
      <w:pPr>
        <w:pStyle w:val="para"/>
        <w:rPr>
          <w:rFonts w:asciiTheme="majorBidi" w:hAnsiTheme="majorBidi" w:cstheme="majorBidi"/>
          <w:i/>
          <w:lang w:val="en-US"/>
        </w:rPr>
      </w:pPr>
      <w:r w:rsidRPr="004A7D79">
        <w:rPr>
          <w:rFonts w:asciiTheme="majorBidi" w:hAnsiTheme="majorBidi" w:cstheme="majorBidi"/>
          <w:lang w:val="en-US"/>
        </w:rPr>
        <w:tab/>
        <w:t>Such that the device illuminates the site of the registration plate according to the type-approval documentation of the device."</w:t>
      </w:r>
    </w:p>
    <w:p w14:paraId="7F04C98F" w14:textId="77777777" w:rsidR="004A7D79" w:rsidRPr="004A7D79" w:rsidRDefault="004A7D79" w:rsidP="004A7D79">
      <w:pPr>
        <w:spacing w:before="122"/>
        <w:ind w:left="2268" w:right="1134" w:hanging="1134"/>
        <w:rPr>
          <w:rFonts w:asciiTheme="majorBidi" w:hAnsiTheme="majorBidi" w:cstheme="majorBidi"/>
        </w:rPr>
      </w:pPr>
      <w:r w:rsidRPr="004A7D79">
        <w:rPr>
          <w:rFonts w:asciiTheme="majorBidi" w:hAnsiTheme="majorBidi" w:cstheme="majorBidi"/>
          <w:i/>
        </w:rPr>
        <w:t xml:space="preserve">Paragraph 6.11.4.2., </w:t>
      </w:r>
      <w:r w:rsidRPr="004A7D79">
        <w:rPr>
          <w:rFonts w:asciiTheme="majorBidi" w:hAnsiTheme="majorBidi" w:cstheme="majorBidi"/>
        </w:rPr>
        <w:t>amend to read:</w:t>
      </w:r>
    </w:p>
    <w:p w14:paraId="75B571BA" w14:textId="77777777" w:rsidR="004A7D79" w:rsidRPr="004A7D79" w:rsidRDefault="004A7D79" w:rsidP="004A7D79">
      <w:pPr>
        <w:pStyle w:val="af2"/>
        <w:spacing w:before="130" w:line="247" w:lineRule="auto"/>
        <w:ind w:left="2268" w:right="1134" w:hanging="1134"/>
        <w:jc w:val="both"/>
        <w:rPr>
          <w:rFonts w:asciiTheme="majorBidi" w:hAnsiTheme="majorBidi" w:cstheme="majorBidi"/>
          <w:sz w:val="20"/>
        </w:rPr>
      </w:pPr>
      <w:r w:rsidRPr="004A7D79">
        <w:rPr>
          <w:rFonts w:asciiTheme="majorBidi" w:hAnsiTheme="majorBidi" w:cstheme="majorBidi"/>
          <w:sz w:val="20"/>
        </w:rPr>
        <w:t>"6.11.4.2.</w:t>
      </w:r>
      <w:r w:rsidRPr="004A7D79">
        <w:rPr>
          <w:rFonts w:asciiTheme="majorBidi" w:hAnsiTheme="majorBidi" w:cstheme="majorBidi"/>
          <w:spacing w:val="49"/>
          <w:sz w:val="20"/>
        </w:rPr>
        <w:t xml:space="preserve"> </w:t>
      </w:r>
      <w:r w:rsidRPr="004A7D79">
        <w:rPr>
          <w:rFonts w:asciiTheme="majorBidi" w:hAnsiTheme="majorBidi" w:cstheme="majorBidi"/>
          <w:spacing w:val="49"/>
          <w:sz w:val="20"/>
        </w:rPr>
        <w:tab/>
      </w:r>
      <w:r w:rsidRPr="004A7D79">
        <w:rPr>
          <w:rFonts w:asciiTheme="majorBidi" w:hAnsiTheme="majorBidi" w:cstheme="majorBidi"/>
          <w:sz w:val="20"/>
        </w:rPr>
        <w:t xml:space="preserve">In height: </w:t>
      </w:r>
      <w:r w:rsidRPr="004A7D79">
        <w:rPr>
          <w:rFonts w:asciiTheme="majorBidi" w:hAnsiTheme="majorBidi" w:cstheme="majorBidi"/>
          <w:color w:val="212121"/>
          <w:spacing w:val="-2"/>
          <w:sz w:val="20"/>
          <w:shd w:val="clear" w:color="auto" w:fill="FFFFFF"/>
        </w:rPr>
        <w:t>not less than 250 mm nor more than 1,000 mm above the ground. For rear fog lamps grouped with any rear lamp the maximum height may be increased to 1,200 mm. For categories N</w:t>
      </w:r>
      <w:r w:rsidRPr="004A7D79">
        <w:rPr>
          <w:rFonts w:asciiTheme="majorBidi" w:hAnsiTheme="majorBidi" w:cstheme="majorBidi"/>
          <w:color w:val="212121"/>
          <w:spacing w:val="-2"/>
          <w:sz w:val="20"/>
          <w:shd w:val="clear" w:color="auto" w:fill="FFFFFF"/>
          <w:vertAlign w:val="subscript"/>
        </w:rPr>
        <w:t>2</w:t>
      </w:r>
      <w:r w:rsidRPr="004A7D79">
        <w:rPr>
          <w:rFonts w:asciiTheme="majorBidi" w:hAnsiTheme="majorBidi" w:cstheme="majorBidi"/>
          <w:color w:val="212121"/>
          <w:spacing w:val="-2"/>
          <w:sz w:val="20"/>
          <w:shd w:val="clear" w:color="auto" w:fill="FFFFFF"/>
        </w:rPr>
        <w:t>G, N</w:t>
      </w:r>
      <w:r w:rsidRPr="004A7D79">
        <w:rPr>
          <w:rFonts w:asciiTheme="majorBidi" w:hAnsiTheme="majorBidi" w:cstheme="majorBidi"/>
          <w:color w:val="212121"/>
          <w:spacing w:val="-2"/>
          <w:sz w:val="20"/>
          <w:shd w:val="clear" w:color="auto" w:fill="FFFFFF"/>
          <w:vertAlign w:val="subscript"/>
        </w:rPr>
        <w:t>3</w:t>
      </w:r>
      <w:r w:rsidRPr="004A7D79">
        <w:rPr>
          <w:rFonts w:asciiTheme="majorBidi" w:hAnsiTheme="majorBidi" w:cstheme="majorBidi"/>
          <w:color w:val="212121"/>
          <w:spacing w:val="-2"/>
          <w:sz w:val="20"/>
          <w:shd w:val="clear" w:color="auto" w:fill="FFFFFF"/>
        </w:rPr>
        <w:t>G, M</w:t>
      </w:r>
      <w:r w:rsidRPr="004A7D79">
        <w:rPr>
          <w:rFonts w:asciiTheme="majorBidi" w:hAnsiTheme="majorBidi" w:cstheme="majorBidi"/>
          <w:color w:val="212121"/>
          <w:spacing w:val="-2"/>
          <w:sz w:val="20"/>
          <w:shd w:val="clear" w:color="auto" w:fill="FFFFFF"/>
          <w:vertAlign w:val="subscript"/>
        </w:rPr>
        <w:t>2</w:t>
      </w:r>
      <w:r w:rsidRPr="004A7D79">
        <w:rPr>
          <w:rFonts w:asciiTheme="majorBidi" w:hAnsiTheme="majorBidi" w:cstheme="majorBidi"/>
          <w:color w:val="212121"/>
          <w:spacing w:val="-2"/>
          <w:sz w:val="20"/>
          <w:shd w:val="clear" w:color="auto" w:fill="FFFFFF"/>
        </w:rPr>
        <w:t>G, M</w:t>
      </w:r>
      <w:r w:rsidRPr="004A7D79">
        <w:rPr>
          <w:rFonts w:asciiTheme="majorBidi" w:hAnsiTheme="majorBidi" w:cstheme="majorBidi"/>
          <w:color w:val="212121"/>
          <w:spacing w:val="-2"/>
          <w:sz w:val="20"/>
          <w:shd w:val="clear" w:color="auto" w:fill="FFFFFF"/>
          <w:vertAlign w:val="subscript"/>
        </w:rPr>
        <w:t>3</w:t>
      </w:r>
      <w:r w:rsidRPr="004A7D79">
        <w:rPr>
          <w:rFonts w:asciiTheme="majorBidi" w:hAnsiTheme="majorBidi" w:cstheme="majorBidi"/>
          <w:color w:val="212121"/>
          <w:spacing w:val="-2"/>
          <w:sz w:val="20"/>
          <w:shd w:val="clear" w:color="auto" w:fill="FFFFFF"/>
        </w:rPr>
        <w:t>G (off-road) vehicles the maximum height may be increased to 1,400 mm</w:t>
      </w:r>
      <w:r w:rsidRPr="004A7D79">
        <w:rPr>
          <w:rFonts w:asciiTheme="majorBidi" w:hAnsiTheme="majorBidi" w:cstheme="majorBidi"/>
          <w:spacing w:val="-3"/>
          <w:sz w:val="20"/>
        </w:rPr>
        <w:t>."</w:t>
      </w:r>
    </w:p>
    <w:p w14:paraId="2E366254" w14:textId="56B663D2" w:rsidR="004865D9" w:rsidRPr="004865D9" w:rsidRDefault="004A7D79" w:rsidP="006A48AA">
      <w:pPr>
        <w:spacing w:before="240"/>
        <w:jc w:val="center"/>
        <w:rPr>
          <w:u w:val="single"/>
        </w:rPr>
      </w:pPr>
      <w:r>
        <w:rPr>
          <w:u w:val="single"/>
        </w:rPr>
        <w:tab/>
      </w:r>
      <w:r>
        <w:rPr>
          <w:u w:val="single"/>
        </w:rPr>
        <w:tab/>
      </w:r>
      <w:r>
        <w:rPr>
          <w:u w:val="single"/>
        </w:rPr>
        <w:tab/>
      </w: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E21F1C" w:rsidRPr="00E21F1C" w14:paraId="39751FF8" w14:textId="77777777" w:rsidTr="006F149D">
        <w:trPr>
          <w:cantSplit/>
          <w:trHeight w:hRule="exact" w:val="851"/>
        </w:trPr>
        <w:tc>
          <w:tcPr>
            <w:tcW w:w="1276" w:type="dxa"/>
            <w:tcBorders>
              <w:bottom w:val="single" w:sz="4" w:space="0" w:color="auto"/>
            </w:tcBorders>
            <w:vAlign w:val="bottom"/>
          </w:tcPr>
          <w:p w14:paraId="3E7D5353" w14:textId="77777777" w:rsidR="006552CB" w:rsidRPr="00E21F1C" w:rsidRDefault="006552CB" w:rsidP="006552CB">
            <w:bookmarkStart w:id="181" w:name="_Hlk4776541"/>
            <w:bookmarkStart w:id="182" w:name="_Hlk22630451"/>
            <w:bookmarkStart w:id="183" w:name="_Toc354410587"/>
            <w:bookmarkEnd w:id="181"/>
          </w:p>
        </w:tc>
        <w:tc>
          <w:tcPr>
            <w:tcW w:w="8363" w:type="dxa"/>
            <w:gridSpan w:val="2"/>
            <w:tcBorders>
              <w:bottom w:val="single" w:sz="4" w:space="0" w:color="auto"/>
            </w:tcBorders>
            <w:vAlign w:val="bottom"/>
          </w:tcPr>
          <w:p w14:paraId="68F27B67" w14:textId="2A8CF8B5" w:rsidR="006552CB" w:rsidRPr="00E21F1C" w:rsidRDefault="006552CB" w:rsidP="00B81C7D">
            <w:pPr>
              <w:jc w:val="right"/>
            </w:pPr>
            <w:r w:rsidRPr="00E21F1C">
              <w:rPr>
                <w:sz w:val="40"/>
              </w:rPr>
              <w:t>E</w:t>
            </w:r>
            <w:r w:rsidRPr="00E21F1C">
              <w:t>/ECE/324/Rev.1/Add.47/Rev.1</w:t>
            </w:r>
            <w:r w:rsidR="00BE059B" w:rsidRPr="00E21F1C">
              <w:t>3</w:t>
            </w:r>
            <w:r w:rsidRPr="00E21F1C">
              <w:t>/Amend.</w:t>
            </w:r>
            <w:r w:rsidR="0084056D" w:rsidRPr="00E21F1C">
              <w:t>2</w:t>
            </w:r>
            <w:r w:rsidRPr="00E21F1C">
              <w:t>−</w:t>
            </w:r>
            <w:r w:rsidRPr="00E21F1C">
              <w:rPr>
                <w:sz w:val="40"/>
              </w:rPr>
              <w:t>E</w:t>
            </w:r>
            <w:r w:rsidRPr="00E21F1C">
              <w:t>/ECE/TRANS</w:t>
            </w:r>
            <w:r w:rsidR="00B81C7D" w:rsidRPr="00E21F1C">
              <w:t>/505/Rev.1/Add.47/Rev.1</w:t>
            </w:r>
            <w:r w:rsidR="00BE059B" w:rsidRPr="00E21F1C">
              <w:t>3</w:t>
            </w:r>
            <w:r w:rsidR="00B81C7D" w:rsidRPr="00E21F1C">
              <w:t>/Amend.</w:t>
            </w:r>
            <w:r w:rsidR="0084056D" w:rsidRPr="00E21F1C">
              <w:t>2</w:t>
            </w:r>
          </w:p>
        </w:tc>
      </w:tr>
      <w:tr w:rsidR="00E21F1C" w:rsidRPr="00E21F1C" w14:paraId="3534B88E" w14:textId="77777777" w:rsidTr="007370A2">
        <w:trPr>
          <w:cantSplit/>
          <w:trHeight w:hRule="exact" w:val="2279"/>
        </w:trPr>
        <w:tc>
          <w:tcPr>
            <w:tcW w:w="1276" w:type="dxa"/>
            <w:tcBorders>
              <w:top w:val="single" w:sz="4" w:space="0" w:color="auto"/>
              <w:bottom w:val="single" w:sz="12" w:space="0" w:color="auto"/>
            </w:tcBorders>
          </w:tcPr>
          <w:p w14:paraId="5D58491B" w14:textId="77777777" w:rsidR="006552CB" w:rsidRPr="00E21F1C" w:rsidRDefault="006552CB" w:rsidP="006552CB">
            <w:pPr>
              <w:spacing w:before="120"/>
            </w:pPr>
          </w:p>
        </w:tc>
        <w:tc>
          <w:tcPr>
            <w:tcW w:w="5528" w:type="dxa"/>
            <w:tcBorders>
              <w:top w:val="single" w:sz="4" w:space="0" w:color="auto"/>
              <w:bottom w:val="single" w:sz="12" w:space="0" w:color="auto"/>
            </w:tcBorders>
          </w:tcPr>
          <w:p w14:paraId="1EF96CBF" w14:textId="77777777" w:rsidR="006552CB" w:rsidRPr="00E21F1C" w:rsidRDefault="006552CB" w:rsidP="006552CB">
            <w:pPr>
              <w:spacing w:before="120"/>
            </w:pPr>
          </w:p>
        </w:tc>
        <w:tc>
          <w:tcPr>
            <w:tcW w:w="2835" w:type="dxa"/>
            <w:tcBorders>
              <w:top w:val="single" w:sz="4" w:space="0" w:color="auto"/>
              <w:bottom w:val="single" w:sz="12" w:space="0" w:color="auto"/>
            </w:tcBorders>
          </w:tcPr>
          <w:p w14:paraId="61CDB05B" w14:textId="77777777" w:rsidR="006552CB" w:rsidRPr="00E21F1C" w:rsidRDefault="006552CB" w:rsidP="006552CB">
            <w:pPr>
              <w:spacing w:before="120"/>
            </w:pPr>
          </w:p>
          <w:p w14:paraId="2AF36C26" w14:textId="77777777" w:rsidR="006552CB" w:rsidRPr="00E21F1C" w:rsidRDefault="006552CB" w:rsidP="006552CB">
            <w:pPr>
              <w:spacing w:before="120"/>
            </w:pPr>
          </w:p>
          <w:p w14:paraId="5788C685" w14:textId="7AB2DF73" w:rsidR="006552CB" w:rsidRPr="00E21F1C" w:rsidRDefault="004B6490" w:rsidP="00B81C7D">
            <w:pPr>
              <w:spacing w:before="120"/>
            </w:pPr>
            <w:r>
              <w:t>14</w:t>
            </w:r>
            <w:r w:rsidR="00630E52" w:rsidRPr="00E21F1C">
              <w:t xml:space="preserve"> September</w:t>
            </w:r>
            <w:r w:rsidR="0084056D" w:rsidRPr="00E21F1C">
              <w:t xml:space="preserve"> 2022</w:t>
            </w:r>
          </w:p>
        </w:tc>
      </w:tr>
    </w:tbl>
    <w:p w14:paraId="4298EA11" w14:textId="77777777" w:rsidR="006552CB" w:rsidRPr="00E21F1C" w:rsidRDefault="006552CB" w:rsidP="006552CB">
      <w:pPr>
        <w:pStyle w:val="HChG"/>
        <w:spacing w:before="240" w:after="120"/>
      </w:pPr>
      <w:r w:rsidRPr="00E21F1C">
        <w:tab/>
      </w:r>
      <w:r w:rsidRPr="00E21F1C">
        <w:tab/>
      </w:r>
      <w:bookmarkStart w:id="184" w:name="_Toc340666199"/>
      <w:bookmarkStart w:id="185" w:name="_Toc340745062"/>
      <w:r w:rsidRPr="00E21F1C">
        <w:t>Agreement</w:t>
      </w:r>
      <w:bookmarkEnd w:id="182"/>
      <w:bookmarkEnd w:id="183"/>
    </w:p>
    <w:p w14:paraId="7F5856C7" w14:textId="77777777" w:rsidR="006552CB" w:rsidRPr="00E21F1C" w:rsidRDefault="006552CB" w:rsidP="006552CB">
      <w:pPr>
        <w:pStyle w:val="H1G"/>
        <w:spacing w:before="240"/>
      </w:pPr>
      <w:r w:rsidRPr="00E21F1C">
        <w:rPr>
          <w:rStyle w:val="H1GChar"/>
        </w:rPr>
        <w:tab/>
      </w:r>
      <w:r w:rsidRPr="00E21F1C">
        <w:rPr>
          <w:rStyle w:val="H1GChar"/>
        </w:rPr>
        <w:tab/>
      </w:r>
      <w:r w:rsidRPr="00E21F1C">
        <w:t>Concerning the</w:t>
      </w:r>
      <w:r w:rsidRPr="00E21F1C">
        <w:rPr>
          <w:smallCaps/>
        </w:rPr>
        <w:t xml:space="preserve"> </w:t>
      </w:r>
      <w:r w:rsidRPr="00E21F1C">
        <w:t>Adoption of Harmonized Technical United Nations Regulations for Wheeled Vehicles, Equipment and Parts which can be Fitted and/or be Used on Wheeled Vehicles and the Conditions for Reciprocal Recognition of Approvals Granted on the Basis of these United Nations Regulations</w:t>
      </w:r>
      <w:r w:rsidRPr="00E21F1C">
        <w:rPr>
          <w:rStyle w:val="a3"/>
          <w:b w:val="0"/>
          <w:sz w:val="20"/>
          <w:vertAlign w:val="baseline"/>
        </w:rPr>
        <w:footnoteReference w:customMarkFollows="1" w:id="50"/>
        <w:t>*</w:t>
      </w:r>
    </w:p>
    <w:p w14:paraId="7B0610DE" w14:textId="77777777" w:rsidR="006552CB" w:rsidRPr="00E21F1C" w:rsidRDefault="006552CB" w:rsidP="006552CB">
      <w:pPr>
        <w:pStyle w:val="SingleTxtG"/>
        <w:spacing w:before="120"/>
      </w:pPr>
      <w:r w:rsidRPr="00E21F1C">
        <w:t>(Revision 3, including the amendments which entered into force on 14 September 2017)</w:t>
      </w:r>
    </w:p>
    <w:p w14:paraId="32C2092A" w14:textId="77777777" w:rsidR="006552CB" w:rsidRPr="00E21F1C" w:rsidRDefault="006552CB" w:rsidP="006552CB">
      <w:pPr>
        <w:pStyle w:val="H1G"/>
        <w:spacing w:before="120"/>
        <w:ind w:left="0" w:right="0" w:firstLine="0"/>
        <w:jc w:val="center"/>
      </w:pPr>
      <w:r w:rsidRPr="00E21F1C">
        <w:t>_________</w:t>
      </w:r>
    </w:p>
    <w:p w14:paraId="58E6551E" w14:textId="77777777" w:rsidR="006552CB" w:rsidRPr="00E21F1C" w:rsidRDefault="006552CB" w:rsidP="006552CB">
      <w:pPr>
        <w:pStyle w:val="H1G"/>
        <w:spacing w:before="240" w:after="120"/>
      </w:pPr>
      <w:r w:rsidRPr="00E21F1C">
        <w:tab/>
      </w:r>
      <w:r w:rsidRPr="00E21F1C">
        <w:tab/>
        <w:t>Addendum 47 – UN Regulation No. 48</w:t>
      </w:r>
    </w:p>
    <w:p w14:paraId="175C36F8" w14:textId="0D87118B" w:rsidR="006552CB" w:rsidRPr="00E21F1C" w:rsidRDefault="006552CB" w:rsidP="006552CB">
      <w:pPr>
        <w:pStyle w:val="H1G"/>
        <w:spacing w:before="240"/>
      </w:pPr>
      <w:r w:rsidRPr="00E21F1C">
        <w:tab/>
      </w:r>
      <w:r w:rsidRPr="00E21F1C">
        <w:tab/>
        <w:t>Revision 1</w:t>
      </w:r>
      <w:r w:rsidR="00BE059B" w:rsidRPr="00E21F1C">
        <w:t>3</w:t>
      </w:r>
      <w:r w:rsidRPr="00E21F1C">
        <w:t xml:space="preserve"> - Amendment </w:t>
      </w:r>
      <w:r w:rsidR="0084056D" w:rsidRPr="00E21F1C">
        <w:t>2</w:t>
      </w:r>
    </w:p>
    <w:p w14:paraId="47B57E1E" w14:textId="00561C7F" w:rsidR="006552CB" w:rsidRPr="00E21F1C" w:rsidRDefault="00BE059B" w:rsidP="006552CB">
      <w:pPr>
        <w:pStyle w:val="SingleTxtG"/>
        <w:spacing w:after="360"/>
        <w:rPr>
          <w:spacing w:val="-2"/>
        </w:rPr>
      </w:pPr>
      <w:r w:rsidRPr="00E21F1C">
        <w:rPr>
          <w:spacing w:val="-2"/>
        </w:rPr>
        <w:t xml:space="preserve">Supplement </w:t>
      </w:r>
      <w:r w:rsidR="009E7472" w:rsidRPr="00E21F1C">
        <w:rPr>
          <w:spacing w:val="-2"/>
        </w:rPr>
        <w:t xml:space="preserve">2 </w:t>
      </w:r>
      <w:r w:rsidRPr="00E21F1C">
        <w:rPr>
          <w:spacing w:val="-2"/>
        </w:rPr>
        <w:t xml:space="preserve">to the </w:t>
      </w:r>
      <w:r w:rsidR="00261FC7" w:rsidRPr="00E21F1C">
        <w:rPr>
          <w:spacing w:val="-2"/>
        </w:rPr>
        <w:t>07</w:t>
      </w:r>
      <w:r w:rsidR="006552CB" w:rsidRPr="00E21F1C">
        <w:rPr>
          <w:spacing w:val="-2"/>
        </w:rPr>
        <w:t xml:space="preserve"> series of amendments – Date of entry into force: </w:t>
      </w:r>
      <w:r w:rsidR="009E7472" w:rsidRPr="00E21F1C">
        <w:t>22 June 2022</w:t>
      </w:r>
    </w:p>
    <w:p w14:paraId="18B41D51" w14:textId="23AD55A4" w:rsidR="006552CB" w:rsidRPr="00E21F1C" w:rsidRDefault="006552CB" w:rsidP="006552CB">
      <w:pPr>
        <w:pStyle w:val="H1G"/>
        <w:spacing w:before="120" w:after="120" w:line="240" w:lineRule="exact"/>
        <w:rPr>
          <w:lang w:val="en-US"/>
        </w:rPr>
      </w:pPr>
      <w:r w:rsidRPr="00E21F1C">
        <w:rPr>
          <w:lang w:val="en-US"/>
        </w:rPr>
        <w:tab/>
      </w:r>
      <w:r w:rsidRPr="00E21F1C">
        <w:rPr>
          <w:lang w:val="en-US"/>
        </w:rPr>
        <w:tab/>
      </w:r>
      <w:r w:rsidR="00E05CB7" w:rsidRPr="00E21F1C">
        <w:t>Uniform provisions concerning the approval of vehicles with regard to the installation of lighting and light-signalling devices</w:t>
      </w:r>
    </w:p>
    <w:p w14:paraId="50D56CCA" w14:textId="6643E12A" w:rsidR="006552CB" w:rsidRPr="00E21F1C" w:rsidRDefault="006552CB" w:rsidP="00D427DA">
      <w:pPr>
        <w:pStyle w:val="SingleTxtG"/>
        <w:spacing w:after="40"/>
        <w:jc w:val="left"/>
        <w:rPr>
          <w:lang w:eastAsia="en-GB"/>
        </w:rPr>
      </w:pPr>
      <w:r w:rsidRPr="00E21F1C">
        <w:rPr>
          <w:spacing w:val="-4"/>
          <w:lang w:eastAsia="en-GB"/>
        </w:rPr>
        <w:t>This document is meant purely as documentation tool. The authentic and legal binding text is:</w:t>
      </w:r>
      <w:r w:rsidRPr="00E21F1C">
        <w:rPr>
          <w:lang w:eastAsia="en-GB"/>
        </w:rPr>
        <w:t xml:space="preserve"> </w:t>
      </w:r>
      <w:r w:rsidRPr="00E21F1C">
        <w:rPr>
          <w:spacing w:val="-6"/>
          <w:lang w:eastAsia="en-GB"/>
        </w:rPr>
        <w:t>ECE/TRANS/WP.29/20</w:t>
      </w:r>
      <w:r w:rsidR="00261FC7" w:rsidRPr="00E21F1C">
        <w:rPr>
          <w:spacing w:val="-6"/>
          <w:lang w:eastAsia="en-GB"/>
        </w:rPr>
        <w:t>2</w:t>
      </w:r>
      <w:r w:rsidR="00BE059B" w:rsidRPr="00E21F1C">
        <w:rPr>
          <w:spacing w:val="-6"/>
          <w:lang w:eastAsia="en-GB"/>
        </w:rPr>
        <w:t>1</w:t>
      </w:r>
      <w:r w:rsidRPr="00E21F1C">
        <w:rPr>
          <w:spacing w:val="-6"/>
          <w:lang w:eastAsia="en-GB"/>
        </w:rPr>
        <w:t>/</w:t>
      </w:r>
      <w:r w:rsidR="009E7472" w:rsidRPr="00E21F1C">
        <w:rPr>
          <w:spacing w:val="-6"/>
          <w:lang w:eastAsia="en-GB"/>
        </w:rPr>
        <w:t>94</w:t>
      </w:r>
      <w:r w:rsidR="00436EA1">
        <w:rPr>
          <w:spacing w:val="-6"/>
          <w:lang w:eastAsia="en-GB"/>
        </w:rPr>
        <w:t>.</w:t>
      </w:r>
      <w:r w:rsidR="00261FC7" w:rsidRPr="00E21F1C">
        <w:rPr>
          <w:spacing w:val="-6"/>
          <w:lang w:eastAsia="en-GB"/>
        </w:rPr>
        <w:t xml:space="preserve"> </w:t>
      </w:r>
    </w:p>
    <w:p w14:paraId="26BB5C59" w14:textId="77777777" w:rsidR="006552CB" w:rsidRPr="00E21F1C" w:rsidRDefault="006552CB" w:rsidP="006552CB">
      <w:pPr>
        <w:suppressAutoHyphens w:val="0"/>
        <w:spacing w:line="240" w:lineRule="auto"/>
        <w:jc w:val="center"/>
        <w:rPr>
          <w:b/>
          <w:sz w:val="24"/>
        </w:rPr>
      </w:pPr>
      <w:r w:rsidRPr="00E21F1C">
        <w:rPr>
          <w:b/>
          <w:noProof/>
          <w:sz w:val="24"/>
          <w:lang w:val="en-US"/>
        </w:rPr>
        <w:drawing>
          <wp:anchor distT="0" distB="137160" distL="114300" distR="114300" simplePos="0" relativeHeight="251685376" behindDoc="0" locked="0" layoutInCell="1" allowOverlap="1" wp14:anchorId="33EF75FD" wp14:editId="048E3EC2">
            <wp:simplePos x="0" y="0"/>
            <wp:positionH relativeFrom="column">
              <wp:posOffset>2540000</wp:posOffset>
            </wp:positionH>
            <wp:positionV relativeFrom="paragraph">
              <wp:posOffset>223520</wp:posOffset>
            </wp:positionV>
            <wp:extent cx="1028700" cy="826770"/>
            <wp:effectExtent l="0" t="0" r="0" b="0"/>
            <wp:wrapTopAndBottom/>
            <wp:docPr id="2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Pr="00E21F1C">
        <w:rPr>
          <w:b/>
          <w:sz w:val="24"/>
        </w:rPr>
        <w:t>_________</w:t>
      </w:r>
    </w:p>
    <w:p w14:paraId="7CD28970" w14:textId="70D1C2D2" w:rsidR="00B81C7D" w:rsidRPr="00E21F1C" w:rsidRDefault="006552CB" w:rsidP="006552CB">
      <w:pPr>
        <w:suppressAutoHyphens w:val="0"/>
        <w:spacing w:line="240" w:lineRule="auto"/>
        <w:jc w:val="center"/>
        <w:rPr>
          <w:b/>
          <w:sz w:val="24"/>
        </w:rPr>
      </w:pPr>
      <w:r w:rsidRPr="00E21F1C">
        <w:rPr>
          <w:b/>
          <w:sz w:val="24"/>
        </w:rPr>
        <w:t>UNITED NATIONS</w:t>
      </w:r>
      <w:bookmarkEnd w:id="184"/>
    </w:p>
    <w:p w14:paraId="3A2BE8D4" w14:textId="77777777" w:rsidR="00B81C7D" w:rsidRPr="00E21F1C" w:rsidRDefault="00B81C7D">
      <w:pPr>
        <w:suppressAutoHyphens w:val="0"/>
        <w:spacing w:line="240" w:lineRule="auto"/>
        <w:rPr>
          <w:b/>
          <w:sz w:val="24"/>
        </w:rPr>
      </w:pPr>
      <w:r w:rsidRPr="00E21F1C">
        <w:rPr>
          <w:b/>
          <w:sz w:val="24"/>
        </w:rPr>
        <w:br w:type="page"/>
      </w:r>
    </w:p>
    <w:bookmarkEnd w:id="185"/>
    <w:p w14:paraId="06284602" w14:textId="77777777" w:rsidR="008F309E" w:rsidRPr="001A3298" w:rsidRDefault="008F309E" w:rsidP="008F309E">
      <w:pPr>
        <w:keepNext/>
        <w:keepLines/>
        <w:tabs>
          <w:tab w:val="right" w:pos="851"/>
        </w:tabs>
        <w:adjustRightInd w:val="0"/>
        <w:snapToGrid w:val="0"/>
        <w:spacing w:after="120"/>
        <w:ind w:left="1134" w:right="1134"/>
        <w:jc w:val="both"/>
        <w:rPr>
          <w:i/>
          <w:iCs/>
          <w:lang w:val="en-US"/>
        </w:rPr>
      </w:pPr>
      <w:r w:rsidRPr="003F580A">
        <w:rPr>
          <w:i/>
          <w:iCs/>
          <w:color w:val="000000" w:themeColor="text1"/>
          <w:lang w:val="en-US"/>
        </w:rPr>
        <w:lastRenderedPageBreak/>
        <w:t xml:space="preserve">Paragraph 3.2.5., </w:t>
      </w:r>
      <w:r w:rsidRPr="003F580A">
        <w:rPr>
          <w:iCs/>
          <w:color w:val="000000" w:themeColor="text1"/>
          <w:lang w:val="en-US"/>
        </w:rPr>
        <w:t>amend to read</w:t>
      </w:r>
      <w:r w:rsidRPr="001A3298">
        <w:rPr>
          <w:iCs/>
          <w:lang w:val="en-US"/>
        </w:rPr>
        <w:t>:</w:t>
      </w:r>
    </w:p>
    <w:p w14:paraId="52126908" w14:textId="77777777" w:rsidR="008F309E" w:rsidRPr="002B7C5B" w:rsidRDefault="008F309E" w:rsidP="008F309E">
      <w:pPr>
        <w:pStyle w:val="para"/>
      </w:pPr>
      <w:r>
        <w:t>"</w:t>
      </w:r>
      <w:r w:rsidRPr="00AF6722">
        <w:t>3.2.5.</w:t>
      </w:r>
      <w:r w:rsidRPr="00AF6722">
        <w:tab/>
        <w:t xml:space="preserve">A statement of the method used for the definition of the apparent surface (see </w:t>
      </w:r>
      <w:r w:rsidRPr="002B7C5B">
        <w:t>paragraph 2.10.4.).</w:t>
      </w:r>
    </w:p>
    <w:p w14:paraId="27543B7D" w14:textId="77777777" w:rsidR="008F309E" w:rsidRDefault="008F309E" w:rsidP="008F309E">
      <w:pPr>
        <w:pStyle w:val="para"/>
        <w:ind w:firstLine="0"/>
      </w:pPr>
      <w:r w:rsidRPr="002B7C5B">
        <w:rPr>
          <w:color w:val="000000" w:themeColor="text1"/>
        </w:rPr>
        <w:t xml:space="preserve">The method used to determine the apparent surface shall be declared for each lamp, </w:t>
      </w:r>
      <w:r w:rsidRPr="002B7C5B">
        <w:rPr>
          <w:lang w:val="en-US"/>
        </w:rPr>
        <w:t>as defined in paragraph 2.5</w:t>
      </w:r>
      <w:r w:rsidRPr="002B7C5B">
        <w:rPr>
          <w:color w:val="000000" w:themeColor="text1"/>
        </w:rPr>
        <w:t>.</w:t>
      </w:r>
      <w:r w:rsidRPr="002B7C5B">
        <w:rPr>
          <w:lang w:val="en-US"/>
        </w:rPr>
        <w:t>,</w:t>
      </w:r>
      <w:r w:rsidRPr="002B7C5B">
        <w:rPr>
          <w:color w:val="000000" w:themeColor="text1"/>
        </w:rPr>
        <w:t xml:space="preserve"> and recorded in item 10.2. of Annex 1.</w:t>
      </w:r>
      <w:r>
        <w:t>"</w:t>
      </w:r>
    </w:p>
    <w:p w14:paraId="657AED3F" w14:textId="77777777" w:rsidR="008F309E" w:rsidRPr="00E35EF4" w:rsidRDefault="008F309E" w:rsidP="008F309E">
      <w:pPr>
        <w:pStyle w:val="SingleTxtG"/>
        <w:ind w:left="2268" w:hanging="1134"/>
        <w:rPr>
          <w:iCs/>
          <w:lang w:eastAsia="ja-JP"/>
        </w:rPr>
      </w:pPr>
      <w:r>
        <w:rPr>
          <w:i/>
          <w:iCs/>
          <w:lang w:eastAsia="ja-JP"/>
        </w:rPr>
        <w:t>P</w:t>
      </w:r>
      <w:r w:rsidRPr="00391654">
        <w:rPr>
          <w:i/>
          <w:iCs/>
          <w:lang w:eastAsia="ja-JP"/>
        </w:rPr>
        <w:t xml:space="preserve">aragraph </w:t>
      </w:r>
      <w:r w:rsidRPr="00BF3C97">
        <w:rPr>
          <w:i/>
          <w:iCs/>
          <w:lang w:eastAsia="ja-JP"/>
        </w:rPr>
        <w:t>6.18.4.3</w:t>
      </w:r>
      <w:r>
        <w:rPr>
          <w:i/>
          <w:iCs/>
          <w:lang w:eastAsia="ja-JP"/>
        </w:rPr>
        <w:t xml:space="preserve">., </w:t>
      </w:r>
      <w:r w:rsidRPr="00E35EF4">
        <w:rPr>
          <w:iCs/>
          <w:lang w:eastAsia="ja-JP"/>
        </w:rPr>
        <w:t>amend to read:</w:t>
      </w:r>
    </w:p>
    <w:p w14:paraId="37EC64A0" w14:textId="77777777" w:rsidR="008F309E" w:rsidRDefault="008F309E" w:rsidP="008F309E">
      <w:pPr>
        <w:spacing w:after="120"/>
        <w:ind w:left="2268" w:right="1134" w:hanging="1134"/>
        <w:jc w:val="both"/>
        <w:rPr>
          <w:iCs/>
          <w:lang w:val="en-US"/>
        </w:rPr>
      </w:pPr>
      <w:r>
        <w:rPr>
          <w:bCs/>
          <w:iCs/>
          <w:lang w:val="en-US"/>
        </w:rPr>
        <w:t>"</w:t>
      </w:r>
      <w:r w:rsidRPr="00F21F81">
        <w:rPr>
          <w:iCs/>
          <w:lang w:val="en-US"/>
        </w:rPr>
        <w:t xml:space="preserve">6.18.4.3. </w:t>
      </w:r>
      <w:r>
        <w:rPr>
          <w:iCs/>
          <w:lang w:val="en-US"/>
        </w:rPr>
        <w:tab/>
      </w:r>
      <w:r w:rsidRPr="00F21F81">
        <w:rPr>
          <w:iCs/>
          <w:lang w:val="en-US"/>
        </w:rPr>
        <w:t xml:space="preserve">In length: at least one side-marker lamp shall be fitted to the middle third of the vehicle, the foremost side-marker lamp being not further than 3 </w:t>
      </w:r>
      <w:r w:rsidRPr="005168D3">
        <w:rPr>
          <w:iCs/>
          <w:lang w:val="en-US"/>
        </w:rPr>
        <w:t>m (4 m for semi-trailers)</w:t>
      </w:r>
      <w:r w:rsidRPr="00F21F81">
        <w:rPr>
          <w:iCs/>
          <w:lang w:val="en-US"/>
        </w:rPr>
        <w:t xml:space="preserve"> from the front. </w:t>
      </w:r>
    </w:p>
    <w:p w14:paraId="02DD26B2" w14:textId="77777777" w:rsidR="008F309E" w:rsidRPr="00F21F81" w:rsidRDefault="008F309E" w:rsidP="008F309E">
      <w:pPr>
        <w:spacing w:after="120"/>
        <w:ind w:left="2268" w:right="1134"/>
        <w:jc w:val="both"/>
        <w:rPr>
          <w:iCs/>
          <w:lang w:val="en-US"/>
        </w:rPr>
      </w:pPr>
      <w:r w:rsidRPr="00F21F81">
        <w:rPr>
          <w:iCs/>
          <w:lang w:val="en-US"/>
        </w:rPr>
        <w:t>The distance between two adjacent side-marker lamps shall not exceed 3 m. If the structure, design or the operational use of the vehicle makes it impossible to comply with such a requirement, this distance may be increased to 4 m.</w:t>
      </w:r>
    </w:p>
    <w:p w14:paraId="79222299" w14:textId="77777777" w:rsidR="008F309E" w:rsidRPr="00F21F81" w:rsidRDefault="008F309E" w:rsidP="008F309E">
      <w:pPr>
        <w:spacing w:after="120"/>
        <w:ind w:left="2268" w:right="1134"/>
        <w:jc w:val="both"/>
        <w:rPr>
          <w:iCs/>
          <w:lang w:val="en-US"/>
        </w:rPr>
      </w:pPr>
      <w:r w:rsidRPr="00F21F81">
        <w:rPr>
          <w:iCs/>
          <w:lang w:val="en-US"/>
        </w:rPr>
        <w:t>The distance between the rearmost side-marker lamp and the rear of the vehicle shall not exceed 1 m.</w:t>
      </w:r>
    </w:p>
    <w:p w14:paraId="2D9640AC" w14:textId="77777777" w:rsidR="008F309E" w:rsidRPr="00FA31E1" w:rsidRDefault="008F309E" w:rsidP="008F309E">
      <w:pPr>
        <w:spacing w:after="120"/>
        <w:ind w:left="2268" w:right="1134"/>
        <w:jc w:val="both"/>
        <w:rPr>
          <w:lang w:val="en-US"/>
        </w:rPr>
      </w:pPr>
      <w:r w:rsidRPr="00F21F81">
        <w:rPr>
          <w:iCs/>
          <w:lang w:val="en-US"/>
        </w:rPr>
        <w:t>However, for vehicles the length of which does not exceed 6 m and for chassis-cabs it is sufficient to have one side-marker lamp fitted within the first third and/or within the last third of the vehicle length. For M</w:t>
      </w:r>
      <w:r w:rsidRPr="00C935F1">
        <w:rPr>
          <w:iCs/>
          <w:vertAlign w:val="subscript"/>
          <w:lang w:val="en-US"/>
        </w:rPr>
        <w:t>1</w:t>
      </w:r>
      <w:r w:rsidRPr="00F21F81">
        <w:rPr>
          <w:iCs/>
          <w:lang w:val="en-US"/>
        </w:rPr>
        <w:t xml:space="preserve"> vehicles the length of which exceeds 6 m but does not exceed 7 m it is sufficient to</w:t>
      </w:r>
      <w:r>
        <w:rPr>
          <w:iCs/>
          <w:lang w:val="en-US"/>
        </w:rPr>
        <w:t xml:space="preserve"> </w:t>
      </w:r>
      <w:r w:rsidRPr="00F21F81">
        <w:rPr>
          <w:iCs/>
          <w:lang w:val="en-US"/>
        </w:rPr>
        <w:t>have one side-marker lamp fitted not further than 3 m from the front and one within the last third of the vehicle length.</w:t>
      </w:r>
      <w:r>
        <w:rPr>
          <w:iCs/>
          <w:lang w:val="en-US"/>
        </w:rPr>
        <w:t>"</w:t>
      </w:r>
    </w:p>
    <w:p w14:paraId="783BBF0D" w14:textId="77777777" w:rsidR="008F309E" w:rsidRPr="008E5C33" w:rsidRDefault="008F309E" w:rsidP="008F309E">
      <w:pPr>
        <w:keepNext/>
        <w:keepLines/>
        <w:tabs>
          <w:tab w:val="right" w:pos="851"/>
        </w:tabs>
        <w:adjustRightInd w:val="0"/>
        <w:snapToGrid w:val="0"/>
        <w:spacing w:after="120"/>
        <w:ind w:left="1134" w:right="1134"/>
        <w:jc w:val="both"/>
        <w:rPr>
          <w:i/>
        </w:rPr>
      </w:pPr>
      <w:r>
        <w:rPr>
          <w:i/>
        </w:rPr>
        <w:t>Annex 1, item</w:t>
      </w:r>
      <w:r w:rsidRPr="008E5C33">
        <w:rPr>
          <w:i/>
        </w:rPr>
        <w:t xml:space="preserve"> </w:t>
      </w:r>
      <w:r>
        <w:rPr>
          <w:i/>
        </w:rPr>
        <w:t>10.2</w:t>
      </w:r>
      <w:r w:rsidRPr="008E5C33">
        <w:rPr>
          <w:i/>
        </w:rPr>
        <w:t>.</w:t>
      </w:r>
      <w:r>
        <w:rPr>
          <w:i/>
        </w:rPr>
        <w:t xml:space="preserve">, </w:t>
      </w:r>
      <w:r w:rsidRPr="00635A64">
        <w:rPr>
          <w:iCs/>
        </w:rPr>
        <w:t>amend to read:</w:t>
      </w:r>
    </w:p>
    <w:p w14:paraId="271D5B3F" w14:textId="77777777" w:rsidR="008F309E" w:rsidRPr="002B7C5B" w:rsidRDefault="008F309E" w:rsidP="008F309E">
      <w:pPr>
        <w:autoSpaceDE w:val="0"/>
        <w:autoSpaceDN w:val="0"/>
        <w:adjustRightInd w:val="0"/>
        <w:snapToGrid w:val="0"/>
        <w:spacing w:after="120"/>
        <w:ind w:left="1134" w:right="1134"/>
        <w:jc w:val="both"/>
        <w:rPr>
          <w:lang w:val="en-US"/>
        </w:rPr>
      </w:pPr>
      <w:r>
        <w:rPr>
          <w:lang w:val="en-US"/>
        </w:rPr>
        <w:t>"</w:t>
      </w:r>
      <w:r w:rsidRPr="001A3298">
        <w:rPr>
          <w:lang w:val="en-US"/>
        </w:rPr>
        <w:t>10.</w:t>
      </w:r>
      <w:r w:rsidRPr="002B7C5B">
        <w:rPr>
          <w:lang w:val="en-US"/>
        </w:rPr>
        <w:t>2.</w:t>
      </w:r>
      <w:r w:rsidRPr="002B7C5B">
        <w:rPr>
          <w:lang w:val="en-US"/>
        </w:rPr>
        <w:tab/>
      </w:r>
      <w:r w:rsidRPr="002B7C5B">
        <w:rPr>
          <w:lang w:val="en-US"/>
        </w:rPr>
        <w:tab/>
        <w:t>Method used for the definition of the apparent surface:</w:t>
      </w:r>
    </w:p>
    <w:p w14:paraId="2C424DBD" w14:textId="77777777" w:rsidR="008F309E" w:rsidRPr="002B7C5B" w:rsidRDefault="008F309E" w:rsidP="008F309E">
      <w:pPr>
        <w:autoSpaceDE w:val="0"/>
        <w:autoSpaceDN w:val="0"/>
        <w:adjustRightInd w:val="0"/>
        <w:snapToGrid w:val="0"/>
        <w:spacing w:after="120"/>
        <w:ind w:left="2268" w:right="1134"/>
        <w:jc w:val="both"/>
        <w:rPr>
          <w:lang w:val="en-US"/>
        </w:rPr>
      </w:pPr>
      <w:r w:rsidRPr="002B7C5B">
        <w:t>(a)</w:t>
      </w:r>
      <w:r w:rsidRPr="002B7C5B">
        <w:tab/>
        <w:t xml:space="preserve">Boundary of the illuminating surface </w:t>
      </w:r>
      <w:r w:rsidRPr="002B7C5B">
        <w:rPr>
          <w:color w:val="000000" w:themeColor="text1"/>
          <w:lang w:val="en-US"/>
        </w:rPr>
        <w:t>used for the following lamp(s):</w:t>
      </w:r>
    </w:p>
    <w:p w14:paraId="06AD1AF0" w14:textId="77777777" w:rsidR="008F309E" w:rsidRPr="002B7C5B" w:rsidRDefault="008F309E" w:rsidP="008F309E">
      <w:pPr>
        <w:autoSpaceDE w:val="0"/>
        <w:autoSpaceDN w:val="0"/>
        <w:adjustRightInd w:val="0"/>
        <w:snapToGrid w:val="0"/>
        <w:spacing w:after="120"/>
        <w:ind w:left="1134" w:right="1134"/>
        <w:jc w:val="both"/>
        <w:rPr>
          <w:lang w:val="en-US"/>
        </w:rPr>
      </w:pPr>
      <w:r w:rsidRPr="002B7C5B">
        <w:rPr>
          <w:lang w:val="en-US"/>
        </w:rPr>
        <w:tab/>
      </w:r>
      <w:r w:rsidRPr="002B7C5B">
        <w:rPr>
          <w:lang w:val="en-US"/>
        </w:rPr>
        <w:tab/>
      </w:r>
      <w:r w:rsidRPr="002B7C5B">
        <w:rPr>
          <w:lang w:val="en-US"/>
        </w:rPr>
        <w:tab/>
        <w:t>…………………………………………………………………………………</w:t>
      </w:r>
    </w:p>
    <w:p w14:paraId="39EF2368" w14:textId="77777777" w:rsidR="008F309E" w:rsidRPr="002B7C5B" w:rsidRDefault="008F309E" w:rsidP="008F309E">
      <w:pPr>
        <w:autoSpaceDE w:val="0"/>
        <w:autoSpaceDN w:val="0"/>
        <w:adjustRightInd w:val="0"/>
        <w:snapToGrid w:val="0"/>
        <w:spacing w:after="120"/>
        <w:ind w:left="1134" w:right="1134"/>
        <w:jc w:val="both"/>
        <w:rPr>
          <w:lang w:val="en-US"/>
        </w:rPr>
      </w:pPr>
      <w:r w:rsidRPr="002B7C5B">
        <w:rPr>
          <w:lang w:val="en-US"/>
        </w:rPr>
        <w:tab/>
      </w:r>
      <w:r w:rsidRPr="002B7C5B">
        <w:rPr>
          <w:lang w:val="en-US"/>
        </w:rPr>
        <w:tab/>
      </w:r>
      <w:r w:rsidRPr="002B7C5B">
        <w:rPr>
          <w:lang w:val="en-US"/>
        </w:rPr>
        <w:tab/>
        <w:t>…………………………………………………………………………………</w:t>
      </w:r>
    </w:p>
    <w:p w14:paraId="262E2BCB" w14:textId="77777777" w:rsidR="008F309E" w:rsidRPr="002B7C5B" w:rsidRDefault="008F309E" w:rsidP="008F309E">
      <w:pPr>
        <w:autoSpaceDE w:val="0"/>
        <w:autoSpaceDN w:val="0"/>
        <w:adjustRightInd w:val="0"/>
        <w:snapToGrid w:val="0"/>
        <w:spacing w:after="120"/>
        <w:ind w:left="1134" w:right="1134"/>
        <w:jc w:val="both"/>
        <w:rPr>
          <w:lang w:val="en-US"/>
        </w:rPr>
      </w:pPr>
      <w:r w:rsidRPr="002B7C5B">
        <w:rPr>
          <w:lang w:val="en-US"/>
        </w:rPr>
        <w:tab/>
      </w:r>
      <w:r w:rsidRPr="002B7C5B">
        <w:rPr>
          <w:lang w:val="en-US"/>
        </w:rPr>
        <w:tab/>
      </w:r>
      <w:r w:rsidRPr="002B7C5B">
        <w:rPr>
          <w:lang w:val="en-US"/>
        </w:rPr>
        <w:tab/>
        <w:t>…………………………………………………………………………………</w:t>
      </w:r>
    </w:p>
    <w:p w14:paraId="5452CA82" w14:textId="77777777" w:rsidR="008F309E" w:rsidRPr="002B7C5B" w:rsidRDefault="008F309E" w:rsidP="008F309E">
      <w:pPr>
        <w:autoSpaceDE w:val="0"/>
        <w:autoSpaceDN w:val="0"/>
        <w:adjustRightInd w:val="0"/>
        <w:snapToGrid w:val="0"/>
        <w:spacing w:after="120"/>
        <w:ind w:left="2268" w:right="1134"/>
        <w:jc w:val="both"/>
        <w:rPr>
          <w:lang w:val="en-US"/>
        </w:rPr>
      </w:pPr>
      <w:r w:rsidRPr="002B7C5B">
        <w:rPr>
          <w:lang w:val="en-US"/>
        </w:rPr>
        <w:tab/>
      </w:r>
      <w:r w:rsidRPr="002B7C5B">
        <w:t>(b)</w:t>
      </w:r>
      <w:r w:rsidRPr="002B7C5B">
        <w:tab/>
        <w:t>Light-emitting surface</w:t>
      </w:r>
      <w:r w:rsidRPr="002B7C5B">
        <w:rPr>
          <w:lang w:val="en-US"/>
        </w:rPr>
        <w:t xml:space="preserve"> </w:t>
      </w:r>
      <w:r w:rsidRPr="002B7C5B">
        <w:rPr>
          <w:color w:val="000000" w:themeColor="text1"/>
          <w:lang w:val="en-US"/>
        </w:rPr>
        <w:t>used for the following lamp(s):</w:t>
      </w:r>
    </w:p>
    <w:p w14:paraId="072FCD2C" w14:textId="77777777" w:rsidR="008F309E" w:rsidRDefault="008F309E" w:rsidP="008F309E">
      <w:pPr>
        <w:autoSpaceDE w:val="0"/>
        <w:autoSpaceDN w:val="0"/>
        <w:adjustRightInd w:val="0"/>
        <w:snapToGrid w:val="0"/>
        <w:spacing w:after="120" w:line="360" w:lineRule="auto"/>
        <w:ind w:left="1134" w:right="1134"/>
        <w:jc w:val="both"/>
        <w:rPr>
          <w:u w:val="single"/>
        </w:rPr>
      </w:pPr>
      <w:r w:rsidRPr="002B7C5B">
        <w:rPr>
          <w:lang w:val="en-US"/>
        </w:rPr>
        <w:tab/>
      </w:r>
      <w:r w:rsidRPr="002B7C5B">
        <w:rPr>
          <w:lang w:val="en-US"/>
        </w:rPr>
        <w:tab/>
      </w:r>
      <w:r w:rsidRPr="002B7C5B">
        <w:rPr>
          <w:lang w:val="en-US"/>
        </w:rPr>
        <w:tab/>
        <w:t>…………………………………………………………………………………</w:t>
      </w:r>
      <w:r w:rsidRPr="002B7C5B">
        <w:rPr>
          <w:lang w:val="en-US"/>
        </w:rPr>
        <w:tab/>
      </w:r>
      <w:r w:rsidRPr="002B7C5B">
        <w:rPr>
          <w:lang w:val="en-US"/>
        </w:rPr>
        <w:tab/>
      </w:r>
      <w:r w:rsidRPr="002B7C5B">
        <w:rPr>
          <w:lang w:val="en-US"/>
        </w:rPr>
        <w:tab/>
        <w:t>…………………………………………………………………………………</w:t>
      </w:r>
      <w:r w:rsidRPr="001A3298">
        <w:rPr>
          <w:b/>
          <w:lang w:val="en-US"/>
        </w:rPr>
        <w:tab/>
      </w:r>
      <w:r w:rsidRPr="001A3298">
        <w:rPr>
          <w:b/>
          <w:lang w:val="en-US"/>
        </w:rPr>
        <w:tab/>
      </w:r>
      <w:r>
        <w:rPr>
          <w:b/>
          <w:lang w:val="en-US"/>
        </w:rPr>
        <w:tab/>
      </w:r>
      <w:r w:rsidRPr="00B62C99">
        <w:rPr>
          <w:bCs/>
          <w:lang w:val="en-US"/>
        </w:rPr>
        <w:t>…………………………………………………………………………………</w:t>
      </w:r>
      <w:r>
        <w:rPr>
          <w:b/>
          <w:lang w:val="en-US"/>
        </w:rPr>
        <w:tab/>
      </w:r>
      <w:r>
        <w:rPr>
          <w:b/>
          <w:lang w:val="en-US"/>
        </w:rPr>
        <w:tab/>
      </w:r>
      <w:r>
        <w:rPr>
          <w:b/>
          <w:lang w:val="en-US"/>
        </w:rPr>
        <w:tab/>
      </w:r>
      <w:r>
        <w:t>"</w:t>
      </w:r>
    </w:p>
    <w:p w14:paraId="2E366254" w14:textId="56B663D2" w:rsidR="004865D9" w:rsidRPr="004865D9" w:rsidRDefault="004A7D79" w:rsidP="006A48AA">
      <w:pPr>
        <w:spacing w:before="240"/>
        <w:jc w:val="center"/>
        <w:rPr>
          <w:u w:val="single"/>
        </w:rPr>
      </w:pPr>
      <w:r>
        <w:rPr>
          <w:u w:val="single"/>
        </w:rPr>
        <w:tab/>
      </w:r>
      <w:r>
        <w:rPr>
          <w:u w:val="single"/>
        </w:rPr>
        <w:tab/>
      </w:r>
      <w:r>
        <w:rPr>
          <w:u w:val="single"/>
        </w:rPr>
        <w:tab/>
      </w: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B85EE2" w:rsidRPr="00B85EE2" w14:paraId="39751FF8" w14:textId="77777777" w:rsidTr="3F5B067C">
        <w:trPr>
          <w:cantSplit/>
          <w:trHeight w:hRule="exact" w:val="851"/>
        </w:trPr>
        <w:tc>
          <w:tcPr>
            <w:tcW w:w="1276" w:type="dxa"/>
            <w:tcBorders>
              <w:bottom w:val="single" w:sz="4" w:space="0" w:color="auto"/>
            </w:tcBorders>
            <w:vAlign w:val="bottom"/>
          </w:tcPr>
          <w:p w14:paraId="3E7D5353" w14:textId="77777777" w:rsidR="006552CB" w:rsidRPr="00B85EE2" w:rsidRDefault="006552CB" w:rsidP="006552CB">
            <w:bookmarkStart w:id="186" w:name="_Hlk4776541"/>
            <w:bookmarkStart w:id="187" w:name="_Hlk22630451"/>
            <w:bookmarkStart w:id="188" w:name="_Toc354410587"/>
            <w:bookmarkEnd w:id="186"/>
          </w:p>
        </w:tc>
        <w:tc>
          <w:tcPr>
            <w:tcW w:w="8363" w:type="dxa"/>
            <w:gridSpan w:val="2"/>
            <w:tcBorders>
              <w:bottom w:val="single" w:sz="4" w:space="0" w:color="auto"/>
            </w:tcBorders>
            <w:vAlign w:val="bottom"/>
          </w:tcPr>
          <w:p w14:paraId="68F27B67" w14:textId="0C842A42" w:rsidR="006552CB" w:rsidRPr="00B85EE2" w:rsidRDefault="006552CB" w:rsidP="00B81C7D">
            <w:pPr>
              <w:jc w:val="right"/>
            </w:pPr>
            <w:r w:rsidRPr="00B85EE2">
              <w:rPr>
                <w:sz w:val="40"/>
              </w:rPr>
              <w:t>E</w:t>
            </w:r>
            <w:r w:rsidRPr="00B85EE2">
              <w:t>/ECE/324/Rev.1/Add.47/Rev.1</w:t>
            </w:r>
            <w:r w:rsidR="00BE059B" w:rsidRPr="00B85EE2">
              <w:t>3</w:t>
            </w:r>
            <w:r w:rsidRPr="00B85EE2">
              <w:t>/Amend.</w:t>
            </w:r>
            <w:r w:rsidR="007975E9" w:rsidRPr="00B85EE2">
              <w:t>3</w:t>
            </w:r>
            <w:r w:rsidRPr="00B85EE2">
              <w:t>−</w:t>
            </w:r>
            <w:r w:rsidRPr="00B85EE2">
              <w:rPr>
                <w:sz w:val="40"/>
              </w:rPr>
              <w:t>E</w:t>
            </w:r>
            <w:r w:rsidRPr="00B85EE2">
              <w:t>/ECE/TRANS</w:t>
            </w:r>
            <w:r w:rsidR="00B81C7D" w:rsidRPr="00B85EE2">
              <w:t>/505/Rev.1/Add.47/Rev.1</w:t>
            </w:r>
            <w:r w:rsidR="00BE059B" w:rsidRPr="00B85EE2">
              <w:t>3</w:t>
            </w:r>
            <w:r w:rsidR="00B81C7D" w:rsidRPr="00B85EE2">
              <w:t>/Amend.</w:t>
            </w:r>
            <w:r w:rsidR="007975E9" w:rsidRPr="00B85EE2">
              <w:t>3</w:t>
            </w:r>
          </w:p>
        </w:tc>
      </w:tr>
      <w:tr w:rsidR="00B85EE2" w:rsidRPr="00B85EE2" w14:paraId="3534B88E" w14:textId="77777777" w:rsidTr="3F5B067C">
        <w:trPr>
          <w:cantSplit/>
          <w:trHeight w:hRule="exact" w:val="2279"/>
        </w:trPr>
        <w:tc>
          <w:tcPr>
            <w:tcW w:w="1276" w:type="dxa"/>
            <w:tcBorders>
              <w:top w:val="single" w:sz="4" w:space="0" w:color="auto"/>
              <w:bottom w:val="single" w:sz="12" w:space="0" w:color="auto"/>
            </w:tcBorders>
          </w:tcPr>
          <w:p w14:paraId="5D58491B" w14:textId="77777777" w:rsidR="006552CB" w:rsidRPr="00B85EE2" w:rsidRDefault="006552CB" w:rsidP="006552CB">
            <w:pPr>
              <w:spacing w:before="120"/>
            </w:pPr>
          </w:p>
        </w:tc>
        <w:tc>
          <w:tcPr>
            <w:tcW w:w="5528" w:type="dxa"/>
            <w:tcBorders>
              <w:top w:val="single" w:sz="4" w:space="0" w:color="auto"/>
              <w:bottom w:val="single" w:sz="12" w:space="0" w:color="auto"/>
            </w:tcBorders>
          </w:tcPr>
          <w:p w14:paraId="1EF96CBF" w14:textId="5FEA41E3" w:rsidR="006552CB" w:rsidRPr="00B85EE2" w:rsidRDefault="006552CB" w:rsidP="3F5B067C">
            <w:pPr>
              <w:spacing w:before="120"/>
            </w:pPr>
          </w:p>
        </w:tc>
        <w:tc>
          <w:tcPr>
            <w:tcW w:w="2835" w:type="dxa"/>
            <w:tcBorders>
              <w:top w:val="single" w:sz="4" w:space="0" w:color="auto"/>
              <w:bottom w:val="single" w:sz="12" w:space="0" w:color="auto"/>
            </w:tcBorders>
          </w:tcPr>
          <w:p w14:paraId="61CDB05B" w14:textId="77777777" w:rsidR="006552CB" w:rsidRPr="00B85EE2" w:rsidRDefault="006552CB" w:rsidP="006552CB">
            <w:pPr>
              <w:spacing w:before="120"/>
            </w:pPr>
          </w:p>
          <w:p w14:paraId="2AF36C26" w14:textId="77777777" w:rsidR="006552CB" w:rsidRPr="00B85EE2" w:rsidRDefault="006552CB" w:rsidP="006552CB">
            <w:pPr>
              <w:spacing w:before="120"/>
            </w:pPr>
          </w:p>
          <w:p w14:paraId="5788C685" w14:textId="6690D076" w:rsidR="006552CB" w:rsidRPr="00B85EE2" w:rsidRDefault="00BB5B37" w:rsidP="00B81C7D">
            <w:pPr>
              <w:spacing w:before="120"/>
            </w:pPr>
            <w:r>
              <w:t>14</w:t>
            </w:r>
            <w:r w:rsidR="00465CC8" w:rsidRPr="00B85EE2">
              <w:t xml:space="preserve"> </w:t>
            </w:r>
            <w:r w:rsidR="00861D5F" w:rsidRPr="00B85EE2">
              <w:t>September</w:t>
            </w:r>
            <w:r w:rsidR="0084056D" w:rsidRPr="00B85EE2">
              <w:t xml:space="preserve"> 2022</w:t>
            </w:r>
          </w:p>
        </w:tc>
      </w:tr>
    </w:tbl>
    <w:p w14:paraId="4298EA11" w14:textId="77777777" w:rsidR="006552CB" w:rsidRPr="00B85EE2" w:rsidRDefault="006552CB" w:rsidP="006552CB">
      <w:pPr>
        <w:pStyle w:val="HChG"/>
        <w:spacing w:before="240" w:after="120"/>
      </w:pPr>
      <w:r w:rsidRPr="00B85EE2">
        <w:tab/>
      </w:r>
      <w:r w:rsidRPr="00B85EE2">
        <w:tab/>
      </w:r>
      <w:bookmarkStart w:id="189" w:name="_Toc340666199"/>
      <w:bookmarkStart w:id="190" w:name="_Toc340745062"/>
      <w:r w:rsidRPr="00B85EE2">
        <w:t>Agreement</w:t>
      </w:r>
      <w:bookmarkEnd w:id="187"/>
      <w:bookmarkEnd w:id="188"/>
    </w:p>
    <w:p w14:paraId="7F5856C7" w14:textId="77777777" w:rsidR="006552CB" w:rsidRPr="00B85EE2" w:rsidRDefault="006552CB" w:rsidP="006552CB">
      <w:pPr>
        <w:pStyle w:val="H1G"/>
        <w:spacing w:before="240"/>
      </w:pPr>
      <w:r w:rsidRPr="00B85EE2">
        <w:rPr>
          <w:rStyle w:val="H1GChar"/>
        </w:rPr>
        <w:tab/>
      </w:r>
      <w:r w:rsidRPr="00B85EE2">
        <w:rPr>
          <w:rStyle w:val="H1GChar"/>
        </w:rPr>
        <w:tab/>
      </w:r>
      <w:r w:rsidRPr="00B85EE2">
        <w:t>Concerning the</w:t>
      </w:r>
      <w:r w:rsidRPr="00B85EE2">
        <w:rPr>
          <w:smallCaps/>
        </w:rPr>
        <w:t xml:space="preserve"> </w:t>
      </w:r>
      <w:r w:rsidRPr="00B85EE2">
        <w:t xml:space="preserve">Adoption of Harmonized Technical United Nations Regulations for Wheeled Vehicles, Equipment and Parts which can be Fitted and/or be Used on Wheeled Vehicles and the Conditions for Reciprocal Recognition of Approvals Granted </w:t>
      </w:r>
      <w:proofErr w:type="gramStart"/>
      <w:r w:rsidRPr="00B85EE2">
        <w:t>on the Basis of</w:t>
      </w:r>
      <w:proofErr w:type="gramEnd"/>
      <w:r w:rsidRPr="00B85EE2">
        <w:t xml:space="preserve"> these United Nations Regulations</w:t>
      </w:r>
      <w:r w:rsidRPr="00B85EE2">
        <w:rPr>
          <w:rStyle w:val="a3"/>
          <w:b w:val="0"/>
          <w:sz w:val="20"/>
          <w:vertAlign w:val="baseline"/>
        </w:rPr>
        <w:footnoteReference w:customMarkFollows="1" w:id="51"/>
        <w:t>*</w:t>
      </w:r>
    </w:p>
    <w:p w14:paraId="7B0610DE" w14:textId="77777777" w:rsidR="006552CB" w:rsidRPr="00B85EE2" w:rsidRDefault="006552CB" w:rsidP="006552CB">
      <w:pPr>
        <w:pStyle w:val="SingleTxtG"/>
        <w:spacing w:before="120"/>
      </w:pPr>
      <w:r w:rsidRPr="00B85EE2">
        <w:t>(Revision 3, including the amendments which entered into force on 14 September 2017)</w:t>
      </w:r>
    </w:p>
    <w:p w14:paraId="32C2092A" w14:textId="77777777" w:rsidR="006552CB" w:rsidRPr="00B85EE2" w:rsidRDefault="006552CB" w:rsidP="006552CB">
      <w:pPr>
        <w:pStyle w:val="H1G"/>
        <w:spacing w:before="120"/>
        <w:ind w:left="0" w:right="0" w:firstLine="0"/>
        <w:jc w:val="center"/>
      </w:pPr>
      <w:r w:rsidRPr="00B85EE2">
        <w:t>_________</w:t>
      </w:r>
    </w:p>
    <w:p w14:paraId="58E6551E" w14:textId="77777777" w:rsidR="006552CB" w:rsidRPr="00B85EE2" w:rsidRDefault="006552CB" w:rsidP="006552CB">
      <w:pPr>
        <w:pStyle w:val="H1G"/>
        <w:spacing w:before="240" w:after="120"/>
      </w:pPr>
      <w:r w:rsidRPr="00B85EE2">
        <w:tab/>
      </w:r>
      <w:r w:rsidRPr="00B85EE2">
        <w:tab/>
        <w:t>Addendum 47 – UN Regulation No. 48</w:t>
      </w:r>
    </w:p>
    <w:p w14:paraId="175C36F8" w14:textId="60292FB3" w:rsidR="006552CB" w:rsidRPr="00B85EE2" w:rsidRDefault="006552CB" w:rsidP="006552CB">
      <w:pPr>
        <w:pStyle w:val="H1G"/>
        <w:spacing w:before="240"/>
      </w:pPr>
      <w:r w:rsidRPr="00B85EE2">
        <w:tab/>
      </w:r>
      <w:r w:rsidRPr="00B85EE2">
        <w:tab/>
        <w:t>Revision 1</w:t>
      </w:r>
      <w:r w:rsidR="00BE059B" w:rsidRPr="00B85EE2">
        <w:t>3</w:t>
      </w:r>
      <w:r w:rsidRPr="00B85EE2">
        <w:t xml:space="preserve"> - Amendment </w:t>
      </w:r>
      <w:r w:rsidR="007402D3" w:rsidRPr="00B85EE2">
        <w:t>3</w:t>
      </w:r>
    </w:p>
    <w:p w14:paraId="47B57E1E" w14:textId="26375BA7" w:rsidR="006552CB" w:rsidRPr="00B85EE2" w:rsidRDefault="00261FC7" w:rsidP="006552CB">
      <w:pPr>
        <w:pStyle w:val="SingleTxtG"/>
        <w:spacing w:after="360"/>
        <w:rPr>
          <w:spacing w:val="-2"/>
        </w:rPr>
      </w:pPr>
      <w:r w:rsidRPr="00B85EE2">
        <w:rPr>
          <w:spacing w:val="-2"/>
        </w:rPr>
        <w:t>0</w:t>
      </w:r>
      <w:r w:rsidR="007975E9" w:rsidRPr="00B85EE2">
        <w:rPr>
          <w:spacing w:val="-2"/>
        </w:rPr>
        <w:t>8</w:t>
      </w:r>
      <w:r w:rsidR="006552CB" w:rsidRPr="00B85EE2">
        <w:rPr>
          <w:spacing w:val="-2"/>
        </w:rPr>
        <w:t xml:space="preserve"> series of amendments – Date of entry into force: </w:t>
      </w:r>
      <w:r w:rsidR="009E7472" w:rsidRPr="00B85EE2">
        <w:t>22 June 2022</w:t>
      </w:r>
    </w:p>
    <w:p w14:paraId="18B41D51" w14:textId="23AD55A4" w:rsidR="006552CB" w:rsidRPr="00B85EE2" w:rsidRDefault="006552CB" w:rsidP="006552CB">
      <w:pPr>
        <w:pStyle w:val="H1G"/>
        <w:spacing w:before="120" w:after="120" w:line="240" w:lineRule="exact"/>
        <w:rPr>
          <w:lang w:val="en-US"/>
        </w:rPr>
      </w:pPr>
      <w:r w:rsidRPr="00B85EE2">
        <w:rPr>
          <w:lang w:val="en-US"/>
        </w:rPr>
        <w:tab/>
      </w:r>
      <w:r w:rsidRPr="00B85EE2">
        <w:rPr>
          <w:lang w:val="en-US"/>
        </w:rPr>
        <w:tab/>
      </w:r>
      <w:r w:rsidR="00E05CB7" w:rsidRPr="00B85EE2">
        <w:t xml:space="preserve">Uniform provisions concerning the approval of vehicles </w:t>
      </w:r>
      <w:proofErr w:type="gramStart"/>
      <w:r w:rsidR="00E05CB7" w:rsidRPr="00B85EE2">
        <w:t>with regard to</w:t>
      </w:r>
      <w:proofErr w:type="gramEnd"/>
      <w:r w:rsidR="00E05CB7" w:rsidRPr="00B85EE2">
        <w:t xml:space="preserve"> the installation of lighting and light-signalling devices</w:t>
      </w:r>
    </w:p>
    <w:p w14:paraId="50D56CCA" w14:textId="167EA70D" w:rsidR="006552CB" w:rsidRPr="00B85EE2" w:rsidRDefault="006552CB" w:rsidP="009B0CE5">
      <w:pPr>
        <w:pStyle w:val="SingleTxtG"/>
        <w:spacing w:after="40"/>
        <w:jc w:val="left"/>
        <w:rPr>
          <w:lang w:eastAsia="en-GB"/>
        </w:rPr>
      </w:pPr>
      <w:r w:rsidRPr="00B85EE2">
        <w:rPr>
          <w:spacing w:val="-4"/>
          <w:lang w:eastAsia="en-GB"/>
        </w:rPr>
        <w:t>This document is meant purely as documentation tool. The authentic and legal binding text is:</w:t>
      </w:r>
      <w:r w:rsidRPr="00B85EE2">
        <w:rPr>
          <w:lang w:eastAsia="en-GB"/>
        </w:rPr>
        <w:t xml:space="preserve"> </w:t>
      </w:r>
      <w:r w:rsidRPr="00B85EE2">
        <w:rPr>
          <w:spacing w:val="-6"/>
          <w:lang w:eastAsia="en-GB"/>
        </w:rPr>
        <w:t>ECE/TRANS/WP.29/20</w:t>
      </w:r>
      <w:r w:rsidR="00261FC7" w:rsidRPr="00B85EE2">
        <w:rPr>
          <w:spacing w:val="-6"/>
          <w:lang w:eastAsia="en-GB"/>
        </w:rPr>
        <w:t>2</w:t>
      </w:r>
      <w:r w:rsidR="00BE059B" w:rsidRPr="00B85EE2">
        <w:rPr>
          <w:spacing w:val="-6"/>
          <w:lang w:eastAsia="en-GB"/>
        </w:rPr>
        <w:t>1</w:t>
      </w:r>
      <w:r w:rsidRPr="00B85EE2">
        <w:rPr>
          <w:spacing w:val="-6"/>
          <w:lang w:eastAsia="en-GB"/>
        </w:rPr>
        <w:t>/</w:t>
      </w:r>
      <w:r w:rsidR="007975E9" w:rsidRPr="00B85EE2">
        <w:rPr>
          <w:spacing w:val="-6"/>
          <w:lang w:eastAsia="en-GB"/>
        </w:rPr>
        <w:t>86</w:t>
      </w:r>
      <w:r w:rsidR="00261FC7" w:rsidRPr="00B85EE2">
        <w:rPr>
          <w:spacing w:val="-6"/>
          <w:lang w:eastAsia="en-GB"/>
        </w:rPr>
        <w:t xml:space="preserve"> </w:t>
      </w:r>
      <w:r w:rsidR="000D3294" w:rsidRPr="00B85EE2">
        <w:rPr>
          <w:spacing w:val="-6"/>
          <w:lang w:eastAsia="en-GB"/>
        </w:rPr>
        <w:t>(</w:t>
      </w:r>
      <w:r w:rsidR="009B0CE5" w:rsidRPr="00B85EE2">
        <w:rPr>
          <w:spacing w:val="-6"/>
          <w:lang w:eastAsia="en-GB"/>
        </w:rPr>
        <w:t>as amended by paragraph 82 of the report ECE/TRANS/WP.29/11</w:t>
      </w:r>
      <w:r w:rsidR="00B272ED" w:rsidRPr="00B85EE2">
        <w:rPr>
          <w:spacing w:val="-6"/>
          <w:lang w:eastAsia="en-GB"/>
        </w:rPr>
        <w:t>61</w:t>
      </w:r>
      <w:r w:rsidR="009B0CE5" w:rsidRPr="00B85EE2">
        <w:rPr>
          <w:spacing w:val="-6"/>
          <w:lang w:eastAsia="en-GB"/>
        </w:rPr>
        <w:t>)</w:t>
      </w:r>
      <w:r w:rsidR="000D3294" w:rsidRPr="00B85EE2">
        <w:rPr>
          <w:spacing w:val="-6"/>
          <w:lang w:eastAsia="en-GB"/>
        </w:rPr>
        <w:t>.</w:t>
      </w:r>
    </w:p>
    <w:p w14:paraId="26BB5C59" w14:textId="77777777" w:rsidR="006552CB" w:rsidRPr="00B85EE2" w:rsidRDefault="006552CB" w:rsidP="006552CB">
      <w:pPr>
        <w:suppressAutoHyphens w:val="0"/>
        <w:spacing w:line="240" w:lineRule="auto"/>
        <w:jc w:val="center"/>
        <w:rPr>
          <w:b/>
          <w:sz w:val="24"/>
        </w:rPr>
      </w:pPr>
      <w:r w:rsidRPr="00B85EE2">
        <w:rPr>
          <w:b/>
          <w:noProof/>
          <w:sz w:val="24"/>
          <w:lang w:val="en-US"/>
        </w:rPr>
        <w:drawing>
          <wp:anchor distT="0" distB="137160" distL="114300" distR="114300" simplePos="0" relativeHeight="251685376" behindDoc="0" locked="0" layoutInCell="1" allowOverlap="1" wp14:anchorId="33EF75FD" wp14:editId="048E3EC2">
            <wp:simplePos x="0" y="0"/>
            <wp:positionH relativeFrom="column">
              <wp:posOffset>2540000</wp:posOffset>
            </wp:positionH>
            <wp:positionV relativeFrom="paragraph">
              <wp:posOffset>223520</wp:posOffset>
            </wp:positionV>
            <wp:extent cx="1028700" cy="826770"/>
            <wp:effectExtent l="0" t="0" r="0" b="0"/>
            <wp:wrapTopAndBottom/>
            <wp:docPr id="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Pr="00B85EE2">
        <w:rPr>
          <w:b/>
          <w:sz w:val="24"/>
        </w:rPr>
        <w:t>_________</w:t>
      </w:r>
    </w:p>
    <w:p w14:paraId="7CD28970" w14:textId="70D1C2D2" w:rsidR="00B81C7D" w:rsidRPr="00B85EE2" w:rsidRDefault="006552CB" w:rsidP="006552CB">
      <w:pPr>
        <w:suppressAutoHyphens w:val="0"/>
        <w:spacing w:line="240" w:lineRule="auto"/>
        <w:jc w:val="center"/>
        <w:rPr>
          <w:b/>
          <w:sz w:val="24"/>
        </w:rPr>
      </w:pPr>
      <w:r w:rsidRPr="00B85EE2">
        <w:rPr>
          <w:b/>
          <w:sz w:val="24"/>
        </w:rPr>
        <w:t>UNITED NATIONS</w:t>
      </w:r>
      <w:bookmarkEnd w:id="189"/>
    </w:p>
    <w:p w14:paraId="3A2BE8D4" w14:textId="77777777" w:rsidR="00B81C7D" w:rsidRPr="00B85EE2" w:rsidRDefault="00B81C7D">
      <w:pPr>
        <w:suppressAutoHyphens w:val="0"/>
        <w:spacing w:line="240" w:lineRule="auto"/>
        <w:rPr>
          <w:b/>
          <w:sz w:val="24"/>
        </w:rPr>
      </w:pPr>
      <w:r w:rsidRPr="00B85EE2">
        <w:rPr>
          <w:b/>
          <w:sz w:val="24"/>
        </w:rPr>
        <w:br w:type="page"/>
      </w:r>
    </w:p>
    <w:bookmarkEnd w:id="190"/>
    <w:p w14:paraId="4144CD0F" w14:textId="77777777" w:rsidR="007C4B66" w:rsidRPr="001A3298" w:rsidRDefault="007C4B66" w:rsidP="007C4B66">
      <w:pPr>
        <w:keepNext/>
        <w:keepLines/>
        <w:tabs>
          <w:tab w:val="right" w:pos="851"/>
        </w:tabs>
        <w:adjustRightInd w:val="0"/>
        <w:snapToGrid w:val="0"/>
        <w:spacing w:after="120"/>
        <w:ind w:left="1134" w:right="1134"/>
        <w:jc w:val="both"/>
        <w:rPr>
          <w:i/>
          <w:iCs/>
          <w:lang w:val="en-US"/>
        </w:rPr>
      </w:pPr>
      <w:r w:rsidRPr="003F580A">
        <w:rPr>
          <w:i/>
          <w:iCs/>
          <w:color w:val="000000" w:themeColor="text1"/>
          <w:lang w:val="en-US"/>
        </w:rPr>
        <w:lastRenderedPageBreak/>
        <w:t xml:space="preserve">Paragraph 3.2.5., </w:t>
      </w:r>
      <w:r w:rsidRPr="003F580A">
        <w:rPr>
          <w:iCs/>
          <w:color w:val="000000" w:themeColor="text1"/>
          <w:lang w:val="en-US"/>
        </w:rPr>
        <w:t>amend to read</w:t>
      </w:r>
      <w:r w:rsidRPr="001A3298">
        <w:rPr>
          <w:iCs/>
          <w:lang w:val="en-US"/>
        </w:rPr>
        <w:t>:</w:t>
      </w:r>
    </w:p>
    <w:p w14:paraId="077B906B" w14:textId="77777777" w:rsidR="007C4B66" w:rsidRPr="00AF6722" w:rsidRDefault="007C4B66" w:rsidP="007C4B66">
      <w:pPr>
        <w:pStyle w:val="para"/>
      </w:pPr>
      <w:r>
        <w:t>"</w:t>
      </w:r>
      <w:r w:rsidRPr="00AF6722">
        <w:t>3.2.5.</w:t>
      </w:r>
      <w:r w:rsidRPr="00AF6722">
        <w:tab/>
        <w:t>A statement of the method used for the definition of the apparent surface (see paragraph 2.10.4.).</w:t>
      </w:r>
    </w:p>
    <w:p w14:paraId="2A6015CA" w14:textId="77777777" w:rsidR="007C4B66" w:rsidRPr="00C61FE8" w:rsidRDefault="007C4B66" w:rsidP="007C4B66">
      <w:pPr>
        <w:pStyle w:val="para"/>
        <w:ind w:firstLine="0"/>
      </w:pPr>
      <w:r w:rsidRPr="00C61FE8">
        <w:rPr>
          <w:color w:val="000000" w:themeColor="text1"/>
        </w:rPr>
        <w:t xml:space="preserve">The method used to determine the apparent surface shall be declared for each lamp, </w:t>
      </w:r>
      <w:r w:rsidRPr="00C61FE8">
        <w:rPr>
          <w:lang w:val="en-US"/>
        </w:rPr>
        <w:t>as defined in paragraph 2.5</w:t>
      </w:r>
      <w:r w:rsidRPr="00C61FE8">
        <w:rPr>
          <w:color w:val="000000" w:themeColor="text1"/>
        </w:rPr>
        <w:t>.</w:t>
      </w:r>
      <w:r w:rsidRPr="00C61FE8">
        <w:rPr>
          <w:lang w:val="en-US"/>
        </w:rPr>
        <w:t>,</w:t>
      </w:r>
      <w:r w:rsidRPr="00C61FE8">
        <w:rPr>
          <w:color w:val="000000" w:themeColor="text1"/>
        </w:rPr>
        <w:t xml:space="preserve"> and recorded in item 10.2. of Annex 1.</w:t>
      </w:r>
      <w:r>
        <w:t>"</w:t>
      </w:r>
    </w:p>
    <w:p w14:paraId="4330B3B5" w14:textId="77777777" w:rsidR="007C4B66" w:rsidRPr="002B012C" w:rsidRDefault="007C4B66" w:rsidP="007C4B66">
      <w:pPr>
        <w:pStyle w:val="SingleTxtG"/>
        <w:ind w:left="2268" w:hanging="1134"/>
        <w:rPr>
          <w:lang w:val="en-US"/>
        </w:rPr>
      </w:pPr>
      <w:r w:rsidRPr="002B012C">
        <w:rPr>
          <w:i/>
          <w:iCs/>
          <w:lang w:val="en-US"/>
        </w:rPr>
        <w:t>Paragraph 4.2.</w:t>
      </w:r>
      <w:r w:rsidRPr="002B012C">
        <w:rPr>
          <w:lang w:val="en-US"/>
        </w:rPr>
        <w:t>, amend to read:</w:t>
      </w:r>
    </w:p>
    <w:p w14:paraId="3E6B11FA" w14:textId="77777777" w:rsidR="007C4B66" w:rsidRPr="002B012C" w:rsidRDefault="007C4B66" w:rsidP="007C4B66">
      <w:pPr>
        <w:spacing w:after="120"/>
        <w:ind w:left="2268" w:right="1134" w:hanging="1134"/>
        <w:jc w:val="both"/>
        <w:rPr>
          <w:iCs/>
        </w:rPr>
      </w:pPr>
      <w:r>
        <w:rPr>
          <w:iCs/>
        </w:rPr>
        <w:t>"</w:t>
      </w:r>
      <w:r w:rsidRPr="002B012C">
        <w:rPr>
          <w:iCs/>
        </w:rPr>
        <w:t>4.2.</w:t>
      </w:r>
      <w:r w:rsidRPr="002B012C">
        <w:rPr>
          <w:iCs/>
        </w:rPr>
        <w:tab/>
      </w:r>
      <w:r w:rsidRPr="002B012C">
        <w:rPr>
          <w:iCs/>
        </w:rPr>
        <w:tab/>
        <w:t xml:space="preserve">An approval number shall be assigned to each type approved. Its first two digits (at </w:t>
      </w:r>
      <w:r w:rsidRPr="00D701B5">
        <w:rPr>
          <w:iCs/>
        </w:rPr>
        <w:t>present 08, corresponding to the 08 series of amendments) shall indicate the series of amendments incorporating the</w:t>
      </w:r>
      <w:r w:rsidRPr="002B012C">
        <w:rPr>
          <w:iCs/>
        </w:rPr>
        <w:t xml:space="preserve"> most recent major technical amendments made to the Regulation at the time of issue of the approval. The same Contracting Party shall not assign this number to another vehicle type or to the same vehicle type submitted with equipment not specified in the list referred to in paragraph 3.2.2. above, subject to the provisions of paragraph 7. of this Regulation.</w:t>
      </w:r>
      <w:r>
        <w:rPr>
          <w:iCs/>
        </w:rPr>
        <w:t>"</w:t>
      </w:r>
    </w:p>
    <w:p w14:paraId="2C9D7AE3" w14:textId="77777777" w:rsidR="007C4B66" w:rsidRPr="003F4D36" w:rsidRDefault="007C4B66" w:rsidP="007C4B66">
      <w:pPr>
        <w:tabs>
          <w:tab w:val="left" w:pos="6096"/>
        </w:tabs>
        <w:spacing w:after="120"/>
        <w:ind w:left="1134" w:right="142"/>
        <w:jc w:val="both"/>
        <w:rPr>
          <w:i/>
        </w:rPr>
      </w:pPr>
      <w:r w:rsidRPr="003F4D36">
        <w:rPr>
          <w:i/>
        </w:rPr>
        <w:t>Paragraph 5.26.,</w:t>
      </w:r>
      <w:r w:rsidRPr="003F4D36">
        <w:rPr>
          <w:iCs/>
        </w:rPr>
        <w:t xml:space="preserve"> amend to read:</w:t>
      </w:r>
    </w:p>
    <w:p w14:paraId="308032DA" w14:textId="77777777" w:rsidR="007C4B66" w:rsidRPr="003F4D36" w:rsidRDefault="007C4B66" w:rsidP="007C4B66">
      <w:pPr>
        <w:autoSpaceDE w:val="0"/>
        <w:autoSpaceDN w:val="0"/>
        <w:adjustRightInd w:val="0"/>
        <w:spacing w:after="120"/>
        <w:ind w:left="2268" w:right="1134" w:hanging="1134"/>
        <w:jc w:val="both"/>
        <w:rPr>
          <w:lang w:val="en-US" w:eastAsia="de-DE"/>
        </w:rPr>
      </w:pPr>
      <w:r>
        <w:t>"</w:t>
      </w:r>
      <w:bookmarkStart w:id="191" w:name="_Hlk16001002"/>
      <w:r w:rsidRPr="003F4D36">
        <w:t>5.26.</w:t>
      </w:r>
      <w:r w:rsidRPr="003F4D36">
        <w:rPr>
          <w:lang w:val="en-US"/>
        </w:rPr>
        <w:t xml:space="preserve"> </w:t>
      </w:r>
      <w:r w:rsidRPr="003F4D36">
        <w:rPr>
          <w:lang w:val="en-US"/>
        </w:rPr>
        <w:tab/>
      </w:r>
      <w:r w:rsidRPr="003F4D36">
        <w:rPr>
          <w:lang w:val="en-US" w:eastAsia="de-DE"/>
        </w:rPr>
        <w:t>Rear direction indicator lamps of category 2b, rear position lamps of category R2 and stop lamps of category S2</w:t>
      </w:r>
      <w:r w:rsidRPr="003F4D36">
        <w:rPr>
          <w:color w:val="FF0000"/>
          <w:lang w:val="en-US" w:eastAsia="de-DE"/>
        </w:rPr>
        <w:t xml:space="preserve"> </w:t>
      </w:r>
      <w:r w:rsidRPr="003F4D36">
        <w:rPr>
          <w:lang w:val="en-US" w:eastAsia="de-DE"/>
        </w:rPr>
        <w:t>with variable luminous intensity control, which respond simultaneously to one or more of the conditions listed in paragraphs 5.26.1. and 5.26.2., are allowed, provided that:</w:t>
      </w:r>
    </w:p>
    <w:p w14:paraId="412BAD9C" w14:textId="77777777" w:rsidR="007C4B66" w:rsidRPr="003F4D36" w:rsidRDefault="007C4B66" w:rsidP="007C4B66">
      <w:pPr>
        <w:suppressAutoHyphens w:val="0"/>
        <w:autoSpaceDE w:val="0"/>
        <w:autoSpaceDN w:val="0"/>
        <w:adjustRightInd w:val="0"/>
        <w:spacing w:after="120"/>
        <w:ind w:left="2835" w:right="1134" w:hanging="567"/>
        <w:jc w:val="both"/>
        <w:rPr>
          <w:lang w:val="en-US" w:eastAsia="de-DE"/>
        </w:rPr>
      </w:pPr>
      <w:r w:rsidRPr="003F4D36">
        <w:rPr>
          <w:lang w:val="en-US" w:eastAsia="de-DE"/>
        </w:rPr>
        <w:t>(a)</w:t>
      </w:r>
      <w:r w:rsidRPr="003F4D36">
        <w:rPr>
          <w:lang w:val="en-US" w:eastAsia="de-DE"/>
        </w:rPr>
        <w:tab/>
        <w:t xml:space="preserve">The intensity of </w:t>
      </w:r>
      <w:proofErr w:type="gramStart"/>
      <w:r w:rsidRPr="003F4D36">
        <w:rPr>
          <w:lang w:val="en-US" w:eastAsia="de-DE"/>
        </w:rPr>
        <w:t>the all</w:t>
      </w:r>
      <w:proofErr w:type="gramEnd"/>
      <w:r w:rsidRPr="003F4D36">
        <w:rPr>
          <w:lang w:val="en-US" w:eastAsia="de-DE"/>
        </w:rPr>
        <w:t xml:space="preserve"> lamps mentioned above, when combined, grouped or reciprocally incorporated, vary all together in the same manner and in a similar proportion.</w:t>
      </w:r>
    </w:p>
    <w:p w14:paraId="43B02066" w14:textId="77777777" w:rsidR="007C4B66" w:rsidRPr="003F4D36" w:rsidRDefault="007C4B66" w:rsidP="007C4B66">
      <w:pPr>
        <w:suppressAutoHyphens w:val="0"/>
        <w:autoSpaceDE w:val="0"/>
        <w:autoSpaceDN w:val="0"/>
        <w:adjustRightInd w:val="0"/>
        <w:spacing w:after="120"/>
        <w:ind w:left="2835" w:right="1134" w:hanging="567"/>
        <w:jc w:val="both"/>
        <w:rPr>
          <w:lang w:val="en-US" w:eastAsia="de-DE"/>
        </w:rPr>
      </w:pPr>
      <w:r w:rsidRPr="003F4D36">
        <w:rPr>
          <w:lang w:val="en-US" w:eastAsia="de-DE"/>
        </w:rPr>
        <w:t>(b)</w:t>
      </w:r>
      <w:r w:rsidRPr="003F4D36">
        <w:rPr>
          <w:lang w:val="en-US" w:eastAsia="de-DE"/>
        </w:rPr>
        <w:tab/>
        <w:t xml:space="preserve">In the entire intensity range, the specific prescribed ratio between the luminous intensities of two lamps, if applicable, shall be maintained throughout variation transitions. </w:t>
      </w:r>
    </w:p>
    <w:bookmarkEnd w:id="191"/>
    <w:p w14:paraId="56D7C404" w14:textId="77777777" w:rsidR="007C4B66" w:rsidRPr="003F4D36" w:rsidRDefault="007C4B66" w:rsidP="007C4B66">
      <w:pPr>
        <w:autoSpaceDE w:val="0"/>
        <w:autoSpaceDN w:val="0"/>
        <w:adjustRightInd w:val="0"/>
        <w:spacing w:after="120"/>
        <w:ind w:left="2268" w:right="1134" w:hanging="1134"/>
        <w:jc w:val="both"/>
        <w:rPr>
          <w:lang w:val="en-US" w:eastAsia="de-DE"/>
        </w:rPr>
      </w:pPr>
      <w:r w:rsidRPr="003F4D36">
        <w:rPr>
          <w:lang w:val="en-US" w:eastAsia="de-DE"/>
        </w:rPr>
        <w:t>5.26.1.</w:t>
      </w:r>
      <w:r w:rsidRPr="003F4D36">
        <w:rPr>
          <w:lang w:val="en-US" w:eastAsia="de-DE"/>
        </w:rPr>
        <w:tab/>
        <w:t>Environmental conditions</w:t>
      </w:r>
    </w:p>
    <w:p w14:paraId="2E87BAED" w14:textId="77777777" w:rsidR="007C4B66" w:rsidRPr="003F4D36" w:rsidRDefault="007C4B66" w:rsidP="007C4B66">
      <w:pPr>
        <w:autoSpaceDE w:val="0"/>
        <w:autoSpaceDN w:val="0"/>
        <w:adjustRightInd w:val="0"/>
        <w:spacing w:after="120"/>
        <w:ind w:left="2268" w:right="1134" w:hanging="850"/>
        <w:jc w:val="both"/>
        <w:rPr>
          <w:lang w:val="en-US" w:eastAsia="de-DE"/>
        </w:rPr>
      </w:pPr>
      <w:r w:rsidRPr="003F4D36">
        <w:rPr>
          <w:lang w:val="en-US" w:eastAsia="de-DE"/>
        </w:rPr>
        <w:tab/>
        <w:t>Increase and decrease of the luminous intensity, in the limits prescribed in the pertinent UN Regulations, is allowed in relation to the following conditions:</w:t>
      </w:r>
    </w:p>
    <w:p w14:paraId="281AD809" w14:textId="77777777" w:rsidR="007C4B66" w:rsidRPr="0062690F" w:rsidRDefault="007C4B66" w:rsidP="007C4B66">
      <w:pPr>
        <w:suppressAutoHyphens w:val="0"/>
        <w:autoSpaceDE w:val="0"/>
        <w:autoSpaceDN w:val="0"/>
        <w:adjustRightInd w:val="0"/>
        <w:spacing w:after="120"/>
        <w:ind w:left="2268" w:right="1134"/>
        <w:jc w:val="both"/>
        <w:rPr>
          <w:lang w:val="en-US" w:eastAsia="de-DE"/>
        </w:rPr>
      </w:pPr>
      <w:r w:rsidRPr="0062690F">
        <w:rPr>
          <w:lang w:val="en-US" w:eastAsia="de-DE"/>
        </w:rPr>
        <w:t>(a)</w:t>
      </w:r>
      <w:r w:rsidRPr="0062690F">
        <w:rPr>
          <w:lang w:val="en-US" w:eastAsia="de-DE"/>
        </w:rPr>
        <w:tab/>
        <w:t xml:space="preserve">Ambient lighting, </w:t>
      </w:r>
    </w:p>
    <w:p w14:paraId="28DEA51E" w14:textId="77777777" w:rsidR="007C4B66" w:rsidRPr="0062690F" w:rsidRDefault="007C4B66" w:rsidP="007C4B66">
      <w:pPr>
        <w:suppressAutoHyphens w:val="0"/>
        <w:autoSpaceDE w:val="0"/>
        <w:autoSpaceDN w:val="0"/>
        <w:adjustRightInd w:val="0"/>
        <w:spacing w:after="120"/>
        <w:ind w:left="2268" w:right="1134"/>
        <w:jc w:val="both"/>
        <w:rPr>
          <w:lang w:val="en-US" w:eastAsia="de-DE"/>
        </w:rPr>
      </w:pPr>
      <w:r w:rsidRPr="0062690F">
        <w:rPr>
          <w:lang w:val="en-US" w:eastAsia="de-DE"/>
        </w:rPr>
        <w:t>(b)</w:t>
      </w:r>
      <w:r w:rsidRPr="0062690F">
        <w:rPr>
          <w:lang w:val="en-US" w:eastAsia="de-DE"/>
        </w:rPr>
        <w:tab/>
        <w:t>Fog,</w:t>
      </w:r>
    </w:p>
    <w:p w14:paraId="00712D32" w14:textId="77777777" w:rsidR="007C4B66" w:rsidRPr="0062690F" w:rsidRDefault="007C4B66" w:rsidP="007C4B66">
      <w:pPr>
        <w:suppressAutoHyphens w:val="0"/>
        <w:autoSpaceDE w:val="0"/>
        <w:autoSpaceDN w:val="0"/>
        <w:adjustRightInd w:val="0"/>
        <w:spacing w:after="120"/>
        <w:ind w:left="2268" w:right="1134"/>
        <w:jc w:val="both"/>
        <w:rPr>
          <w:lang w:val="en-US" w:eastAsia="de-DE"/>
        </w:rPr>
      </w:pPr>
      <w:r w:rsidRPr="0062690F">
        <w:rPr>
          <w:lang w:val="en-US" w:eastAsia="de-DE"/>
        </w:rPr>
        <w:t>(c)</w:t>
      </w:r>
      <w:r w:rsidRPr="0062690F">
        <w:rPr>
          <w:lang w:val="en-US" w:eastAsia="de-DE"/>
        </w:rPr>
        <w:tab/>
        <w:t xml:space="preserve">Snowfall, </w:t>
      </w:r>
    </w:p>
    <w:p w14:paraId="10DF7A9C" w14:textId="77777777" w:rsidR="007C4B66" w:rsidRPr="0062690F" w:rsidRDefault="007C4B66" w:rsidP="007C4B66">
      <w:pPr>
        <w:suppressAutoHyphens w:val="0"/>
        <w:autoSpaceDE w:val="0"/>
        <w:autoSpaceDN w:val="0"/>
        <w:adjustRightInd w:val="0"/>
        <w:spacing w:after="120"/>
        <w:ind w:left="2268" w:right="1134"/>
        <w:jc w:val="both"/>
        <w:rPr>
          <w:lang w:val="en-US" w:eastAsia="de-DE"/>
        </w:rPr>
      </w:pPr>
      <w:r w:rsidRPr="0062690F">
        <w:rPr>
          <w:lang w:val="en-US" w:eastAsia="de-DE"/>
        </w:rPr>
        <w:t>(d)</w:t>
      </w:r>
      <w:r w:rsidRPr="0062690F">
        <w:rPr>
          <w:lang w:val="en-US" w:eastAsia="de-DE"/>
        </w:rPr>
        <w:tab/>
        <w:t xml:space="preserve">Rain, </w:t>
      </w:r>
    </w:p>
    <w:p w14:paraId="686F62ED" w14:textId="77777777" w:rsidR="007C4B66" w:rsidRPr="0062690F" w:rsidRDefault="007C4B66" w:rsidP="007C4B66">
      <w:pPr>
        <w:suppressAutoHyphens w:val="0"/>
        <w:autoSpaceDE w:val="0"/>
        <w:autoSpaceDN w:val="0"/>
        <w:adjustRightInd w:val="0"/>
        <w:spacing w:after="120"/>
        <w:ind w:left="2268" w:right="142"/>
        <w:jc w:val="both"/>
        <w:rPr>
          <w:lang w:val="en-US" w:eastAsia="de-DE"/>
        </w:rPr>
      </w:pPr>
      <w:r w:rsidRPr="0062690F">
        <w:rPr>
          <w:lang w:val="en-US" w:eastAsia="de-DE"/>
        </w:rPr>
        <w:t>(e)</w:t>
      </w:r>
      <w:r w:rsidRPr="0062690F">
        <w:rPr>
          <w:lang w:val="en-US" w:eastAsia="de-DE"/>
        </w:rPr>
        <w:tab/>
        <w:t xml:space="preserve">Spray, </w:t>
      </w:r>
    </w:p>
    <w:p w14:paraId="1433028B" w14:textId="77777777" w:rsidR="007C4B66" w:rsidRPr="0062690F" w:rsidRDefault="007C4B66" w:rsidP="007C4B66">
      <w:pPr>
        <w:suppressAutoHyphens w:val="0"/>
        <w:autoSpaceDE w:val="0"/>
        <w:autoSpaceDN w:val="0"/>
        <w:adjustRightInd w:val="0"/>
        <w:spacing w:after="120"/>
        <w:ind w:left="2268" w:right="142"/>
        <w:jc w:val="both"/>
        <w:rPr>
          <w:lang w:val="en-US" w:eastAsia="de-DE"/>
        </w:rPr>
      </w:pPr>
      <w:r w:rsidRPr="0062690F">
        <w:rPr>
          <w:lang w:val="en-US" w:eastAsia="de-DE"/>
        </w:rPr>
        <w:t>(f)</w:t>
      </w:r>
      <w:r w:rsidRPr="0062690F">
        <w:rPr>
          <w:lang w:val="en-US" w:eastAsia="de-DE"/>
        </w:rPr>
        <w:tab/>
        <w:t xml:space="preserve">Dust clouds, </w:t>
      </w:r>
    </w:p>
    <w:p w14:paraId="03F5419A" w14:textId="77777777" w:rsidR="007C4B66" w:rsidRPr="003F4D36" w:rsidRDefault="007C4B66" w:rsidP="007C4B66">
      <w:pPr>
        <w:suppressAutoHyphens w:val="0"/>
        <w:autoSpaceDE w:val="0"/>
        <w:autoSpaceDN w:val="0"/>
        <w:adjustRightInd w:val="0"/>
        <w:spacing w:after="120"/>
        <w:ind w:left="2268" w:right="142"/>
        <w:jc w:val="both"/>
        <w:rPr>
          <w:lang w:val="en-US" w:eastAsia="de-DE"/>
        </w:rPr>
      </w:pPr>
      <w:r w:rsidRPr="0062690F">
        <w:rPr>
          <w:lang w:val="en-US" w:eastAsia="de-DE"/>
        </w:rPr>
        <w:t>(g)</w:t>
      </w:r>
      <w:r w:rsidRPr="0062690F">
        <w:rPr>
          <w:lang w:val="en-US" w:eastAsia="de-DE"/>
        </w:rPr>
        <w:tab/>
        <w:t>Contamination of the light emitting surface.</w:t>
      </w:r>
    </w:p>
    <w:p w14:paraId="72E25FC6" w14:textId="77777777" w:rsidR="007C4B66" w:rsidRPr="003F4D36" w:rsidRDefault="007C4B66" w:rsidP="007C4B66">
      <w:pPr>
        <w:autoSpaceDE w:val="0"/>
        <w:autoSpaceDN w:val="0"/>
        <w:adjustRightInd w:val="0"/>
        <w:spacing w:after="120"/>
        <w:ind w:left="2268" w:right="1134" w:hanging="1134"/>
        <w:jc w:val="both"/>
        <w:rPr>
          <w:lang w:val="en-US" w:eastAsia="de-DE"/>
        </w:rPr>
      </w:pPr>
      <w:r w:rsidRPr="003F4D36">
        <w:rPr>
          <w:lang w:val="en-US" w:eastAsia="de-DE"/>
        </w:rPr>
        <w:t>5.26.2.</w:t>
      </w:r>
      <w:r w:rsidRPr="003F4D36">
        <w:rPr>
          <w:lang w:val="en-US" w:eastAsia="de-DE"/>
        </w:rPr>
        <w:tab/>
        <w:t>Traffic conditions</w:t>
      </w:r>
    </w:p>
    <w:p w14:paraId="71811CEC" w14:textId="1B5121C0" w:rsidR="007C4B66" w:rsidRPr="003F4D36" w:rsidRDefault="007C4B66" w:rsidP="007C4B66">
      <w:pPr>
        <w:autoSpaceDE w:val="0"/>
        <w:autoSpaceDN w:val="0"/>
        <w:adjustRightInd w:val="0"/>
        <w:spacing w:after="120"/>
        <w:ind w:left="2268" w:right="1134"/>
        <w:jc w:val="both"/>
        <w:rPr>
          <w:lang w:val="en-US" w:eastAsia="de-DE"/>
        </w:rPr>
      </w:pPr>
      <w:r w:rsidRPr="003F4D36">
        <w:rPr>
          <w:lang w:val="en-US" w:eastAsia="de-DE"/>
        </w:rPr>
        <w:tab/>
        <w:t>Independent from environmental conditions mentioned under 5.26.1. a decrease of the luminous intensity, in the limits prescribed in the pertinent UN</w:t>
      </w:r>
      <w:r w:rsidR="0076622E">
        <w:rPr>
          <w:lang w:val="en-US" w:eastAsia="de-DE"/>
        </w:rPr>
        <w:t> </w:t>
      </w:r>
      <w:r w:rsidRPr="003F4D36">
        <w:rPr>
          <w:lang w:val="en-US" w:eastAsia="de-DE"/>
        </w:rPr>
        <w:t xml:space="preserve">Regulations, is allowed </w:t>
      </w:r>
      <w:proofErr w:type="gramStart"/>
      <w:r w:rsidRPr="003F4D36">
        <w:rPr>
          <w:lang w:val="en-US" w:eastAsia="de-DE"/>
        </w:rPr>
        <w:t>as long as</w:t>
      </w:r>
      <w:proofErr w:type="gramEnd"/>
      <w:r w:rsidRPr="003F4D36">
        <w:rPr>
          <w:lang w:val="en-US" w:eastAsia="de-DE"/>
        </w:rPr>
        <w:t xml:space="preserve"> the vehicle speed is equal or less than 20</w:t>
      </w:r>
      <w:r w:rsidR="0076622E">
        <w:rPr>
          <w:lang w:val="en-US" w:eastAsia="de-DE"/>
        </w:rPr>
        <w:t> </w:t>
      </w:r>
      <w:r w:rsidRPr="003F4D36">
        <w:rPr>
          <w:lang w:val="en-US" w:eastAsia="de-DE"/>
        </w:rPr>
        <w:t>km/h or the distance to the following vehicle is equal or less than 20 m.</w:t>
      </w:r>
    </w:p>
    <w:p w14:paraId="013F7C74" w14:textId="77777777" w:rsidR="007C4B66" w:rsidRPr="003F4D36" w:rsidRDefault="007C4B66" w:rsidP="007C4B66">
      <w:pPr>
        <w:autoSpaceDE w:val="0"/>
        <w:autoSpaceDN w:val="0"/>
        <w:adjustRightInd w:val="0"/>
        <w:spacing w:after="120"/>
        <w:ind w:left="2268" w:right="1134"/>
        <w:jc w:val="both"/>
        <w:rPr>
          <w:lang w:val="en-US" w:eastAsia="de-DE"/>
        </w:rPr>
      </w:pPr>
      <w:r w:rsidRPr="003F4D36">
        <w:rPr>
          <w:lang w:val="en-US" w:eastAsia="de-DE"/>
        </w:rPr>
        <w:t xml:space="preserve">However as long as the vehicle speed is equal or less than 50 km/h the intensity </w:t>
      </w:r>
      <w:proofErr w:type="gramStart"/>
      <w:r w:rsidRPr="003F4D36">
        <w:rPr>
          <w:lang w:val="en-US" w:eastAsia="de-DE"/>
        </w:rPr>
        <w:t>decrease</w:t>
      </w:r>
      <w:proofErr w:type="gramEnd"/>
      <w:r w:rsidRPr="003F4D36">
        <w:rPr>
          <w:lang w:val="en-US" w:eastAsia="de-DE"/>
        </w:rPr>
        <w:t xml:space="preserve"> already activated may remain active.</w:t>
      </w:r>
    </w:p>
    <w:p w14:paraId="7B962536" w14:textId="77777777" w:rsidR="007C4B66" w:rsidRPr="003F4D36" w:rsidRDefault="007C4B66" w:rsidP="007C4B66">
      <w:pPr>
        <w:autoSpaceDE w:val="0"/>
        <w:autoSpaceDN w:val="0"/>
        <w:adjustRightInd w:val="0"/>
        <w:spacing w:after="120"/>
        <w:ind w:left="2268" w:right="1134" w:hanging="1134"/>
        <w:jc w:val="both"/>
        <w:rPr>
          <w:lang w:val="en-US" w:eastAsia="de-DE"/>
        </w:rPr>
      </w:pPr>
      <w:r w:rsidRPr="003F4D36">
        <w:rPr>
          <w:lang w:val="en-US" w:eastAsia="de-DE"/>
        </w:rPr>
        <w:t>5.26.3.</w:t>
      </w:r>
      <w:r w:rsidRPr="003F4D36">
        <w:rPr>
          <w:lang w:val="en-US" w:eastAsia="de-DE"/>
        </w:rPr>
        <w:tab/>
        <w:t>Stop lamps of category S4 and rear fog lamps of category F2 may produce variable luminous intensity, based on the conditions listed in paragraphs 5.26.1. and 5.26.2., independently from the other lamps.</w:t>
      </w:r>
    </w:p>
    <w:p w14:paraId="4A1E75DD" w14:textId="77777777" w:rsidR="007C4B66" w:rsidRPr="003F4D36" w:rsidRDefault="007C4B66" w:rsidP="007C4B66">
      <w:pPr>
        <w:autoSpaceDE w:val="0"/>
        <w:autoSpaceDN w:val="0"/>
        <w:adjustRightInd w:val="0"/>
        <w:spacing w:after="120"/>
        <w:ind w:left="2268" w:right="1134" w:hanging="1134"/>
        <w:jc w:val="both"/>
        <w:rPr>
          <w:lang w:val="en-US" w:eastAsia="de-DE"/>
        </w:rPr>
      </w:pPr>
      <w:r w:rsidRPr="003F4D36">
        <w:rPr>
          <w:lang w:val="en-US" w:eastAsia="de-DE"/>
        </w:rPr>
        <w:t>5.26.4.</w:t>
      </w:r>
      <w:r w:rsidRPr="003F4D36">
        <w:rPr>
          <w:lang w:val="en-US" w:eastAsia="de-DE"/>
        </w:rPr>
        <w:tab/>
      </w:r>
      <w:r w:rsidRPr="003F4D36">
        <w:rPr>
          <w:lang w:val="en-US"/>
        </w:rPr>
        <w:t>No sharp variation of intensity shall be observed during transition.</w:t>
      </w:r>
    </w:p>
    <w:p w14:paraId="0D9C7E39" w14:textId="77777777" w:rsidR="007C4B66" w:rsidRPr="003F4D36" w:rsidRDefault="007C4B66" w:rsidP="007C4B66">
      <w:pPr>
        <w:pStyle w:val="SingleTxtG"/>
        <w:ind w:left="2268" w:hanging="1134"/>
        <w:rPr>
          <w:lang w:val="en-US"/>
        </w:rPr>
      </w:pPr>
      <w:r w:rsidRPr="003F4D36">
        <w:rPr>
          <w:lang w:val="en-US" w:eastAsia="de-DE"/>
        </w:rPr>
        <w:lastRenderedPageBreak/>
        <w:tab/>
        <w:t>It may be possible for the driver to set the functions above to static luminous intensities.</w:t>
      </w:r>
      <w:r>
        <w:t>"</w:t>
      </w:r>
    </w:p>
    <w:p w14:paraId="47A30981" w14:textId="77777777" w:rsidR="007C4B66" w:rsidRPr="002B012C" w:rsidRDefault="007C4B66" w:rsidP="007C4B66">
      <w:pPr>
        <w:spacing w:after="120"/>
        <w:ind w:left="1134" w:right="1134"/>
        <w:jc w:val="both"/>
      </w:pPr>
      <w:r w:rsidRPr="002B012C">
        <w:rPr>
          <w:i/>
        </w:rPr>
        <w:t xml:space="preserve">Paragraph 6.2.7.5., </w:t>
      </w:r>
      <w:r w:rsidRPr="00C337AC">
        <w:rPr>
          <w:iCs/>
        </w:rPr>
        <w:t>shall be</w:t>
      </w:r>
      <w:r>
        <w:rPr>
          <w:i/>
        </w:rPr>
        <w:t xml:space="preserve"> </w:t>
      </w:r>
      <w:r w:rsidRPr="002B012C">
        <w:t>delete</w:t>
      </w:r>
      <w:r>
        <w:t>d</w:t>
      </w:r>
      <w:r w:rsidRPr="002B012C">
        <w:t>.</w:t>
      </w:r>
    </w:p>
    <w:p w14:paraId="54B06790" w14:textId="77777777" w:rsidR="007C4B66" w:rsidRPr="002B012C" w:rsidRDefault="007C4B66" w:rsidP="007C4B66">
      <w:pPr>
        <w:keepNext/>
        <w:keepLines/>
        <w:spacing w:after="120"/>
        <w:ind w:left="2268" w:right="1134" w:hanging="1134"/>
        <w:jc w:val="both"/>
        <w:rPr>
          <w:lang w:val="en-US"/>
        </w:rPr>
      </w:pPr>
      <w:r w:rsidRPr="002B012C">
        <w:rPr>
          <w:i/>
        </w:rPr>
        <w:t>Paragraph 6.2.7.6.</w:t>
      </w:r>
      <w:r>
        <w:rPr>
          <w:i/>
        </w:rPr>
        <w:t xml:space="preserve"> (former)</w:t>
      </w:r>
      <w:r w:rsidRPr="002B012C">
        <w:rPr>
          <w:i/>
        </w:rPr>
        <w:t xml:space="preserve">, </w:t>
      </w:r>
      <w:r w:rsidRPr="002B012C">
        <w:rPr>
          <w:iCs/>
        </w:rPr>
        <w:t xml:space="preserve">renumber to 6.2.7.5. and </w:t>
      </w:r>
      <w:r w:rsidRPr="002B012C">
        <w:t>amend to read:</w:t>
      </w:r>
    </w:p>
    <w:p w14:paraId="0E81E704" w14:textId="74AB1FAA" w:rsidR="007C4B66" w:rsidRPr="003F4D36" w:rsidRDefault="007C4B66" w:rsidP="007C4B66">
      <w:pPr>
        <w:spacing w:after="120" w:line="240" w:lineRule="auto"/>
        <w:ind w:left="2268" w:right="1134" w:hanging="1134"/>
        <w:jc w:val="both"/>
        <w:rPr>
          <w:bCs/>
          <w:lang w:val="en-US" w:eastAsia="en-GB"/>
        </w:rPr>
      </w:pPr>
      <w:r>
        <w:rPr>
          <w:bCs/>
          <w:lang w:val="en-US" w:eastAsia="en-GB"/>
        </w:rPr>
        <w:t>"</w:t>
      </w:r>
      <w:r w:rsidRPr="003F4D36">
        <w:rPr>
          <w:bCs/>
          <w:lang w:val="en-US" w:eastAsia="en-GB"/>
        </w:rPr>
        <w:t>6.2.7.5.</w:t>
      </w:r>
      <w:r w:rsidRPr="003F4D36">
        <w:rPr>
          <w:bCs/>
          <w:lang w:val="en-US" w:eastAsia="en-GB"/>
        </w:rPr>
        <w:tab/>
        <w:t>The dipped-beam headlamps shall be switched ON and OFF automatically relative to the ambient light conditions according to the requirements of Annex</w:t>
      </w:r>
      <w:r w:rsidR="00E929A0">
        <w:rPr>
          <w:bCs/>
          <w:lang w:val="en-US" w:eastAsia="en-GB"/>
        </w:rPr>
        <w:t> </w:t>
      </w:r>
      <w:r w:rsidRPr="003F4D36">
        <w:rPr>
          <w:bCs/>
          <w:lang w:val="en-US" w:eastAsia="en-GB"/>
        </w:rPr>
        <w:t>13.</w:t>
      </w:r>
    </w:p>
    <w:p w14:paraId="288846EB" w14:textId="77777777" w:rsidR="007C4B66" w:rsidRPr="003F4D36" w:rsidRDefault="007C4B66" w:rsidP="007C4B66">
      <w:pPr>
        <w:spacing w:after="120" w:line="240" w:lineRule="auto"/>
        <w:ind w:left="2268" w:right="1134"/>
        <w:jc w:val="both"/>
        <w:rPr>
          <w:bCs/>
          <w:lang w:val="en-US" w:eastAsia="en-GB"/>
        </w:rPr>
      </w:pPr>
      <w:r w:rsidRPr="003F4D36">
        <w:rPr>
          <w:bCs/>
          <w:lang w:val="en-US" w:eastAsia="en-GB"/>
        </w:rPr>
        <w:t xml:space="preserve">In addition, the following subparagraphs 6.2.7.5.1. apply. </w:t>
      </w:r>
    </w:p>
    <w:p w14:paraId="0F155D45" w14:textId="77777777" w:rsidR="007C4B66" w:rsidRPr="00BF4784" w:rsidRDefault="007C4B66" w:rsidP="007C4B66">
      <w:pPr>
        <w:spacing w:after="120" w:line="240" w:lineRule="auto"/>
        <w:ind w:left="2268" w:right="1134" w:hanging="1134"/>
        <w:jc w:val="both"/>
        <w:rPr>
          <w:rFonts w:eastAsia="MS Mincho"/>
          <w:bCs/>
          <w:lang w:val="en-US" w:eastAsia="en-GB"/>
        </w:rPr>
      </w:pPr>
      <w:r w:rsidRPr="00BF4784">
        <w:rPr>
          <w:rFonts w:eastAsia="MS Mincho"/>
          <w:bCs/>
          <w:lang w:val="en-US" w:eastAsia="en-GB"/>
        </w:rPr>
        <w:t>6.2.7.5.1.</w:t>
      </w:r>
      <w:r w:rsidRPr="00BF4784">
        <w:rPr>
          <w:rFonts w:eastAsia="MS Mincho"/>
          <w:bCs/>
          <w:lang w:val="en-US" w:eastAsia="en-GB"/>
        </w:rPr>
        <w:tab/>
      </w:r>
      <w:r w:rsidRPr="00BF4784">
        <w:rPr>
          <w:rFonts w:eastAsia="MS Mincho"/>
          <w:bCs/>
          <w:lang w:eastAsia="en-GB"/>
        </w:rPr>
        <w:t>Irrespective of the requirements of paragraph 6.2.7.5.,</w:t>
      </w:r>
      <w:r w:rsidRPr="00BF4784">
        <w:rPr>
          <w:rFonts w:eastAsia="MS Mincho"/>
          <w:bCs/>
          <w:lang w:eastAsia="ja-JP"/>
        </w:rPr>
        <w:t xml:space="preserve"> u</w:t>
      </w:r>
      <w:r w:rsidRPr="00BF4784">
        <w:rPr>
          <w:rFonts w:eastAsia="MS Mincho"/>
          <w:bCs/>
          <w:lang w:eastAsia="en-GB"/>
        </w:rPr>
        <w:t xml:space="preserve">nder conditions requiring the dipped beam headlamps to be switched ON, </w:t>
      </w:r>
      <w:r w:rsidRPr="00BF4784">
        <w:rPr>
          <w:rFonts w:eastAsia="MS Mincho"/>
          <w:bCs/>
          <w:lang w:val="en-US" w:eastAsia="en-GB"/>
        </w:rPr>
        <w:t xml:space="preserve">the dipped-beam headlamps may remain switched OFF </w:t>
      </w:r>
      <w:r w:rsidRPr="00BF4784">
        <w:rPr>
          <w:rFonts w:eastAsia="MS Mincho"/>
          <w:bCs/>
        </w:rPr>
        <w:t xml:space="preserve">or, once automatically switched ON, may be switched OFF manually </w:t>
      </w:r>
      <w:r w:rsidRPr="00BF4784">
        <w:rPr>
          <w:rFonts w:eastAsia="MS Mincho"/>
          <w:bCs/>
          <w:lang w:val="en-US" w:eastAsia="en-GB"/>
        </w:rPr>
        <w:t>and remain switched OFF while one or more of the following conditions exist:</w:t>
      </w:r>
    </w:p>
    <w:p w14:paraId="41A7E6E0" w14:textId="77777777" w:rsidR="007C4B66" w:rsidRPr="00BF4784" w:rsidRDefault="007C4B66" w:rsidP="007C4B66">
      <w:pPr>
        <w:spacing w:after="120" w:line="240" w:lineRule="auto"/>
        <w:ind w:left="2835" w:right="1134" w:hanging="567"/>
        <w:jc w:val="both"/>
        <w:rPr>
          <w:rFonts w:eastAsia="MS Mincho"/>
          <w:bCs/>
          <w:lang w:eastAsia="en-GB"/>
        </w:rPr>
      </w:pPr>
      <w:r w:rsidRPr="00BF4784">
        <w:rPr>
          <w:rFonts w:eastAsia="MS Mincho"/>
          <w:bCs/>
          <w:lang w:eastAsia="en-GB"/>
        </w:rPr>
        <w:t>(a)</w:t>
      </w:r>
      <w:r w:rsidRPr="00BF4784">
        <w:rPr>
          <w:rFonts w:eastAsia="MS Mincho"/>
          <w:bCs/>
          <w:lang w:eastAsia="en-GB"/>
        </w:rPr>
        <w:tab/>
      </w:r>
      <w:r>
        <w:rPr>
          <w:rFonts w:eastAsia="MS Mincho"/>
          <w:bCs/>
          <w:lang w:eastAsia="en-GB"/>
        </w:rPr>
        <w:t>T</w:t>
      </w:r>
      <w:r w:rsidRPr="00BF4784">
        <w:rPr>
          <w:rFonts w:eastAsia="MS Mincho"/>
          <w:bCs/>
          <w:lang w:eastAsia="en-GB"/>
        </w:rPr>
        <w:t xml:space="preserve">he automatic transmission control is in the park </w:t>
      </w:r>
      <w:proofErr w:type="gramStart"/>
      <w:r w:rsidRPr="00BF4784">
        <w:rPr>
          <w:rFonts w:eastAsia="MS Mincho"/>
          <w:bCs/>
          <w:lang w:eastAsia="en-GB"/>
        </w:rPr>
        <w:t>position;</w:t>
      </w:r>
      <w:proofErr w:type="gramEnd"/>
      <w:r w:rsidRPr="00BF4784">
        <w:rPr>
          <w:rFonts w:eastAsia="MS Mincho"/>
          <w:bCs/>
          <w:lang w:eastAsia="en-GB"/>
        </w:rPr>
        <w:t xml:space="preserve"> </w:t>
      </w:r>
    </w:p>
    <w:p w14:paraId="6150EBCD" w14:textId="77777777" w:rsidR="007C4B66" w:rsidRPr="00BF4784" w:rsidRDefault="007C4B66" w:rsidP="007C4B66">
      <w:pPr>
        <w:spacing w:after="120" w:line="240" w:lineRule="auto"/>
        <w:ind w:left="2835" w:right="1134" w:hanging="567"/>
        <w:jc w:val="both"/>
        <w:rPr>
          <w:rFonts w:eastAsia="MS Mincho"/>
          <w:bCs/>
          <w:lang w:eastAsia="en-GB"/>
        </w:rPr>
      </w:pPr>
      <w:r w:rsidRPr="00BF4784">
        <w:rPr>
          <w:rFonts w:eastAsia="MS Mincho"/>
          <w:bCs/>
          <w:lang w:eastAsia="en-GB"/>
        </w:rPr>
        <w:t>(b)</w:t>
      </w:r>
      <w:r w:rsidRPr="00BF4784">
        <w:rPr>
          <w:rFonts w:eastAsia="MS Mincho"/>
          <w:bCs/>
          <w:lang w:eastAsia="en-GB"/>
        </w:rPr>
        <w:tab/>
      </w:r>
      <w:r>
        <w:rPr>
          <w:rFonts w:eastAsia="MS Mincho"/>
          <w:bCs/>
          <w:lang w:eastAsia="en-GB"/>
        </w:rPr>
        <w:t>T</w:t>
      </w:r>
      <w:r w:rsidRPr="00BF4784">
        <w:rPr>
          <w:rFonts w:eastAsia="MS Mincho"/>
          <w:bCs/>
          <w:lang w:eastAsia="en-GB"/>
        </w:rPr>
        <w:t xml:space="preserve">he parking brake is in the </w:t>
      </w:r>
      <w:r w:rsidRPr="00BF4784">
        <w:rPr>
          <w:bCs/>
          <w:lang w:val="en-US"/>
        </w:rPr>
        <w:t xml:space="preserve">locked </w:t>
      </w:r>
      <w:proofErr w:type="gramStart"/>
      <w:r w:rsidRPr="00BF4784">
        <w:rPr>
          <w:bCs/>
          <w:lang w:val="en-US"/>
        </w:rPr>
        <w:t>position</w:t>
      </w:r>
      <w:r w:rsidRPr="00BF4784">
        <w:rPr>
          <w:rFonts w:eastAsia="MS Mincho"/>
          <w:bCs/>
          <w:lang w:eastAsia="en-GB"/>
        </w:rPr>
        <w:t>;</w:t>
      </w:r>
      <w:proofErr w:type="gramEnd"/>
      <w:r w:rsidRPr="00BF4784">
        <w:rPr>
          <w:rFonts w:eastAsia="MS Mincho"/>
          <w:bCs/>
          <w:lang w:eastAsia="en-GB"/>
        </w:rPr>
        <w:t xml:space="preserve"> </w:t>
      </w:r>
    </w:p>
    <w:p w14:paraId="7872FBCC" w14:textId="77777777" w:rsidR="007C4B66" w:rsidRPr="00BF4784" w:rsidRDefault="007C4B66" w:rsidP="007C4B66">
      <w:pPr>
        <w:pStyle w:val="af3"/>
        <w:spacing w:after="120"/>
        <w:ind w:left="2835" w:right="1134" w:hanging="567"/>
        <w:jc w:val="both"/>
        <w:rPr>
          <w:bCs/>
          <w:lang w:val="en-US" w:eastAsia="en-GB"/>
        </w:rPr>
      </w:pPr>
      <w:r w:rsidRPr="00BF4784">
        <w:rPr>
          <w:rFonts w:eastAsia="MS Mincho"/>
          <w:bCs/>
          <w:lang w:eastAsia="en-GB"/>
        </w:rPr>
        <w:t>(c)</w:t>
      </w:r>
      <w:r w:rsidRPr="00BF4784">
        <w:rPr>
          <w:rFonts w:eastAsia="MS Mincho"/>
          <w:bCs/>
          <w:lang w:eastAsia="en-GB"/>
        </w:rPr>
        <w:tab/>
      </w:r>
      <w:r>
        <w:rPr>
          <w:bCs/>
          <w:lang w:val="en-US" w:eastAsia="en-GB"/>
        </w:rPr>
        <w:t>P</w:t>
      </w:r>
      <w:r w:rsidRPr="00BF4784">
        <w:rPr>
          <w:bCs/>
          <w:lang w:val="en-US" w:eastAsia="en-GB"/>
        </w:rPr>
        <w:t xml:space="preserve">rior to the vehicle being set in motion for the first time after each manual activation of the device, which starts and/or stops the propulsion </w:t>
      </w:r>
      <w:proofErr w:type="gramStart"/>
      <w:r w:rsidRPr="00BF4784">
        <w:rPr>
          <w:bCs/>
          <w:lang w:val="en-US" w:eastAsia="en-GB"/>
        </w:rPr>
        <w:t>system;</w:t>
      </w:r>
      <w:proofErr w:type="gramEnd"/>
    </w:p>
    <w:p w14:paraId="6E32C9A0" w14:textId="77777777" w:rsidR="007C4B66" w:rsidRPr="00BF4784" w:rsidRDefault="007C4B66" w:rsidP="007C4B66">
      <w:pPr>
        <w:tabs>
          <w:tab w:val="right" w:pos="2977"/>
        </w:tabs>
        <w:spacing w:after="120" w:line="240" w:lineRule="auto"/>
        <w:ind w:left="2835" w:right="1134" w:hanging="567"/>
        <w:jc w:val="both"/>
        <w:rPr>
          <w:rFonts w:eastAsia="MS Mincho"/>
          <w:bCs/>
          <w:lang w:eastAsia="en-GB"/>
        </w:rPr>
      </w:pPr>
      <w:r w:rsidRPr="00790D3B">
        <w:rPr>
          <w:rFonts w:eastAsia="MS Mincho"/>
          <w:bCs/>
          <w:lang w:eastAsia="en-GB"/>
        </w:rPr>
        <w:t>(d)</w:t>
      </w:r>
      <w:r w:rsidRPr="00790D3B">
        <w:rPr>
          <w:rFonts w:eastAsia="MS Mincho"/>
          <w:bCs/>
          <w:lang w:eastAsia="en-GB"/>
        </w:rPr>
        <w:tab/>
      </w:r>
      <w:r>
        <w:rPr>
          <w:rFonts w:eastAsia="MS Mincho"/>
          <w:bCs/>
          <w:lang w:eastAsia="en-GB"/>
        </w:rPr>
        <w:t>T</w:t>
      </w:r>
      <w:r w:rsidRPr="00BF4784">
        <w:rPr>
          <w:rFonts w:eastAsia="MS Mincho"/>
          <w:bCs/>
          <w:lang w:eastAsia="en-GB"/>
        </w:rPr>
        <w:t xml:space="preserve">he control is designed in such a way that manual deactivation shall not be possible with less than two deliberate actions. The lamps referred to in paragraph 5.11. shall be switched ON, </w:t>
      </w:r>
    </w:p>
    <w:p w14:paraId="2D6DFD88" w14:textId="77777777" w:rsidR="007C4B66" w:rsidRPr="00BF4784" w:rsidRDefault="007C4B66" w:rsidP="007C4B66">
      <w:pPr>
        <w:spacing w:after="120" w:line="240" w:lineRule="auto"/>
        <w:ind w:left="2835" w:right="1134" w:hanging="567"/>
        <w:jc w:val="both"/>
        <w:rPr>
          <w:rFonts w:eastAsia="MS Mincho"/>
          <w:bCs/>
          <w:lang w:eastAsia="en-GB"/>
        </w:rPr>
      </w:pPr>
      <w:r w:rsidRPr="00BF4784">
        <w:rPr>
          <w:rFonts w:eastAsia="MS Mincho"/>
          <w:bCs/>
          <w:lang w:eastAsia="en-GB"/>
        </w:rPr>
        <w:tab/>
      </w:r>
      <w:r w:rsidRPr="00BF4784">
        <w:rPr>
          <w:rFonts w:eastAsia="MS Mincho"/>
          <w:bCs/>
          <w:lang w:eastAsia="en-GB"/>
        </w:rPr>
        <w:tab/>
        <w:t>or</w:t>
      </w:r>
    </w:p>
    <w:p w14:paraId="6FA40E5D" w14:textId="77777777" w:rsidR="007C4B66" w:rsidRPr="00BF4784" w:rsidRDefault="007C4B66" w:rsidP="007C4B66">
      <w:pPr>
        <w:spacing w:after="120" w:line="240" w:lineRule="auto"/>
        <w:ind w:left="2835" w:right="1134" w:hanging="567"/>
        <w:jc w:val="both"/>
        <w:rPr>
          <w:rFonts w:eastAsia="MS Mincho"/>
          <w:bCs/>
          <w:lang w:eastAsia="en-GB"/>
        </w:rPr>
      </w:pPr>
      <w:r w:rsidRPr="00BF4784">
        <w:rPr>
          <w:rFonts w:eastAsia="MS Mincho"/>
          <w:bCs/>
          <w:lang w:eastAsia="en-GB"/>
        </w:rPr>
        <w:tab/>
      </w:r>
      <w:r>
        <w:rPr>
          <w:rFonts w:eastAsia="MS Mincho"/>
          <w:bCs/>
          <w:lang w:eastAsia="en-GB"/>
        </w:rPr>
        <w:t>I</w:t>
      </w:r>
      <w:r w:rsidRPr="00BF4784">
        <w:rPr>
          <w:rFonts w:eastAsia="MS Mincho"/>
          <w:bCs/>
          <w:lang w:eastAsia="en-GB"/>
        </w:rPr>
        <w:t>f the vehicle speed does not exceed 15 km/h, the control shall be designed in such a way that manual deactivation shall not be possible with less than two deliberate actions. The lamps referred to in paragraph 5.11. may remain switched OFF provided that, throughout the entire period that these lamps are switched OFF, it is indicated to the driver with an optical and with an acoustic or haptic warning signal.</w:t>
      </w:r>
    </w:p>
    <w:p w14:paraId="03C7FC53" w14:textId="77777777" w:rsidR="007C4B66" w:rsidRPr="00BF4784" w:rsidRDefault="007C4B66" w:rsidP="007C4B66">
      <w:pPr>
        <w:spacing w:after="120" w:line="240" w:lineRule="auto"/>
        <w:ind w:left="2835" w:right="1134" w:hanging="567"/>
        <w:rPr>
          <w:rFonts w:eastAsia="MS Mincho"/>
          <w:bCs/>
          <w:lang w:eastAsia="en-GB"/>
        </w:rPr>
      </w:pPr>
      <w:r w:rsidRPr="00BF4784">
        <w:rPr>
          <w:rFonts w:eastAsia="MS Mincho"/>
          <w:bCs/>
          <w:lang w:eastAsia="en-GB"/>
        </w:rPr>
        <w:t>(e)</w:t>
      </w:r>
      <w:r w:rsidRPr="00BF4784">
        <w:rPr>
          <w:rFonts w:eastAsia="MS Mincho"/>
          <w:bCs/>
          <w:lang w:eastAsia="en-GB"/>
        </w:rPr>
        <w:tab/>
      </w:r>
      <w:r>
        <w:rPr>
          <w:rFonts w:eastAsia="MS Mincho"/>
          <w:bCs/>
          <w:lang w:eastAsia="en-GB"/>
        </w:rPr>
        <w:t>T</w:t>
      </w:r>
      <w:r w:rsidRPr="00BF4784">
        <w:rPr>
          <w:rFonts w:eastAsia="MS Mincho"/>
          <w:bCs/>
          <w:lang w:eastAsia="en-GB"/>
        </w:rPr>
        <w:t xml:space="preserve">he front fog lamps are switched </w:t>
      </w:r>
      <w:proofErr w:type="gramStart"/>
      <w:r w:rsidRPr="00BF4784">
        <w:rPr>
          <w:rFonts w:eastAsia="MS Mincho"/>
          <w:bCs/>
          <w:lang w:eastAsia="en-GB"/>
        </w:rPr>
        <w:t>ON;</w:t>
      </w:r>
      <w:proofErr w:type="gramEnd"/>
    </w:p>
    <w:p w14:paraId="2A27BD6B" w14:textId="77777777" w:rsidR="007C4B66" w:rsidRPr="00BF4784" w:rsidRDefault="007C4B66" w:rsidP="007C4B66">
      <w:pPr>
        <w:spacing w:after="120" w:line="240" w:lineRule="auto"/>
        <w:ind w:left="2268" w:right="1134"/>
        <w:jc w:val="both"/>
        <w:rPr>
          <w:rFonts w:eastAsia="MS Mincho"/>
          <w:bCs/>
          <w:strike/>
          <w:lang w:eastAsia="en-GB"/>
        </w:rPr>
      </w:pPr>
      <w:r w:rsidRPr="00BF4784">
        <w:rPr>
          <w:rFonts w:eastAsia="MS Mincho"/>
          <w:bCs/>
          <w:lang w:eastAsia="en-GB"/>
        </w:rPr>
        <w:t xml:space="preserve">The automatic operation of the dipped-beam headlamps shall be resumed </w:t>
      </w:r>
      <w:r w:rsidRPr="00BF4784">
        <w:rPr>
          <w:rFonts w:eastAsia="MS Mincho"/>
          <w:bCs/>
          <w:lang w:val="en-US" w:eastAsia="en-GB"/>
        </w:rPr>
        <w:t>as soon as the conditions in this paragraph no longer exist.</w:t>
      </w:r>
      <w:r>
        <w:rPr>
          <w:bCs/>
        </w:rPr>
        <w:t>"</w:t>
      </w:r>
    </w:p>
    <w:p w14:paraId="519A6D5D" w14:textId="77777777" w:rsidR="007C4B66" w:rsidRPr="00991470" w:rsidRDefault="007C4B66" w:rsidP="007C4B66">
      <w:pPr>
        <w:keepNext/>
        <w:keepLines/>
        <w:spacing w:after="120"/>
        <w:ind w:left="2268" w:right="142" w:hanging="1134"/>
        <w:jc w:val="both"/>
        <w:rPr>
          <w:lang w:val="en-US"/>
        </w:rPr>
      </w:pPr>
      <w:r w:rsidRPr="00991470">
        <w:rPr>
          <w:i/>
        </w:rPr>
        <w:t xml:space="preserve">Insert a new paragraph 6.2.7.6., </w:t>
      </w:r>
      <w:r w:rsidRPr="00991470">
        <w:t>to read:</w:t>
      </w:r>
    </w:p>
    <w:p w14:paraId="2C626B2B" w14:textId="77777777" w:rsidR="007C4B66" w:rsidRPr="00991470" w:rsidRDefault="007C4B66" w:rsidP="007C4B66">
      <w:pPr>
        <w:pStyle w:val="1"/>
        <w:spacing w:after="120" w:line="240" w:lineRule="atLeast"/>
        <w:ind w:left="2268" w:right="993" w:hanging="1134"/>
        <w:rPr>
          <w:rFonts w:eastAsia="MS Mincho"/>
          <w:lang w:eastAsia="en-GB"/>
        </w:rPr>
      </w:pPr>
      <w:r>
        <w:t>"</w:t>
      </w:r>
      <w:r w:rsidRPr="00991470">
        <w:rPr>
          <w:rFonts w:eastAsia="MS Mincho"/>
          <w:lang w:eastAsia="en-GB"/>
        </w:rPr>
        <w:t xml:space="preserve">6.2.7.6. </w:t>
      </w:r>
      <w:r w:rsidRPr="00991470">
        <w:rPr>
          <w:rFonts w:eastAsia="MS Mincho"/>
          <w:lang w:eastAsia="en-GB"/>
        </w:rPr>
        <w:tab/>
        <w:t>Irrespective of the requirements of paragraph 6.2.7.5., it shall always be possible to switch the dipped beam headlamps ON manually.</w:t>
      </w:r>
      <w:r>
        <w:t>"</w:t>
      </w:r>
    </w:p>
    <w:p w14:paraId="56B6170D" w14:textId="77777777" w:rsidR="007C4B66" w:rsidRPr="00991470" w:rsidRDefault="007C4B66" w:rsidP="007C4B66">
      <w:pPr>
        <w:keepNext/>
        <w:keepLines/>
        <w:spacing w:after="120"/>
        <w:ind w:left="2268" w:right="993" w:hanging="1134"/>
        <w:jc w:val="both"/>
        <w:rPr>
          <w:lang w:val="en-US"/>
        </w:rPr>
      </w:pPr>
      <w:r w:rsidRPr="00991470">
        <w:rPr>
          <w:i/>
        </w:rPr>
        <w:t xml:space="preserve">Insert a new paragraph 6.2.7.7., </w:t>
      </w:r>
      <w:r w:rsidRPr="00991470">
        <w:t>to read:</w:t>
      </w:r>
    </w:p>
    <w:p w14:paraId="229F4409" w14:textId="77777777" w:rsidR="007C4B66" w:rsidRPr="00991470" w:rsidRDefault="007C4B66" w:rsidP="007C4B66">
      <w:pPr>
        <w:pStyle w:val="1"/>
        <w:spacing w:after="120" w:line="240" w:lineRule="atLeast"/>
        <w:ind w:left="2268" w:right="1134" w:hanging="1134"/>
        <w:rPr>
          <w:rFonts w:eastAsia="MS Mincho"/>
          <w:lang w:eastAsia="en-GB"/>
        </w:rPr>
      </w:pPr>
      <w:r>
        <w:t>"</w:t>
      </w:r>
      <w:r w:rsidRPr="00991470">
        <w:rPr>
          <w:rFonts w:eastAsia="MS Mincho"/>
          <w:lang w:eastAsia="en-GB"/>
        </w:rPr>
        <w:t>6.2.7.7.</w:t>
      </w:r>
      <w:r w:rsidRPr="00991470">
        <w:rPr>
          <w:rFonts w:eastAsia="MS Mincho"/>
          <w:lang w:eastAsia="en-GB"/>
        </w:rPr>
        <w:tab/>
        <w:t>The driver shall at all times be able to engage the automatic operation.</w:t>
      </w:r>
      <w:r>
        <w:rPr>
          <w:rFonts w:eastAsia="MS Mincho"/>
          <w:color w:val="000000"/>
          <w:lang w:val="en-US" w:eastAsia="fi-FI"/>
        </w:rPr>
        <w:t>"</w:t>
      </w:r>
    </w:p>
    <w:p w14:paraId="5301DFD7" w14:textId="77777777" w:rsidR="007C4B66" w:rsidRPr="002B012C" w:rsidRDefault="007C4B66" w:rsidP="007C4B66">
      <w:pPr>
        <w:keepNext/>
        <w:keepLines/>
        <w:spacing w:after="120"/>
        <w:ind w:left="2268" w:right="1134" w:hanging="1134"/>
        <w:jc w:val="both"/>
        <w:rPr>
          <w:lang w:val="en-US"/>
        </w:rPr>
      </w:pPr>
      <w:r w:rsidRPr="002B012C">
        <w:rPr>
          <w:i/>
        </w:rPr>
        <w:t xml:space="preserve">Paragraph 6.2.7.7. (former), </w:t>
      </w:r>
      <w:r w:rsidRPr="002B012C">
        <w:rPr>
          <w:iCs/>
        </w:rPr>
        <w:t xml:space="preserve">renumber to 6.2.7.8. and </w:t>
      </w:r>
      <w:r w:rsidRPr="002B012C">
        <w:t>amend to read:</w:t>
      </w:r>
    </w:p>
    <w:p w14:paraId="09F51B64" w14:textId="77777777" w:rsidR="007C4B66" w:rsidRDefault="007C4B66" w:rsidP="007C4B66">
      <w:pPr>
        <w:pStyle w:val="1"/>
        <w:spacing w:after="120" w:line="240" w:lineRule="atLeast"/>
        <w:ind w:left="2268" w:right="1134" w:hanging="1134"/>
        <w:jc w:val="both"/>
        <w:rPr>
          <w:rFonts w:eastAsia="MS Mincho"/>
          <w:i/>
        </w:rPr>
      </w:pPr>
      <w:r>
        <w:t>"</w:t>
      </w:r>
      <w:r w:rsidRPr="00991470">
        <w:rPr>
          <w:rFonts w:eastAsia="MS Mincho"/>
        </w:rPr>
        <w:t>6.2.7.8</w:t>
      </w:r>
      <w:r w:rsidRPr="00991470">
        <w:rPr>
          <w:rFonts w:eastAsia="MS Mincho"/>
        </w:rPr>
        <w:tab/>
      </w:r>
      <w:r w:rsidRPr="00991470">
        <w:rPr>
          <w:rFonts w:eastAsia="MS Mincho"/>
          <w:lang w:eastAsia="en-GB"/>
        </w:rPr>
        <w:t>Notwithstanding the provisions of paragraph 6.2.7.5., in cases where the ambient illuminance is 1,000 lx or more</w:t>
      </w:r>
      <w:r w:rsidRPr="00991470">
        <w:rPr>
          <w:rFonts w:eastAsia="MS Mincho"/>
        </w:rPr>
        <w:t xml:space="preserve"> the dipped-beam headlamps may switch ON and OFF automatically relative to other factors such as time or ambient conditions (</w:t>
      </w:r>
      <w:proofErr w:type="gramStart"/>
      <w:r w:rsidRPr="00991470">
        <w:rPr>
          <w:rFonts w:eastAsia="MS Mincho"/>
        </w:rPr>
        <w:t>e.g.</w:t>
      </w:r>
      <w:proofErr w:type="gramEnd"/>
      <w:r w:rsidRPr="00991470">
        <w:rPr>
          <w:rFonts w:eastAsia="MS Mincho"/>
        </w:rPr>
        <w:t xml:space="preserve"> time of the day, vehicle location, rain, fog,</w:t>
      </w:r>
      <w:r w:rsidRPr="00991470">
        <w:rPr>
          <w:color w:val="000000"/>
        </w:rPr>
        <w:t xml:space="preserve"> etc.).</w:t>
      </w:r>
      <w:r>
        <w:t>"</w:t>
      </w:r>
    </w:p>
    <w:p w14:paraId="1B288E77" w14:textId="77777777" w:rsidR="007C4B66" w:rsidRPr="002B012C" w:rsidRDefault="007C4B66" w:rsidP="007C4B66">
      <w:pPr>
        <w:spacing w:after="120"/>
        <w:ind w:left="1134" w:right="993"/>
        <w:jc w:val="both"/>
        <w:rPr>
          <w:rFonts w:eastAsia="MS Mincho"/>
        </w:rPr>
      </w:pPr>
      <w:r w:rsidRPr="002B012C">
        <w:rPr>
          <w:rFonts w:eastAsia="MS Mincho"/>
          <w:i/>
        </w:rPr>
        <w:t>Paragraph 6.9.8.</w:t>
      </w:r>
      <w:r w:rsidRPr="002B012C">
        <w:rPr>
          <w:rFonts w:eastAsia="MS Mincho"/>
        </w:rPr>
        <w:t>, amend to read:</w:t>
      </w:r>
    </w:p>
    <w:p w14:paraId="7DEE3B7A" w14:textId="77777777" w:rsidR="007C4B66" w:rsidRPr="002B012C" w:rsidRDefault="007C4B66" w:rsidP="007C4B66">
      <w:pPr>
        <w:pStyle w:val="1"/>
        <w:spacing w:after="120" w:line="240" w:lineRule="atLeast"/>
        <w:ind w:left="2268" w:right="993" w:hanging="1134"/>
        <w:rPr>
          <w:rFonts w:eastAsia="MS Mincho"/>
          <w:b/>
          <w:color w:val="000000"/>
          <w:lang w:val="en-US"/>
        </w:rPr>
      </w:pPr>
      <w:r>
        <w:rPr>
          <w:rFonts w:eastAsia="MS Mincho"/>
          <w:color w:val="000000"/>
          <w:lang w:val="en-US" w:eastAsia="fi-FI"/>
        </w:rPr>
        <w:t>"</w:t>
      </w:r>
      <w:r w:rsidRPr="002B012C">
        <w:rPr>
          <w:rFonts w:eastAsia="MS Mincho"/>
          <w:color w:val="000000"/>
          <w:lang w:val="en-US" w:eastAsia="fi-FI"/>
        </w:rPr>
        <w:t>6.9.8.</w:t>
      </w:r>
      <w:r w:rsidRPr="002B012C">
        <w:rPr>
          <w:rFonts w:eastAsia="MS Mincho"/>
          <w:color w:val="000000"/>
          <w:lang w:val="en-US" w:eastAsia="fi-FI"/>
        </w:rPr>
        <w:tab/>
      </w:r>
      <w:r w:rsidRPr="002B012C">
        <w:rPr>
          <w:rFonts w:eastAsia="MS Mincho"/>
          <w:color w:val="000000"/>
          <w:lang w:val="en-US" w:eastAsia="fi-FI"/>
        </w:rPr>
        <w:tab/>
      </w:r>
      <w:r w:rsidRPr="002B012C">
        <w:rPr>
          <w:rFonts w:eastAsia="MS Mincho"/>
          <w:color w:val="000000"/>
          <w:lang w:val="en-US"/>
        </w:rPr>
        <w:t>Tell-tale</w:t>
      </w:r>
    </w:p>
    <w:p w14:paraId="376CA5C4" w14:textId="77777777" w:rsidR="007C4B66" w:rsidRPr="002B012C" w:rsidRDefault="007C4B66" w:rsidP="007C4B66">
      <w:pPr>
        <w:autoSpaceDE w:val="0"/>
        <w:autoSpaceDN w:val="0"/>
        <w:adjustRightInd w:val="0"/>
        <w:spacing w:after="120"/>
        <w:ind w:left="2268" w:right="993"/>
        <w:jc w:val="both"/>
        <w:rPr>
          <w:rFonts w:eastAsia="MS Mincho"/>
          <w:lang w:val="en-US"/>
        </w:rPr>
      </w:pPr>
      <w:r w:rsidRPr="002B012C">
        <w:rPr>
          <w:rFonts w:eastAsia="MS Mincho"/>
          <w:lang w:val="en-US"/>
        </w:rPr>
        <w:t xml:space="preserve">Circuit-closed tell-tale mandatory. </w:t>
      </w:r>
    </w:p>
    <w:p w14:paraId="5E202026" w14:textId="77777777" w:rsidR="007C4B66" w:rsidRPr="002B012C" w:rsidRDefault="007C4B66" w:rsidP="007C4B66">
      <w:pPr>
        <w:autoSpaceDE w:val="0"/>
        <w:autoSpaceDN w:val="0"/>
        <w:adjustRightInd w:val="0"/>
        <w:spacing w:after="120"/>
        <w:ind w:left="2268" w:right="993"/>
        <w:jc w:val="both"/>
        <w:rPr>
          <w:rFonts w:eastAsia="MS Mincho"/>
          <w:lang w:val="en-US"/>
        </w:rPr>
      </w:pPr>
      <w:r w:rsidRPr="002B012C">
        <w:rPr>
          <w:rFonts w:eastAsia="MS Mincho"/>
          <w:lang w:val="en-US"/>
        </w:rPr>
        <w:t xml:space="preserve">This tell-tale shall be non-flashing and shall not be required if the instrument panel lighting can only switch ON simultaneously with the front position lamps. </w:t>
      </w:r>
    </w:p>
    <w:p w14:paraId="117E4ABE" w14:textId="77777777" w:rsidR="007C4B66" w:rsidRPr="00991470" w:rsidRDefault="007C4B66" w:rsidP="007C4B66">
      <w:pPr>
        <w:autoSpaceDE w:val="0"/>
        <w:autoSpaceDN w:val="0"/>
        <w:adjustRightInd w:val="0"/>
        <w:spacing w:after="120"/>
        <w:ind w:left="2268" w:right="993"/>
        <w:jc w:val="both"/>
        <w:rPr>
          <w:rFonts w:eastAsia="MS Mincho"/>
          <w:bCs/>
          <w:lang w:val="en-US"/>
        </w:rPr>
      </w:pPr>
      <w:r w:rsidRPr="00991470">
        <w:rPr>
          <w:rFonts w:eastAsia="MS Mincho"/>
          <w:bCs/>
          <w:lang w:val="en-US"/>
        </w:rPr>
        <w:lastRenderedPageBreak/>
        <w:t>This requirement does not apply while the daytime running lamps are switched ON.</w:t>
      </w:r>
    </w:p>
    <w:p w14:paraId="350614F2" w14:textId="77777777" w:rsidR="007C4B66" w:rsidRPr="002B012C" w:rsidRDefault="007C4B66" w:rsidP="007C4B66">
      <w:pPr>
        <w:autoSpaceDE w:val="0"/>
        <w:autoSpaceDN w:val="0"/>
        <w:adjustRightInd w:val="0"/>
        <w:spacing w:after="120"/>
        <w:ind w:left="2268" w:right="993"/>
        <w:jc w:val="both"/>
        <w:rPr>
          <w:rFonts w:eastAsia="MS Mincho"/>
          <w:b/>
          <w:lang w:val="en-US"/>
        </w:rPr>
      </w:pPr>
      <w:r w:rsidRPr="002B012C">
        <w:rPr>
          <w:rFonts w:eastAsia="MS Mincho"/>
          <w:lang w:val="en-US"/>
        </w:rPr>
        <w:t>However, a tell-tale indicating failure is mandatory if required by the component regulation.</w:t>
      </w:r>
      <w:r>
        <w:rPr>
          <w:rFonts w:eastAsia="MS Mincho"/>
          <w:color w:val="000000"/>
          <w:lang w:val="en-US" w:eastAsia="fi-FI"/>
        </w:rPr>
        <w:t>"</w:t>
      </w:r>
    </w:p>
    <w:p w14:paraId="455E4B0D" w14:textId="77777777" w:rsidR="007C4B66" w:rsidRPr="002B012C" w:rsidRDefault="007C4B66" w:rsidP="007C4B66">
      <w:pPr>
        <w:spacing w:after="120"/>
        <w:ind w:left="2268" w:right="142" w:hanging="1134"/>
        <w:rPr>
          <w:rFonts w:eastAsia="MS Mincho"/>
        </w:rPr>
      </w:pPr>
      <w:r w:rsidRPr="002B012C">
        <w:rPr>
          <w:rFonts w:eastAsia="MS Mincho"/>
          <w:i/>
        </w:rPr>
        <w:t>Paragraph 6.10.8.</w:t>
      </w:r>
      <w:r w:rsidRPr="002B012C">
        <w:rPr>
          <w:rFonts w:eastAsia="MS Mincho"/>
        </w:rPr>
        <w:t>, amend to read:</w:t>
      </w:r>
    </w:p>
    <w:p w14:paraId="4D7201F8" w14:textId="77777777" w:rsidR="007C4B66" w:rsidRPr="002B012C" w:rsidRDefault="007C4B66" w:rsidP="007C4B66">
      <w:pPr>
        <w:pStyle w:val="1"/>
        <w:spacing w:after="120" w:line="240" w:lineRule="atLeast"/>
        <w:ind w:right="993"/>
        <w:rPr>
          <w:rFonts w:eastAsia="MS Mincho"/>
          <w:b/>
          <w:lang w:val="en-US"/>
        </w:rPr>
      </w:pPr>
      <w:r>
        <w:rPr>
          <w:rFonts w:eastAsia="MS Mincho"/>
          <w:color w:val="000000"/>
          <w:lang w:val="en-US" w:eastAsia="fi-FI"/>
        </w:rPr>
        <w:t>"</w:t>
      </w:r>
      <w:r w:rsidRPr="002B012C">
        <w:rPr>
          <w:rFonts w:eastAsia="MS Mincho"/>
          <w:lang w:val="en-US"/>
        </w:rPr>
        <w:t>6.10.8.</w:t>
      </w:r>
      <w:r w:rsidRPr="002B012C">
        <w:rPr>
          <w:rFonts w:eastAsia="MS Mincho"/>
          <w:lang w:val="en-US"/>
        </w:rPr>
        <w:tab/>
        <w:t>Tell-tale.</w:t>
      </w:r>
    </w:p>
    <w:p w14:paraId="29C2758A" w14:textId="77777777" w:rsidR="007C4B66" w:rsidRPr="002B012C" w:rsidRDefault="007C4B66" w:rsidP="007C4B66">
      <w:pPr>
        <w:autoSpaceDE w:val="0"/>
        <w:autoSpaceDN w:val="0"/>
        <w:adjustRightInd w:val="0"/>
        <w:spacing w:after="120"/>
        <w:ind w:left="2268" w:right="993"/>
        <w:jc w:val="both"/>
        <w:rPr>
          <w:rFonts w:eastAsia="MS Mincho"/>
          <w:lang w:val="en-US"/>
        </w:rPr>
      </w:pPr>
      <w:r w:rsidRPr="002B012C">
        <w:rPr>
          <w:rFonts w:eastAsia="MS Mincho"/>
          <w:lang w:val="en-US"/>
        </w:rPr>
        <w:t>Circuit-closed tell-tale mandatory. It shall be combined with that of the front position lamps.</w:t>
      </w:r>
    </w:p>
    <w:p w14:paraId="2423FEEF" w14:textId="77777777" w:rsidR="007C4B66" w:rsidRPr="00991470" w:rsidRDefault="007C4B66" w:rsidP="007C4B66">
      <w:pPr>
        <w:autoSpaceDE w:val="0"/>
        <w:autoSpaceDN w:val="0"/>
        <w:adjustRightInd w:val="0"/>
        <w:spacing w:after="120"/>
        <w:ind w:left="2268" w:right="993"/>
        <w:jc w:val="both"/>
        <w:rPr>
          <w:rFonts w:eastAsia="MS Mincho"/>
          <w:bCs/>
          <w:lang w:val="en-US"/>
        </w:rPr>
      </w:pPr>
      <w:r w:rsidRPr="00991470">
        <w:rPr>
          <w:rFonts w:eastAsia="MS Mincho"/>
          <w:bCs/>
          <w:lang w:val="en-US"/>
        </w:rPr>
        <w:t xml:space="preserve">This requirement does not apply when daytime running lamps are switched ON. </w:t>
      </w:r>
    </w:p>
    <w:p w14:paraId="13F7DB76" w14:textId="77777777" w:rsidR="007C4B66" w:rsidRPr="002B012C" w:rsidRDefault="007C4B66" w:rsidP="007C4B66">
      <w:pPr>
        <w:pStyle w:val="SingleTxtG"/>
        <w:ind w:left="2268" w:right="993"/>
        <w:rPr>
          <w:i/>
        </w:rPr>
      </w:pPr>
      <w:r w:rsidRPr="002B012C">
        <w:rPr>
          <w:rFonts w:eastAsia="MS Mincho"/>
          <w:color w:val="000000"/>
          <w:lang w:val="en-US"/>
        </w:rPr>
        <w:t xml:space="preserve">However, a tell-tale indicating failure is mandatory if required by </w:t>
      </w:r>
      <w:r w:rsidRPr="002B012C">
        <w:rPr>
          <w:bCs/>
        </w:rPr>
        <w:t>the component Regulation.</w:t>
      </w:r>
      <w:r>
        <w:rPr>
          <w:rFonts w:eastAsia="MS Mincho"/>
          <w:color w:val="000000"/>
          <w:lang w:val="en-US" w:eastAsia="fi-FI"/>
        </w:rPr>
        <w:t>"</w:t>
      </w:r>
    </w:p>
    <w:p w14:paraId="26AB0008" w14:textId="77777777" w:rsidR="007C4B66" w:rsidRPr="00E35EF4" w:rsidRDefault="007C4B66" w:rsidP="007C4B66">
      <w:pPr>
        <w:pStyle w:val="SingleTxtG"/>
        <w:ind w:left="2268" w:hanging="1134"/>
        <w:rPr>
          <w:iCs/>
          <w:lang w:eastAsia="ja-JP"/>
        </w:rPr>
      </w:pPr>
      <w:r>
        <w:rPr>
          <w:i/>
          <w:iCs/>
          <w:lang w:eastAsia="ja-JP"/>
        </w:rPr>
        <w:t>P</w:t>
      </w:r>
      <w:r w:rsidRPr="00391654">
        <w:rPr>
          <w:i/>
          <w:iCs/>
          <w:lang w:eastAsia="ja-JP"/>
        </w:rPr>
        <w:t xml:space="preserve">aragraph </w:t>
      </w:r>
      <w:r w:rsidRPr="00BF3C97">
        <w:rPr>
          <w:i/>
          <w:iCs/>
          <w:lang w:eastAsia="ja-JP"/>
        </w:rPr>
        <w:t>6.18.4.3</w:t>
      </w:r>
      <w:r>
        <w:rPr>
          <w:i/>
          <w:iCs/>
          <w:lang w:eastAsia="ja-JP"/>
        </w:rPr>
        <w:t xml:space="preserve">., </w:t>
      </w:r>
      <w:r w:rsidRPr="00E35EF4">
        <w:rPr>
          <w:iCs/>
          <w:lang w:eastAsia="ja-JP"/>
        </w:rPr>
        <w:t>amend to read:</w:t>
      </w:r>
    </w:p>
    <w:p w14:paraId="092CF54C" w14:textId="77777777" w:rsidR="007C4B66" w:rsidRPr="00D919F5" w:rsidRDefault="007C4B66" w:rsidP="007C4B66">
      <w:pPr>
        <w:spacing w:after="120"/>
        <w:ind w:left="2268" w:right="1134" w:hanging="1134"/>
        <w:jc w:val="both"/>
        <w:rPr>
          <w:bCs/>
          <w:iCs/>
          <w:lang w:val="en-US"/>
        </w:rPr>
      </w:pPr>
      <w:r>
        <w:rPr>
          <w:bCs/>
          <w:iCs/>
          <w:lang w:val="en-US"/>
        </w:rPr>
        <w:t>"</w:t>
      </w:r>
      <w:r w:rsidRPr="00F21F81">
        <w:rPr>
          <w:iCs/>
          <w:lang w:val="en-US"/>
        </w:rPr>
        <w:t xml:space="preserve">6.18.4.3. </w:t>
      </w:r>
      <w:r>
        <w:rPr>
          <w:iCs/>
          <w:lang w:val="en-US"/>
        </w:rPr>
        <w:tab/>
      </w:r>
      <w:r w:rsidRPr="00F21F81">
        <w:rPr>
          <w:iCs/>
          <w:lang w:val="en-US"/>
        </w:rPr>
        <w:t xml:space="preserve">In length: at least one side-marker lamp shall be fitted to the middle third of the vehicle, the foremost side-marker lamp being not further than 3 m </w:t>
      </w:r>
      <w:r w:rsidRPr="00BF0DA7">
        <w:rPr>
          <w:bCs/>
          <w:iCs/>
          <w:lang w:val="en-US"/>
        </w:rPr>
        <w:t>(</w:t>
      </w:r>
      <w:r w:rsidRPr="00D919F5">
        <w:rPr>
          <w:bCs/>
          <w:iCs/>
          <w:lang w:val="en-US"/>
        </w:rPr>
        <w:t xml:space="preserve">4 m for semi-trailers) from the front. </w:t>
      </w:r>
    </w:p>
    <w:p w14:paraId="1CCB158A" w14:textId="77777777" w:rsidR="007C4B66" w:rsidRPr="00F21F81" w:rsidRDefault="007C4B66" w:rsidP="007C4B66">
      <w:pPr>
        <w:spacing w:after="120"/>
        <w:ind w:left="2268" w:right="1134"/>
        <w:jc w:val="both"/>
        <w:rPr>
          <w:iCs/>
          <w:lang w:val="en-US"/>
        </w:rPr>
      </w:pPr>
      <w:r w:rsidRPr="00F21F81">
        <w:rPr>
          <w:iCs/>
          <w:lang w:val="en-US"/>
        </w:rPr>
        <w:t xml:space="preserve">The distance between two adjacent side-marker lamps shall not exceed 3 m. If the structure, </w:t>
      </w:r>
      <w:proofErr w:type="gramStart"/>
      <w:r w:rsidRPr="00F21F81">
        <w:rPr>
          <w:iCs/>
          <w:lang w:val="en-US"/>
        </w:rPr>
        <w:t>design</w:t>
      </w:r>
      <w:proofErr w:type="gramEnd"/>
      <w:r w:rsidRPr="00F21F81">
        <w:rPr>
          <w:iCs/>
          <w:lang w:val="en-US"/>
        </w:rPr>
        <w:t xml:space="preserve"> or the operational use of the vehicle makes it impossible to comply with such a requirement, this distance may be increased to 4 m.</w:t>
      </w:r>
    </w:p>
    <w:p w14:paraId="36061A10" w14:textId="77777777" w:rsidR="007C4B66" w:rsidRPr="00F21F81" w:rsidRDefault="007C4B66" w:rsidP="007C4B66">
      <w:pPr>
        <w:spacing w:after="120"/>
        <w:ind w:left="2268" w:right="1134"/>
        <w:jc w:val="both"/>
        <w:rPr>
          <w:iCs/>
          <w:lang w:val="en-US"/>
        </w:rPr>
      </w:pPr>
      <w:r w:rsidRPr="00F21F81">
        <w:rPr>
          <w:iCs/>
          <w:lang w:val="en-US"/>
        </w:rPr>
        <w:t>The distance between the rearmost side-marker lamp and the rear of the vehicle shall not exceed 1 m.</w:t>
      </w:r>
    </w:p>
    <w:p w14:paraId="2322A3DE" w14:textId="77777777" w:rsidR="007C4B66" w:rsidRPr="00FA31E1" w:rsidRDefault="007C4B66" w:rsidP="007C4B66">
      <w:pPr>
        <w:spacing w:after="120"/>
        <w:ind w:left="2268" w:right="1134"/>
        <w:jc w:val="both"/>
        <w:rPr>
          <w:lang w:val="en-US"/>
        </w:rPr>
      </w:pPr>
      <w:r w:rsidRPr="00F21F81">
        <w:rPr>
          <w:iCs/>
          <w:lang w:val="en-US"/>
        </w:rPr>
        <w:t>However, for vehicles the length of which does not exceed 6 m and for chassis-cabs it is sufficient to have one side-marker lamp fitted within the first third and/or within the last third of the vehicle length. For M</w:t>
      </w:r>
      <w:r w:rsidRPr="00C935F1">
        <w:rPr>
          <w:iCs/>
          <w:vertAlign w:val="subscript"/>
          <w:lang w:val="en-US"/>
        </w:rPr>
        <w:t>1</w:t>
      </w:r>
      <w:r w:rsidRPr="00F21F81">
        <w:rPr>
          <w:iCs/>
          <w:lang w:val="en-US"/>
        </w:rPr>
        <w:t xml:space="preserve"> vehicles the length of which exceeds 6 m but does not exceed 7 m it is sufficient to</w:t>
      </w:r>
      <w:r>
        <w:rPr>
          <w:iCs/>
          <w:lang w:val="en-US"/>
        </w:rPr>
        <w:t xml:space="preserve"> </w:t>
      </w:r>
      <w:r w:rsidRPr="00F21F81">
        <w:rPr>
          <w:iCs/>
          <w:lang w:val="en-US"/>
        </w:rPr>
        <w:t>have one side-marker lamp fitted not further than 3 m from the front and one within the last third of the vehicle length.</w:t>
      </w:r>
      <w:r>
        <w:rPr>
          <w:iCs/>
          <w:lang w:val="en-US"/>
        </w:rPr>
        <w:t>"</w:t>
      </w:r>
    </w:p>
    <w:p w14:paraId="02F53D24" w14:textId="77777777" w:rsidR="007C4B66" w:rsidRPr="002B012C" w:rsidRDefault="007C4B66" w:rsidP="007C4B66">
      <w:pPr>
        <w:spacing w:after="120"/>
        <w:ind w:left="2268" w:right="1134" w:hanging="1134"/>
        <w:jc w:val="both"/>
      </w:pPr>
      <w:r w:rsidRPr="002B012C">
        <w:rPr>
          <w:i/>
        </w:rPr>
        <w:t>Paragraph 6.19.7.1.,</w:t>
      </w:r>
      <w:r w:rsidRPr="002B012C">
        <w:t xml:space="preserve"> amend to read:</w:t>
      </w:r>
    </w:p>
    <w:p w14:paraId="1537381E" w14:textId="77777777" w:rsidR="007C4B66" w:rsidRPr="00991470" w:rsidRDefault="007C4B66" w:rsidP="007C4B66">
      <w:pPr>
        <w:pStyle w:val="1"/>
        <w:spacing w:after="120" w:line="240" w:lineRule="atLeast"/>
        <w:ind w:left="2268" w:right="1134" w:hanging="1134"/>
        <w:jc w:val="both"/>
        <w:rPr>
          <w:rFonts w:eastAsia="MS Mincho"/>
        </w:rPr>
      </w:pPr>
      <w:r>
        <w:rPr>
          <w:rFonts w:eastAsia="MS Mincho"/>
          <w:color w:val="000000"/>
          <w:lang w:val="en-US" w:eastAsia="fi-FI"/>
        </w:rPr>
        <w:t>"</w:t>
      </w:r>
      <w:r w:rsidRPr="00991470">
        <w:rPr>
          <w:rFonts w:eastAsia="MS Mincho"/>
        </w:rPr>
        <w:t>6.19.7.1.</w:t>
      </w:r>
      <w:r w:rsidRPr="00991470">
        <w:rPr>
          <w:rFonts w:eastAsia="MS Mincho"/>
        </w:rPr>
        <w:tab/>
        <w:t>The daytime running lamps shall be switched ON automatically when the device which starts and/or stops the propulsion system is set in a position which makes it possible for the propulsion system to operate and neither of the following exist:</w:t>
      </w:r>
    </w:p>
    <w:p w14:paraId="0270868F" w14:textId="77777777" w:rsidR="007C4B66" w:rsidRPr="00991470" w:rsidRDefault="007C4B66" w:rsidP="007C4B66">
      <w:pPr>
        <w:spacing w:after="120"/>
        <w:ind w:left="2835" w:right="1134" w:hanging="566"/>
        <w:jc w:val="both"/>
        <w:rPr>
          <w:color w:val="000000"/>
        </w:rPr>
      </w:pPr>
      <w:r w:rsidRPr="00991470">
        <w:rPr>
          <w:color w:val="000000"/>
        </w:rPr>
        <w:t>(a)</w:t>
      </w:r>
      <w:r w:rsidRPr="00991470">
        <w:rPr>
          <w:color w:val="000000"/>
        </w:rPr>
        <w:tab/>
      </w:r>
      <w:r>
        <w:rPr>
          <w:color w:val="000000"/>
        </w:rPr>
        <w:t>T</w:t>
      </w:r>
      <w:r w:rsidRPr="00991470">
        <w:rPr>
          <w:color w:val="000000"/>
        </w:rPr>
        <w:t xml:space="preserve">he front fog lamps are switched </w:t>
      </w:r>
      <w:proofErr w:type="gramStart"/>
      <w:r w:rsidRPr="00991470">
        <w:rPr>
          <w:color w:val="000000"/>
        </w:rPr>
        <w:t>ON;</w:t>
      </w:r>
      <w:proofErr w:type="gramEnd"/>
    </w:p>
    <w:p w14:paraId="31E6D426" w14:textId="77777777" w:rsidR="007C4B66" w:rsidRPr="00991470" w:rsidRDefault="007C4B66" w:rsidP="007C4B66">
      <w:pPr>
        <w:spacing w:after="120"/>
        <w:ind w:left="2835" w:right="1134" w:hanging="566"/>
        <w:jc w:val="both"/>
        <w:rPr>
          <w:color w:val="000000"/>
        </w:rPr>
      </w:pPr>
      <w:r w:rsidRPr="00991470">
        <w:rPr>
          <w:color w:val="000000"/>
        </w:rPr>
        <w:t>(b)</w:t>
      </w:r>
      <w:r w:rsidRPr="00991470">
        <w:rPr>
          <w:color w:val="000000"/>
        </w:rPr>
        <w:tab/>
      </w:r>
      <w:r>
        <w:rPr>
          <w:color w:val="000000"/>
        </w:rPr>
        <w:t>T</w:t>
      </w:r>
      <w:r w:rsidRPr="00991470">
        <w:rPr>
          <w:color w:val="000000"/>
        </w:rPr>
        <w:t xml:space="preserve">he headlamps are manually switched ON, except when they are used to give intermittent luminous warnings at short </w:t>
      </w:r>
      <w:proofErr w:type="gramStart"/>
      <w:r w:rsidRPr="00991470">
        <w:rPr>
          <w:color w:val="000000"/>
        </w:rPr>
        <w:t>intervals;</w:t>
      </w:r>
      <w:proofErr w:type="gramEnd"/>
      <w:r w:rsidRPr="00991470">
        <w:rPr>
          <w:color w:val="000000"/>
        </w:rPr>
        <w:t> </w:t>
      </w:r>
    </w:p>
    <w:p w14:paraId="7F65721F" w14:textId="77777777" w:rsidR="007C4B66" w:rsidRPr="00991470" w:rsidRDefault="007C4B66" w:rsidP="007C4B66">
      <w:pPr>
        <w:spacing w:after="120"/>
        <w:ind w:left="2835" w:right="1134" w:hanging="566"/>
        <w:jc w:val="both"/>
        <w:rPr>
          <w:color w:val="000000"/>
        </w:rPr>
      </w:pPr>
      <w:r w:rsidRPr="00991470">
        <w:rPr>
          <w:color w:val="000000"/>
        </w:rPr>
        <w:t>(c)</w:t>
      </w:r>
      <w:r w:rsidRPr="00991470">
        <w:rPr>
          <w:color w:val="000000"/>
        </w:rPr>
        <w:tab/>
      </w:r>
      <w:r>
        <w:rPr>
          <w:color w:val="000000"/>
        </w:rPr>
        <w:t>C</w:t>
      </w:r>
      <w:r w:rsidRPr="00991470">
        <w:rPr>
          <w:color w:val="000000"/>
        </w:rPr>
        <w:t>onditions of Annex 13 for automatic switching ON of dipped-beam headlamps exist.</w:t>
      </w:r>
      <w:r>
        <w:rPr>
          <w:rFonts w:eastAsia="MS Mincho"/>
          <w:color w:val="000000"/>
          <w:lang w:val="en-US" w:eastAsia="fi-FI"/>
        </w:rPr>
        <w:t>"</w:t>
      </w:r>
    </w:p>
    <w:p w14:paraId="71D80891" w14:textId="77777777" w:rsidR="007C4B66" w:rsidRPr="002B012C" w:rsidRDefault="007C4B66" w:rsidP="007C4B66">
      <w:pPr>
        <w:spacing w:after="120"/>
        <w:ind w:left="2268" w:right="1134" w:hanging="1134"/>
        <w:jc w:val="both"/>
      </w:pPr>
      <w:r w:rsidRPr="002B012C">
        <w:rPr>
          <w:i/>
        </w:rPr>
        <w:t>Insert a new paragraph 6.19.7.2.,</w:t>
      </w:r>
      <w:r w:rsidRPr="002B012C">
        <w:t xml:space="preserve"> to read:</w:t>
      </w:r>
    </w:p>
    <w:p w14:paraId="07CDA5E1" w14:textId="77777777" w:rsidR="007C4B66" w:rsidRPr="00196986" w:rsidRDefault="007C4B66" w:rsidP="007C4B66">
      <w:pPr>
        <w:pStyle w:val="1"/>
        <w:spacing w:after="120" w:line="240" w:lineRule="atLeast"/>
        <w:ind w:left="2268" w:right="1134" w:hanging="1134"/>
        <w:jc w:val="both"/>
        <w:rPr>
          <w:rFonts w:eastAsia="MS Mincho"/>
        </w:rPr>
      </w:pPr>
      <w:r>
        <w:rPr>
          <w:rFonts w:eastAsia="MS Mincho"/>
          <w:color w:val="000000"/>
          <w:lang w:val="en-US" w:eastAsia="fi-FI"/>
        </w:rPr>
        <w:t>"</w:t>
      </w:r>
      <w:r w:rsidRPr="00991470">
        <w:rPr>
          <w:rFonts w:eastAsia="MS Mincho"/>
        </w:rPr>
        <w:t>6.19.7.2.</w:t>
      </w:r>
      <w:r w:rsidRPr="00991470">
        <w:rPr>
          <w:rFonts w:eastAsia="MS Mincho"/>
        </w:rPr>
        <w:tab/>
      </w:r>
      <w:r w:rsidRPr="00991470">
        <w:rPr>
          <w:rFonts w:eastAsia="MS Mincho"/>
          <w:lang w:eastAsia="en-GB"/>
        </w:rPr>
        <w:t>Irrespective of the requirements of paragraphs 6.19.7.1. and 6.19.7.5.,</w:t>
      </w:r>
      <w:r w:rsidRPr="00991470">
        <w:rPr>
          <w:rFonts w:eastAsia="MS Mincho"/>
          <w:lang w:eastAsia="ja-JP"/>
        </w:rPr>
        <w:t xml:space="preserve"> u</w:t>
      </w:r>
      <w:r w:rsidRPr="00991470">
        <w:rPr>
          <w:rFonts w:eastAsia="MS Mincho"/>
          <w:lang w:eastAsia="en-GB"/>
        </w:rPr>
        <w:t xml:space="preserve">nder conditions requiring the daytime running lamps to be switched ON, </w:t>
      </w:r>
      <w:r w:rsidRPr="00991470">
        <w:rPr>
          <w:rFonts w:eastAsia="MS Mincho"/>
        </w:rPr>
        <w:t xml:space="preserve">the daytime running lamps may remain OFF or, once automatically switched ON, may be switched OFF manually and remain OFF while at least one of the </w:t>
      </w:r>
      <w:r w:rsidRPr="00196986">
        <w:rPr>
          <w:rFonts w:eastAsia="MS Mincho"/>
        </w:rPr>
        <w:t>following conditions exists:</w:t>
      </w:r>
    </w:p>
    <w:p w14:paraId="77615E4F" w14:textId="77777777" w:rsidR="007C4B66" w:rsidRPr="00196986" w:rsidRDefault="007C4B66" w:rsidP="007C4B66">
      <w:pPr>
        <w:tabs>
          <w:tab w:val="left" w:pos="2410"/>
        </w:tabs>
        <w:spacing w:after="120"/>
        <w:ind w:left="2268" w:right="1134" w:hanging="1134"/>
        <w:jc w:val="both"/>
        <w:rPr>
          <w:rFonts w:eastAsia="MS Mincho"/>
        </w:rPr>
      </w:pPr>
      <w:r w:rsidRPr="00196986">
        <w:rPr>
          <w:rFonts w:eastAsia="MS Mincho"/>
        </w:rPr>
        <w:tab/>
        <w:t xml:space="preserve">(a) </w:t>
      </w:r>
      <w:r w:rsidRPr="00196986">
        <w:rPr>
          <w:rFonts w:eastAsia="MS Mincho"/>
        </w:rPr>
        <w:tab/>
      </w:r>
      <w:r>
        <w:rPr>
          <w:rFonts w:eastAsia="MS Mincho"/>
        </w:rPr>
        <w:t>T</w:t>
      </w:r>
      <w:r w:rsidRPr="00196986">
        <w:rPr>
          <w:rFonts w:eastAsia="MS Mincho"/>
        </w:rPr>
        <w:t xml:space="preserve">he automatic transmission control is in the park </w:t>
      </w:r>
      <w:proofErr w:type="gramStart"/>
      <w:r w:rsidRPr="00196986">
        <w:rPr>
          <w:rFonts w:eastAsia="MS Mincho"/>
        </w:rPr>
        <w:t>position;</w:t>
      </w:r>
      <w:proofErr w:type="gramEnd"/>
      <w:r w:rsidRPr="00196986">
        <w:rPr>
          <w:rFonts w:eastAsia="MS Mincho"/>
        </w:rPr>
        <w:t xml:space="preserve"> </w:t>
      </w:r>
    </w:p>
    <w:p w14:paraId="6D6BF807" w14:textId="77777777" w:rsidR="007C4B66" w:rsidRPr="00196986" w:rsidRDefault="007C4B66" w:rsidP="007C4B66">
      <w:pPr>
        <w:tabs>
          <w:tab w:val="left" w:pos="2410"/>
        </w:tabs>
        <w:spacing w:after="120"/>
        <w:ind w:left="2268" w:right="1134" w:hanging="1134"/>
        <w:jc w:val="both"/>
        <w:rPr>
          <w:rFonts w:eastAsia="MS Mincho"/>
        </w:rPr>
      </w:pPr>
      <w:r w:rsidRPr="00196986">
        <w:rPr>
          <w:rFonts w:eastAsia="MS Mincho"/>
        </w:rPr>
        <w:tab/>
        <w:t xml:space="preserve">(b) </w:t>
      </w:r>
      <w:r w:rsidRPr="00196986">
        <w:rPr>
          <w:rFonts w:eastAsia="MS Mincho"/>
        </w:rPr>
        <w:tab/>
      </w:r>
      <w:r>
        <w:rPr>
          <w:rFonts w:eastAsia="MS Mincho"/>
        </w:rPr>
        <w:t>T</w:t>
      </w:r>
      <w:r w:rsidRPr="00196986">
        <w:rPr>
          <w:rFonts w:eastAsia="MS Mincho"/>
        </w:rPr>
        <w:t xml:space="preserve">he parking brake is in the locked </w:t>
      </w:r>
      <w:proofErr w:type="gramStart"/>
      <w:r w:rsidRPr="00196986">
        <w:rPr>
          <w:rFonts w:eastAsia="MS Mincho"/>
        </w:rPr>
        <w:t>position;</w:t>
      </w:r>
      <w:proofErr w:type="gramEnd"/>
    </w:p>
    <w:p w14:paraId="62172425" w14:textId="77777777" w:rsidR="007C4B66" w:rsidRPr="00196986" w:rsidRDefault="007C4B66" w:rsidP="007C4B66">
      <w:pPr>
        <w:pStyle w:val="para"/>
        <w:tabs>
          <w:tab w:val="left" w:pos="1701"/>
          <w:tab w:val="left" w:pos="2268"/>
        </w:tabs>
        <w:ind w:left="2835" w:hanging="1701"/>
        <w:rPr>
          <w:lang w:val="en-US"/>
        </w:rPr>
      </w:pPr>
      <w:r w:rsidRPr="00196986">
        <w:rPr>
          <w:rFonts w:eastAsia="MS Mincho"/>
          <w:lang w:val="en-US"/>
        </w:rPr>
        <w:tab/>
      </w:r>
      <w:r w:rsidRPr="00196986">
        <w:rPr>
          <w:rFonts w:eastAsia="MS Mincho"/>
          <w:lang w:val="en-US"/>
        </w:rPr>
        <w:tab/>
        <w:t xml:space="preserve">(c) </w:t>
      </w:r>
      <w:r w:rsidRPr="00196986">
        <w:rPr>
          <w:rFonts w:eastAsia="MS Mincho"/>
          <w:lang w:val="en-US"/>
        </w:rPr>
        <w:tab/>
      </w:r>
      <w:r>
        <w:rPr>
          <w:lang w:val="en-US"/>
        </w:rPr>
        <w:t>P</w:t>
      </w:r>
      <w:r w:rsidRPr="00196986">
        <w:rPr>
          <w:lang w:val="en-US"/>
        </w:rPr>
        <w:t xml:space="preserve">rior to the vehicle being set in motion for the first time after each manual activation of </w:t>
      </w:r>
      <w:r w:rsidRPr="00196986">
        <w:rPr>
          <w:lang w:val="en-US" w:eastAsia="en-GB"/>
        </w:rPr>
        <w:t xml:space="preserve">the device, which starts and/or stops </w:t>
      </w:r>
      <w:r w:rsidRPr="00196986">
        <w:rPr>
          <w:lang w:val="en-US"/>
        </w:rPr>
        <w:t xml:space="preserve">the propulsion system. </w:t>
      </w:r>
    </w:p>
    <w:p w14:paraId="2CD2862B" w14:textId="77777777" w:rsidR="007C4B66" w:rsidRPr="00196986" w:rsidRDefault="007C4B66" w:rsidP="007C4B66">
      <w:pPr>
        <w:tabs>
          <w:tab w:val="left" w:pos="2268"/>
        </w:tabs>
        <w:spacing w:after="120"/>
        <w:ind w:left="2835" w:right="1134" w:hanging="1701"/>
        <w:jc w:val="both"/>
        <w:rPr>
          <w:rFonts w:eastAsia="MS Mincho"/>
        </w:rPr>
      </w:pPr>
      <w:r w:rsidRPr="00196986">
        <w:rPr>
          <w:rFonts w:eastAsia="MS Mincho"/>
        </w:rPr>
        <w:lastRenderedPageBreak/>
        <w:tab/>
        <w:t xml:space="preserve">(d) </w:t>
      </w:r>
      <w:r w:rsidRPr="00196986">
        <w:rPr>
          <w:rFonts w:eastAsia="MS Mincho"/>
        </w:rPr>
        <w:tab/>
      </w:r>
      <w:r>
        <w:rPr>
          <w:rFonts w:eastAsia="MS Mincho"/>
        </w:rPr>
        <w:t>T</w:t>
      </w:r>
      <w:r w:rsidRPr="00196986">
        <w:rPr>
          <w:rFonts w:eastAsia="MS Mincho"/>
        </w:rPr>
        <w:t>he vehicle speed does not exceed 15 km/h.</w:t>
      </w:r>
      <w:r>
        <w:rPr>
          <w:rFonts w:eastAsia="MS Mincho"/>
          <w:color w:val="000000"/>
          <w:lang w:val="en-US" w:eastAsia="fi-FI"/>
        </w:rPr>
        <w:t>"</w:t>
      </w:r>
      <w:r w:rsidRPr="00196986">
        <w:rPr>
          <w:rFonts w:eastAsia="MS Mincho"/>
        </w:rPr>
        <w:t xml:space="preserve"> </w:t>
      </w:r>
    </w:p>
    <w:p w14:paraId="2371FA96" w14:textId="77777777" w:rsidR="007C4B66" w:rsidRPr="00196986" w:rsidRDefault="007C4B66" w:rsidP="007C4B66">
      <w:pPr>
        <w:spacing w:after="120"/>
        <w:ind w:left="2268" w:right="1134" w:hanging="1134"/>
        <w:jc w:val="both"/>
      </w:pPr>
      <w:r w:rsidRPr="00196986">
        <w:rPr>
          <w:i/>
        </w:rPr>
        <w:t>Insert a new paragraph 6.19.7.3.,</w:t>
      </w:r>
      <w:r w:rsidRPr="00196986">
        <w:t xml:space="preserve"> to read:</w:t>
      </w:r>
    </w:p>
    <w:p w14:paraId="66A71399" w14:textId="77777777" w:rsidR="007C4B66" w:rsidRPr="00196986" w:rsidRDefault="007C4B66" w:rsidP="007C4B66">
      <w:pPr>
        <w:pStyle w:val="1"/>
        <w:spacing w:after="120" w:line="240" w:lineRule="atLeast"/>
        <w:ind w:left="2268" w:right="1134" w:hanging="1134"/>
        <w:rPr>
          <w:rFonts w:eastAsia="MS Mincho"/>
        </w:rPr>
      </w:pPr>
      <w:r>
        <w:rPr>
          <w:rFonts w:eastAsia="MS Mincho"/>
          <w:color w:val="000000"/>
          <w:lang w:val="en-US" w:eastAsia="fi-FI"/>
        </w:rPr>
        <w:t>"</w:t>
      </w:r>
      <w:r w:rsidRPr="00196986">
        <w:rPr>
          <w:rFonts w:eastAsia="MS Mincho"/>
        </w:rPr>
        <w:t>6.19.7.3.</w:t>
      </w:r>
      <w:r w:rsidRPr="00196986">
        <w:rPr>
          <w:rFonts w:eastAsia="MS Mincho"/>
        </w:rPr>
        <w:tab/>
      </w:r>
      <w:r w:rsidRPr="00196986">
        <w:rPr>
          <w:rFonts w:eastAsia="MS Mincho"/>
          <w:lang w:eastAsia="en-GB"/>
        </w:rPr>
        <w:t xml:space="preserve">The automatic operation of the daytime running lamps shall be resumed </w:t>
      </w:r>
      <w:r w:rsidRPr="00196986">
        <w:rPr>
          <w:rFonts w:eastAsia="MS Mincho"/>
          <w:lang w:val="en-US" w:eastAsia="en-GB"/>
        </w:rPr>
        <w:t>as soon as the conditions described in paragraph 6.19.7.2. no longer exist.</w:t>
      </w:r>
      <w:r>
        <w:rPr>
          <w:rFonts w:eastAsia="MS Mincho"/>
          <w:color w:val="000000"/>
          <w:lang w:val="en-US" w:eastAsia="fi-FI"/>
        </w:rPr>
        <w:t>"</w:t>
      </w:r>
    </w:p>
    <w:p w14:paraId="32A7BCE2" w14:textId="77777777" w:rsidR="007C4B66" w:rsidRPr="002B012C" w:rsidRDefault="007C4B66" w:rsidP="007C4B66">
      <w:pPr>
        <w:spacing w:after="120"/>
        <w:ind w:left="2268" w:right="1134" w:hanging="1134"/>
        <w:jc w:val="both"/>
      </w:pPr>
      <w:r w:rsidRPr="002B012C">
        <w:rPr>
          <w:i/>
        </w:rPr>
        <w:t>Paragraph 6.19.7.3. (former),</w:t>
      </w:r>
      <w:r w:rsidRPr="002B012C">
        <w:t xml:space="preserve"> renumber to 6.19.7.4. and amend</w:t>
      </w:r>
      <w:r w:rsidRPr="002B012C">
        <w:rPr>
          <w:i/>
        </w:rPr>
        <w:t xml:space="preserve"> </w:t>
      </w:r>
      <w:r w:rsidRPr="002B012C">
        <w:t>to read:</w:t>
      </w:r>
    </w:p>
    <w:p w14:paraId="6805FDF2" w14:textId="77777777" w:rsidR="007C4B66" w:rsidRPr="0067140F" w:rsidRDefault="007C4B66" w:rsidP="007C4B66">
      <w:pPr>
        <w:spacing w:after="120"/>
        <w:ind w:left="2268" w:right="1134" w:hanging="1134"/>
        <w:jc w:val="both"/>
        <w:rPr>
          <w:color w:val="000000"/>
        </w:rPr>
      </w:pPr>
      <w:r>
        <w:rPr>
          <w:rFonts w:eastAsia="MS Mincho"/>
          <w:color w:val="000000"/>
          <w:lang w:val="en-US" w:eastAsia="fi-FI"/>
        </w:rPr>
        <w:t>"</w:t>
      </w:r>
      <w:r w:rsidRPr="0067140F">
        <w:rPr>
          <w:color w:val="000000"/>
        </w:rPr>
        <w:t>6.19.7.4.</w:t>
      </w:r>
      <w:r w:rsidRPr="0067140F">
        <w:rPr>
          <w:color w:val="000000"/>
        </w:rPr>
        <w:tab/>
        <w:t>The daytime running lamp shall switch OFF automatically when the device which starts and/or stops the propulsion system is set in a position which makes it impossible for the propulsion system to operate as well as when either of the following conditions exists:</w:t>
      </w:r>
    </w:p>
    <w:p w14:paraId="48EC1092" w14:textId="77777777" w:rsidR="007C4B66" w:rsidRPr="0067140F" w:rsidRDefault="007C4B66" w:rsidP="007C4B66">
      <w:pPr>
        <w:tabs>
          <w:tab w:val="left" w:pos="1985"/>
        </w:tabs>
        <w:spacing w:after="120"/>
        <w:ind w:left="2835" w:right="1134" w:hanging="567"/>
        <w:jc w:val="both"/>
        <w:rPr>
          <w:strike/>
          <w:color w:val="000000"/>
        </w:rPr>
      </w:pPr>
      <w:r w:rsidRPr="0067140F">
        <w:rPr>
          <w:color w:val="000000"/>
        </w:rPr>
        <w:t>(a)</w:t>
      </w:r>
      <w:r w:rsidRPr="0067140F">
        <w:rPr>
          <w:color w:val="000000"/>
        </w:rPr>
        <w:tab/>
      </w:r>
      <w:r>
        <w:rPr>
          <w:color w:val="000000"/>
        </w:rPr>
        <w:t>T</w:t>
      </w:r>
      <w:r w:rsidRPr="0067140F">
        <w:rPr>
          <w:color w:val="000000"/>
        </w:rPr>
        <w:t xml:space="preserve">he front fog lamps are switched </w:t>
      </w:r>
      <w:proofErr w:type="gramStart"/>
      <w:r w:rsidRPr="0067140F">
        <w:rPr>
          <w:color w:val="000000"/>
        </w:rPr>
        <w:t>ON;</w:t>
      </w:r>
      <w:proofErr w:type="gramEnd"/>
      <w:r w:rsidRPr="0067140F">
        <w:rPr>
          <w:color w:val="000000"/>
        </w:rPr>
        <w:t xml:space="preserve"> </w:t>
      </w:r>
    </w:p>
    <w:p w14:paraId="23447AD8" w14:textId="77777777" w:rsidR="007C4B66" w:rsidRPr="0067140F" w:rsidRDefault="007C4B66" w:rsidP="007C4B66">
      <w:pPr>
        <w:tabs>
          <w:tab w:val="left" w:pos="1985"/>
        </w:tabs>
        <w:spacing w:after="120"/>
        <w:ind w:left="2835" w:right="1134" w:hanging="567"/>
        <w:jc w:val="both"/>
        <w:rPr>
          <w:color w:val="000000"/>
        </w:rPr>
      </w:pPr>
      <w:r w:rsidRPr="0067140F">
        <w:rPr>
          <w:color w:val="000000"/>
        </w:rPr>
        <w:t>(b)</w:t>
      </w:r>
      <w:r w:rsidRPr="0067140F">
        <w:rPr>
          <w:color w:val="000000"/>
        </w:rPr>
        <w:tab/>
      </w:r>
      <w:r>
        <w:rPr>
          <w:color w:val="000000"/>
        </w:rPr>
        <w:t>T</w:t>
      </w:r>
      <w:r w:rsidRPr="0067140F">
        <w:rPr>
          <w:color w:val="000000"/>
        </w:rPr>
        <w:t xml:space="preserve">he headlamps are manually switched ON, except when they are used to give intermittent luminous warnings at short </w:t>
      </w:r>
      <w:proofErr w:type="gramStart"/>
      <w:r w:rsidRPr="0067140F">
        <w:rPr>
          <w:color w:val="000000"/>
        </w:rPr>
        <w:t>intervals;</w:t>
      </w:r>
      <w:proofErr w:type="gramEnd"/>
    </w:p>
    <w:p w14:paraId="15298717" w14:textId="77777777" w:rsidR="007C4B66" w:rsidRPr="0067140F" w:rsidRDefault="007C4B66" w:rsidP="007C4B66">
      <w:pPr>
        <w:tabs>
          <w:tab w:val="left" w:pos="1985"/>
        </w:tabs>
        <w:spacing w:after="120"/>
        <w:ind w:left="2835" w:right="1134" w:hanging="567"/>
        <w:jc w:val="both"/>
        <w:rPr>
          <w:color w:val="000000"/>
        </w:rPr>
      </w:pPr>
      <w:r w:rsidRPr="0067140F">
        <w:rPr>
          <w:color w:val="000000"/>
        </w:rPr>
        <w:t>(c)</w:t>
      </w:r>
      <w:r w:rsidRPr="0067140F">
        <w:rPr>
          <w:color w:val="000000"/>
        </w:rPr>
        <w:tab/>
      </w:r>
      <w:r>
        <w:rPr>
          <w:color w:val="000000"/>
        </w:rPr>
        <w:t>C</w:t>
      </w:r>
      <w:r w:rsidRPr="0067140F">
        <w:rPr>
          <w:color w:val="000000"/>
        </w:rPr>
        <w:t>onditions of Annex 13 for automatic switching ON of dipped-beam headlamps exist.</w:t>
      </w:r>
      <w:r>
        <w:rPr>
          <w:rFonts w:eastAsia="MS Mincho"/>
          <w:color w:val="000000"/>
          <w:lang w:val="en-US" w:eastAsia="fi-FI"/>
        </w:rPr>
        <w:t>"</w:t>
      </w:r>
    </w:p>
    <w:p w14:paraId="75302FEE" w14:textId="77777777" w:rsidR="007C4B66" w:rsidRDefault="007C4B66" w:rsidP="007C4B66">
      <w:pPr>
        <w:spacing w:after="120"/>
        <w:ind w:left="2268" w:right="1134" w:hanging="1134"/>
        <w:jc w:val="both"/>
        <w:rPr>
          <w:i/>
        </w:rPr>
      </w:pPr>
      <w:r w:rsidRPr="008C7C40">
        <w:rPr>
          <w:i/>
        </w:rPr>
        <w:t xml:space="preserve">Paragraph 6.19.7.3. (former), </w:t>
      </w:r>
      <w:r>
        <w:rPr>
          <w:i/>
        </w:rPr>
        <w:t xml:space="preserve">footnote 15, </w:t>
      </w:r>
      <w:r w:rsidRPr="009823AA">
        <w:rPr>
          <w:iCs/>
        </w:rPr>
        <w:t>shall be</w:t>
      </w:r>
      <w:r>
        <w:rPr>
          <w:i/>
        </w:rPr>
        <w:t xml:space="preserve"> </w:t>
      </w:r>
      <w:r w:rsidRPr="0067140F">
        <w:rPr>
          <w:iCs/>
        </w:rPr>
        <w:t>delete</w:t>
      </w:r>
      <w:r>
        <w:rPr>
          <w:iCs/>
        </w:rPr>
        <w:t>d</w:t>
      </w:r>
      <w:r w:rsidRPr="0067140F">
        <w:rPr>
          <w:iCs/>
        </w:rPr>
        <w:t>.</w:t>
      </w:r>
      <w:r>
        <w:rPr>
          <w:i/>
        </w:rPr>
        <w:t xml:space="preserve"> </w:t>
      </w:r>
    </w:p>
    <w:p w14:paraId="54ABAE9A" w14:textId="77777777" w:rsidR="007C4B66" w:rsidRPr="002B012C" w:rsidRDefault="007C4B66" w:rsidP="007C4B66">
      <w:pPr>
        <w:spacing w:after="120"/>
        <w:ind w:left="2268" w:right="1134" w:hanging="1134"/>
        <w:jc w:val="both"/>
      </w:pPr>
      <w:r w:rsidRPr="002B012C">
        <w:rPr>
          <w:i/>
        </w:rPr>
        <w:t>Paragraph 6.19.7.4. (former),</w:t>
      </w:r>
      <w:r w:rsidRPr="002B012C">
        <w:t xml:space="preserve"> renumber to 6.19.7.5. and amend</w:t>
      </w:r>
      <w:r w:rsidRPr="002B012C">
        <w:rPr>
          <w:i/>
        </w:rPr>
        <w:t xml:space="preserve"> </w:t>
      </w:r>
      <w:r w:rsidRPr="002B012C">
        <w:t>to read:</w:t>
      </w:r>
    </w:p>
    <w:p w14:paraId="59562E93" w14:textId="77777777" w:rsidR="007C4B66" w:rsidRPr="00F62695" w:rsidRDefault="007C4B66" w:rsidP="007C4B66">
      <w:pPr>
        <w:pStyle w:val="1"/>
        <w:spacing w:after="120" w:line="240" w:lineRule="atLeast"/>
        <w:ind w:left="2268" w:right="1134" w:hanging="1134"/>
        <w:jc w:val="both"/>
      </w:pPr>
      <w:r>
        <w:rPr>
          <w:rFonts w:eastAsia="MS Mincho"/>
          <w:color w:val="000000"/>
          <w:lang w:val="en-US" w:eastAsia="fi-FI"/>
        </w:rPr>
        <w:t>"</w:t>
      </w:r>
      <w:r w:rsidRPr="00F62695">
        <w:rPr>
          <w:rFonts w:eastAsia="MS Mincho"/>
        </w:rPr>
        <w:t>6.19.7.5.</w:t>
      </w:r>
      <w:r w:rsidRPr="00F62695">
        <w:rPr>
          <w:rFonts w:eastAsia="MS Mincho"/>
        </w:rPr>
        <w:tab/>
      </w:r>
      <w:r w:rsidRPr="00F62695">
        <w:t>When daytime running lamps are switched ON, at least the rear position lamps shall be switched ON. Other lamps may also be switched ON according to paragraph 5.11.</w:t>
      </w:r>
    </w:p>
    <w:p w14:paraId="5A459511" w14:textId="77777777" w:rsidR="007C4B66" w:rsidRPr="00F62695" w:rsidRDefault="007C4B66" w:rsidP="007C4B66">
      <w:pPr>
        <w:pStyle w:val="PlainText"/>
        <w:spacing w:after="120" w:line="240" w:lineRule="atLeast"/>
        <w:ind w:left="2268" w:right="1134"/>
        <w:jc w:val="both"/>
        <w:rPr>
          <w:rFonts w:ascii="Times New Roman" w:hAnsi="Times New Roman"/>
          <w:lang w:val="en-GB"/>
        </w:rPr>
      </w:pPr>
      <w:r w:rsidRPr="00F62695">
        <w:rPr>
          <w:rFonts w:ascii="Times New Roman" w:hAnsi="Times New Roman"/>
          <w:lang w:val="en-GB"/>
        </w:rPr>
        <w:t xml:space="preserve">However, the rear position lamps and other lamps according to paragraph 5.11. may be switched OFF when the daytime running lamps are switched ON, and remain switched OFF </w:t>
      </w:r>
      <w:proofErr w:type="gramStart"/>
      <w:r w:rsidRPr="00F62695">
        <w:rPr>
          <w:rFonts w:ascii="Times New Roman" w:hAnsi="Times New Roman"/>
          <w:lang w:val="en-GB"/>
        </w:rPr>
        <w:t>as long as</w:t>
      </w:r>
      <w:proofErr w:type="gramEnd"/>
      <w:r w:rsidRPr="00F62695">
        <w:rPr>
          <w:rFonts w:ascii="Times New Roman" w:hAnsi="Times New Roman"/>
          <w:lang w:val="en-GB"/>
        </w:rPr>
        <w:t xml:space="preserve"> the following condition</w:t>
      </w:r>
      <w:r>
        <w:rPr>
          <w:rFonts w:ascii="Times New Roman" w:hAnsi="Times New Roman"/>
          <w:lang w:val="en-GB"/>
        </w:rPr>
        <w:t>s</w:t>
      </w:r>
      <w:r w:rsidRPr="00F62695">
        <w:rPr>
          <w:rFonts w:ascii="Times New Roman" w:hAnsi="Times New Roman"/>
          <w:lang w:val="en-GB"/>
        </w:rPr>
        <w:t xml:space="preserve"> </w:t>
      </w:r>
      <w:r>
        <w:rPr>
          <w:rFonts w:ascii="Times New Roman" w:hAnsi="Times New Roman"/>
          <w:lang w:val="en-GB"/>
        </w:rPr>
        <w:t>are</w:t>
      </w:r>
      <w:r w:rsidRPr="00F62695">
        <w:rPr>
          <w:rFonts w:ascii="Times New Roman" w:hAnsi="Times New Roman"/>
          <w:lang w:val="en-GB"/>
        </w:rPr>
        <w:t xml:space="preserve"> met:</w:t>
      </w:r>
    </w:p>
    <w:p w14:paraId="3A749AF2" w14:textId="77777777" w:rsidR="007C4B66" w:rsidRPr="00F62695" w:rsidRDefault="007C4B66" w:rsidP="007C4B66">
      <w:pPr>
        <w:pStyle w:val="PlainText"/>
        <w:snapToGrid w:val="0"/>
        <w:spacing w:after="120" w:line="240" w:lineRule="atLeast"/>
        <w:ind w:left="2835" w:right="1134" w:hanging="567"/>
        <w:jc w:val="both"/>
        <w:rPr>
          <w:rFonts w:ascii="Times New Roman" w:eastAsia="MS Mincho" w:hAnsi="Times New Roman"/>
          <w:color w:val="000000"/>
          <w:lang w:val="en-US" w:eastAsia="fi-FI"/>
        </w:rPr>
      </w:pPr>
      <w:r>
        <w:rPr>
          <w:rFonts w:ascii="Times New Roman" w:hAnsi="Times New Roman"/>
          <w:lang w:val="en-GB"/>
        </w:rPr>
        <w:t>(a)</w:t>
      </w:r>
      <w:r>
        <w:rPr>
          <w:rFonts w:ascii="Times New Roman" w:hAnsi="Times New Roman"/>
          <w:lang w:val="en-GB"/>
        </w:rPr>
        <w:tab/>
        <w:t>A</w:t>
      </w:r>
      <w:r w:rsidRPr="00B75A14">
        <w:rPr>
          <w:rFonts w:ascii="Times New Roman" w:hAnsi="Times New Roman"/>
          <w:lang w:val="en-GB"/>
        </w:rPr>
        <w:t>mbient light conditions outside vehicle are above 7,000 lux (measured according to the requirements</w:t>
      </w:r>
      <w:r w:rsidRPr="00F62695">
        <w:rPr>
          <w:rFonts w:ascii="Times New Roman" w:hAnsi="Times New Roman"/>
          <w:lang w:val="en-GB"/>
        </w:rPr>
        <w:t xml:space="preserve"> of Annex 13).</w:t>
      </w:r>
      <w:r>
        <w:rPr>
          <w:rFonts w:ascii="Times New Roman" w:eastAsia="MS Mincho" w:hAnsi="Times New Roman"/>
          <w:color w:val="000000"/>
          <w:lang w:val="en-US" w:eastAsia="fi-FI"/>
        </w:rPr>
        <w:t>"</w:t>
      </w:r>
    </w:p>
    <w:p w14:paraId="266913BA" w14:textId="77777777" w:rsidR="007C4B66" w:rsidRPr="002B012C" w:rsidRDefault="007C4B66" w:rsidP="007C4B66">
      <w:pPr>
        <w:spacing w:after="120"/>
        <w:ind w:left="2268" w:right="1134" w:hanging="1134"/>
        <w:jc w:val="both"/>
      </w:pPr>
      <w:r w:rsidRPr="002B012C">
        <w:rPr>
          <w:i/>
        </w:rPr>
        <w:t>Paragraph 6.19.7.5. (former),</w:t>
      </w:r>
      <w:r w:rsidRPr="002B012C">
        <w:t xml:space="preserve"> renumber to 6.19.7.6. and amend</w:t>
      </w:r>
      <w:r w:rsidRPr="002B012C">
        <w:rPr>
          <w:i/>
        </w:rPr>
        <w:t xml:space="preserve"> </w:t>
      </w:r>
      <w:r w:rsidRPr="002B012C">
        <w:t>to read:</w:t>
      </w:r>
    </w:p>
    <w:p w14:paraId="282689EF" w14:textId="77777777" w:rsidR="007C4B66" w:rsidRPr="00F62695" w:rsidRDefault="007C4B66" w:rsidP="007C4B66">
      <w:pPr>
        <w:pStyle w:val="paragraph"/>
        <w:spacing w:before="0" w:beforeAutospacing="0" w:after="120" w:afterAutospacing="0" w:line="240" w:lineRule="atLeast"/>
        <w:ind w:left="2268" w:right="1134" w:hanging="1134"/>
        <w:jc w:val="both"/>
        <w:textAlignment w:val="baseline"/>
        <w:rPr>
          <w:rStyle w:val="eop"/>
          <w:rFonts w:eastAsia="MS Mincho"/>
          <w:sz w:val="20"/>
          <w:szCs w:val="20"/>
          <w:lang w:val="en-GB"/>
        </w:rPr>
      </w:pPr>
      <w:r>
        <w:rPr>
          <w:rFonts w:eastAsia="MS Mincho"/>
          <w:color w:val="000000"/>
          <w:sz w:val="20"/>
          <w:szCs w:val="20"/>
          <w:lang w:val="en-US" w:eastAsia="fi-FI"/>
        </w:rPr>
        <w:t>"</w:t>
      </w:r>
      <w:r w:rsidRPr="00F62695">
        <w:rPr>
          <w:rStyle w:val="normaltextrun"/>
          <w:sz w:val="20"/>
          <w:szCs w:val="20"/>
          <w:lang w:val="en-GB"/>
        </w:rPr>
        <w:t>6.19.7.6.</w:t>
      </w:r>
      <w:r w:rsidRPr="00F62695">
        <w:rPr>
          <w:rStyle w:val="normaltextrun"/>
          <w:sz w:val="20"/>
          <w:szCs w:val="20"/>
          <w:lang w:val="en-GB"/>
        </w:rPr>
        <w:tab/>
        <w:t>If a front direction-indicator lamp is not reciprocally incorporated</w:t>
      </w:r>
      <w:r w:rsidRPr="00F62695">
        <w:rPr>
          <w:rStyle w:val="normaltextrun"/>
          <w:rFonts w:eastAsia="MS Mincho"/>
          <w:sz w:val="20"/>
          <w:szCs w:val="20"/>
          <w:lang w:val="en-GB"/>
        </w:rPr>
        <w:t xml:space="preserve"> </w:t>
      </w:r>
      <w:r w:rsidRPr="00F62695">
        <w:rPr>
          <w:rStyle w:val="normaltextrun"/>
          <w:sz w:val="20"/>
          <w:szCs w:val="20"/>
          <w:lang w:val="en-GB"/>
        </w:rPr>
        <w:t>with a daytime running lamp and the distance between the edges of the apparent surfaces in the direction of the reference axis of the front direction-indicator lamp and the daytime running lamp is equal or less than 40 mm, the electrical connections of the daytime running lamp shall be such that</w:t>
      </w:r>
      <w:r w:rsidRPr="00F62695">
        <w:rPr>
          <w:rStyle w:val="normaltextrun"/>
          <w:color w:val="38761D"/>
          <w:sz w:val="20"/>
          <w:szCs w:val="20"/>
          <w:lang w:val="en-CA"/>
        </w:rPr>
        <w:t xml:space="preserve">, </w:t>
      </w:r>
      <w:r w:rsidRPr="00F62695">
        <w:rPr>
          <w:rStyle w:val="normaltextrun"/>
          <w:sz w:val="20"/>
          <w:szCs w:val="20"/>
          <w:lang w:val="en-GB"/>
        </w:rPr>
        <w:t>either</w:t>
      </w:r>
    </w:p>
    <w:p w14:paraId="6986549D" w14:textId="77777777" w:rsidR="007C4B66" w:rsidRPr="00F62695" w:rsidRDefault="007C4B66" w:rsidP="007C4B66">
      <w:pPr>
        <w:pStyle w:val="paragraph"/>
        <w:spacing w:before="0" w:beforeAutospacing="0" w:after="120" w:afterAutospacing="0" w:line="240" w:lineRule="atLeast"/>
        <w:ind w:left="2835" w:right="1134" w:hanging="567"/>
        <w:jc w:val="both"/>
        <w:textAlignment w:val="baseline"/>
        <w:rPr>
          <w:sz w:val="20"/>
          <w:szCs w:val="20"/>
          <w:lang w:val="en-US"/>
        </w:rPr>
      </w:pPr>
      <w:r w:rsidRPr="00F62695">
        <w:rPr>
          <w:sz w:val="20"/>
          <w:szCs w:val="20"/>
          <w:lang w:val="en-US"/>
        </w:rPr>
        <w:t>(a)</w:t>
      </w:r>
      <w:r w:rsidRPr="00F62695">
        <w:rPr>
          <w:sz w:val="20"/>
          <w:szCs w:val="20"/>
          <w:lang w:val="en-US"/>
        </w:rPr>
        <w:tab/>
      </w:r>
      <w:r>
        <w:rPr>
          <w:rStyle w:val="normaltextrun"/>
          <w:sz w:val="20"/>
          <w:szCs w:val="20"/>
          <w:lang w:val="en-GB"/>
        </w:rPr>
        <w:t>T</w:t>
      </w:r>
      <w:r w:rsidRPr="00F62695">
        <w:rPr>
          <w:rStyle w:val="normaltextrun"/>
          <w:sz w:val="20"/>
          <w:szCs w:val="20"/>
          <w:lang w:val="en-GB"/>
        </w:rPr>
        <w:t>he daytime running lamp on the relevant side of the vehicle is switched OFF during the entire period (both ON and OFF cycle) of operation of the front direction-indicator lamp; or</w:t>
      </w:r>
      <w:r w:rsidRPr="00F62695">
        <w:rPr>
          <w:rStyle w:val="eop"/>
          <w:sz w:val="20"/>
          <w:szCs w:val="20"/>
          <w:lang w:val="en-US"/>
        </w:rPr>
        <w:t> </w:t>
      </w:r>
    </w:p>
    <w:p w14:paraId="6168ED1D" w14:textId="6A402BCB" w:rsidR="007C4B66" w:rsidRPr="0025639B" w:rsidRDefault="007C4B66" w:rsidP="007C4B66">
      <w:pPr>
        <w:pStyle w:val="paragraph"/>
        <w:spacing w:before="0" w:beforeAutospacing="0" w:after="120" w:afterAutospacing="0" w:line="240" w:lineRule="atLeast"/>
        <w:ind w:left="2835" w:right="1134" w:hanging="567"/>
        <w:jc w:val="both"/>
        <w:textAlignment w:val="baseline"/>
        <w:rPr>
          <w:sz w:val="20"/>
          <w:szCs w:val="20"/>
          <w:lang w:val="en-US"/>
        </w:rPr>
      </w:pPr>
      <w:r w:rsidRPr="00F62695">
        <w:rPr>
          <w:rStyle w:val="normaltextrun"/>
          <w:sz w:val="20"/>
          <w:szCs w:val="20"/>
          <w:lang w:val="en-GB"/>
        </w:rPr>
        <w:t>(b)</w:t>
      </w:r>
      <w:r w:rsidRPr="00F62695">
        <w:rPr>
          <w:rStyle w:val="normaltextrun"/>
          <w:sz w:val="20"/>
          <w:szCs w:val="20"/>
          <w:lang w:val="en-GB"/>
        </w:rPr>
        <w:tab/>
      </w:r>
      <w:r>
        <w:rPr>
          <w:rStyle w:val="normaltextrun"/>
          <w:sz w:val="20"/>
          <w:szCs w:val="20"/>
          <w:lang w:val="en-GB"/>
        </w:rPr>
        <w:t>T</w:t>
      </w:r>
      <w:r w:rsidRPr="00F62695">
        <w:rPr>
          <w:rStyle w:val="normaltextrun"/>
          <w:sz w:val="20"/>
          <w:szCs w:val="20"/>
          <w:lang w:val="en-GB"/>
        </w:rPr>
        <w:t>he luminous intensity of the daytime running lamp on the relevant side of the vehicle is reduced during the entire period (both ON and OFF cycle) of operation of the front direction-indicator lamp,</w:t>
      </w:r>
      <w:r w:rsidR="00C70399">
        <w:rPr>
          <w:rStyle w:val="normaltextrun"/>
          <w:sz w:val="20"/>
          <w:szCs w:val="20"/>
          <w:lang w:val="en-GB"/>
        </w:rPr>
        <w:t xml:space="preserve"> </w:t>
      </w:r>
      <w:r w:rsidRPr="00F62695">
        <w:rPr>
          <w:rStyle w:val="normaltextrun"/>
          <w:sz w:val="20"/>
          <w:szCs w:val="20"/>
          <w:lang w:val="en-GB"/>
        </w:rPr>
        <w:t>to attain not more than 140 cd</w:t>
      </w:r>
      <w:r w:rsidR="00C70399">
        <w:rPr>
          <w:rStyle w:val="normaltextrun"/>
          <w:sz w:val="20"/>
          <w:szCs w:val="20"/>
          <w:lang w:val="en-GB"/>
        </w:rPr>
        <w:t xml:space="preserve"> </w:t>
      </w:r>
      <w:r w:rsidRPr="00F62695">
        <w:rPr>
          <w:rStyle w:val="normaltextrun"/>
          <w:sz w:val="20"/>
          <w:szCs w:val="20"/>
          <w:lang w:val="en-GB"/>
        </w:rPr>
        <w:t>within</w:t>
      </w:r>
      <w:r w:rsidR="00C70399">
        <w:rPr>
          <w:rStyle w:val="normaltextrun"/>
          <w:sz w:val="20"/>
          <w:szCs w:val="20"/>
          <w:lang w:val="en-GB"/>
        </w:rPr>
        <w:t xml:space="preserve"> </w:t>
      </w:r>
      <w:r w:rsidRPr="00F62695">
        <w:rPr>
          <w:rStyle w:val="normaltextrun"/>
          <w:sz w:val="20"/>
          <w:szCs w:val="20"/>
          <w:lang w:val="en-GB"/>
        </w:rPr>
        <w:t>the angles of geometric visibility.</w:t>
      </w:r>
      <w:r w:rsidR="00C70399">
        <w:rPr>
          <w:rStyle w:val="normaltextrun"/>
          <w:sz w:val="20"/>
          <w:szCs w:val="20"/>
          <w:lang w:val="en-GB"/>
        </w:rPr>
        <w:t xml:space="preserve"> </w:t>
      </w:r>
      <w:r w:rsidRPr="00F62695">
        <w:rPr>
          <w:rStyle w:val="normaltextrun"/>
          <w:sz w:val="20"/>
          <w:szCs w:val="20"/>
          <w:lang w:val="en-GB"/>
        </w:rPr>
        <w:t>The conformity to this requirement shall be verified at the time of the daytime running lamp type approval and indicated in the related communication form.</w:t>
      </w:r>
    </w:p>
    <w:p w14:paraId="115D68D3" w14:textId="3ADD076D" w:rsidR="007C4B66" w:rsidRPr="00F62695" w:rsidRDefault="007C4B66" w:rsidP="007C4B66">
      <w:pPr>
        <w:pStyle w:val="paragraph"/>
        <w:spacing w:before="0" w:beforeAutospacing="0" w:after="120" w:afterAutospacing="0" w:line="240" w:lineRule="atLeast"/>
        <w:ind w:left="2268" w:right="1134"/>
        <w:jc w:val="both"/>
        <w:textAlignment w:val="baseline"/>
        <w:rPr>
          <w:sz w:val="20"/>
          <w:szCs w:val="20"/>
          <w:lang w:val="en-US"/>
        </w:rPr>
      </w:pPr>
      <w:r w:rsidRPr="00F62695">
        <w:rPr>
          <w:rStyle w:val="normaltextrun"/>
          <w:sz w:val="20"/>
          <w:szCs w:val="20"/>
          <w:lang w:val="en-GB"/>
        </w:rPr>
        <w:t>If the luminous intensity of the front direction-indicator lamp in HV is at least 50</w:t>
      </w:r>
      <w:r w:rsidR="001163F0">
        <w:rPr>
          <w:rStyle w:val="normaltextrun"/>
          <w:sz w:val="20"/>
          <w:szCs w:val="20"/>
          <w:lang w:val="en-GB"/>
        </w:rPr>
        <w:t>p</w:t>
      </w:r>
      <w:r w:rsidR="00983041">
        <w:rPr>
          <w:rStyle w:val="normaltextrun"/>
          <w:sz w:val="20"/>
          <w:szCs w:val="20"/>
          <w:lang w:val="en-GB"/>
        </w:rPr>
        <w:t>er cent</w:t>
      </w:r>
      <w:r w:rsidRPr="00F62695">
        <w:rPr>
          <w:rStyle w:val="normaltextrun"/>
          <w:sz w:val="20"/>
          <w:szCs w:val="20"/>
          <w:lang w:val="en-GB"/>
        </w:rPr>
        <w:t xml:space="preserve"> higher than the luminous intensity of the daytime running lamp in HV, the daytime running lamp does not need to be switched OFF as required under (a) of this paragraph nor dimmed as required under (b) of this paragraph. In this case t</w:t>
      </w:r>
      <w:r w:rsidRPr="00F62695">
        <w:rPr>
          <w:rStyle w:val="contextualspellingandgrammarerror"/>
          <w:sz w:val="20"/>
          <w:szCs w:val="20"/>
          <w:lang w:val="en-US"/>
        </w:rPr>
        <w:t xml:space="preserve">he </w:t>
      </w:r>
      <w:r w:rsidRPr="00F62695">
        <w:rPr>
          <w:rStyle w:val="normaltextrun"/>
          <w:sz w:val="20"/>
          <w:szCs w:val="20"/>
          <w:lang w:val="en-US"/>
        </w:rPr>
        <w:t>applicant shall demonstrate compliance with a concise description or other means acceptable to the Type Approval Authority.</w:t>
      </w:r>
      <w:r>
        <w:rPr>
          <w:rFonts w:eastAsia="MS Mincho"/>
          <w:color w:val="000000"/>
          <w:sz w:val="20"/>
          <w:szCs w:val="20"/>
          <w:lang w:val="en-US" w:eastAsia="fi-FI"/>
        </w:rPr>
        <w:t>"</w:t>
      </w:r>
    </w:p>
    <w:p w14:paraId="478B20B9" w14:textId="77777777" w:rsidR="007C4B66" w:rsidRPr="00F62695" w:rsidRDefault="007C4B66" w:rsidP="007C4B66">
      <w:pPr>
        <w:spacing w:after="120"/>
        <w:ind w:left="2268" w:right="1134" w:hanging="1134"/>
        <w:jc w:val="both"/>
      </w:pPr>
      <w:r w:rsidRPr="00F62695">
        <w:rPr>
          <w:i/>
        </w:rPr>
        <w:t>Paragraph 6.19.7.6. (former),</w:t>
      </w:r>
      <w:r w:rsidRPr="00F62695">
        <w:t xml:space="preserve"> renumber to 6.19.7.7. and amend</w:t>
      </w:r>
      <w:r w:rsidRPr="00F62695">
        <w:rPr>
          <w:i/>
        </w:rPr>
        <w:t xml:space="preserve"> </w:t>
      </w:r>
      <w:r w:rsidRPr="00F62695">
        <w:t>to read:</w:t>
      </w:r>
    </w:p>
    <w:p w14:paraId="3F732A48" w14:textId="77777777" w:rsidR="007C4B66" w:rsidRPr="00F62695" w:rsidRDefault="007C4B66" w:rsidP="007C4B66">
      <w:pPr>
        <w:pStyle w:val="paragraph"/>
        <w:spacing w:before="0" w:beforeAutospacing="0" w:after="120" w:afterAutospacing="0" w:line="240" w:lineRule="atLeast"/>
        <w:ind w:left="2268" w:right="1134" w:hanging="1134"/>
        <w:jc w:val="both"/>
        <w:textAlignment w:val="baseline"/>
        <w:rPr>
          <w:sz w:val="20"/>
          <w:szCs w:val="20"/>
          <w:lang w:val="en-US"/>
        </w:rPr>
      </w:pPr>
      <w:r>
        <w:rPr>
          <w:rStyle w:val="normaltextrun"/>
          <w:sz w:val="20"/>
          <w:szCs w:val="20"/>
          <w:lang w:val="en-GB"/>
        </w:rPr>
        <w:t>"</w:t>
      </w:r>
      <w:r w:rsidRPr="00F62695">
        <w:rPr>
          <w:rStyle w:val="normaltextrun"/>
          <w:sz w:val="20"/>
          <w:szCs w:val="20"/>
          <w:lang w:val="en-GB"/>
        </w:rPr>
        <w:t>6.19.7.</w:t>
      </w:r>
      <w:r w:rsidRPr="00F62695">
        <w:rPr>
          <w:rStyle w:val="contextualspellingandgrammarerror"/>
          <w:sz w:val="20"/>
          <w:szCs w:val="20"/>
          <w:lang w:val="en-GB"/>
        </w:rPr>
        <w:t>7.</w:t>
      </w:r>
      <w:r w:rsidRPr="00F62695">
        <w:rPr>
          <w:rStyle w:val="contextualspellingandgrammarerror"/>
          <w:sz w:val="20"/>
          <w:szCs w:val="20"/>
          <w:lang w:val="en-GB"/>
        </w:rPr>
        <w:tab/>
        <w:t xml:space="preserve">If </w:t>
      </w:r>
      <w:r w:rsidRPr="00F62695">
        <w:rPr>
          <w:rStyle w:val="normaltextrun"/>
          <w:sz w:val="20"/>
          <w:szCs w:val="20"/>
          <w:lang w:val="en-GB"/>
        </w:rPr>
        <w:t>a front direction-indicator lamp is reciprocally incorporated with a daytime running lamp, either with:</w:t>
      </w:r>
    </w:p>
    <w:p w14:paraId="4029D42A" w14:textId="77777777" w:rsidR="007C4B66" w:rsidRPr="00F62695" w:rsidRDefault="007C4B66" w:rsidP="007C4B66">
      <w:pPr>
        <w:pStyle w:val="paragraph"/>
        <w:spacing w:before="0" w:beforeAutospacing="0" w:after="120" w:afterAutospacing="0" w:line="240" w:lineRule="atLeast"/>
        <w:ind w:left="2268" w:right="1134" w:hanging="1134"/>
        <w:jc w:val="both"/>
        <w:textAlignment w:val="baseline"/>
        <w:rPr>
          <w:sz w:val="20"/>
          <w:szCs w:val="20"/>
          <w:lang w:val="en-US"/>
        </w:rPr>
      </w:pPr>
      <w:r w:rsidRPr="00F62695">
        <w:rPr>
          <w:rStyle w:val="normaltextrun"/>
          <w:sz w:val="20"/>
          <w:szCs w:val="20"/>
          <w:lang w:val="en-GB"/>
        </w:rPr>
        <w:lastRenderedPageBreak/>
        <w:t>6.19.7.7.1.</w:t>
      </w:r>
      <w:r w:rsidRPr="00F62695">
        <w:rPr>
          <w:rStyle w:val="normaltextrun"/>
          <w:sz w:val="20"/>
          <w:szCs w:val="20"/>
          <w:lang w:val="en-GB"/>
        </w:rPr>
        <w:tab/>
      </w:r>
      <w:r>
        <w:rPr>
          <w:rStyle w:val="normaltextrun"/>
          <w:sz w:val="20"/>
          <w:szCs w:val="20"/>
          <w:lang w:val="en-GB"/>
        </w:rPr>
        <w:t>T</w:t>
      </w:r>
      <w:r w:rsidRPr="00F62695">
        <w:rPr>
          <w:rStyle w:val="normaltextrun"/>
          <w:sz w:val="20"/>
          <w:szCs w:val="20"/>
          <w:lang w:val="en-GB"/>
        </w:rPr>
        <w:t>otally common apparent surfaces, the electrical connections shall be such that the daytime running lamp function on the relevant side of the vehicle is switched OFF during the entire period (both ON and OFF cycle) of operation of the front direction-indicator lamp</w:t>
      </w:r>
    </w:p>
    <w:p w14:paraId="1FBD1817" w14:textId="77777777" w:rsidR="007C4B66" w:rsidRPr="00F62695" w:rsidRDefault="007C4B66" w:rsidP="007C4B66">
      <w:pPr>
        <w:pStyle w:val="paragraph"/>
        <w:spacing w:before="0" w:beforeAutospacing="0" w:after="120" w:afterAutospacing="0" w:line="240" w:lineRule="atLeast"/>
        <w:ind w:left="2268" w:right="1134"/>
        <w:jc w:val="both"/>
        <w:textAlignment w:val="baseline"/>
        <w:rPr>
          <w:sz w:val="20"/>
          <w:szCs w:val="20"/>
          <w:lang w:val="en-US"/>
        </w:rPr>
      </w:pPr>
      <w:r w:rsidRPr="00F62695">
        <w:rPr>
          <w:rStyle w:val="normaltextrun"/>
          <w:sz w:val="20"/>
          <w:szCs w:val="20"/>
          <w:lang w:val="en-GB"/>
        </w:rPr>
        <w:t>or</w:t>
      </w:r>
    </w:p>
    <w:p w14:paraId="3451F31D" w14:textId="77777777" w:rsidR="007C4B66" w:rsidRPr="00F62695" w:rsidRDefault="007C4B66" w:rsidP="007C4B66">
      <w:pPr>
        <w:pStyle w:val="paragraph"/>
        <w:spacing w:before="0" w:beforeAutospacing="0" w:after="120" w:afterAutospacing="0" w:line="240" w:lineRule="atLeast"/>
        <w:ind w:left="2268" w:right="1134" w:hanging="1134"/>
        <w:jc w:val="both"/>
        <w:textAlignment w:val="baseline"/>
        <w:rPr>
          <w:sz w:val="20"/>
          <w:szCs w:val="20"/>
          <w:lang w:val="en-US"/>
        </w:rPr>
      </w:pPr>
      <w:r w:rsidRPr="00F62695">
        <w:rPr>
          <w:rStyle w:val="normaltextrun"/>
          <w:sz w:val="20"/>
          <w:szCs w:val="20"/>
          <w:lang w:val="en-GB"/>
        </w:rPr>
        <w:t>6.19.7.7.</w:t>
      </w:r>
      <w:r w:rsidRPr="00F62695">
        <w:rPr>
          <w:rStyle w:val="contextualspellingandgrammarerror"/>
          <w:sz w:val="20"/>
          <w:szCs w:val="20"/>
          <w:lang w:val="en-GB"/>
        </w:rPr>
        <w:t>2.</w:t>
      </w:r>
      <w:r w:rsidRPr="00F62695">
        <w:rPr>
          <w:rStyle w:val="contextualspellingandgrammarerror"/>
          <w:sz w:val="20"/>
          <w:szCs w:val="20"/>
          <w:lang w:val="en-GB"/>
        </w:rPr>
        <w:tab/>
      </w:r>
      <w:r>
        <w:rPr>
          <w:rStyle w:val="contextualspellingandgrammarerror"/>
          <w:sz w:val="20"/>
          <w:szCs w:val="20"/>
          <w:lang w:val="en-GB"/>
        </w:rPr>
        <w:t>P</w:t>
      </w:r>
      <w:r w:rsidRPr="00F62695">
        <w:rPr>
          <w:rStyle w:val="contextualspellingandgrammarerror"/>
          <w:sz w:val="20"/>
          <w:szCs w:val="20"/>
          <w:lang w:val="en-GB"/>
        </w:rPr>
        <w:t xml:space="preserve">artially </w:t>
      </w:r>
      <w:r w:rsidRPr="00F62695">
        <w:rPr>
          <w:rStyle w:val="normaltextrun"/>
          <w:sz w:val="20"/>
          <w:szCs w:val="20"/>
          <w:lang w:val="en-GB"/>
        </w:rPr>
        <w:t>common apparent surfaces, the electrical connections of the daytime running lamp shall be such that, either:</w:t>
      </w:r>
    </w:p>
    <w:p w14:paraId="46E86152" w14:textId="77777777" w:rsidR="007C4B66" w:rsidRPr="00F62695" w:rsidRDefault="007C4B66" w:rsidP="007C4B66">
      <w:pPr>
        <w:pStyle w:val="paragraph"/>
        <w:spacing w:before="0" w:beforeAutospacing="0" w:after="120" w:afterAutospacing="0" w:line="240" w:lineRule="atLeast"/>
        <w:ind w:left="2835" w:right="1134" w:hanging="567"/>
        <w:jc w:val="both"/>
        <w:textAlignment w:val="baseline"/>
        <w:rPr>
          <w:sz w:val="20"/>
          <w:szCs w:val="20"/>
          <w:lang w:val="en-US"/>
        </w:rPr>
      </w:pPr>
      <w:r w:rsidRPr="00F62695">
        <w:rPr>
          <w:rStyle w:val="normaltextrun"/>
          <w:sz w:val="20"/>
          <w:szCs w:val="20"/>
          <w:lang w:val="en-GB"/>
        </w:rPr>
        <w:t>(a)</w:t>
      </w:r>
      <w:r w:rsidRPr="00F62695">
        <w:rPr>
          <w:rStyle w:val="normaltextrun"/>
          <w:sz w:val="20"/>
          <w:szCs w:val="20"/>
          <w:lang w:val="en-GB"/>
        </w:rPr>
        <w:tab/>
      </w:r>
      <w:r>
        <w:rPr>
          <w:rStyle w:val="normaltextrun"/>
          <w:sz w:val="20"/>
          <w:szCs w:val="20"/>
          <w:lang w:val="en-GB"/>
        </w:rPr>
        <w:t>T</w:t>
      </w:r>
      <w:r w:rsidRPr="00F62695">
        <w:rPr>
          <w:rStyle w:val="normaltextrun"/>
          <w:sz w:val="20"/>
          <w:szCs w:val="20"/>
          <w:lang w:val="en-GB"/>
        </w:rPr>
        <w:t>he whole daytime running lamp function on the relevant side of the vehicle is switched OFF during the entire period (both ON and OFF cycle) of activation of the front direction-indicator lamp; or</w:t>
      </w:r>
    </w:p>
    <w:p w14:paraId="5BEA730F" w14:textId="77777777" w:rsidR="007C4B66" w:rsidRPr="00F62695" w:rsidRDefault="007C4B66" w:rsidP="007C4B66">
      <w:pPr>
        <w:pStyle w:val="paragraph"/>
        <w:spacing w:before="0" w:beforeAutospacing="0" w:after="120" w:afterAutospacing="0" w:line="240" w:lineRule="atLeast"/>
        <w:ind w:left="2835" w:right="1134" w:hanging="567"/>
        <w:jc w:val="both"/>
        <w:textAlignment w:val="baseline"/>
        <w:rPr>
          <w:sz w:val="20"/>
          <w:szCs w:val="20"/>
          <w:lang w:val="en-US"/>
        </w:rPr>
      </w:pPr>
      <w:r w:rsidRPr="00F62695">
        <w:rPr>
          <w:rStyle w:val="normaltextrun"/>
          <w:sz w:val="20"/>
          <w:szCs w:val="20"/>
          <w:lang w:val="en-GB"/>
        </w:rPr>
        <w:t>(b)</w:t>
      </w:r>
      <w:r w:rsidRPr="00F62695">
        <w:rPr>
          <w:rStyle w:val="normaltextrun"/>
          <w:sz w:val="20"/>
          <w:szCs w:val="20"/>
          <w:lang w:val="en-GB"/>
        </w:rPr>
        <w:tab/>
      </w:r>
      <w:r>
        <w:rPr>
          <w:rStyle w:val="normaltextrun"/>
          <w:sz w:val="20"/>
          <w:szCs w:val="20"/>
          <w:lang w:val="en-GB"/>
        </w:rPr>
        <w:t>F</w:t>
      </w:r>
      <w:r w:rsidRPr="00F62695">
        <w:rPr>
          <w:rStyle w:val="normaltextrun"/>
          <w:sz w:val="20"/>
          <w:szCs w:val="20"/>
          <w:lang w:val="en-GB"/>
        </w:rPr>
        <w:t>or category 1a or 1b front direction-indicator lamp the daytime running lamp function on the relevant side of the vehicle is switched OFF for the part of the apparent surface in common with the one of the front direction indicator lamp and the luminous intensity of the part of the apparent surface not in common is reduced during the entire period (both ON and OFF cycle) of operation of the front direction-indicator lamp, to attain not more than 140 cd within the angles of geometric visibility. The conformity to this requirement shall be verified at the time of the daytime running lamp type approval and indicated in the related communication form.</w:t>
      </w:r>
      <w:r>
        <w:rPr>
          <w:rStyle w:val="normaltextrun"/>
          <w:sz w:val="20"/>
          <w:szCs w:val="20"/>
          <w:lang w:val="en-GB"/>
        </w:rPr>
        <w:t>"</w:t>
      </w:r>
    </w:p>
    <w:p w14:paraId="4C4CF258" w14:textId="77777777" w:rsidR="007C4B66" w:rsidRPr="002B012C" w:rsidRDefault="007C4B66" w:rsidP="007C4B66">
      <w:pPr>
        <w:pStyle w:val="SingleTxtG"/>
        <w:rPr>
          <w:rFonts w:eastAsia="MS Mincho"/>
        </w:rPr>
      </w:pPr>
      <w:r w:rsidRPr="002B012C">
        <w:rPr>
          <w:rFonts w:eastAsia="MS Mincho"/>
          <w:i/>
          <w:iCs/>
        </w:rPr>
        <w:t>At the end of p</w:t>
      </w:r>
      <w:r w:rsidRPr="002B012C">
        <w:rPr>
          <w:rFonts w:eastAsia="MS Mincho"/>
          <w:i/>
        </w:rPr>
        <w:t>aragraph 12.,</w:t>
      </w:r>
      <w:r w:rsidRPr="002B012C">
        <w:rPr>
          <w:rFonts w:eastAsia="MS Mincho"/>
        </w:rPr>
        <w:t xml:space="preserve"> add a new paragraph 12.7. and its subparagraphs to read:</w:t>
      </w:r>
    </w:p>
    <w:p w14:paraId="3EFA0963" w14:textId="77777777" w:rsidR="007C4B66" w:rsidRPr="007273E1" w:rsidRDefault="007C4B66" w:rsidP="007C4B66">
      <w:pPr>
        <w:pStyle w:val="SingleTxtG"/>
        <w:ind w:left="2268" w:hanging="1134"/>
        <w:outlineLvl w:val="0"/>
        <w:rPr>
          <w:rFonts w:eastAsia="MS Mincho"/>
          <w:bCs/>
        </w:rPr>
      </w:pPr>
      <w:r>
        <w:rPr>
          <w:rFonts w:eastAsia="MS Mincho"/>
          <w:bCs/>
        </w:rPr>
        <w:t>"</w:t>
      </w:r>
      <w:r w:rsidRPr="007273E1">
        <w:rPr>
          <w:rFonts w:eastAsia="MS Mincho"/>
          <w:bCs/>
        </w:rPr>
        <w:t>12.7.</w:t>
      </w:r>
      <w:r w:rsidRPr="007273E1">
        <w:rPr>
          <w:rFonts w:eastAsia="MS Mincho"/>
          <w:bCs/>
        </w:rPr>
        <w:tab/>
        <w:t>Transitional provisions applicable to 08 series of amendments.</w:t>
      </w:r>
    </w:p>
    <w:p w14:paraId="1946F8A1" w14:textId="77777777" w:rsidR="007C4B66" w:rsidRPr="007273E1" w:rsidRDefault="007C4B66" w:rsidP="007C4B66">
      <w:pPr>
        <w:pStyle w:val="SingleTxtG"/>
        <w:ind w:left="2268" w:hanging="1134"/>
        <w:rPr>
          <w:rFonts w:eastAsia="MS Mincho"/>
          <w:bCs/>
        </w:rPr>
      </w:pPr>
      <w:r w:rsidRPr="007273E1">
        <w:rPr>
          <w:rFonts w:eastAsia="MS Mincho"/>
          <w:bCs/>
        </w:rPr>
        <w:t>12.7.1.</w:t>
      </w:r>
      <w:r w:rsidRPr="007273E1">
        <w:rPr>
          <w:rFonts w:eastAsia="MS Mincho"/>
          <w:bCs/>
        </w:rPr>
        <w:tab/>
        <w:t>As from the official date of entry into force of the 08 series of amendments, no Contracting Party applying this Regulation shall refuse to grant or refuse to accept UN type approvals under this Regulation as amended by the 08 series of amendments.</w:t>
      </w:r>
    </w:p>
    <w:p w14:paraId="52BCEDE9" w14:textId="69D71BCE" w:rsidR="007C4B66" w:rsidRPr="00B83365" w:rsidRDefault="007C4B66" w:rsidP="007C4B66">
      <w:pPr>
        <w:pStyle w:val="SingleTxtG"/>
        <w:ind w:left="2268" w:hanging="1134"/>
        <w:rPr>
          <w:rFonts w:eastAsia="MS Mincho"/>
          <w:bCs/>
          <w:vertAlign w:val="superscript"/>
        </w:rPr>
      </w:pPr>
      <w:r w:rsidRPr="007273E1">
        <w:rPr>
          <w:rFonts w:eastAsia="MS Mincho"/>
          <w:bCs/>
        </w:rPr>
        <w:t>12.7.2.</w:t>
      </w:r>
      <w:r w:rsidRPr="007273E1">
        <w:rPr>
          <w:rFonts w:eastAsia="MS Mincho"/>
          <w:bCs/>
        </w:rPr>
        <w:tab/>
        <w:t xml:space="preserve">As of 1 September </w:t>
      </w:r>
      <w:r>
        <w:rPr>
          <w:rFonts w:eastAsia="MS Mincho"/>
          <w:bCs/>
        </w:rPr>
        <w:t>[</w:t>
      </w:r>
      <w:r w:rsidRPr="007273E1">
        <w:rPr>
          <w:rFonts w:eastAsia="MS Mincho"/>
          <w:bCs/>
        </w:rPr>
        <w:t>202</w:t>
      </w:r>
      <w:r w:rsidR="006D5132">
        <w:rPr>
          <w:rFonts w:eastAsia="MS Mincho"/>
          <w:bCs/>
        </w:rPr>
        <w:t>4</w:t>
      </w:r>
      <w:r>
        <w:rPr>
          <w:rFonts w:eastAsia="MS Mincho"/>
          <w:bCs/>
        </w:rPr>
        <w:t>],</w:t>
      </w:r>
      <w:r>
        <w:rPr>
          <w:rStyle w:val="a3"/>
          <w:rFonts w:eastAsia="MS Mincho"/>
          <w:bCs/>
        </w:rPr>
        <w:footnoteReference w:id="52"/>
      </w:r>
      <w:r w:rsidRPr="007273E1">
        <w:rPr>
          <w:rFonts w:eastAsia="MS Mincho"/>
          <w:bCs/>
        </w:rPr>
        <w:t xml:space="preserve"> Contracting Parties applying this Regulation shall not be obliged to accept UN type approvals to the preceding series of amendments, first issued after 1 September </w:t>
      </w:r>
      <w:r>
        <w:rPr>
          <w:rFonts w:eastAsia="MS Mincho"/>
          <w:bCs/>
        </w:rPr>
        <w:t>[</w:t>
      </w:r>
      <w:r w:rsidR="006D5132" w:rsidRPr="007273E1">
        <w:rPr>
          <w:rFonts w:eastAsia="MS Mincho"/>
          <w:bCs/>
        </w:rPr>
        <w:t>202</w:t>
      </w:r>
      <w:r w:rsidR="006D5132">
        <w:rPr>
          <w:rFonts w:eastAsia="MS Mincho"/>
          <w:bCs/>
        </w:rPr>
        <w:t>4</w:t>
      </w:r>
      <w:r>
        <w:rPr>
          <w:rFonts w:eastAsia="MS Mincho"/>
          <w:bCs/>
        </w:rPr>
        <w:t>]</w:t>
      </w:r>
      <w:r w:rsidRPr="007273E1">
        <w:rPr>
          <w:rFonts w:eastAsia="MS Mincho"/>
          <w:bCs/>
        </w:rPr>
        <w:t>.</w:t>
      </w:r>
      <w:r>
        <w:rPr>
          <w:rFonts w:eastAsia="MS Mincho"/>
          <w:bCs/>
          <w:vertAlign w:val="superscript"/>
        </w:rPr>
        <w:t>1</w:t>
      </w:r>
    </w:p>
    <w:p w14:paraId="34FFF10A" w14:textId="7C5290D0" w:rsidR="007C4B66" w:rsidRPr="007273E1" w:rsidRDefault="007C4B66" w:rsidP="007C4B66">
      <w:pPr>
        <w:pStyle w:val="Default"/>
        <w:spacing w:after="120" w:line="240" w:lineRule="atLeast"/>
        <w:ind w:left="2268" w:right="1134" w:hanging="1134"/>
        <w:jc w:val="both"/>
        <w:rPr>
          <w:rFonts w:eastAsia="MS Mincho"/>
          <w:bCs/>
          <w:color w:val="auto"/>
          <w:sz w:val="20"/>
          <w:szCs w:val="20"/>
          <w:lang w:val="en-GB"/>
        </w:rPr>
      </w:pPr>
      <w:r w:rsidRPr="007273E1">
        <w:rPr>
          <w:rFonts w:eastAsia="MS Mincho"/>
          <w:bCs/>
          <w:color w:val="auto"/>
          <w:sz w:val="20"/>
          <w:szCs w:val="20"/>
          <w:lang w:val="en-GB"/>
        </w:rPr>
        <w:t xml:space="preserve">12.7.3. </w:t>
      </w:r>
      <w:r w:rsidRPr="007273E1">
        <w:rPr>
          <w:rFonts w:eastAsia="MS Mincho"/>
          <w:bCs/>
          <w:color w:val="auto"/>
          <w:sz w:val="20"/>
          <w:szCs w:val="20"/>
          <w:lang w:val="en-GB"/>
        </w:rPr>
        <w:tab/>
        <w:t xml:space="preserve">Until 1 September 2027, Contracting Parties applying this Regulation shall accept UN type approvals to the preceding series of amendments, first issued before 1 September </w:t>
      </w:r>
      <w:r>
        <w:rPr>
          <w:rFonts w:eastAsia="MS Mincho"/>
          <w:bCs/>
          <w:color w:val="auto"/>
          <w:sz w:val="20"/>
          <w:szCs w:val="20"/>
          <w:lang w:val="en-GB"/>
        </w:rPr>
        <w:t>[</w:t>
      </w:r>
      <w:r w:rsidR="00776B8E" w:rsidRPr="007273E1">
        <w:rPr>
          <w:rFonts w:eastAsia="MS Mincho"/>
          <w:bCs/>
          <w:color w:val="auto"/>
          <w:sz w:val="20"/>
          <w:szCs w:val="20"/>
          <w:lang w:val="en-GB"/>
        </w:rPr>
        <w:t>202</w:t>
      </w:r>
      <w:r w:rsidR="00776B8E">
        <w:rPr>
          <w:rFonts w:eastAsia="MS Mincho"/>
          <w:bCs/>
          <w:color w:val="auto"/>
          <w:sz w:val="20"/>
          <w:szCs w:val="20"/>
          <w:lang w:val="en-GB"/>
        </w:rPr>
        <w:t>4</w:t>
      </w:r>
      <w:r>
        <w:rPr>
          <w:rFonts w:eastAsia="MS Mincho"/>
          <w:bCs/>
          <w:color w:val="auto"/>
          <w:sz w:val="20"/>
          <w:szCs w:val="20"/>
          <w:lang w:val="en-GB"/>
        </w:rPr>
        <w:t>]</w:t>
      </w:r>
      <w:r w:rsidRPr="007273E1">
        <w:rPr>
          <w:rFonts w:eastAsia="MS Mincho"/>
          <w:bCs/>
          <w:color w:val="auto"/>
          <w:sz w:val="20"/>
          <w:szCs w:val="20"/>
          <w:lang w:val="en-GB"/>
        </w:rPr>
        <w:t>.</w:t>
      </w:r>
      <w:r>
        <w:rPr>
          <w:rFonts w:eastAsia="MS Mincho"/>
          <w:bCs/>
          <w:color w:val="auto"/>
          <w:sz w:val="20"/>
          <w:szCs w:val="20"/>
          <w:vertAlign w:val="superscript"/>
          <w:lang w:val="en-GB"/>
        </w:rPr>
        <w:t>1</w:t>
      </w:r>
      <w:r w:rsidRPr="007273E1">
        <w:rPr>
          <w:rFonts w:eastAsia="MS Mincho"/>
          <w:bCs/>
          <w:color w:val="auto"/>
          <w:sz w:val="20"/>
          <w:szCs w:val="20"/>
          <w:lang w:val="en-GB"/>
        </w:rPr>
        <w:t xml:space="preserve"> </w:t>
      </w:r>
    </w:p>
    <w:p w14:paraId="59CEEDF7" w14:textId="77777777" w:rsidR="007C4B66" w:rsidRPr="007273E1" w:rsidRDefault="007C4B66" w:rsidP="007C4B66">
      <w:pPr>
        <w:pStyle w:val="Default"/>
        <w:spacing w:after="120" w:line="240" w:lineRule="atLeast"/>
        <w:ind w:left="2268" w:right="1134" w:hanging="1134"/>
        <w:jc w:val="both"/>
        <w:rPr>
          <w:rFonts w:eastAsia="MS Mincho"/>
          <w:bCs/>
          <w:color w:val="auto"/>
          <w:sz w:val="20"/>
          <w:szCs w:val="20"/>
          <w:lang w:val="en-GB"/>
        </w:rPr>
      </w:pPr>
      <w:r w:rsidRPr="007273E1">
        <w:rPr>
          <w:rFonts w:eastAsia="MS Mincho"/>
          <w:bCs/>
          <w:color w:val="auto"/>
          <w:sz w:val="20"/>
          <w:szCs w:val="20"/>
          <w:lang w:val="en-GB"/>
        </w:rPr>
        <w:t xml:space="preserve">12.7.4. </w:t>
      </w:r>
      <w:r w:rsidRPr="007273E1">
        <w:rPr>
          <w:rFonts w:eastAsia="MS Mincho"/>
          <w:bCs/>
          <w:color w:val="auto"/>
          <w:sz w:val="20"/>
          <w:szCs w:val="20"/>
          <w:lang w:val="en-GB"/>
        </w:rPr>
        <w:tab/>
        <w:t xml:space="preserve">As from 1 September 2027, Contracting Parties applying this Regulation shall not be obliged to accept type approvals issued to the preceding series of amendments to this Regulation. </w:t>
      </w:r>
    </w:p>
    <w:p w14:paraId="728BF4B2" w14:textId="77777777" w:rsidR="007C4B66" w:rsidRPr="007273E1" w:rsidRDefault="007C4B66" w:rsidP="007C4B66">
      <w:pPr>
        <w:pStyle w:val="SingleTxtG"/>
        <w:ind w:left="2268" w:hanging="1134"/>
        <w:rPr>
          <w:rFonts w:eastAsia="MS Mincho"/>
          <w:bCs/>
          <w:iCs/>
        </w:rPr>
      </w:pPr>
      <w:r w:rsidRPr="007273E1">
        <w:rPr>
          <w:rFonts w:eastAsia="MS Mincho"/>
          <w:bCs/>
          <w:iCs/>
        </w:rPr>
        <w:t>12.7.5.</w:t>
      </w:r>
      <w:r w:rsidRPr="007273E1">
        <w:rPr>
          <w:rFonts w:eastAsia="MS Mincho"/>
          <w:bCs/>
          <w:iCs/>
        </w:rPr>
        <w:tab/>
        <w:t>Notwithstanding the transitional provisions above, Contracting Parties who start to apply this Regulation after the date of entry into force of the most recent series of amendments are not obliged to accept UN type-approvals which were granted in accordance with any of the preceding series of amendments to this Regulation.</w:t>
      </w:r>
    </w:p>
    <w:p w14:paraId="7E3733F1" w14:textId="77777777" w:rsidR="007C4B66" w:rsidRPr="007273E1" w:rsidRDefault="007C4B66" w:rsidP="007C4B66">
      <w:pPr>
        <w:pStyle w:val="SingleTxtG"/>
        <w:ind w:left="2268" w:hanging="1134"/>
        <w:rPr>
          <w:rFonts w:eastAsia="MS Mincho"/>
          <w:bCs/>
          <w:lang w:val="en-US"/>
        </w:rPr>
      </w:pPr>
      <w:r w:rsidRPr="007273E1">
        <w:rPr>
          <w:rFonts w:eastAsia="MS Mincho"/>
          <w:bCs/>
          <w:lang w:val="en-US"/>
        </w:rPr>
        <w:t>12.7.6.</w:t>
      </w:r>
      <w:r w:rsidRPr="007273E1">
        <w:rPr>
          <w:rFonts w:eastAsia="MS Mincho"/>
          <w:bCs/>
          <w:lang w:val="en-US"/>
        </w:rPr>
        <w:tab/>
        <w:t>Notwithstanding paragraph 12.7.4. Contracting Parties applying this Regulation shall continue to accept UN type approvals to the preceding series of amendments to this Regulation, for the vehicle types which are not affected by the changes introduced by the 08 series of amendments.</w:t>
      </w:r>
    </w:p>
    <w:p w14:paraId="26D09851" w14:textId="77777777" w:rsidR="007C4B66" w:rsidRPr="007273E1" w:rsidRDefault="007C4B66" w:rsidP="007C4B66">
      <w:pPr>
        <w:pStyle w:val="SingleTxtG"/>
        <w:ind w:left="2268" w:hanging="1134"/>
        <w:rPr>
          <w:bCs/>
          <w:i/>
        </w:rPr>
      </w:pPr>
      <w:r w:rsidRPr="007273E1">
        <w:rPr>
          <w:rFonts w:eastAsia="MS Mincho"/>
          <w:bCs/>
          <w:lang w:val="en-US"/>
        </w:rPr>
        <w:t>12.7.7.</w:t>
      </w:r>
      <w:r w:rsidRPr="007273E1">
        <w:rPr>
          <w:rFonts w:eastAsia="MS Mincho"/>
          <w:bCs/>
          <w:lang w:val="en-US"/>
        </w:rPr>
        <w:tab/>
        <w:t>Contracting Parties applying this Regulation may grant UN type approvals according to any</w:t>
      </w:r>
      <w:r w:rsidRPr="007273E1">
        <w:rPr>
          <w:rFonts w:eastAsiaTheme="minorEastAsia"/>
          <w:bCs/>
          <w:lang w:val="en-US"/>
        </w:rPr>
        <w:t xml:space="preserve"> </w:t>
      </w:r>
      <w:r w:rsidRPr="007273E1">
        <w:rPr>
          <w:rFonts w:eastAsia="MS Mincho"/>
          <w:bCs/>
          <w:lang w:val="en-US"/>
        </w:rPr>
        <w:t xml:space="preserve">preceding series of amendments to this </w:t>
      </w:r>
      <w:bookmarkStart w:id="192" w:name="_Toc338161448"/>
      <w:r w:rsidRPr="007273E1">
        <w:rPr>
          <w:rFonts w:eastAsia="MS Mincho"/>
          <w:bCs/>
          <w:lang w:val="en-US"/>
        </w:rPr>
        <w:t>Regulation.</w:t>
      </w:r>
    </w:p>
    <w:p w14:paraId="2B702754" w14:textId="3ED1849D" w:rsidR="007C4B66" w:rsidRPr="007273E1" w:rsidRDefault="007C4B66" w:rsidP="007C4B66">
      <w:pPr>
        <w:spacing w:after="120"/>
        <w:ind w:left="2268" w:right="1134" w:hanging="1134"/>
        <w:rPr>
          <w:bCs/>
          <w:i/>
        </w:rPr>
      </w:pPr>
      <w:r w:rsidRPr="007273E1">
        <w:rPr>
          <w:bCs/>
        </w:rPr>
        <w:lastRenderedPageBreak/>
        <w:t>12.7.8</w:t>
      </w:r>
      <w:r w:rsidR="00F90A96">
        <w:rPr>
          <w:bCs/>
        </w:rPr>
        <w:t>.</w:t>
      </w:r>
      <w:r w:rsidRPr="007273E1">
        <w:rPr>
          <w:bCs/>
        </w:rPr>
        <w:tab/>
        <w:t>Contracting Parties applying this Regulation shall continue to grant extensions of existing approvals to any preceding series of amendments to this Regulation.</w:t>
      </w:r>
      <w:r>
        <w:rPr>
          <w:bCs/>
        </w:rPr>
        <w:t>"</w:t>
      </w:r>
    </w:p>
    <w:p w14:paraId="08A19B6F" w14:textId="77777777" w:rsidR="007C4B66" w:rsidRPr="008E5C33" w:rsidRDefault="007C4B66" w:rsidP="007C4B66">
      <w:pPr>
        <w:keepNext/>
        <w:keepLines/>
        <w:tabs>
          <w:tab w:val="right" w:pos="851"/>
        </w:tabs>
        <w:adjustRightInd w:val="0"/>
        <w:snapToGrid w:val="0"/>
        <w:spacing w:after="120"/>
        <w:ind w:left="1134" w:right="1134"/>
        <w:jc w:val="both"/>
        <w:rPr>
          <w:i/>
        </w:rPr>
      </w:pPr>
      <w:r>
        <w:rPr>
          <w:i/>
        </w:rPr>
        <w:t>Annex 1, item</w:t>
      </w:r>
      <w:r w:rsidRPr="008E5C33">
        <w:rPr>
          <w:i/>
        </w:rPr>
        <w:t xml:space="preserve"> </w:t>
      </w:r>
      <w:r>
        <w:rPr>
          <w:i/>
        </w:rPr>
        <w:t>10.2</w:t>
      </w:r>
      <w:r w:rsidRPr="008E5C33">
        <w:rPr>
          <w:i/>
        </w:rPr>
        <w:t>.</w:t>
      </w:r>
      <w:r>
        <w:rPr>
          <w:i/>
        </w:rPr>
        <w:t xml:space="preserve">, </w:t>
      </w:r>
      <w:r w:rsidRPr="00635A64">
        <w:rPr>
          <w:iCs/>
        </w:rPr>
        <w:t>amend to read:</w:t>
      </w:r>
    </w:p>
    <w:p w14:paraId="3AD4A39A" w14:textId="77777777" w:rsidR="007C4B66" w:rsidRDefault="007C4B66" w:rsidP="007C4B66">
      <w:pPr>
        <w:autoSpaceDE w:val="0"/>
        <w:autoSpaceDN w:val="0"/>
        <w:adjustRightInd w:val="0"/>
        <w:snapToGrid w:val="0"/>
        <w:spacing w:after="120"/>
        <w:ind w:left="1134" w:right="1134"/>
        <w:jc w:val="both"/>
        <w:rPr>
          <w:lang w:val="en-US"/>
        </w:rPr>
      </w:pPr>
      <w:r>
        <w:rPr>
          <w:lang w:val="en-US"/>
        </w:rPr>
        <w:t>"</w:t>
      </w:r>
      <w:r w:rsidRPr="001A3298">
        <w:rPr>
          <w:lang w:val="en-US"/>
        </w:rPr>
        <w:t>10.2.</w:t>
      </w:r>
      <w:r>
        <w:rPr>
          <w:lang w:val="en-US"/>
        </w:rPr>
        <w:tab/>
      </w:r>
      <w:r>
        <w:rPr>
          <w:lang w:val="en-US"/>
        </w:rPr>
        <w:tab/>
      </w:r>
      <w:r w:rsidRPr="005310A6">
        <w:rPr>
          <w:lang w:val="en-US"/>
        </w:rPr>
        <w:t>Method used for the definition of the apparent surface</w:t>
      </w:r>
      <w:r w:rsidRPr="001A3298">
        <w:rPr>
          <w:lang w:val="en-US"/>
        </w:rPr>
        <w:t>:</w:t>
      </w:r>
    </w:p>
    <w:p w14:paraId="0A952038" w14:textId="77777777" w:rsidR="007C4B66" w:rsidRPr="00F252AB" w:rsidRDefault="007C4B66" w:rsidP="007C4B66">
      <w:pPr>
        <w:autoSpaceDE w:val="0"/>
        <w:autoSpaceDN w:val="0"/>
        <w:adjustRightInd w:val="0"/>
        <w:snapToGrid w:val="0"/>
        <w:spacing w:after="120"/>
        <w:ind w:left="2268" w:right="1134"/>
        <w:jc w:val="both"/>
        <w:rPr>
          <w:lang w:val="en-US"/>
        </w:rPr>
      </w:pPr>
      <w:r w:rsidRPr="00A64109">
        <w:t>(a)</w:t>
      </w:r>
      <w:r w:rsidRPr="00A64109">
        <w:tab/>
        <w:t xml:space="preserve">Boundary of the illuminating </w:t>
      </w:r>
      <w:r w:rsidRPr="00F252AB">
        <w:t xml:space="preserve">surface </w:t>
      </w:r>
      <w:r w:rsidRPr="00F252AB">
        <w:rPr>
          <w:color w:val="000000" w:themeColor="text1"/>
          <w:lang w:val="en-US"/>
        </w:rPr>
        <w:t>used for the following lamp(s):</w:t>
      </w:r>
    </w:p>
    <w:p w14:paraId="1601AC95" w14:textId="77777777" w:rsidR="007C4B66" w:rsidRPr="00F252AB" w:rsidRDefault="007C4B66" w:rsidP="007C4B66">
      <w:pPr>
        <w:autoSpaceDE w:val="0"/>
        <w:autoSpaceDN w:val="0"/>
        <w:adjustRightInd w:val="0"/>
        <w:snapToGrid w:val="0"/>
        <w:spacing w:after="120"/>
        <w:ind w:left="1134" w:right="1134"/>
        <w:jc w:val="both"/>
        <w:rPr>
          <w:lang w:val="en-US"/>
        </w:rPr>
      </w:pPr>
      <w:r w:rsidRPr="00F252AB">
        <w:rPr>
          <w:lang w:val="en-US"/>
        </w:rPr>
        <w:tab/>
      </w:r>
      <w:r w:rsidRPr="00F252AB">
        <w:rPr>
          <w:lang w:val="en-US"/>
        </w:rPr>
        <w:tab/>
      </w:r>
      <w:r w:rsidRPr="00F252AB">
        <w:rPr>
          <w:lang w:val="en-US"/>
        </w:rPr>
        <w:tab/>
        <w:t>…………………………………………………………………………………</w:t>
      </w:r>
    </w:p>
    <w:p w14:paraId="5946985C" w14:textId="77777777" w:rsidR="007C4B66" w:rsidRPr="00F252AB" w:rsidRDefault="007C4B66" w:rsidP="007C4B66">
      <w:pPr>
        <w:autoSpaceDE w:val="0"/>
        <w:autoSpaceDN w:val="0"/>
        <w:adjustRightInd w:val="0"/>
        <w:snapToGrid w:val="0"/>
        <w:spacing w:after="120"/>
        <w:ind w:left="1134" w:right="1134"/>
        <w:jc w:val="both"/>
        <w:rPr>
          <w:lang w:val="en-US"/>
        </w:rPr>
      </w:pPr>
      <w:r w:rsidRPr="00F252AB">
        <w:rPr>
          <w:lang w:val="en-US"/>
        </w:rPr>
        <w:tab/>
      </w:r>
      <w:r w:rsidRPr="00F252AB">
        <w:rPr>
          <w:lang w:val="en-US"/>
        </w:rPr>
        <w:tab/>
      </w:r>
      <w:r w:rsidRPr="00F252AB">
        <w:rPr>
          <w:lang w:val="en-US"/>
        </w:rPr>
        <w:tab/>
        <w:t>…………………………………………………………………………………</w:t>
      </w:r>
    </w:p>
    <w:p w14:paraId="044FDF29" w14:textId="77777777" w:rsidR="007C4B66" w:rsidRPr="00F252AB" w:rsidRDefault="007C4B66" w:rsidP="007C4B66">
      <w:pPr>
        <w:autoSpaceDE w:val="0"/>
        <w:autoSpaceDN w:val="0"/>
        <w:adjustRightInd w:val="0"/>
        <w:snapToGrid w:val="0"/>
        <w:spacing w:after="120"/>
        <w:ind w:left="1134" w:right="1134"/>
        <w:jc w:val="both"/>
        <w:rPr>
          <w:lang w:val="en-US"/>
        </w:rPr>
      </w:pPr>
      <w:r w:rsidRPr="00F252AB">
        <w:rPr>
          <w:lang w:val="en-US"/>
        </w:rPr>
        <w:tab/>
      </w:r>
      <w:r w:rsidRPr="00F252AB">
        <w:rPr>
          <w:lang w:val="en-US"/>
        </w:rPr>
        <w:tab/>
      </w:r>
      <w:r w:rsidRPr="00F252AB">
        <w:rPr>
          <w:lang w:val="en-US"/>
        </w:rPr>
        <w:tab/>
        <w:t>…………………………………………………………………………………</w:t>
      </w:r>
    </w:p>
    <w:p w14:paraId="0730E44A" w14:textId="77777777" w:rsidR="007C4B66" w:rsidRPr="00F252AB" w:rsidRDefault="007C4B66" w:rsidP="007C4B66">
      <w:pPr>
        <w:autoSpaceDE w:val="0"/>
        <w:autoSpaceDN w:val="0"/>
        <w:adjustRightInd w:val="0"/>
        <w:snapToGrid w:val="0"/>
        <w:spacing w:after="120"/>
        <w:ind w:left="2268" w:right="1134"/>
        <w:jc w:val="both"/>
        <w:rPr>
          <w:lang w:val="en-US"/>
        </w:rPr>
      </w:pPr>
      <w:r w:rsidRPr="00F252AB">
        <w:t>(b)</w:t>
      </w:r>
      <w:r w:rsidRPr="00F252AB">
        <w:tab/>
        <w:t>Light-emitting surface</w:t>
      </w:r>
      <w:r w:rsidRPr="00F252AB">
        <w:rPr>
          <w:lang w:val="en-US"/>
        </w:rPr>
        <w:t xml:space="preserve"> </w:t>
      </w:r>
      <w:r w:rsidRPr="00F252AB">
        <w:rPr>
          <w:color w:val="000000" w:themeColor="text1"/>
          <w:lang w:val="en-US"/>
        </w:rPr>
        <w:t>used for the following lamp(s):</w:t>
      </w:r>
    </w:p>
    <w:p w14:paraId="79B2ADCA" w14:textId="77777777" w:rsidR="007C4B66" w:rsidRDefault="007C4B66" w:rsidP="007C4B66">
      <w:pPr>
        <w:autoSpaceDE w:val="0"/>
        <w:autoSpaceDN w:val="0"/>
        <w:adjustRightInd w:val="0"/>
        <w:snapToGrid w:val="0"/>
        <w:spacing w:after="120" w:line="360" w:lineRule="auto"/>
        <w:ind w:left="1134" w:right="1134"/>
        <w:jc w:val="both"/>
      </w:pPr>
      <w:r w:rsidRPr="00F252AB">
        <w:rPr>
          <w:lang w:val="en-US"/>
        </w:rPr>
        <w:tab/>
      </w:r>
      <w:r w:rsidRPr="00F252AB">
        <w:rPr>
          <w:lang w:val="en-US"/>
        </w:rPr>
        <w:tab/>
      </w:r>
      <w:r w:rsidRPr="00F252AB">
        <w:rPr>
          <w:lang w:val="en-US"/>
        </w:rPr>
        <w:tab/>
        <w:t>…………………………………………………………………………………</w:t>
      </w:r>
      <w:r>
        <w:rPr>
          <w:b/>
          <w:lang w:val="en-US"/>
        </w:rPr>
        <w:tab/>
      </w:r>
      <w:r>
        <w:rPr>
          <w:b/>
          <w:lang w:val="en-US"/>
        </w:rPr>
        <w:tab/>
      </w:r>
      <w:r>
        <w:rPr>
          <w:b/>
          <w:lang w:val="en-US"/>
        </w:rPr>
        <w:tab/>
      </w:r>
      <w:r w:rsidRPr="001A3298">
        <w:rPr>
          <w:b/>
          <w:lang w:val="en-US"/>
        </w:rPr>
        <w:t>…………………………………………………………………………………</w:t>
      </w:r>
      <w:r w:rsidRPr="001A3298">
        <w:rPr>
          <w:b/>
          <w:lang w:val="en-US"/>
        </w:rPr>
        <w:tab/>
      </w:r>
      <w:r w:rsidRPr="001A3298">
        <w:rPr>
          <w:b/>
          <w:lang w:val="en-US"/>
        </w:rPr>
        <w:tab/>
      </w:r>
      <w:r>
        <w:rPr>
          <w:b/>
          <w:lang w:val="en-US"/>
        </w:rPr>
        <w:tab/>
      </w:r>
      <w:r w:rsidRPr="001A3298">
        <w:rPr>
          <w:b/>
          <w:lang w:val="en-US"/>
        </w:rPr>
        <w:t>……………………………………………………</w:t>
      </w:r>
      <w:r>
        <w:rPr>
          <w:b/>
          <w:lang w:val="en-US"/>
        </w:rPr>
        <w:t>………</w:t>
      </w:r>
      <w:r w:rsidRPr="001A3298">
        <w:rPr>
          <w:b/>
          <w:lang w:val="en-US"/>
        </w:rPr>
        <w:t>……………………</w:t>
      </w:r>
      <w:r>
        <w:rPr>
          <w:b/>
          <w:lang w:val="en-US"/>
        </w:rPr>
        <w:tab/>
      </w:r>
      <w:r>
        <w:rPr>
          <w:b/>
          <w:lang w:val="en-US"/>
        </w:rPr>
        <w:tab/>
      </w:r>
      <w:r>
        <w:rPr>
          <w:b/>
          <w:lang w:val="en-US"/>
        </w:rPr>
        <w:tab/>
      </w:r>
      <w:r>
        <w:t>"</w:t>
      </w:r>
    </w:p>
    <w:p w14:paraId="56C22674" w14:textId="77777777" w:rsidR="007C4B66" w:rsidRPr="002B012C" w:rsidRDefault="007C4B66" w:rsidP="007C4B66">
      <w:pPr>
        <w:autoSpaceDE w:val="0"/>
        <w:autoSpaceDN w:val="0"/>
        <w:adjustRightInd w:val="0"/>
        <w:snapToGrid w:val="0"/>
        <w:spacing w:after="120" w:line="360" w:lineRule="auto"/>
        <w:ind w:left="1134" w:right="1134"/>
        <w:jc w:val="both"/>
        <w:rPr>
          <w:rFonts w:eastAsia="MS Mincho"/>
        </w:rPr>
      </w:pPr>
      <w:r w:rsidRPr="002B012C">
        <w:rPr>
          <w:i/>
        </w:rPr>
        <w:t>Annex 2</w:t>
      </w:r>
      <w:bookmarkStart w:id="193" w:name="_Toc338161449"/>
      <w:bookmarkEnd w:id="192"/>
      <w:r w:rsidRPr="002B012C">
        <w:rPr>
          <w:i/>
        </w:rPr>
        <w:t>,</w:t>
      </w:r>
      <w:r w:rsidRPr="002B012C">
        <w:rPr>
          <w:rFonts w:eastAsia="MS Mincho"/>
        </w:rPr>
        <w:t xml:space="preserve"> amend to read:</w:t>
      </w:r>
    </w:p>
    <w:p w14:paraId="714A0495" w14:textId="77777777" w:rsidR="007C4B66" w:rsidRPr="002B012C" w:rsidRDefault="007C4B66" w:rsidP="007C4B66">
      <w:pPr>
        <w:pStyle w:val="HChG"/>
      </w:pPr>
      <w:r>
        <w:rPr>
          <w:rFonts w:eastAsia="MS Mincho"/>
          <w:szCs w:val="28"/>
        </w:rPr>
        <w:t>"</w:t>
      </w:r>
      <w:bookmarkStart w:id="194" w:name="_Toc338161477"/>
      <w:r w:rsidRPr="002B012C">
        <w:t>Annex 2</w:t>
      </w:r>
      <w:bookmarkEnd w:id="193"/>
    </w:p>
    <w:p w14:paraId="3F9EBD2B" w14:textId="77777777" w:rsidR="007C4B66" w:rsidRPr="002B012C" w:rsidRDefault="007C4B66" w:rsidP="007C4B66">
      <w:pPr>
        <w:pStyle w:val="HChG"/>
        <w:rPr>
          <w:rFonts w:eastAsia="MS Mincho"/>
          <w:b w:val="0"/>
          <w:szCs w:val="28"/>
        </w:rPr>
      </w:pPr>
      <w:r w:rsidRPr="002B012C">
        <w:tab/>
      </w:r>
      <w:r w:rsidRPr="002B012C">
        <w:tab/>
      </w:r>
      <w:r w:rsidRPr="002B012C">
        <w:rPr>
          <w:szCs w:val="28"/>
        </w:rPr>
        <w:t>Arrangements of approval marks</w:t>
      </w:r>
      <w:bookmarkEnd w:id="194"/>
    </w:p>
    <w:p w14:paraId="47CBE9F8" w14:textId="77777777" w:rsidR="007C4B66" w:rsidRPr="002B012C" w:rsidRDefault="007C4B66" w:rsidP="007C4B66">
      <w:pPr>
        <w:ind w:left="1134"/>
      </w:pPr>
      <w:bookmarkStart w:id="195" w:name="_Toc338161450"/>
      <w:r w:rsidRPr="002B012C">
        <w:t>Model A</w:t>
      </w:r>
      <w:bookmarkEnd w:id="195"/>
    </w:p>
    <w:p w14:paraId="74DBB6A4" w14:textId="77777777" w:rsidR="007C4B66" w:rsidRPr="002B012C" w:rsidRDefault="007C4B66" w:rsidP="007C4B66">
      <w:pPr>
        <w:ind w:left="1134"/>
      </w:pPr>
      <w:bookmarkStart w:id="196" w:name="_Toc338161451"/>
      <w:r w:rsidRPr="002B012C">
        <w:t>(See paragraph 4.4. of this Regulation)</w:t>
      </w:r>
      <w:bookmarkEnd w:id="196"/>
    </w:p>
    <w:p w14:paraId="2BFAB2D5" w14:textId="77777777" w:rsidR="007C4B66" w:rsidRPr="002B012C" w:rsidRDefault="007C4B66" w:rsidP="007C4B66">
      <w:pPr>
        <w:tabs>
          <w:tab w:val="left" w:pos="1700"/>
          <w:tab w:val="left" w:pos="4536"/>
          <w:tab w:val="left" w:leader="dot" w:pos="8505"/>
        </w:tabs>
        <w:spacing w:after="120"/>
        <w:ind w:left="1134" w:right="1134"/>
        <w:jc w:val="both"/>
      </w:pPr>
    </w:p>
    <w:p w14:paraId="4BAB5598" w14:textId="77777777" w:rsidR="007C4B66" w:rsidRPr="002B012C" w:rsidRDefault="007C4B66" w:rsidP="007C4B66">
      <w:pPr>
        <w:tabs>
          <w:tab w:val="left" w:pos="1700"/>
          <w:tab w:val="left" w:pos="4536"/>
          <w:tab w:val="left" w:leader="dot" w:pos="8505"/>
        </w:tabs>
        <w:spacing w:after="120"/>
        <w:ind w:left="1134" w:right="1134"/>
        <w:jc w:val="both"/>
      </w:pPr>
      <w:r w:rsidRPr="002B012C">
        <w:rPr>
          <w:noProof/>
          <w:lang w:val="nl-NL" w:eastAsia="nl-NL"/>
        </w:rPr>
        <w:drawing>
          <wp:inline distT="0" distB="0" distL="0" distR="0" wp14:anchorId="067F6BF1" wp14:editId="615CBB44">
            <wp:extent cx="5303520" cy="1009650"/>
            <wp:effectExtent l="0" t="0" r="0" b="0"/>
            <wp:docPr id="219" name="Image 2" descr="Description: Description: reg-48-graph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magine 2" descr="Description: Description: reg-48-graphic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3520" cy="1009650"/>
                    </a:xfrm>
                    <a:prstGeom prst="rect">
                      <a:avLst/>
                    </a:prstGeom>
                    <a:noFill/>
                    <a:ln>
                      <a:noFill/>
                    </a:ln>
                  </pic:spPr>
                </pic:pic>
              </a:graphicData>
            </a:graphic>
          </wp:inline>
        </w:drawing>
      </w:r>
      <w:r w:rsidRPr="002B012C">
        <w:rPr>
          <w:noProof/>
          <w:lang w:val="nl-NL" w:eastAsia="nl-NL"/>
        </w:rPr>
        <mc:AlternateContent>
          <mc:Choice Requires="wps">
            <w:drawing>
              <wp:anchor distT="0" distB="0" distL="114300" distR="114300" simplePos="0" relativeHeight="251687424" behindDoc="0" locked="0" layoutInCell="1" allowOverlap="1" wp14:anchorId="3D88FAD1" wp14:editId="4B0AF8F8">
                <wp:simplePos x="0" y="0"/>
                <wp:positionH relativeFrom="column">
                  <wp:posOffset>3720465</wp:posOffset>
                </wp:positionH>
                <wp:positionV relativeFrom="paragraph">
                  <wp:posOffset>361022</wp:posOffset>
                </wp:positionV>
                <wp:extent cx="444500" cy="378460"/>
                <wp:effectExtent l="0" t="0" r="0" b="2540"/>
                <wp:wrapNone/>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378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399E63" w14:textId="77777777" w:rsidR="007C4B66" w:rsidRPr="003867A0" w:rsidRDefault="007C4B66" w:rsidP="007C4B66">
                            <w:pPr>
                              <w:rPr>
                                <w:rFonts w:ascii="Arial" w:hAnsi="Arial"/>
                                <w:sz w:val="52"/>
                                <w:szCs w:val="52"/>
                                <w:lang w:eastAsia="ja-JP"/>
                              </w:rPr>
                            </w:pPr>
                            <w:r w:rsidRPr="003867A0">
                              <w:rPr>
                                <w:rFonts w:ascii="Arial" w:hAnsi="Arial"/>
                                <w:sz w:val="52"/>
                                <w:szCs w:val="52"/>
                              </w:rPr>
                              <w:t>08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88FAD1" id="_x0000_t202" coordsize="21600,21600" o:spt="202" path="m,l,21600r21600,l21600,xe">
                <v:stroke joinstyle="miter"/>
                <v:path gradientshapeok="t" o:connecttype="rect"/>
              </v:shapetype>
              <v:shape id="Zone de texte 2" o:spid="_x0000_s1026" type="#_x0000_t202" style="position:absolute;left:0;text-align:left;margin-left:292.95pt;margin-top:28.45pt;width:35pt;height:29.8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" stroked="f">
                <v:textbox inset="0,0,0,0">
                  <w:txbxContent>
                    <w:p w14:paraId="6D399E63" w14:textId="77777777" w:rsidR="007C4B66" w:rsidRPr="003867A0" w:rsidRDefault="007C4B66" w:rsidP="007C4B66">
                      <w:pPr>
                        <w:rPr>
                          <w:rFonts w:ascii="Arial" w:hAnsi="Arial"/>
                          <w:sz w:val="52"/>
                          <w:szCs w:val="52"/>
                          <w:lang w:eastAsia="ja-JP"/>
                        </w:rPr>
                      </w:pPr>
                      <w:r w:rsidRPr="003867A0">
                        <w:rPr>
                          <w:rFonts w:ascii="Arial" w:hAnsi="Arial"/>
                          <w:sz w:val="52"/>
                          <w:szCs w:val="52"/>
                        </w:rPr>
                        <w:t>08</w:t>
                      </w:r>
                    </w:p>
                  </w:txbxContent>
                </v:textbox>
              </v:shape>
            </w:pict>
          </mc:Fallback>
        </mc:AlternateContent>
      </w:r>
    </w:p>
    <w:p w14:paraId="06FF7540" w14:textId="77777777" w:rsidR="007C4B66" w:rsidRPr="002B012C" w:rsidRDefault="007C4B66" w:rsidP="007C4B66">
      <w:pPr>
        <w:tabs>
          <w:tab w:val="left" w:pos="1700"/>
          <w:tab w:val="left" w:pos="8505"/>
        </w:tabs>
        <w:spacing w:after="120"/>
        <w:ind w:left="1134" w:right="1134"/>
        <w:jc w:val="right"/>
      </w:pPr>
      <w:r w:rsidRPr="002B012C">
        <w:tab/>
        <w:t>a = 8 mm min.</w:t>
      </w:r>
    </w:p>
    <w:p w14:paraId="1141C13D" w14:textId="77777777" w:rsidR="007C4B66" w:rsidRDefault="007C4B66" w:rsidP="007C4B66">
      <w:pPr>
        <w:tabs>
          <w:tab w:val="left" w:pos="1700"/>
          <w:tab w:val="left" w:pos="4536"/>
        </w:tabs>
        <w:spacing w:before="120" w:after="120"/>
        <w:ind w:left="1134" w:right="1134"/>
        <w:jc w:val="both"/>
      </w:pPr>
      <w:r w:rsidRPr="002B012C">
        <w:tab/>
        <w:t xml:space="preserve">The above approval mark affixed to a vehicle shows that the vehicle type concerned has, </w:t>
      </w:r>
      <w:proofErr w:type="gramStart"/>
      <w:r w:rsidRPr="002B012C">
        <w:t>with regard to</w:t>
      </w:r>
      <w:proofErr w:type="gramEnd"/>
      <w:r w:rsidRPr="002B012C">
        <w:t xml:space="preserve"> the installation of lighting and light</w:t>
      </w:r>
      <w:r w:rsidRPr="002B012C">
        <w:noBreakHyphen/>
        <w:t>signalling devices, been approved in the Netherlands (E</w:t>
      </w:r>
      <w:r>
        <w:t xml:space="preserve"> </w:t>
      </w:r>
      <w:r w:rsidRPr="002B012C">
        <w:t xml:space="preserve">4) pursuant to UN Regulation No. 48 as </w:t>
      </w:r>
      <w:r w:rsidRPr="007273E1">
        <w:t>amended by the 08 series of amendments. The approval number indicates that the approval was granted in accordance with the requirements of UN Regulation No. 48 as amended by the 08 series of amendments.</w:t>
      </w:r>
      <w:r w:rsidRPr="002B012C">
        <w:t xml:space="preserve"> </w:t>
      </w:r>
    </w:p>
    <w:p w14:paraId="229F025A" w14:textId="77777777" w:rsidR="007C4B66" w:rsidRPr="002B012C" w:rsidRDefault="007C4B66" w:rsidP="007C4B66">
      <w:pPr>
        <w:ind w:left="1134"/>
      </w:pPr>
      <w:r w:rsidRPr="002B012C">
        <w:t>Model B</w:t>
      </w:r>
    </w:p>
    <w:p w14:paraId="4929EB38" w14:textId="77777777" w:rsidR="007C4B66" w:rsidRPr="002B012C" w:rsidRDefault="007C4B66" w:rsidP="007C4B66">
      <w:pPr>
        <w:ind w:left="1134"/>
      </w:pPr>
      <w:bookmarkStart w:id="197" w:name="_Toc338161452"/>
      <w:r w:rsidRPr="002B012C">
        <w:t>(See paragraph 4.5. of this Regulation)</w:t>
      </w:r>
      <w:bookmarkEnd w:id="197"/>
    </w:p>
    <w:p w14:paraId="6831A9D8" w14:textId="77777777" w:rsidR="007C4B66" w:rsidRPr="002B012C" w:rsidRDefault="007C4B66" w:rsidP="007C4B66">
      <w:pPr>
        <w:pStyle w:val="SingleTxtG"/>
      </w:pPr>
    </w:p>
    <w:p w14:paraId="544DAFE4" w14:textId="77777777" w:rsidR="007C4B66" w:rsidRPr="002B012C" w:rsidRDefault="007C4B66" w:rsidP="007C4B66">
      <w:pPr>
        <w:pStyle w:val="1"/>
        <w:ind w:left="360"/>
        <w:jc w:val="both"/>
      </w:pPr>
      <w:r w:rsidRPr="002B012C">
        <w:rPr>
          <w:noProof/>
          <w:lang w:val="nl-NL" w:eastAsia="nl-NL"/>
        </w:rPr>
        <mc:AlternateContent>
          <mc:Choice Requires="wps">
            <w:drawing>
              <wp:anchor distT="0" distB="0" distL="114300" distR="114300" simplePos="0" relativeHeight="251688448" behindDoc="0" locked="0" layoutInCell="1" allowOverlap="1" wp14:anchorId="7EFE2226" wp14:editId="767106C2">
                <wp:simplePos x="0" y="0"/>
                <wp:positionH relativeFrom="column">
                  <wp:posOffset>3465048</wp:posOffset>
                </wp:positionH>
                <wp:positionV relativeFrom="paragraph">
                  <wp:posOffset>130467</wp:posOffset>
                </wp:positionV>
                <wp:extent cx="414020" cy="339969"/>
                <wp:effectExtent l="0" t="0" r="5080" b="3175"/>
                <wp:wrapNone/>
                <wp:docPr id="221"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3399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7E2B02" w14:textId="77777777" w:rsidR="007C4B66" w:rsidRPr="00FA4E43" w:rsidRDefault="007C4B66" w:rsidP="007C4B66">
                            <w:pPr>
                              <w:rPr>
                                <w:rFonts w:ascii="Arial" w:hAnsi="Arial"/>
                                <w:lang w:eastAsia="ja-JP"/>
                              </w:rPr>
                            </w:pPr>
                            <w:r w:rsidRPr="00FA4E43">
                              <w:rPr>
                                <w:rFonts w:ascii="Arial" w:hAnsi="Arial"/>
                                <w:sz w:val="52"/>
                                <w:szCs w:val="52"/>
                              </w:rPr>
                              <w:t>08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FE2226" id="Zone de texte 3" o:spid="_x0000_s1027" type="#_x0000_t202" style="position:absolute;left:0;text-align:left;margin-left:272.85pt;margin-top:10.25pt;width:32.6pt;height:26.7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" stroked="f">
                <v:textbox inset="0,0,0,0">
                  <w:txbxContent>
                    <w:p w14:paraId="567E2B02" w14:textId="77777777" w:rsidR="007C4B66" w:rsidRPr="00FA4E43" w:rsidRDefault="007C4B66" w:rsidP="007C4B66">
                      <w:pPr>
                        <w:rPr>
                          <w:rFonts w:ascii="Arial" w:hAnsi="Arial"/>
                          <w:lang w:eastAsia="ja-JP"/>
                        </w:rPr>
                      </w:pPr>
                      <w:r w:rsidRPr="00FA4E43">
                        <w:rPr>
                          <w:rFonts w:ascii="Arial" w:hAnsi="Arial"/>
                          <w:sz w:val="52"/>
                          <w:szCs w:val="52"/>
                        </w:rPr>
                        <w:t>08</w:t>
                      </w:r>
                    </w:p>
                  </w:txbxContent>
                </v:textbox>
              </v:shape>
            </w:pict>
          </mc:Fallback>
        </mc:AlternateContent>
      </w:r>
      <w:bookmarkStart w:id="198" w:name="_Toc338161453"/>
      <w:r w:rsidRPr="002B012C">
        <w:rPr>
          <w:noProof/>
          <w:lang w:val="nl-NL" w:eastAsia="nl-NL"/>
        </w:rPr>
        <w:drawing>
          <wp:inline distT="0" distB="0" distL="0" distR="0" wp14:anchorId="691D4386" wp14:editId="22B4600C">
            <wp:extent cx="5508625" cy="987425"/>
            <wp:effectExtent l="0" t="0" r="0" b="3175"/>
            <wp:docPr id="2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08625" cy="987425"/>
                    </a:xfrm>
                    <a:prstGeom prst="rect">
                      <a:avLst/>
                    </a:prstGeom>
                    <a:noFill/>
                    <a:ln>
                      <a:noFill/>
                    </a:ln>
                  </pic:spPr>
                </pic:pic>
              </a:graphicData>
            </a:graphic>
          </wp:inline>
        </w:drawing>
      </w:r>
      <w:bookmarkEnd w:id="198"/>
    </w:p>
    <w:p w14:paraId="4361914C" w14:textId="77777777" w:rsidR="007C4B66" w:rsidRPr="002B012C" w:rsidRDefault="007C4B66" w:rsidP="007C4B66">
      <w:pPr>
        <w:tabs>
          <w:tab w:val="left" w:pos="1700"/>
          <w:tab w:val="left" w:pos="8505"/>
        </w:tabs>
        <w:spacing w:after="120"/>
        <w:ind w:left="1134" w:right="1134"/>
        <w:jc w:val="right"/>
      </w:pPr>
      <w:r w:rsidRPr="002B012C">
        <w:tab/>
        <w:t>a = 8 mm min.</w:t>
      </w:r>
    </w:p>
    <w:p w14:paraId="110FF7CA" w14:textId="096D435F" w:rsidR="007C4B66" w:rsidRPr="002B012C" w:rsidRDefault="007C4B66" w:rsidP="007C4B66">
      <w:pPr>
        <w:tabs>
          <w:tab w:val="left" w:pos="1700"/>
          <w:tab w:val="left" w:pos="4536"/>
        </w:tabs>
        <w:spacing w:after="120"/>
        <w:ind w:left="1134" w:right="1134"/>
        <w:jc w:val="both"/>
        <w:rPr>
          <w:bCs/>
        </w:rPr>
      </w:pPr>
      <w:r w:rsidRPr="002B012C">
        <w:lastRenderedPageBreak/>
        <w:tab/>
        <w:t xml:space="preserve">The above approval mark affixed to a vehicle shows that the vehicle type concerned has been approved in the Netherlands (E 4) pursuant to UN Regulation No. 48 as amended by the </w:t>
      </w:r>
      <w:r w:rsidRPr="007273E1">
        <w:rPr>
          <w:bCs/>
        </w:rPr>
        <w:t>08 series of amendments and UN Regulation No. 33.</w:t>
      </w:r>
      <w:r w:rsidR="000742DB">
        <w:rPr>
          <w:bCs/>
          <w:vertAlign w:val="superscript"/>
        </w:rPr>
        <w:t>2</w:t>
      </w:r>
      <w:r w:rsidRPr="007273E1">
        <w:rPr>
          <w:bCs/>
        </w:rPr>
        <w:t xml:space="preserve"> The approval number indicates that, at the dates when the respective approvals were given, UN Regulation No. 48 was amended by the 08 series of</w:t>
      </w:r>
      <w:r w:rsidRPr="002B012C">
        <w:t xml:space="preserve"> amendments and UN Regulation No. 33 was still in its original form</w:t>
      </w:r>
      <w:r w:rsidRPr="002B012C">
        <w:rPr>
          <w:bCs/>
        </w:rPr>
        <w:t>.</w:t>
      </w:r>
    </w:p>
    <w:p w14:paraId="2CA1B86E" w14:textId="77777777" w:rsidR="007C4B66" w:rsidRPr="002B012C" w:rsidRDefault="007C4B66" w:rsidP="007C4B66">
      <w:pPr>
        <w:tabs>
          <w:tab w:val="left" w:pos="1700"/>
          <w:tab w:val="left" w:pos="4536"/>
          <w:tab w:val="left" w:leader="dot" w:pos="8505"/>
        </w:tabs>
        <w:spacing w:after="120"/>
        <w:ind w:left="1134" w:right="1134"/>
        <w:jc w:val="both"/>
        <w:rPr>
          <w:bCs/>
        </w:rPr>
      </w:pPr>
      <w:r w:rsidRPr="002B012C">
        <w:rPr>
          <w:bCs/>
        </w:rPr>
        <w:t>__________</w:t>
      </w:r>
    </w:p>
    <w:p w14:paraId="532D28B4" w14:textId="011250F5" w:rsidR="007C4B66" w:rsidRDefault="00381F94" w:rsidP="00381F94">
      <w:pPr>
        <w:pStyle w:val="a9"/>
        <w:rPr>
          <w:u w:val="single"/>
        </w:rPr>
      </w:pPr>
      <w:r>
        <w:rPr>
          <w:szCs w:val="18"/>
          <w:vertAlign w:val="superscript"/>
        </w:rPr>
        <w:tab/>
      </w:r>
      <w:r w:rsidR="000742DB">
        <w:rPr>
          <w:szCs w:val="18"/>
          <w:vertAlign w:val="superscript"/>
        </w:rPr>
        <w:t>2</w:t>
      </w:r>
      <w:r>
        <w:rPr>
          <w:szCs w:val="18"/>
        </w:rPr>
        <w:tab/>
      </w:r>
      <w:r w:rsidR="007C4B66" w:rsidRPr="002B012C">
        <w:rPr>
          <w:szCs w:val="18"/>
        </w:rPr>
        <w:t xml:space="preserve">The second </w:t>
      </w:r>
      <w:r w:rsidR="007C4B66" w:rsidRPr="00381F94">
        <w:t>number</w:t>
      </w:r>
      <w:r w:rsidR="007C4B66" w:rsidRPr="002B012C">
        <w:rPr>
          <w:szCs w:val="18"/>
        </w:rPr>
        <w:t xml:space="preserve"> is given merely as an example.</w:t>
      </w:r>
      <w:r w:rsidR="007C4B66">
        <w:rPr>
          <w:szCs w:val="18"/>
        </w:rPr>
        <w:t>"</w:t>
      </w:r>
    </w:p>
    <w:p w14:paraId="2E366254" w14:textId="56B663D2" w:rsidR="004865D9" w:rsidRPr="004865D9" w:rsidRDefault="004A7D79" w:rsidP="006A48AA">
      <w:pPr>
        <w:spacing w:before="240"/>
        <w:jc w:val="center"/>
        <w:rPr>
          <w:u w:val="single"/>
        </w:rPr>
      </w:pPr>
      <w:r>
        <w:rPr>
          <w:u w:val="single"/>
        </w:rPr>
        <w:tab/>
      </w:r>
      <w:r>
        <w:rPr>
          <w:u w:val="single"/>
        </w:rPr>
        <w:tab/>
      </w:r>
      <w:r>
        <w:rPr>
          <w:u w:val="single"/>
        </w:rPr>
        <w:tab/>
      </w: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610427" w:rsidRPr="00610427" w14:paraId="39751FF8" w14:textId="77777777" w:rsidTr="3C21EA96">
        <w:trPr>
          <w:cantSplit/>
          <w:trHeight w:hRule="exact" w:val="851"/>
        </w:trPr>
        <w:tc>
          <w:tcPr>
            <w:tcW w:w="1276" w:type="dxa"/>
            <w:tcBorders>
              <w:bottom w:val="single" w:sz="4" w:space="0" w:color="auto"/>
            </w:tcBorders>
            <w:vAlign w:val="bottom"/>
          </w:tcPr>
          <w:p w14:paraId="3E7D5353" w14:textId="77777777" w:rsidR="006552CB" w:rsidRPr="00610427" w:rsidRDefault="006552CB" w:rsidP="006552CB">
            <w:pPr>
              <w:rPr>
                <w:color w:val="000000" w:themeColor="text1"/>
              </w:rPr>
            </w:pPr>
            <w:bookmarkStart w:id="199" w:name="_Hlk4776541"/>
            <w:bookmarkStart w:id="200" w:name="_Hlk22630451"/>
            <w:bookmarkStart w:id="201" w:name="_Toc354410587"/>
            <w:bookmarkEnd w:id="199"/>
          </w:p>
        </w:tc>
        <w:tc>
          <w:tcPr>
            <w:tcW w:w="8363" w:type="dxa"/>
            <w:gridSpan w:val="2"/>
            <w:tcBorders>
              <w:bottom w:val="single" w:sz="4" w:space="0" w:color="auto"/>
            </w:tcBorders>
            <w:vAlign w:val="bottom"/>
          </w:tcPr>
          <w:p w14:paraId="68F27B67" w14:textId="1B38826F" w:rsidR="006552CB" w:rsidRPr="00610427" w:rsidRDefault="006552CB" w:rsidP="00B81C7D">
            <w:pPr>
              <w:jc w:val="right"/>
              <w:rPr>
                <w:color w:val="000000" w:themeColor="text1"/>
              </w:rPr>
            </w:pPr>
            <w:r w:rsidRPr="00610427">
              <w:rPr>
                <w:color w:val="000000" w:themeColor="text1"/>
                <w:sz w:val="40"/>
              </w:rPr>
              <w:t>E</w:t>
            </w:r>
            <w:r w:rsidRPr="00610427">
              <w:rPr>
                <w:color w:val="000000" w:themeColor="text1"/>
              </w:rPr>
              <w:t>/ECE/324/Rev.1/Add.47/Rev.1</w:t>
            </w:r>
            <w:r w:rsidR="00BE059B" w:rsidRPr="00610427">
              <w:rPr>
                <w:color w:val="000000" w:themeColor="text1"/>
              </w:rPr>
              <w:t>3</w:t>
            </w:r>
            <w:r w:rsidRPr="00610427">
              <w:rPr>
                <w:color w:val="000000" w:themeColor="text1"/>
              </w:rPr>
              <w:t>/Amend.</w:t>
            </w:r>
            <w:r w:rsidR="00F13634" w:rsidRPr="00610427">
              <w:rPr>
                <w:color w:val="000000" w:themeColor="text1"/>
              </w:rPr>
              <w:t>4</w:t>
            </w:r>
            <w:r w:rsidRPr="00610427">
              <w:rPr>
                <w:color w:val="000000" w:themeColor="text1"/>
              </w:rPr>
              <w:t>−</w:t>
            </w:r>
            <w:r w:rsidRPr="00610427">
              <w:rPr>
                <w:color w:val="000000" w:themeColor="text1"/>
                <w:sz w:val="40"/>
              </w:rPr>
              <w:t>E</w:t>
            </w:r>
            <w:r w:rsidRPr="00610427">
              <w:rPr>
                <w:color w:val="000000" w:themeColor="text1"/>
              </w:rPr>
              <w:t>/ECE/TRANS</w:t>
            </w:r>
            <w:r w:rsidR="00B81C7D" w:rsidRPr="00610427">
              <w:rPr>
                <w:color w:val="000000" w:themeColor="text1"/>
              </w:rPr>
              <w:t>/505/Rev.1/Add.47/Rev.1</w:t>
            </w:r>
            <w:r w:rsidR="00BE059B" w:rsidRPr="00610427">
              <w:rPr>
                <w:color w:val="000000" w:themeColor="text1"/>
              </w:rPr>
              <w:t>3</w:t>
            </w:r>
            <w:r w:rsidR="00B81C7D" w:rsidRPr="00610427">
              <w:rPr>
                <w:color w:val="000000" w:themeColor="text1"/>
              </w:rPr>
              <w:t>/Amend.</w:t>
            </w:r>
            <w:r w:rsidR="00F13634" w:rsidRPr="00610427">
              <w:rPr>
                <w:color w:val="000000" w:themeColor="text1"/>
              </w:rPr>
              <w:t>4</w:t>
            </w:r>
          </w:p>
        </w:tc>
      </w:tr>
      <w:tr w:rsidR="00610427" w:rsidRPr="00610427" w14:paraId="3534B88E" w14:textId="77777777" w:rsidTr="3C21EA96">
        <w:trPr>
          <w:cantSplit/>
          <w:trHeight w:hRule="exact" w:val="2279"/>
        </w:trPr>
        <w:tc>
          <w:tcPr>
            <w:tcW w:w="1276" w:type="dxa"/>
            <w:tcBorders>
              <w:top w:val="single" w:sz="4" w:space="0" w:color="auto"/>
              <w:bottom w:val="single" w:sz="12" w:space="0" w:color="auto"/>
            </w:tcBorders>
          </w:tcPr>
          <w:p w14:paraId="5D58491B" w14:textId="77777777" w:rsidR="006552CB" w:rsidRPr="00610427" w:rsidRDefault="006552CB" w:rsidP="006552CB">
            <w:pPr>
              <w:spacing w:before="120"/>
              <w:rPr>
                <w:color w:val="000000" w:themeColor="text1"/>
              </w:rPr>
            </w:pPr>
          </w:p>
        </w:tc>
        <w:tc>
          <w:tcPr>
            <w:tcW w:w="5528" w:type="dxa"/>
            <w:tcBorders>
              <w:top w:val="single" w:sz="4" w:space="0" w:color="auto"/>
              <w:bottom w:val="single" w:sz="12" w:space="0" w:color="auto"/>
            </w:tcBorders>
          </w:tcPr>
          <w:p w14:paraId="1EF96CBF" w14:textId="5FEA41E3" w:rsidR="006552CB" w:rsidRPr="00610427" w:rsidRDefault="006552CB" w:rsidP="3F5B067C">
            <w:pPr>
              <w:spacing w:before="120"/>
              <w:rPr>
                <w:color w:val="000000" w:themeColor="text1"/>
              </w:rPr>
            </w:pPr>
          </w:p>
        </w:tc>
        <w:tc>
          <w:tcPr>
            <w:tcW w:w="2835" w:type="dxa"/>
            <w:tcBorders>
              <w:top w:val="single" w:sz="4" w:space="0" w:color="auto"/>
              <w:bottom w:val="single" w:sz="12" w:space="0" w:color="auto"/>
            </w:tcBorders>
          </w:tcPr>
          <w:p w14:paraId="61CDB05B" w14:textId="77777777" w:rsidR="006552CB" w:rsidRPr="00610427" w:rsidRDefault="006552CB" w:rsidP="006552CB">
            <w:pPr>
              <w:spacing w:before="120"/>
              <w:rPr>
                <w:color w:val="000000" w:themeColor="text1"/>
              </w:rPr>
            </w:pPr>
          </w:p>
          <w:p w14:paraId="2AF36C26" w14:textId="77777777" w:rsidR="006552CB" w:rsidRPr="00610427" w:rsidRDefault="006552CB" w:rsidP="006552CB">
            <w:pPr>
              <w:spacing w:before="120"/>
              <w:rPr>
                <w:color w:val="000000" w:themeColor="text1"/>
              </w:rPr>
            </w:pPr>
          </w:p>
          <w:p w14:paraId="5788C685" w14:textId="59180671" w:rsidR="006552CB" w:rsidRPr="00610427" w:rsidRDefault="00610427" w:rsidP="00B81C7D">
            <w:pPr>
              <w:spacing w:before="120"/>
              <w:rPr>
                <w:color w:val="000000" w:themeColor="text1"/>
              </w:rPr>
            </w:pPr>
            <w:r>
              <w:rPr>
                <w:color w:val="000000" w:themeColor="text1"/>
              </w:rPr>
              <w:t>10 Febru</w:t>
            </w:r>
            <w:r w:rsidR="00F13634" w:rsidRPr="00610427">
              <w:rPr>
                <w:color w:val="000000" w:themeColor="text1"/>
              </w:rPr>
              <w:t xml:space="preserve">ary 2023 </w:t>
            </w:r>
          </w:p>
        </w:tc>
      </w:tr>
    </w:tbl>
    <w:p w14:paraId="4298EA11" w14:textId="77777777" w:rsidR="006552CB" w:rsidRPr="00610427" w:rsidRDefault="006552CB" w:rsidP="006552CB">
      <w:pPr>
        <w:pStyle w:val="HChG"/>
        <w:spacing w:before="240" w:after="120"/>
        <w:rPr>
          <w:color w:val="000000" w:themeColor="text1"/>
        </w:rPr>
      </w:pPr>
      <w:r w:rsidRPr="00610427">
        <w:rPr>
          <w:color w:val="000000" w:themeColor="text1"/>
        </w:rPr>
        <w:tab/>
      </w:r>
      <w:r w:rsidRPr="00610427">
        <w:rPr>
          <w:color w:val="000000" w:themeColor="text1"/>
        </w:rPr>
        <w:tab/>
      </w:r>
      <w:bookmarkStart w:id="202" w:name="_Toc340666199"/>
      <w:bookmarkStart w:id="203" w:name="_Toc340745062"/>
      <w:r w:rsidRPr="00610427">
        <w:rPr>
          <w:color w:val="000000" w:themeColor="text1"/>
        </w:rPr>
        <w:t>Agreement</w:t>
      </w:r>
      <w:bookmarkEnd w:id="200"/>
      <w:bookmarkEnd w:id="201"/>
    </w:p>
    <w:p w14:paraId="7F5856C7" w14:textId="77777777" w:rsidR="006552CB" w:rsidRPr="00610427" w:rsidRDefault="006552CB" w:rsidP="006552CB">
      <w:pPr>
        <w:pStyle w:val="H1G"/>
        <w:spacing w:before="240"/>
        <w:rPr>
          <w:color w:val="000000" w:themeColor="text1"/>
        </w:rPr>
      </w:pPr>
      <w:r w:rsidRPr="00610427">
        <w:rPr>
          <w:rStyle w:val="H1GChar"/>
          <w:color w:val="000000" w:themeColor="text1"/>
        </w:rPr>
        <w:tab/>
      </w:r>
      <w:r w:rsidRPr="00610427">
        <w:rPr>
          <w:rStyle w:val="H1GChar"/>
          <w:color w:val="000000" w:themeColor="text1"/>
        </w:rPr>
        <w:tab/>
      </w:r>
      <w:r w:rsidRPr="00610427">
        <w:rPr>
          <w:color w:val="000000" w:themeColor="text1"/>
        </w:rPr>
        <w:t>Concerning the</w:t>
      </w:r>
      <w:r w:rsidRPr="00610427">
        <w:rPr>
          <w:smallCaps/>
          <w:color w:val="000000" w:themeColor="text1"/>
        </w:rPr>
        <w:t xml:space="preserve"> </w:t>
      </w:r>
      <w:r w:rsidRPr="00610427">
        <w:rPr>
          <w:color w:val="000000" w:themeColor="text1"/>
        </w:rPr>
        <w:t>Adoption of Harmonized Technical United Nations Regulations for Wheeled Vehicles, Equipment and Parts which can be Fitted and/or be Used on Wheeled Vehicles and the Conditions for Reciprocal Recognition of Approvals Granted on the Basis of these United Nations Regulations</w:t>
      </w:r>
      <w:r w:rsidRPr="00610427">
        <w:rPr>
          <w:rStyle w:val="a3"/>
          <w:b w:val="0"/>
          <w:color w:val="000000" w:themeColor="text1"/>
          <w:sz w:val="20"/>
          <w:vertAlign w:val="baseline"/>
        </w:rPr>
        <w:footnoteReference w:customMarkFollows="1" w:id="53"/>
        <w:t>*</w:t>
      </w:r>
    </w:p>
    <w:p w14:paraId="7B0610DE" w14:textId="77777777" w:rsidR="006552CB" w:rsidRPr="00610427" w:rsidRDefault="006552CB" w:rsidP="006552CB">
      <w:pPr>
        <w:pStyle w:val="SingleTxtG"/>
        <w:spacing w:before="120"/>
        <w:rPr>
          <w:color w:val="000000" w:themeColor="text1"/>
        </w:rPr>
      </w:pPr>
      <w:r w:rsidRPr="00610427">
        <w:rPr>
          <w:color w:val="000000" w:themeColor="text1"/>
        </w:rPr>
        <w:t>(Revision 3, including the amendments which entered into force on 14 September 2017)</w:t>
      </w:r>
    </w:p>
    <w:p w14:paraId="32C2092A" w14:textId="77777777" w:rsidR="006552CB" w:rsidRPr="00610427" w:rsidRDefault="006552CB" w:rsidP="006552CB">
      <w:pPr>
        <w:pStyle w:val="H1G"/>
        <w:spacing w:before="120"/>
        <w:ind w:left="0" w:right="0" w:firstLine="0"/>
        <w:jc w:val="center"/>
        <w:rPr>
          <w:color w:val="000000" w:themeColor="text1"/>
        </w:rPr>
      </w:pPr>
      <w:r w:rsidRPr="00610427">
        <w:rPr>
          <w:color w:val="000000" w:themeColor="text1"/>
        </w:rPr>
        <w:t>_________</w:t>
      </w:r>
    </w:p>
    <w:p w14:paraId="58E6551E" w14:textId="77777777" w:rsidR="006552CB" w:rsidRPr="00610427" w:rsidRDefault="006552CB" w:rsidP="006552CB">
      <w:pPr>
        <w:pStyle w:val="H1G"/>
        <w:spacing w:before="240" w:after="120"/>
        <w:rPr>
          <w:color w:val="000000" w:themeColor="text1"/>
        </w:rPr>
      </w:pPr>
      <w:r w:rsidRPr="00610427">
        <w:rPr>
          <w:color w:val="000000" w:themeColor="text1"/>
        </w:rPr>
        <w:tab/>
      </w:r>
      <w:r w:rsidRPr="00610427">
        <w:rPr>
          <w:color w:val="000000" w:themeColor="text1"/>
        </w:rPr>
        <w:tab/>
        <w:t>Addendum 47 – UN Regulation No. 48</w:t>
      </w:r>
    </w:p>
    <w:p w14:paraId="175C36F8" w14:textId="66A6A7AD" w:rsidR="006552CB" w:rsidRPr="00610427" w:rsidRDefault="006552CB" w:rsidP="006552CB">
      <w:pPr>
        <w:pStyle w:val="H1G"/>
        <w:spacing w:before="240"/>
        <w:rPr>
          <w:color w:val="000000" w:themeColor="text1"/>
        </w:rPr>
      </w:pPr>
      <w:r w:rsidRPr="00610427">
        <w:rPr>
          <w:color w:val="000000" w:themeColor="text1"/>
        </w:rPr>
        <w:tab/>
      </w:r>
      <w:r w:rsidRPr="00610427">
        <w:rPr>
          <w:color w:val="000000" w:themeColor="text1"/>
        </w:rPr>
        <w:tab/>
        <w:t>Revision 1</w:t>
      </w:r>
      <w:r w:rsidR="00BE059B" w:rsidRPr="00610427">
        <w:rPr>
          <w:color w:val="000000" w:themeColor="text1"/>
        </w:rPr>
        <w:t>3</w:t>
      </w:r>
      <w:r w:rsidRPr="00610427">
        <w:rPr>
          <w:color w:val="000000" w:themeColor="text1"/>
        </w:rPr>
        <w:t xml:space="preserve"> - Amendment </w:t>
      </w:r>
      <w:r w:rsidR="00F13634" w:rsidRPr="00610427">
        <w:rPr>
          <w:color w:val="000000" w:themeColor="text1"/>
        </w:rPr>
        <w:t>4</w:t>
      </w:r>
    </w:p>
    <w:p w14:paraId="47B57E1E" w14:textId="56DCE8CD" w:rsidR="006552CB" w:rsidRPr="00610427" w:rsidRDefault="007501E3" w:rsidP="006552CB">
      <w:pPr>
        <w:pStyle w:val="SingleTxtG"/>
        <w:spacing w:after="360"/>
        <w:rPr>
          <w:color w:val="000000" w:themeColor="text1"/>
          <w:spacing w:val="-2"/>
        </w:rPr>
      </w:pPr>
      <w:r w:rsidRPr="00610427">
        <w:rPr>
          <w:color w:val="000000" w:themeColor="text1"/>
          <w:spacing w:val="-2"/>
        </w:rPr>
        <w:t xml:space="preserve">Supplement 3 to the </w:t>
      </w:r>
      <w:r w:rsidR="00261FC7" w:rsidRPr="00610427">
        <w:rPr>
          <w:color w:val="000000" w:themeColor="text1"/>
          <w:spacing w:val="-2"/>
        </w:rPr>
        <w:t>0</w:t>
      </w:r>
      <w:r w:rsidRPr="00610427">
        <w:rPr>
          <w:color w:val="000000" w:themeColor="text1"/>
          <w:spacing w:val="-2"/>
        </w:rPr>
        <w:t>7</w:t>
      </w:r>
      <w:r w:rsidR="006552CB" w:rsidRPr="00610427">
        <w:rPr>
          <w:color w:val="000000" w:themeColor="text1"/>
          <w:spacing w:val="-2"/>
        </w:rPr>
        <w:t xml:space="preserve"> series of amendments – Date of entry into force: </w:t>
      </w:r>
      <w:r w:rsidRPr="00610427">
        <w:rPr>
          <w:color w:val="000000" w:themeColor="text1"/>
        </w:rPr>
        <w:t>4 January 2023</w:t>
      </w:r>
    </w:p>
    <w:p w14:paraId="18B41D51" w14:textId="23AD55A4" w:rsidR="006552CB" w:rsidRPr="00610427" w:rsidRDefault="006552CB" w:rsidP="006552CB">
      <w:pPr>
        <w:pStyle w:val="H1G"/>
        <w:spacing w:before="120" w:after="120" w:line="240" w:lineRule="exact"/>
        <w:rPr>
          <w:color w:val="000000" w:themeColor="text1"/>
          <w:lang w:val="en-US"/>
        </w:rPr>
      </w:pPr>
      <w:r w:rsidRPr="00610427">
        <w:rPr>
          <w:color w:val="000000" w:themeColor="text1"/>
          <w:lang w:val="en-US"/>
        </w:rPr>
        <w:tab/>
      </w:r>
      <w:r w:rsidRPr="00610427">
        <w:rPr>
          <w:color w:val="000000" w:themeColor="text1"/>
          <w:lang w:val="en-US"/>
        </w:rPr>
        <w:tab/>
      </w:r>
      <w:r w:rsidR="00E05CB7" w:rsidRPr="00610427">
        <w:rPr>
          <w:color w:val="000000" w:themeColor="text1"/>
        </w:rPr>
        <w:t>Uniform provisions concerning the approval of vehicles with regard to the installation of lighting and light-signalling devices</w:t>
      </w:r>
    </w:p>
    <w:p w14:paraId="50D56CCA" w14:textId="1535EA86" w:rsidR="006552CB" w:rsidRPr="00610427" w:rsidRDefault="006552CB" w:rsidP="009B0CE5">
      <w:pPr>
        <w:pStyle w:val="SingleTxtG"/>
        <w:spacing w:after="40"/>
        <w:jc w:val="left"/>
        <w:rPr>
          <w:color w:val="000000" w:themeColor="text1"/>
          <w:lang w:eastAsia="en-GB"/>
        </w:rPr>
      </w:pPr>
      <w:r w:rsidRPr="00610427">
        <w:rPr>
          <w:color w:val="000000" w:themeColor="text1"/>
          <w:spacing w:val="-4"/>
          <w:lang w:eastAsia="en-GB"/>
        </w:rPr>
        <w:t>This document is meant purely as documentation tool. The authentic and legal binding text is:</w:t>
      </w:r>
      <w:r w:rsidRPr="00610427">
        <w:rPr>
          <w:color w:val="000000" w:themeColor="text1"/>
          <w:lang w:eastAsia="en-GB"/>
        </w:rPr>
        <w:t xml:space="preserve"> </w:t>
      </w:r>
      <w:r w:rsidRPr="00610427">
        <w:rPr>
          <w:color w:val="000000" w:themeColor="text1"/>
          <w:spacing w:val="-6"/>
          <w:lang w:eastAsia="en-GB"/>
        </w:rPr>
        <w:t>ECE/TRANS/WP.29/</w:t>
      </w:r>
      <w:r w:rsidR="007501E3" w:rsidRPr="00610427">
        <w:rPr>
          <w:color w:val="000000" w:themeColor="text1"/>
          <w:spacing w:val="-6"/>
          <w:lang w:eastAsia="en-GB"/>
        </w:rPr>
        <w:t>2022/90.</w:t>
      </w:r>
    </w:p>
    <w:p w14:paraId="26BB5C59" w14:textId="77777777" w:rsidR="006552CB" w:rsidRPr="00610427" w:rsidRDefault="006552CB" w:rsidP="006552CB">
      <w:pPr>
        <w:suppressAutoHyphens w:val="0"/>
        <w:spacing w:line="240" w:lineRule="auto"/>
        <w:jc w:val="center"/>
        <w:rPr>
          <w:b/>
          <w:color w:val="000000" w:themeColor="text1"/>
          <w:sz w:val="24"/>
        </w:rPr>
      </w:pPr>
      <w:r w:rsidRPr="00610427">
        <w:rPr>
          <w:b/>
          <w:noProof/>
          <w:color w:val="000000" w:themeColor="text1"/>
          <w:sz w:val="24"/>
          <w:lang w:val="en-US"/>
        </w:rPr>
        <w:drawing>
          <wp:anchor distT="0" distB="137160" distL="114300" distR="114300" simplePos="0" relativeHeight="251658240" behindDoc="0" locked="0" layoutInCell="1" allowOverlap="1" wp14:anchorId="33EF75FD" wp14:editId="048E3EC2">
            <wp:simplePos x="0" y="0"/>
            <wp:positionH relativeFrom="column">
              <wp:posOffset>2540000</wp:posOffset>
            </wp:positionH>
            <wp:positionV relativeFrom="paragraph">
              <wp:posOffset>223520</wp:posOffset>
            </wp:positionV>
            <wp:extent cx="1028700" cy="826770"/>
            <wp:effectExtent l="0" t="0" r="0" b="0"/>
            <wp:wrapTopAndBottom/>
            <wp:docPr id="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Pr="00610427">
        <w:rPr>
          <w:b/>
          <w:color w:val="000000" w:themeColor="text1"/>
          <w:sz w:val="24"/>
        </w:rPr>
        <w:t>_________</w:t>
      </w:r>
    </w:p>
    <w:p w14:paraId="7CD28970" w14:textId="70D1C2D2" w:rsidR="00B81C7D" w:rsidRPr="00610427" w:rsidRDefault="006552CB" w:rsidP="006552CB">
      <w:pPr>
        <w:suppressAutoHyphens w:val="0"/>
        <w:spacing w:line="240" w:lineRule="auto"/>
        <w:jc w:val="center"/>
        <w:rPr>
          <w:b/>
          <w:color w:val="000000" w:themeColor="text1"/>
          <w:sz w:val="24"/>
        </w:rPr>
      </w:pPr>
      <w:r w:rsidRPr="00610427">
        <w:rPr>
          <w:b/>
          <w:color w:val="000000" w:themeColor="text1"/>
          <w:sz w:val="24"/>
        </w:rPr>
        <w:t>UNITED NATIONS</w:t>
      </w:r>
      <w:bookmarkEnd w:id="202"/>
    </w:p>
    <w:p w14:paraId="3A2BE8D4" w14:textId="77777777" w:rsidR="00B81C7D" w:rsidRPr="00610427" w:rsidRDefault="00B81C7D">
      <w:pPr>
        <w:suppressAutoHyphens w:val="0"/>
        <w:spacing w:line="240" w:lineRule="auto"/>
        <w:rPr>
          <w:b/>
          <w:color w:val="000000" w:themeColor="text1"/>
          <w:sz w:val="24"/>
        </w:rPr>
      </w:pPr>
      <w:r w:rsidRPr="00610427">
        <w:rPr>
          <w:b/>
          <w:color w:val="000000" w:themeColor="text1"/>
          <w:sz w:val="24"/>
        </w:rPr>
        <w:br w:type="page"/>
      </w:r>
    </w:p>
    <w:bookmarkEnd w:id="203"/>
    <w:p w14:paraId="71AE6135" w14:textId="77777777" w:rsidR="00930D2B" w:rsidRPr="00AE2A0E" w:rsidRDefault="00930D2B" w:rsidP="00930D2B">
      <w:pPr>
        <w:tabs>
          <w:tab w:val="left" w:pos="2300"/>
          <w:tab w:val="left" w:pos="2800"/>
        </w:tabs>
        <w:spacing w:after="120"/>
        <w:ind w:left="2268" w:right="1134" w:hanging="1134"/>
        <w:jc w:val="both"/>
        <w:rPr>
          <w:lang w:val="en-US"/>
        </w:rPr>
      </w:pPr>
      <w:r w:rsidRPr="00AE2A0E">
        <w:rPr>
          <w:i/>
          <w:lang w:val="en-US"/>
        </w:rPr>
        <w:lastRenderedPageBreak/>
        <w:t>Add a new paragraph 2.1.7.</w:t>
      </w:r>
      <w:r w:rsidRPr="00AE2A0E">
        <w:rPr>
          <w:lang w:val="en-US"/>
        </w:rPr>
        <w:t xml:space="preserve"> to read:</w:t>
      </w:r>
    </w:p>
    <w:p w14:paraId="49D41701" w14:textId="77777777" w:rsidR="00930D2B" w:rsidRPr="005252AC" w:rsidRDefault="00930D2B" w:rsidP="00930D2B">
      <w:pPr>
        <w:pStyle w:val="af3"/>
        <w:spacing w:after="120"/>
        <w:ind w:left="2268" w:right="1134" w:hanging="1134"/>
        <w:contextualSpacing w:val="0"/>
        <w:jc w:val="both"/>
        <w:rPr>
          <w:lang w:val="en-US"/>
        </w:rPr>
      </w:pPr>
      <w:r w:rsidRPr="00AE2A0E">
        <w:rPr>
          <w:lang w:val="en-US"/>
        </w:rPr>
        <w:t>"2.1.7.</w:t>
      </w:r>
      <w:r w:rsidRPr="00AE2A0E">
        <w:rPr>
          <w:lang w:val="en-US"/>
        </w:rPr>
        <w:tab/>
      </w:r>
      <w:r w:rsidRPr="005252AC">
        <w:rPr>
          <w:lang w:val="en-US"/>
        </w:rPr>
        <w:t>“</w:t>
      </w:r>
      <w:r w:rsidRPr="005252AC">
        <w:rPr>
          <w:i/>
          <w:iCs/>
        </w:rPr>
        <w:t xml:space="preserve">Manufacturer logo” </w:t>
      </w:r>
      <w:r w:rsidRPr="005252AC">
        <w:t>means a graphic mark, emblem, word, or a combination of those elements, used to aid and promote public identification and recognition of a vehicle manufacturer's brand name."</w:t>
      </w:r>
    </w:p>
    <w:p w14:paraId="688358CD" w14:textId="77777777" w:rsidR="00930D2B" w:rsidRPr="005252AC" w:rsidRDefault="00930D2B" w:rsidP="00930D2B">
      <w:pPr>
        <w:spacing w:after="120"/>
        <w:ind w:left="2268" w:right="1134" w:hanging="1134"/>
      </w:pPr>
      <w:r w:rsidRPr="005252AC">
        <w:rPr>
          <w:i/>
          <w:iCs/>
        </w:rPr>
        <w:t xml:space="preserve">Add a new paragraph 2.5.1.1. </w:t>
      </w:r>
      <w:r w:rsidRPr="005252AC">
        <w:t>to read:</w:t>
      </w:r>
    </w:p>
    <w:p w14:paraId="11F2AFB4" w14:textId="258A1EF7" w:rsidR="00930D2B" w:rsidRPr="005252AC" w:rsidRDefault="002038AA" w:rsidP="00930D2B">
      <w:pPr>
        <w:spacing w:after="120"/>
        <w:ind w:left="2268" w:right="1134" w:hanging="1134"/>
        <w:rPr>
          <w:strike/>
          <w:color w:val="000000" w:themeColor="text1"/>
        </w:rPr>
      </w:pPr>
      <w:r>
        <w:t>"</w:t>
      </w:r>
      <w:r w:rsidR="00930D2B" w:rsidRPr="005252AC">
        <w:t>2.5.1.1.</w:t>
      </w:r>
      <w:r w:rsidR="00930D2B" w:rsidRPr="005252AC">
        <w:tab/>
        <w:t>“</w:t>
      </w:r>
      <w:r w:rsidR="00930D2B" w:rsidRPr="005252AC">
        <w:rPr>
          <w:color w:val="000000" w:themeColor="text1"/>
        </w:rPr>
        <w:t>Auxiliary driving-beam (auxiliary main-beam) lamp” means a driving-beam approved as separate lamp in such a way that it is supplementing a driving-beam of another class.</w:t>
      </w:r>
      <w:r>
        <w:rPr>
          <w:color w:val="000000" w:themeColor="text1"/>
        </w:rPr>
        <w:t>"</w:t>
      </w:r>
    </w:p>
    <w:p w14:paraId="264B5034" w14:textId="77777777" w:rsidR="00930D2B" w:rsidRPr="005252AC" w:rsidRDefault="00930D2B" w:rsidP="00930D2B">
      <w:pPr>
        <w:pStyle w:val="SingleTxtG"/>
        <w:ind w:right="521"/>
      </w:pPr>
      <w:r w:rsidRPr="005252AC">
        <w:rPr>
          <w:i/>
          <w:iCs/>
        </w:rPr>
        <w:t>Add new paragraphs</w:t>
      </w:r>
      <w:r w:rsidRPr="005252AC">
        <w:rPr>
          <w:i/>
          <w:iCs/>
          <w:lang w:eastAsia="ja-JP"/>
        </w:rPr>
        <w:t xml:space="preserve"> 2.7.8. and 2.7.9. </w:t>
      </w:r>
      <w:r w:rsidRPr="005252AC">
        <w:t>to read:</w:t>
      </w:r>
    </w:p>
    <w:p w14:paraId="32509D21" w14:textId="36972A5C" w:rsidR="00930D2B" w:rsidRPr="005252AC" w:rsidRDefault="002038AA" w:rsidP="00930D2B">
      <w:pPr>
        <w:pStyle w:val="SingleTxtG"/>
        <w:ind w:left="2268" w:hanging="1134"/>
        <w:rPr>
          <w:iCs/>
        </w:rPr>
      </w:pPr>
      <w:r>
        <w:rPr>
          <w:iCs/>
        </w:rPr>
        <w:t>"</w:t>
      </w:r>
      <w:r w:rsidR="00930D2B" w:rsidRPr="005252AC">
        <w:rPr>
          <w:iCs/>
        </w:rPr>
        <w:t>2.7.8.</w:t>
      </w:r>
      <w:r w:rsidR="00930D2B" w:rsidRPr="005252AC">
        <w:rPr>
          <w:iCs/>
        </w:rPr>
        <w:tab/>
      </w:r>
      <w:r w:rsidR="00930D2B" w:rsidRPr="005252AC">
        <w:rPr>
          <w:i/>
          <w:iCs/>
        </w:rPr>
        <w:t>“Driver Assistance Projection”</w:t>
      </w:r>
      <w:r w:rsidR="00930D2B" w:rsidRPr="005252AC">
        <w:rPr>
          <w:iCs/>
        </w:rPr>
        <w:t xml:space="preserve"> means a modification of the light distribution for driver assistance purposes. </w:t>
      </w:r>
    </w:p>
    <w:p w14:paraId="59A8C458" w14:textId="242150DC" w:rsidR="00930D2B" w:rsidRPr="005252AC" w:rsidRDefault="00930D2B" w:rsidP="00930D2B">
      <w:pPr>
        <w:pStyle w:val="SingleTxtG"/>
        <w:ind w:left="2268" w:hanging="1134"/>
        <w:rPr>
          <w:iCs/>
        </w:rPr>
      </w:pPr>
      <w:r w:rsidRPr="005252AC">
        <w:rPr>
          <w:lang w:val="en-US"/>
        </w:rPr>
        <w:t>2.7.9.</w:t>
      </w:r>
      <w:r w:rsidRPr="005252AC">
        <w:rPr>
          <w:lang w:val="en-US"/>
        </w:rPr>
        <w:tab/>
      </w:r>
      <w:r w:rsidRPr="005252AC">
        <w:rPr>
          <w:i/>
          <w:lang w:val="en-US"/>
        </w:rPr>
        <w:t>“RCT (Risk of Collision Time)”</w:t>
      </w:r>
      <w:r w:rsidRPr="005252AC">
        <w:rPr>
          <w:lang w:val="en-US"/>
        </w:rPr>
        <w:t xml:space="preserve"> means the estimated time for the own vehicle and the preceding vehicle to collide</w:t>
      </w:r>
      <w:r w:rsidRPr="005252AC">
        <w:rPr>
          <w:rFonts w:ascii="Arial" w:hAnsi="Arial" w:cs="Arial"/>
          <w:lang w:val="en-US"/>
        </w:rPr>
        <w:t xml:space="preserve">, </w:t>
      </w:r>
      <w:r w:rsidRPr="005252AC">
        <w:rPr>
          <w:lang w:val="en-US"/>
        </w:rPr>
        <w:t>assuming that the relative speed, at the time of estimation, remains constant.</w:t>
      </w:r>
      <w:r w:rsidR="002A2462">
        <w:rPr>
          <w:lang w:val="en-US"/>
        </w:rPr>
        <w:t>"</w:t>
      </w:r>
    </w:p>
    <w:p w14:paraId="3A813724" w14:textId="77777777" w:rsidR="00930D2B" w:rsidRPr="005252AC" w:rsidRDefault="00930D2B" w:rsidP="00930D2B">
      <w:pPr>
        <w:pStyle w:val="SingleTxtG"/>
        <w:ind w:right="521"/>
        <w:rPr>
          <w:iCs/>
        </w:rPr>
      </w:pPr>
      <w:r w:rsidRPr="005252AC">
        <w:rPr>
          <w:i/>
          <w:iCs/>
        </w:rPr>
        <w:t>Add a new paragraph</w:t>
      </w:r>
      <w:r w:rsidRPr="005252AC">
        <w:rPr>
          <w:i/>
          <w:iCs/>
          <w:lang w:eastAsia="ja-JP"/>
        </w:rPr>
        <w:t xml:space="preserve"> 3.2.9. </w:t>
      </w:r>
      <w:r w:rsidRPr="005252AC">
        <w:t>to read:</w:t>
      </w:r>
    </w:p>
    <w:p w14:paraId="0A2D2B62" w14:textId="5CDB917F" w:rsidR="00930D2B" w:rsidRPr="005252AC" w:rsidRDefault="002A2462" w:rsidP="00930D2B">
      <w:pPr>
        <w:pStyle w:val="SingleTxtG"/>
        <w:ind w:left="2268" w:hanging="1134"/>
        <w:rPr>
          <w:iCs/>
        </w:rPr>
      </w:pPr>
      <w:r>
        <w:rPr>
          <w:iCs/>
        </w:rPr>
        <w:t>"</w:t>
      </w:r>
      <w:r w:rsidR="00930D2B" w:rsidRPr="005252AC">
        <w:rPr>
          <w:iCs/>
        </w:rPr>
        <w:t>3.2.9.</w:t>
      </w:r>
      <w:r w:rsidR="00930D2B" w:rsidRPr="005252AC">
        <w:rPr>
          <w:iCs/>
        </w:rPr>
        <w:tab/>
        <w:t>Where a system is able to provide driver assistance projections on the road, a list of the patterns and symbols shall be provided by the manufacturer.</w:t>
      </w:r>
      <w:r>
        <w:rPr>
          <w:iCs/>
        </w:rPr>
        <w:t>"</w:t>
      </w:r>
    </w:p>
    <w:p w14:paraId="01E61723" w14:textId="77777777" w:rsidR="00930D2B" w:rsidRPr="00442F38" w:rsidRDefault="00930D2B" w:rsidP="00930D2B">
      <w:pPr>
        <w:tabs>
          <w:tab w:val="left" w:pos="2300"/>
          <w:tab w:val="left" w:pos="2800"/>
        </w:tabs>
        <w:spacing w:after="120"/>
        <w:ind w:left="2268" w:right="1134" w:hanging="1134"/>
        <w:jc w:val="both"/>
        <w:rPr>
          <w:bCs/>
          <w:lang w:val="en-US"/>
        </w:rPr>
      </w:pPr>
      <w:r w:rsidRPr="00442F38">
        <w:rPr>
          <w:bCs/>
          <w:i/>
          <w:lang w:val="en-US"/>
        </w:rPr>
        <w:t xml:space="preserve">Add a new paragraph 5.5.5. </w:t>
      </w:r>
      <w:r w:rsidRPr="00442F38">
        <w:rPr>
          <w:bCs/>
          <w:lang w:val="en-US"/>
        </w:rPr>
        <w:t>to read:</w:t>
      </w:r>
    </w:p>
    <w:p w14:paraId="73124698" w14:textId="77777777" w:rsidR="00930D2B" w:rsidRPr="00442F38" w:rsidRDefault="00930D2B" w:rsidP="00930D2B">
      <w:pPr>
        <w:tabs>
          <w:tab w:val="left" w:pos="2300"/>
          <w:tab w:val="left" w:pos="2800"/>
        </w:tabs>
        <w:spacing w:after="120"/>
        <w:ind w:left="2268" w:right="1134" w:hanging="1134"/>
        <w:jc w:val="both"/>
        <w:rPr>
          <w:bCs/>
          <w:lang w:val="en-US"/>
        </w:rPr>
      </w:pPr>
      <w:r w:rsidRPr="00442F38">
        <w:rPr>
          <w:bCs/>
          <w:lang w:val="en-US"/>
        </w:rPr>
        <w:t>"5.5.5.</w:t>
      </w:r>
      <w:r w:rsidRPr="00442F38">
        <w:rPr>
          <w:bCs/>
          <w:lang w:val="en-US"/>
        </w:rPr>
        <w:tab/>
        <w:t>In case of lamps incorporating a manufacturer logo, only two lateral logos (one on each side) or one central logo can be fitted on the rear of the vehicle and only two lateral logos (one on each side) or one central logo can be fitted on the front of the vehicle.</w:t>
      </w:r>
      <w:r w:rsidRPr="00E77C09">
        <w:t xml:space="preserve"> </w:t>
      </w:r>
      <w:r w:rsidRPr="00E77C09">
        <w:rPr>
          <w:bCs/>
          <w:lang w:val="en-US"/>
        </w:rPr>
        <w:t>All logos that are not vehicle manufacturer or body manufacturer logos are prohibited.</w:t>
      </w:r>
      <w:r w:rsidRPr="00442F38">
        <w:rPr>
          <w:bCs/>
          <w:lang w:val="en-US"/>
        </w:rPr>
        <w:t>"</w:t>
      </w:r>
    </w:p>
    <w:p w14:paraId="1F2B2DDC" w14:textId="77777777" w:rsidR="00930D2B" w:rsidRPr="008454D7" w:rsidRDefault="00930D2B" w:rsidP="00930D2B">
      <w:pPr>
        <w:spacing w:after="120"/>
        <w:ind w:left="1134" w:right="1134"/>
      </w:pPr>
      <w:r w:rsidRPr="00081B45">
        <w:rPr>
          <w:i/>
        </w:rPr>
        <w:t>Paragraph</w:t>
      </w:r>
      <w:r w:rsidRPr="008454D7">
        <w:rPr>
          <w:i/>
        </w:rPr>
        <w:t xml:space="preserve"> 5.10. and </w:t>
      </w:r>
      <w:r>
        <w:rPr>
          <w:i/>
        </w:rPr>
        <w:t xml:space="preserve">its </w:t>
      </w:r>
      <w:r w:rsidRPr="008454D7">
        <w:rPr>
          <w:i/>
        </w:rPr>
        <w:t xml:space="preserve">sub-paragraphs, </w:t>
      </w:r>
      <w:r w:rsidRPr="007661DA">
        <w:rPr>
          <w:rFonts w:asciiTheme="majorBidi" w:eastAsia="MS Mincho" w:hAnsiTheme="majorBidi" w:cstheme="majorBidi"/>
        </w:rPr>
        <w:t>amend</w:t>
      </w:r>
      <w:r w:rsidRPr="008454D7">
        <w:t xml:space="preserve"> to read:</w:t>
      </w:r>
    </w:p>
    <w:p w14:paraId="568B060C" w14:textId="64342C41" w:rsidR="00930D2B" w:rsidRPr="005252AC" w:rsidRDefault="002A2462" w:rsidP="00930D2B">
      <w:pPr>
        <w:pStyle w:val="SingleTxtG"/>
        <w:ind w:left="2268" w:hanging="1134"/>
      </w:pPr>
      <w:r>
        <w:rPr>
          <w:lang w:val="en-US"/>
        </w:rPr>
        <w:t>"</w:t>
      </w:r>
      <w:r w:rsidR="00930D2B" w:rsidRPr="008454D7">
        <w:rPr>
          <w:lang w:val="en-US"/>
        </w:rPr>
        <w:t>5.10.</w:t>
      </w:r>
      <w:r w:rsidR="00930D2B" w:rsidRPr="008454D7">
        <w:rPr>
          <w:lang w:val="en-US"/>
        </w:rPr>
        <w:tab/>
      </w:r>
      <w:r w:rsidR="00930D2B" w:rsidRPr="005252AC">
        <w:t xml:space="preserve">Provisions regarding light </w:t>
      </w:r>
      <w:r w:rsidR="00930D2B" w:rsidRPr="005252AC">
        <w:rPr>
          <w:color w:val="000000" w:themeColor="text1"/>
        </w:rPr>
        <w:t>which could give rise to confusion</w:t>
      </w:r>
      <w:r w:rsidR="00930D2B" w:rsidRPr="005252AC">
        <w:t>:</w:t>
      </w:r>
    </w:p>
    <w:p w14:paraId="2E73CBE2" w14:textId="77777777" w:rsidR="00930D2B" w:rsidRPr="005252AC" w:rsidRDefault="00930D2B" w:rsidP="00930D2B">
      <w:pPr>
        <w:pStyle w:val="SingleTxtG"/>
        <w:ind w:left="2268" w:hanging="1134"/>
      </w:pPr>
      <w:r w:rsidRPr="005252AC">
        <w:t>5.</w:t>
      </w:r>
      <w:r w:rsidRPr="005252AC">
        <w:rPr>
          <w:lang w:val="en-US"/>
        </w:rPr>
        <w:t>10</w:t>
      </w:r>
      <w:r w:rsidRPr="005252AC">
        <w:t>.1.</w:t>
      </w:r>
      <w:r w:rsidRPr="005252AC">
        <w:tab/>
        <w:t>Red light emitted by a lamp fitted on the rear of the vehicle (as defined in paragraph 2.1.5.) shall not be visible from the front of the vehicle.</w:t>
      </w:r>
    </w:p>
    <w:p w14:paraId="2B61688E" w14:textId="77777777" w:rsidR="00930D2B" w:rsidRPr="005252AC" w:rsidRDefault="00930D2B" w:rsidP="00930D2B">
      <w:pPr>
        <w:pStyle w:val="SingleTxtG"/>
        <w:ind w:left="2268" w:hanging="1134"/>
      </w:pPr>
      <w:r w:rsidRPr="005252AC">
        <w:t>5.10.2.</w:t>
      </w:r>
      <w:r w:rsidRPr="005252AC">
        <w:tab/>
        <w:t xml:space="preserve">White light emitted by a lamp fitted on the front of the vehicle (as defined in paragraph 2.1.5.) shall not be visible from the rear of the vehicle. </w:t>
      </w:r>
    </w:p>
    <w:p w14:paraId="52F4E60D" w14:textId="77777777" w:rsidR="00930D2B" w:rsidRPr="005252AC" w:rsidRDefault="00930D2B" w:rsidP="00930D2B">
      <w:pPr>
        <w:pStyle w:val="SingleTxtG"/>
        <w:ind w:left="2268" w:hanging="1134"/>
        <w:rPr>
          <w:bCs/>
        </w:rPr>
      </w:pPr>
      <w:r w:rsidRPr="00393C35">
        <w:t>5.10.3.</w:t>
      </w:r>
      <w:r w:rsidRPr="00393C35">
        <w:tab/>
      </w:r>
      <w:r w:rsidRPr="005252AC">
        <w:rPr>
          <w:bCs/>
          <w:lang w:val="en-US"/>
        </w:rPr>
        <w:t>No account shall be taken of lighting devices fitted for the interior lighting of the vehicle.</w:t>
      </w:r>
    </w:p>
    <w:p w14:paraId="182A7218" w14:textId="77777777" w:rsidR="00930D2B" w:rsidRPr="008F4DF7" w:rsidRDefault="00930D2B" w:rsidP="00930D2B">
      <w:pPr>
        <w:spacing w:after="120"/>
        <w:ind w:left="2268" w:right="1134" w:hanging="1134"/>
        <w:jc w:val="both"/>
        <w:rPr>
          <w:bCs/>
        </w:rPr>
      </w:pPr>
      <w:r w:rsidRPr="008F4DF7">
        <w:rPr>
          <w:bCs/>
        </w:rPr>
        <w:t>5.10.4.</w:t>
      </w:r>
      <w:r w:rsidRPr="008F4DF7">
        <w:rPr>
          <w:bCs/>
        </w:rPr>
        <w:tab/>
        <w:t>To verify paragraphs 5.10.1. and 5.10.2.:</w:t>
      </w:r>
    </w:p>
    <w:p w14:paraId="2F67AF61" w14:textId="77777777" w:rsidR="00930D2B" w:rsidRPr="008F4DF7" w:rsidRDefault="00930D2B" w:rsidP="00930D2B">
      <w:pPr>
        <w:spacing w:after="120"/>
        <w:ind w:left="2268" w:right="1134" w:hanging="1134"/>
        <w:jc w:val="both"/>
        <w:rPr>
          <w:bCs/>
        </w:rPr>
      </w:pPr>
      <w:r w:rsidRPr="008F4DF7">
        <w:rPr>
          <w:bCs/>
        </w:rPr>
        <w:t>5.10.4.1.</w:t>
      </w:r>
      <w:r w:rsidRPr="008F4DF7">
        <w:rPr>
          <w:bCs/>
        </w:rPr>
        <w:tab/>
        <w:t xml:space="preserve">For the visibility of red light towards the front of a vehicle, with the exception of a red rearmost side-marker lamp, there shall be no direct visibility of the apparent surface of a red lamp if viewed by an observer moving within Zone 1 in a transverse plane situated 25 m in front of the vehicle (see Annex 4); </w:t>
      </w:r>
    </w:p>
    <w:p w14:paraId="37BFD99B" w14:textId="77777777" w:rsidR="00930D2B" w:rsidRPr="008F4DF7" w:rsidRDefault="00930D2B" w:rsidP="00930D2B">
      <w:pPr>
        <w:spacing w:after="120"/>
        <w:ind w:left="2268" w:right="1134" w:hanging="1134"/>
        <w:jc w:val="both"/>
        <w:rPr>
          <w:bCs/>
        </w:rPr>
      </w:pPr>
      <w:r w:rsidRPr="008F4DF7">
        <w:rPr>
          <w:bCs/>
        </w:rPr>
        <w:t>5.10.4.2.</w:t>
      </w:r>
      <w:r w:rsidRPr="008F4DF7">
        <w:rPr>
          <w:bCs/>
        </w:rPr>
        <w:tab/>
        <w:t xml:space="preserve">For the visibility of white light towards the rear of a vehicle, with the exception of reversing lamps and white side </w:t>
      </w:r>
      <w:proofErr w:type="spellStart"/>
      <w:r w:rsidRPr="008F4DF7">
        <w:rPr>
          <w:bCs/>
        </w:rPr>
        <w:t>conspicuity</w:t>
      </w:r>
      <w:proofErr w:type="spellEnd"/>
      <w:r w:rsidRPr="008F4DF7">
        <w:rPr>
          <w:bCs/>
        </w:rPr>
        <w:t xml:space="preserve"> markings, there shall be no direct visibility of the apparent surface of a white lamp if viewed by an observer moving within Zone 2 in a transverse plane situated 25 m behind the vehicle (see Annex 4);</w:t>
      </w:r>
    </w:p>
    <w:p w14:paraId="560BE015" w14:textId="570962F1" w:rsidR="00930D2B" w:rsidRPr="008F4DF7" w:rsidRDefault="00930D2B" w:rsidP="00930D2B">
      <w:pPr>
        <w:spacing w:after="120"/>
        <w:ind w:left="2268" w:right="1134" w:hanging="1134"/>
        <w:jc w:val="both"/>
        <w:rPr>
          <w:bCs/>
          <w:i/>
        </w:rPr>
      </w:pPr>
      <w:r w:rsidRPr="008F4DF7">
        <w:rPr>
          <w:bCs/>
        </w:rPr>
        <w:t>5.10.4.3.</w:t>
      </w:r>
      <w:r w:rsidRPr="008F4DF7">
        <w:rPr>
          <w:bCs/>
        </w:rPr>
        <w:tab/>
        <w:t>In case of doubt, the requirement above shall be deemed fulfilled if the luminous intensity of the red light emitted to the front and/or the white light emitted to the rear, as verified during type approval of the lamps, is less than 0.25 cd per lamp taking into account the influence of the vehicle body if applicable.</w:t>
      </w:r>
      <w:r w:rsidR="002A2462">
        <w:rPr>
          <w:bCs/>
        </w:rPr>
        <w:t>"</w:t>
      </w:r>
    </w:p>
    <w:p w14:paraId="20A05821" w14:textId="77777777" w:rsidR="00930D2B" w:rsidRPr="00300470" w:rsidRDefault="00930D2B" w:rsidP="002038AA">
      <w:pPr>
        <w:pageBreakBefore/>
        <w:tabs>
          <w:tab w:val="left" w:pos="2300"/>
          <w:tab w:val="left" w:pos="2800"/>
        </w:tabs>
        <w:spacing w:after="120"/>
        <w:ind w:left="2268" w:right="1134" w:hanging="1134"/>
        <w:jc w:val="both"/>
        <w:rPr>
          <w:lang w:val="en-US"/>
        </w:rPr>
      </w:pPr>
      <w:r w:rsidRPr="00300470">
        <w:rPr>
          <w:i/>
          <w:lang w:val="en-US"/>
        </w:rPr>
        <w:lastRenderedPageBreak/>
        <w:t xml:space="preserve">Add a new paragraph 5.30.1. </w:t>
      </w:r>
      <w:r w:rsidRPr="00300470">
        <w:rPr>
          <w:lang w:val="en-US"/>
        </w:rPr>
        <w:t xml:space="preserve"> to read:</w:t>
      </w:r>
    </w:p>
    <w:p w14:paraId="42619CF1" w14:textId="77777777" w:rsidR="00930D2B" w:rsidRPr="00300470" w:rsidRDefault="00930D2B" w:rsidP="00930D2B">
      <w:pPr>
        <w:tabs>
          <w:tab w:val="left" w:pos="2300"/>
          <w:tab w:val="left" w:pos="2800"/>
        </w:tabs>
        <w:spacing w:after="120"/>
        <w:ind w:left="2268" w:right="1134" w:hanging="1134"/>
        <w:jc w:val="both"/>
        <w:rPr>
          <w:i/>
          <w:iCs/>
        </w:rPr>
      </w:pPr>
      <w:r w:rsidRPr="00300470">
        <w:rPr>
          <w:lang w:val="en-US"/>
        </w:rPr>
        <w:t>"5.30.1.</w:t>
      </w:r>
      <w:r w:rsidRPr="00300470">
        <w:rPr>
          <w:lang w:val="en-US"/>
        </w:rPr>
        <w:tab/>
        <w:t>Especially in case of light-</w:t>
      </w:r>
      <w:proofErr w:type="spellStart"/>
      <w:r w:rsidRPr="00300470">
        <w:rPr>
          <w:lang w:val="en-US"/>
        </w:rPr>
        <w:t>signalling</w:t>
      </w:r>
      <w:proofErr w:type="spellEnd"/>
      <w:r w:rsidRPr="00300470">
        <w:rPr>
          <w:lang w:val="en-US"/>
        </w:rPr>
        <w:t xml:space="preserve"> lamps incorporating a manufacturer logo, the lamp shall be type approved according to the requirements of the UN </w:t>
      </w:r>
      <w:r>
        <w:rPr>
          <w:lang w:val="en-US"/>
        </w:rPr>
        <w:t>R</w:t>
      </w:r>
      <w:r w:rsidRPr="00300470">
        <w:rPr>
          <w:lang w:val="en-US"/>
        </w:rPr>
        <w:t>egulation No</w:t>
      </w:r>
      <w:r>
        <w:rPr>
          <w:lang w:val="en-US"/>
        </w:rPr>
        <w:t>.</w:t>
      </w:r>
      <w:r w:rsidRPr="00300470">
        <w:rPr>
          <w:lang w:val="en-US"/>
        </w:rPr>
        <w:t xml:space="preserve"> 148."</w:t>
      </w:r>
    </w:p>
    <w:p w14:paraId="35CE90CF" w14:textId="77777777" w:rsidR="00930D2B" w:rsidRPr="00C1319A" w:rsidRDefault="00930D2B" w:rsidP="00930D2B">
      <w:pPr>
        <w:pStyle w:val="SingleTxtG"/>
        <w:ind w:right="521"/>
      </w:pPr>
      <w:r w:rsidRPr="00C1319A">
        <w:rPr>
          <w:i/>
          <w:iCs/>
        </w:rPr>
        <w:t>Add a new paragraph</w:t>
      </w:r>
      <w:r w:rsidRPr="00C1319A">
        <w:rPr>
          <w:i/>
          <w:iCs/>
          <w:lang w:eastAsia="ja-JP"/>
        </w:rPr>
        <w:t xml:space="preserve"> 5.35. and related sub-paragraphs </w:t>
      </w:r>
      <w:r w:rsidRPr="00C1319A">
        <w:t>to read:</w:t>
      </w:r>
    </w:p>
    <w:p w14:paraId="50962512" w14:textId="25A01476" w:rsidR="00930D2B" w:rsidRPr="00530679" w:rsidRDefault="002A2462" w:rsidP="00930D2B">
      <w:pPr>
        <w:pStyle w:val="para"/>
        <w:ind w:right="0"/>
      </w:pPr>
      <w:r>
        <w:t>"</w:t>
      </w:r>
      <w:r w:rsidR="00930D2B" w:rsidRPr="00530679">
        <w:t>5.35.</w:t>
      </w:r>
      <w:r w:rsidR="00930D2B" w:rsidRPr="00530679">
        <w:tab/>
        <w:t>General provisions relating to Driver Assistance Projection</w:t>
      </w:r>
    </w:p>
    <w:p w14:paraId="2B191582" w14:textId="77777777" w:rsidR="00930D2B" w:rsidRPr="00530679" w:rsidRDefault="00930D2B" w:rsidP="00930D2B">
      <w:pPr>
        <w:pStyle w:val="para"/>
        <w:ind w:firstLine="0"/>
      </w:pPr>
      <w:r w:rsidRPr="00530679">
        <w:t>The Driver Assistance Projection shall be constituted of patterns, symbols or both.</w:t>
      </w:r>
    </w:p>
    <w:p w14:paraId="7C5ADA44" w14:textId="77777777" w:rsidR="00930D2B" w:rsidRPr="00530679" w:rsidRDefault="00930D2B" w:rsidP="00930D2B">
      <w:pPr>
        <w:pStyle w:val="para"/>
        <w:rPr>
          <w:lang w:val="en-US"/>
        </w:rPr>
      </w:pPr>
      <w:r w:rsidRPr="00530679">
        <w:rPr>
          <w:lang w:val="en-US"/>
        </w:rPr>
        <w:t>5.35.1.</w:t>
      </w:r>
      <w:r w:rsidRPr="00530679">
        <w:rPr>
          <w:lang w:val="en-US"/>
        </w:rPr>
        <w:tab/>
        <w:t>Symbols and patterns shall be related and limited only to warning/highlighting:</w:t>
      </w:r>
    </w:p>
    <w:p w14:paraId="44744BD4" w14:textId="77777777" w:rsidR="00930D2B" w:rsidRPr="00530679" w:rsidRDefault="00930D2B" w:rsidP="00930D2B">
      <w:pPr>
        <w:pStyle w:val="para"/>
        <w:ind w:left="2835" w:hanging="567"/>
        <w:rPr>
          <w:lang w:val="en-US"/>
        </w:rPr>
      </w:pPr>
      <w:r w:rsidRPr="00530679">
        <w:rPr>
          <w:lang w:val="en-US"/>
        </w:rPr>
        <w:t>(a)</w:t>
      </w:r>
      <w:r w:rsidRPr="00530679">
        <w:rPr>
          <w:lang w:val="en-US"/>
        </w:rPr>
        <w:tab/>
        <w:t xml:space="preserve">the presence of hazardous traffic situation </w:t>
      </w:r>
    </w:p>
    <w:p w14:paraId="3C8DD7DC" w14:textId="77777777" w:rsidR="00930D2B" w:rsidRPr="00530679" w:rsidRDefault="00930D2B" w:rsidP="00930D2B">
      <w:pPr>
        <w:pStyle w:val="para"/>
        <w:ind w:left="2835" w:hanging="567"/>
        <w:rPr>
          <w:lang w:val="en-US" w:eastAsia="ja-JP"/>
        </w:rPr>
      </w:pPr>
      <w:r w:rsidRPr="00530679">
        <w:rPr>
          <w:lang w:val="en-US"/>
        </w:rPr>
        <w:t>(b)</w:t>
      </w:r>
      <w:r w:rsidRPr="00530679">
        <w:rPr>
          <w:lang w:val="en-US"/>
        </w:rPr>
        <w:tab/>
        <w:t>the presence of other road users which require the driver’s attention</w:t>
      </w:r>
    </w:p>
    <w:p w14:paraId="289EF694" w14:textId="77777777" w:rsidR="00930D2B" w:rsidRPr="00530679" w:rsidRDefault="00930D2B" w:rsidP="00930D2B">
      <w:pPr>
        <w:pStyle w:val="para"/>
        <w:ind w:left="2835" w:hanging="567"/>
        <w:rPr>
          <w:lang w:val="en-US"/>
        </w:rPr>
      </w:pPr>
      <w:r w:rsidRPr="00530679">
        <w:rPr>
          <w:lang w:val="en-US"/>
        </w:rPr>
        <w:t>(c)</w:t>
      </w:r>
      <w:r w:rsidRPr="00530679">
        <w:rPr>
          <w:lang w:val="en-US"/>
        </w:rPr>
        <w:tab/>
        <w:t>to maintain the distances to surrounding road users and infrastructure</w:t>
      </w:r>
    </w:p>
    <w:p w14:paraId="75665591" w14:textId="77777777" w:rsidR="00930D2B" w:rsidRPr="00530679" w:rsidRDefault="00930D2B" w:rsidP="00930D2B">
      <w:pPr>
        <w:pStyle w:val="para"/>
        <w:ind w:left="2835" w:hanging="567"/>
        <w:rPr>
          <w:lang w:val="en-US"/>
        </w:rPr>
      </w:pPr>
      <w:r w:rsidRPr="00530679">
        <w:rPr>
          <w:lang w:val="en-US"/>
        </w:rPr>
        <w:t>(d)</w:t>
      </w:r>
      <w:r w:rsidRPr="00530679">
        <w:rPr>
          <w:lang w:val="en-US" w:eastAsia="ja-JP"/>
        </w:rPr>
        <w:tab/>
      </w:r>
      <w:r w:rsidRPr="00530679">
        <w:rPr>
          <w:lang w:val="en-US"/>
        </w:rPr>
        <w:t>to maintain the correct lane</w:t>
      </w:r>
    </w:p>
    <w:p w14:paraId="71ED98A7" w14:textId="77777777" w:rsidR="00930D2B" w:rsidRPr="00530679" w:rsidRDefault="00930D2B" w:rsidP="00930D2B">
      <w:pPr>
        <w:pStyle w:val="para"/>
        <w:ind w:firstLine="0"/>
        <w:rPr>
          <w:lang w:val="en-US"/>
        </w:rPr>
      </w:pPr>
      <w:r w:rsidRPr="00530679">
        <w:rPr>
          <w:lang w:val="en-US"/>
        </w:rPr>
        <w:t xml:space="preserve">The patterns and symbols shall be explained in the owner's handbook. </w:t>
      </w:r>
    </w:p>
    <w:p w14:paraId="43063DF9" w14:textId="77777777" w:rsidR="00930D2B" w:rsidRPr="00530679" w:rsidRDefault="00930D2B" w:rsidP="00930D2B">
      <w:pPr>
        <w:pStyle w:val="para"/>
        <w:rPr>
          <w:iCs/>
          <w:lang w:val="en-US"/>
        </w:rPr>
      </w:pPr>
      <w:r w:rsidRPr="00530679">
        <w:t>5.35.2.</w:t>
      </w:r>
      <w:r w:rsidRPr="00530679">
        <w:tab/>
        <w:t>The only s</w:t>
      </w:r>
      <w:proofErr w:type="spellStart"/>
      <w:r w:rsidRPr="00530679">
        <w:rPr>
          <w:iCs/>
          <w:lang w:val="en-US"/>
        </w:rPr>
        <w:t>ymbols</w:t>
      </w:r>
      <w:proofErr w:type="spellEnd"/>
      <w:r w:rsidRPr="00530679">
        <w:rPr>
          <w:iCs/>
          <w:lang w:val="en-US"/>
        </w:rPr>
        <w:t xml:space="preserve"> and </w:t>
      </w:r>
      <w:r w:rsidRPr="00530679">
        <w:rPr>
          <w:iCs/>
        </w:rPr>
        <w:t>patterns</w:t>
      </w:r>
      <w:r w:rsidRPr="00530679">
        <w:rPr>
          <w:iCs/>
          <w:lang w:val="en-US"/>
        </w:rPr>
        <w:t xml:space="preserve"> that may be used for the </w:t>
      </w:r>
      <w:r w:rsidRPr="00530679">
        <w:t>Driver Assistance Projection,</w:t>
      </w:r>
      <w:r w:rsidRPr="00530679">
        <w:rPr>
          <w:iCs/>
          <w:lang w:val="en-US"/>
        </w:rPr>
        <w:t xml:space="preserve"> and their associated underlying conditions, are listed in Annex 16.</w:t>
      </w:r>
    </w:p>
    <w:p w14:paraId="6184444F" w14:textId="77777777" w:rsidR="00930D2B" w:rsidRPr="00530679" w:rsidRDefault="00930D2B" w:rsidP="00930D2B">
      <w:pPr>
        <w:pStyle w:val="SingleTxtG"/>
        <w:tabs>
          <w:tab w:val="left" w:pos="7938"/>
        </w:tabs>
        <w:ind w:left="2268" w:hanging="1134"/>
        <w:rPr>
          <w:lang w:val="en-US"/>
        </w:rPr>
      </w:pPr>
      <w:bookmarkStart w:id="204" w:name="_Hlk72918101"/>
      <w:r w:rsidRPr="00530679">
        <w:rPr>
          <w:lang w:val="en-US"/>
        </w:rPr>
        <w:t>5.35.3.</w:t>
      </w:r>
      <w:r w:rsidRPr="00530679">
        <w:rPr>
          <w:lang w:val="en-US"/>
        </w:rPr>
        <w:tab/>
        <w:t xml:space="preserve">It shall be always possible to manually deactivate and reactivate the system which operates the Driver Assistant Projection. </w:t>
      </w:r>
    </w:p>
    <w:p w14:paraId="2A3D7626" w14:textId="77777777" w:rsidR="00930D2B" w:rsidRPr="00530679" w:rsidRDefault="00930D2B" w:rsidP="00930D2B">
      <w:pPr>
        <w:pStyle w:val="SingleTxtG"/>
        <w:ind w:left="2268" w:hanging="1134"/>
      </w:pPr>
      <w:r w:rsidRPr="00530679">
        <w:t>5.35.4.</w:t>
      </w:r>
      <w:bookmarkEnd w:id="204"/>
      <w:r w:rsidRPr="00530679">
        <w:tab/>
        <w:t>The projected symbols and patterns shall no longer be projected when their associated underlying conditions allowing them to be shown do not exist anymore.</w:t>
      </w:r>
    </w:p>
    <w:p w14:paraId="12EA556B" w14:textId="77777777" w:rsidR="00930D2B" w:rsidRPr="00530679" w:rsidRDefault="00930D2B" w:rsidP="00930D2B">
      <w:pPr>
        <w:pStyle w:val="SingleTxtG"/>
        <w:ind w:left="2268" w:hanging="1134"/>
      </w:pPr>
      <w:r w:rsidRPr="00530679">
        <w:t>5.35.5.</w:t>
      </w:r>
      <w:r w:rsidRPr="00530679">
        <w:tab/>
        <w:t>The projected symbols and patterns shall stop flashing when their associated underlying conditions allowing them to flash do not exist anymore.</w:t>
      </w:r>
    </w:p>
    <w:p w14:paraId="42DB9388" w14:textId="22C08EFB" w:rsidR="00930D2B" w:rsidRPr="00530679" w:rsidRDefault="00930D2B" w:rsidP="00930D2B">
      <w:pPr>
        <w:pStyle w:val="Para0"/>
        <w:rPr>
          <w:lang w:val="en-US"/>
        </w:rPr>
      </w:pPr>
      <w:r w:rsidRPr="00530679">
        <w:t>5.35.6.</w:t>
      </w:r>
      <w:r w:rsidRPr="00530679">
        <w:tab/>
      </w:r>
      <w:r w:rsidRPr="00530679">
        <w:tab/>
      </w:r>
      <w:r w:rsidRPr="00530679">
        <w:rPr>
          <w:lang w:val="en-US"/>
        </w:rPr>
        <w:t>The Driver Assistance Projection shall be deactivated automatically in case of an electrically detectable failure of the system that affects the visual information.</w:t>
      </w:r>
      <w:r w:rsidR="002A2462">
        <w:rPr>
          <w:lang w:val="en-US"/>
        </w:rPr>
        <w:t>"</w:t>
      </w:r>
    </w:p>
    <w:p w14:paraId="7CB7A1F1" w14:textId="77777777" w:rsidR="00930D2B" w:rsidRDefault="00930D2B" w:rsidP="00930D2B">
      <w:pPr>
        <w:spacing w:after="120"/>
        <w:ind w:left="1134" w:right="1134"/>
      </w:pPr>
      <w:r w:rsidRPr="0080303C">
        <w:rPr>
          <w:i/>
        </w:rPr>
        <w:t>Paragraph</w:t>
      </w:r>
      <w:r>
        <w:rPr>
          <w:i/>
        </w:rPr>
        <w:t xml:space="preserve"> 6.1.2.</w:t>
      </w:r>
      <w:r>
        <w:t xml:space="preserve">, amend to read: </w:t>
      </w:r>
    </w:p>
    <w:p w14:paraId="2BCC9D14" w14:textId="59EAE0B3" w:rsidR="00930D2B" w:rsidRDefault="002A2462" w:rsidP="00930D2B">
      <w:pPr>
        <w:pStyle w:val="SingleTxtG"/>
        <w:ind w:left="2268" w:hanging="1134"/>
      </w:pPr>
      <w:r>
        <w:t>"</w:t>
      </w:r>
      <w:r w:rsidR="00930D2B">
        <w:t xml:space="preserve">6.1.2. </w:t>
      </w:r>
      <w:r w:rsidR="00930D2B">
        <w:tab/>
        <w:t xml:space="preserve">Number </w:t>
      </w:r>
    </w:p>
    <w:p w14:paraId="63B2CBED" w14:textId="77777777" w:rsidR="00930D2B" w:rsidRPr="008C2BA1" w:rsidRDefault="00930D2B" w:rsidP="00930D2B">
      <w:pPr>
        <w:spacing w:after="120"/>
        <w:ind w:left="2268" w:right="1134"/>
      </w:pPr>
      <w:r w:rsidRPr="008C2BA1">
        <w:t>Two or four, type approved according to:</w:t>
      </w:r>
    </w:p>
    <w:p w14:paraId="5D461DC2" w14:textId="77777777" w:rsidR="00930D2B" w:rsidRPr="008C2BA1" w:rsidRDefault="00930D2B" w:rsidP="00930D2B">
      <w:pPr>
        <w:suppressAutoHyphens w:val="0"/>
        <w:spacing w:after="120"/>
        <w:ind w:left="2552" w:right="1134" w:hanging="284"/>
        <w:jc w:val="both"/>
      </w:pPr>
      <w:r w:rsidRPr="008C2BA1">
        <w:rPr>
          <w:b/>
          <w:bCs/>
          <w:color w:val="000000"/>
          <w:u w:color="000000"/>
        </w:rPr>
        <w:t>-</w:t>
      </w:r>
      <w:r w:rsidRPr="008C2BA1">
        <w:rPr>
          <w:b/>
          <w:bCs/>
          <w:color w:val="000000"/>
          <w:u w:color="000000"/>
        </w:rPr>
        <w:tab/>
      </w:r>
      <w:r w:rsidRPr="008C2BA1">
        <w:t xml:space="preserve">UN Regulation No. 98, </w:t>
      </w:r>
    </w:p>
    <w:p w14:paraId="65F0936F" w14:textId="77777777" w:rsidR="00930D2B" w:rsidRPr="008C2BA1" w:rsidRDefault="00930D2B" w:rsidP="00930D2B">
      <w:pPr>
        <w:spacing w:after="120"/>
        <w:ind w:left="2552" w:right="1134"/>
      </w:pPr>
      <w:r w:rsidRPr="008C2BA1">
        <w:t>or</w:t>
      </w:r>
    </w:p>
    <w:p w14:paraId="5955021B" w14:textId="77777777" w:rsidR="00930D2B" w:rsidRPr="008C2BA1" w:rsidRDefault="00930D2B" w:rsidP="00930D2B">
      <w:pPr>
        <w:suppressAutoHyphens w:val="0"/>
        <w:spacing w:after="120"/>
        <w:ind w:left="2552" w:right="1134" w:hanging="284"/>
        <w:jc w:val="both"/>
      </w:pPr>
      <w:r w:rsidRPr="008C2BA1">
        <w:rPr>
          <w:b/>
          <w:bCs/>
          <w:color w:val="000000"/>
          <w:u w:color="000000"/>
        </w:rPr>
        <w:t>-</w:t>
      </w:r>
      <w:r w:rsidRPr="008C2BA1">
        <w:rPr>
          <w:b/>
          <w:bCs/>
          <w:color w:val="000000"/>
          <w:u w:color="000000"/>
        </w:rPr>
        <w:tab/>
      </w:r>
      <w:r w:rsidRPr="008C2BA1">
        <w:t xml:space="preserve">Class B of UN Regulation No. 112, </w:t>
      </w:r>
    </w:p>
    <w:p w14:paraId="2D3EBE85" w14:textId="77777777" w:rsidR="00930D2B" w:rsidRPr="008C2BA1" w:rsidRDefault="00930D2B" w:rsidP="00930D2B">
      <w:pPr>
        <w:spacing w:after="120"/>
        <w:ind w:left="2552" w:right="1134"/>
      </w:pPr>
      <w:r w:rsidRPr="008C2BA1">
        <w:t>or</w:t>
      </w:r>
    </w:p>
    <w:p w14:paraId="5B1FBFB1" w14:textId="77777777" w:rsidR="00930D2B" w:rsidRPr="008C2BA1" w:rsidRDefault="00930D2B" w:rsidP="00930D2B">
      <w:pPr>
        <w:suppressAutoHyphens w:val="0"/>
        <w:spacing w:after="120"/>
        <w:ind w:left="2552" w:right="1134" w:hanging="284"/>
        <w:jc w:val="both"/>
      </w:pPr>
      <w:r w:rsidRPr="008C2BA1">
        <w:rPr>
          <w:b/>
          <w:bCs/>
          <w:color w:val="000000"/>
          <w:u w:color="000000"/>
        </w:rPr>
        <w:t>-</w:t>
      </w:r>
      <w:r w:rsidRPr="008C2BA1">
        <w:rPr>
          <w:b/>
          <w:bCs/>
          <w:color w:val="000000"/>
          <w:u w:color="000000"/>
        </w:rPr>
        <w:tab/>
      </w:r>
      <w:r w:rsidRPr="008C2BA1">
        <w:t>Classes B or D of the 00 series of amendments to UN Regulation No. 149,</w:t>
      </w:r>
    </w:p>
    <w:p w14:paraId="6C09DF29" w14:textId="77777777" w:rsidR="00930D2B" w:rsidRPr="008C2BA1" w:rsidRDefault="00930D2B" w:rsidP="00930D2B">
      <w:pPr>
        <w:spacing w:after="120"/>
        <w:ind w:left="2552" w:right="1134"/>
      </w:pPr>
      <w:r w:rsidRPr="008C2BA1">
        <w:t>or</w:t>
      </w:r>
    </w:p>
    <w:p w14:paraId="51C31D62" w14:textId="77777777" w:rsidR="00930D2B" w:rsidRPr="008C2BA1" w:rsidRDefault="00930D2B" w:rsidP="00930D2B">
      <w:pPr>
        <w:suppressAutoHyphens w:val="0"/>
        <w:spacing w:after="120"/>
        <w:ind w:left="2552" w:right="1134" w:hanging="284"/>
        <w:jc w:val="both"/>
      </w:pPr>
      <w:r w:rsidRPr="008C2BA1">
        <w:rPr>
          <w:b/>
          <w:bCs/>
          <w:color w:val="000000"/>
          <w:u w:color="000000"/>
        </w:rPr>
        <w:t>-</w:t>
      </w:r>
      <w:r w:rsidRPr="008C2BA1">
        <w:rPr>
          <w:b/>
          <w:bCs/>
          <w:color w:val="000000"/>
          <w:u w:color="000000"/>
        </w:rPr>
        <w:tab/>
      </w:r>
      <w:r w:rsidRPr="008C2BA1">
        <w:t xml:space="preserve">Class B of the 01 and subsequent series of amendments to UN Regulation No. 149. </w:t>
      </w:r>
    </w:p>
    <w:p w14:paraId="454B0B3F" w14:textId="77777777" w:rsidR="00930D2B" w:rsidRPr="008C2BA1" w:rsidRDefault="00930D2B" w:rsidP="00930D2B">
      <w:pPr>
        <w:pStyle w:val="SingleTxtG"/>
        <w:ind w:left="2268"/>
        <w:rPr>
          <w:color w:val="000000" w:themeColor="text1"/>
          <w:lang w:val="en-US"/>
        </w:rPr>
      </w:pPr>
      <w:r w:rsidRPr="008C2BA1">
        <w:rPr>
          <w:color w:val="000000" w:themeColor="text1"/>
          <w:lang w:val="en-US"/>
        </w:rPr>
        <w:t xml:space="preserve">Optionally, one </w:t>
      </w:r>
      <w:r w:rsidRPr="008C2BA1">
        <w:rPr>
          <w:lang w:val="en-US"/>
        </w:rPr>
        <w:t xml:space="preserve">additional pair </w:t>
      </w:r>
      <w:r w:rsidRPr="008C2BA1">
        <w:rPr>
          <w:color w:val="000000" w:themeColor="text1"/>
          <w:lang w:val="en-US"/>
        </w:rPr>
        <w:t>type approved according to:</w:t>
      </w:r>
    </w:p>
    <w:p w14:paraId="6AFB5723" w14:textId="77777777" w:rsidR="00930D2B" w:rsidRPr="008C2BA1" w:rsidRDefault="00930D2B" w:rsidP="00930D2B">
      <w:pPr>
        <w:suppressAutoHyphens w:val="0"/>
        <w:spacing w:after="120"/>
        <w:ind w:left="2552" w:right="1134" w:hanging="284"/>
        <w:jc w:val="both"/>
        <w:rPr>
          <w:color w:val="000000" w:themeColor="text1"/>
        </w:rPr>
      </w:pPr>
      <w:r w:rsidRPr="008C2BA1">
        <w:rPr>
          <w:b/>
          <w:bCs/>
          <w:color w:val="000000"/>
          <w:u w:color="000000"/>
        </w:rPr>
        <w:t>-</w:t>
      </w:r>
      <w:r w:rsidRPr="008C2BA1">
        <w:rPr>
          <w:b/>
          <w:bCs/>
          <w:color w:val="000000"/>
          <w:u w:color="000000"/>
        </w:rPr>
        <w:tab/>
      </w:r>
      <w:r w:rsidRPr="008C2BA1">
        <w:t>UN</w:t>
      </w:r>
      <w:r w:rsidRPr="008C2BA1">
        <w:rPr>
          <w:color w:val="000000" w:themeColor="text1"/>
        </w:rPr>
        <w:t xml:space="preserve"> Regulation No. 98,</w:t>
      </w:r>
    </w:p>
    <w:p w14:paraId="474ABF18" w14:textId="77777777" w:rsidR="00930D2B" w:rsidRPr="008C2BA1" w:rsidRDefault="00930D2B" w:rsidP="00930D2B">
      <w:pPr>
        <w:spacing w:after="120"/>
        <w:ind w:left="2552" w:right="1134"/>
        <w:rPr>
          <w:color w:val="000000" w:themeColor="text1"/>
        </w:rPr>
      </w:pPr>
      <w:r w:rsidRPr="008C2BA1">
        <w:t>or</w:t>
      </w:r>
      <w:r w:rsidRPr="008C2BA1">
        <w:rPr>
          <w:color w:val="000000" w:themeColor="text1"/>
        </w:rPr>
        <w:t xml:space="preserve"> </w:t>
      </w:r>
    </w:p>
    <w:p w14:paraId="1991CC6B" w14:textId="77777777" w:rsidR="00930D2B" w:rsidRPr="008C2BA1" w:rsidRDefault="00930D2B" w:rsidP="00930D2B">
      <w:pPr>
        <w:suppressAutoHyphens w:val="0"/>
        <w:spacing w:after="120"/>
        <w:ind w:left="2552" w:right="1134" w:hanging="284"/>
        <w:jc w:val="both"/>
        <w:rPr>
          <w:color w:val="000000" w:themeColor="text1"/>
        </w:rPr>
      </w:pPr>
      <w:r w:rsidRPr="008C2BA1">
        <w:rPr>
          <w:b/>
          <w:bCs/>
          <w:color w:val="000000"/>
          <w:u w:color="000000"/>
        </w:rPr>
        <w:t>-</w:t>
      </w:r>
      <w:r w:rsidRPr="008C2BA1">
        <w:rPr>
          <w:b/>
          <w:bCs/>
          <w:color w:val="000000"/>
          <w:u w:color="000000"/>
        </w:rPr>
        <w:tab/>
      </w:r>
      <w:r w:rsidRPr="008C2BA1">
        <w:rPr>
          <w:color w:val="000000" w:themeColor="text1"/>
        </w:rPr>
        <w:t>Classes A or B of UN Regulation No. 112,</w:t>
      </w:r>
    </w:p>
    <w:p w14:paraId="095BF067" w14:textId="77777777" w:rsidR="00930D2B" w:rsidRPr="008C2BA1" w:rsidRDefault="00930D2B" w:rsidP="00930D2B">
      <w:pPr>
        <w:spacing w:after="120"/>
        <w:ind w:left="2552" w:right="1134"/>
        <w:rPr>
          <w:color w:val="000000" w:themeColor="text1"/>
        </w:rPr>
      </w:pPr>
      <w:r w:rsidRPr="008C2BA1">
        <w:t>or</w:t>
      </w:r>
    </w:p>
    <w:p w14:paraId="2722567E" w14:textId="012241B3" w:rsidR="00930D2B" w:rsidRDefault="00930D2B" w:rsidP="00930D2B">
      <w:pPr>
        <w:suppressAutoHyphens w:val="0"/>
        <w:spacing w:after="120"/>
        <w:ind w:left="2268" w:right="1134" w:hanging="284"/>
        <w:jc w:val="both"/>
      </w:pPr>
      <w:r>
        <w:rPr>
          <w:b/>
          <w:bCs/>
          <w:color w:val="000000"/>
          <w:u w:color="000000"/>
        </w:rPr>
        <w:t>-</w:t>
      </w:r>
      <w:r>
        <w:rPr>
          <w:b/>
          <w:bCs/>
          <w:color w:val="000000"/>
          <w:u w:color="000000"/>
        </w:rPr>
        <w:tab/>
      </w:r>
      <w:r w:rsidRPr="008C2BA1">
        <w:rPr>
          <w:color w:val="000000" w:themeColor="text1"/>
        </w:rPr>
        <w:t>Classes</w:t>
      </w:r>
      <w:r w:rsidRPr="008C2BA1">
        <w:t xml:space="preserve"> A or B or RA of </w:t>
      </w:r>
      <w:r w:rsidRPr="008C2BA1">
        <w:rPr>
          <w:color w:val="000000" w:themeColor="text1"/>
        </w:rPr>
        <w:t xml:space="preserve">UN Regulation </w:t>
      </w:r>
      <w:r w:rsidRPr="008C2BA1">
        <w:t>No. 149.</w:t>
      </w:r>
      <w:r w:rsidR="002A2462">
        <w:t>"</w:t>
      </w:r>
    </w:p>
    <w:p w14:paraId="6B5CE6A7" w14:textId="77777777" w:rsidR="00930D2B" w:rsidRDefault="00930D2B" w:rsidP="002038AA">
      <w:pPr>
        <w:pageBreakBefore/>
        <w:autoSpaceDE w:val="0"/>
        <w:autoSpaceDN w:val="0"/>
        <w:adjustRightInd w:val="0"/>
        <w:spacing w:after="120"/>
        <w:ind w:left="2268" w:right="1134" w:hanging="1134"/>
        <w:rPr>
          <w:iCs/>
          <w:lang w:eastAsia="en-GB"/>
        </w:rPr>
      </w:pPr>
      <w:r w:rsidRPr="00FC5E78">
        <w:rPr>
          <w:i/>
          <w:lang w:eastAsia="en-GB"/>
        </w:rPr>
        <w:lastRenderedPageBreak/>
        <w:t xml:space="preserve">Paragraph 6.1.7.4., </w:t>
      </w:r>
      <w:r w:rsidRPr="00002629">
        <w:rPr>
          <w:iCs/>
          <w:lang w:eastAsia="en-GB"/>
        </w:rPr>
        <w:t>amend to read:</w:t>
      </w:r>
    </w:p>
    <w:p w14:paraId="66098E6D" w14:textId="00F1B82E" w:rsidR="00930D2B" w:rsidRPr="006C4A96" w:rsidRDefault="002A2462" w:rsidP="00930D2B">
      <w:pPr>
        <w:autoSpaceDE w:val="0"/>
        <w:autoSpaceDN w:val="0"/>
        <w:adjustRightInd w:val="0"/>
        <w:spacing w:after="120"/>
        <w:ind w:left="2268" w:right="1134" w:hanging="1134"/>
        <w:jc w:val="both"/>
        <w:rPr>
          <w:strike/>
          <w:lang w:eastAsia="en-GB"/>
        </w:rPr>
      </w:pPr>
      <w:r>
        <w:rPr>
          <w:lang w:eastAsia="en-GB"/>
        </w:rPr>
        <w:t>"</w:t>
      </w:r>
      <w:r w:rsidR="00930D2B" w:rsidRPr="00FC5E78">
        <w:rPr>
          <w:lang w:eastAsia="en-GB"/>
        </w:rPr>
        <w:t>6.1.7.4.</w:t>
      </w:r>
      <w:r w:rsidR="00930D2B" w:rsidRPr="00FC5E78">
        <w:rPr>
          <w:lang w:eastAsia="en-GB"/>
        </w:rPr>
        <w:tab/>
      </w:r>
      <w:r w:rsidR="00930D2B" w:rsidRPr="006C4A96">
        <w:rPr>
          <w:lang w:eastAsia="en-GB"/>
        </w:rPr>
        <w:t>The main-beam headlamps may be switched ON either simultaneously or in pairs.</w:t>
      </w:r>
      <w:r w:rsidR="00930D2B" w:rsidRPr="006C4A96">
        <w:rPr>
          <w:strike/>
          <w:lang w:eastAsia="en-GB"/>
        </w:rPr>
        <w:t xml:space="preserve"> </w:t>
      </w:r>
    </w:p>
    <w:p w14:paraId="17A9CBE2" w14:textId="77777777" w:rsidR="00930D2B" w:rsidRPr="006C4A96" w:rsidRDefault="00930D2B" w:rsidP="00930D2B">
      <w:pPr>
        <w:autoSpaceDE w:val="0"/>
        <w:autoSpaceDN w:val="0"/>
        <w:adjustRightInd w:val="0"/>
        <w:spacing w:after="120"/>
        <w:ind w:left="2268" w:right="1134"/>
        <w:jc w:val="both"/>
        <w:rPr>
          <w:strike/>
          <w:lang w:eastAsia="en-GB"/>
        </w:rPr>
      </w:pPr>
      <w:r w:rsidRPr="006C4A96">
        <w:rPr>
          <w:lang w:eastAsia="en-GB"/>
        </w:rPr>
        <w:t>For changing over from the dipped to the main beam at least one pair of main-beam headlamps shall be switched ON. For changing over from the main-beam to the dipped-beam all main-beam headlamps shall be switched OFF simultaneously.</w:t>
      </w:r>
    </w:p>
    <w:p w14:paraId="67FF603C" w14:textId="56C96780" w:rsidR="00930D2B" w:rsidRPr="006C4A96" w:rsidRDefault="00930D2B" w:rsidP="00930D2B">
      <w:pPr>
        <w:spacing w:after="120"/>
        <w:ind w:left="2268" w:right="1134"/>
        <w:jc w:val="both"/>
        <w:rPr>
          <w:lang w:eastAsia="en-GB"/>
        </w:rPr>
      </w:pPr>
      <w:r w:rsidRPr="006C4A96">
        <w:rPr>
          <w:lang w:eastAsia="en-GB"/>
        </w:rPr>
        <w:t xml:space="preserve">The auxiliary driving-beam(s), class RA, shall only be switched ON together with the driving-beams of another class, </w:t>
      </w:r>
      <w:r w:rsidRPr="006C4A96">
        <w:t xml:space="preserve">except when one or more pair(s) of </w:t>
      </w:r>
      <w:r w:rsidRPr="006C4A96">
        <w:rPr>
          <w:lang w:eastAsia="en-GB"/>
        </w:rPr>
        <w:t>auxiliary driving-beams</w:t>
      </w:r>
      <w:r w:rsidRPr="006C4A96">
        <w:t>, class RA, are used to produce light signals consisting of intermittent switching ON at short intervals (paragraph 5.12.)</w:t>
      </w:r>
      <w:r w:rsidRPr="006C4A96">
        <w:rPr>
          <w:lang w:eastAsia="en-GB"/>
        </w:rPr>
        <w:t>.</w:t>
      </w:r>
      <w:r w:rsidR="002A2462">
        <w:rPr>
          <w:lang w:eastAsia="en-GB"/>
        </w:rPr>
        <w:t>"</w:t>
      </w:r>
    </w:p>
    <w:p w14:paraId="4B1BD468" w14:textId="77777777" w:rsidR="00930D2B" w:rsidRPr="00002629" w:rsidRDefault="00930D2B" w:rsidP="00930D2B">
      <w:pPr>
        <w:autoSpaceDE w:val="0"/>
        <w:autoSpaceDN w:val="0"/>
        <w:adjustRightInd w:val="0"/>
        <w:spacing w:after="120"/>
        <w:ind w:left="2268" w:right="1134" w:hanging="1134"/>
        <w:rPr>
          <w:iCs/>
          <w:lang w:eastAsia="en-GB"/>
        </w:rPr>
      </w:pPr>
      <w:r w:rsidRPr="00FC5E78">
        <w:rPr>
          <w:i/>
          <w:lang w:eastAsia="en-GB"/>
        </w:rPr>
        <w:t>Paragraph 6.1.7.</w:t>
      </w:r>
      <w:r>
        <w:rPr>
          <w:i/>
          <w:lang w:eastAsia="en-GB"/>
        </w:rPr>
        <w:t>6</w:t>
      </w:r>
      <w:r w:rsidRPr="00FC5E78">
        <w:rPr>
          <w:i/>
          <w:lang w:eastAsia="en-GB"/>
        </w:rPr>
        <w:t xml:space="preserve">., </w:t>
      </w:r>
      <w:r w:rsidRPr="00002629">
        <w:rPr>
          <w:iCs/>
          <w:lang w:eastAsia="en-GB"/>
        </w:rPr>
        <w:t>delete.</w:t>
      </w:r>
    </w:p>
    <w:p w14:paraId="05B0883B" w14:textId="77777777" w:rsidR="00930D2B" w:rsidRPr="00002629" w:rsidRDefault="00930D2B" w:rsidP="00930D2B">
      <w:pPr>
        <w:spacing w:after="120"/>
        <w:ind w:left="1134" w:right="1134"/>
        <w:rPr>
          <w:iCs/>
        </w:rPr>
      </w:pPr>
      <w:r w:rsidRPr="008A42FD">
        <w:rPr>
          <w:i/>
        </w:rPr>
        <w:t>Pa</w:t>
      </w:r>
      <w:r>
        <w:rPr>
          <w:i/>
        </w:rPr>
        <w:t xml:space="preserve">ragraph 6.1.9.2., </w:t>
      </w:r>
      <w:r w:rsidRPr="00002629">
        <w:rPr>
          <w:iCs/>
        </w:rPr>
        <w:t xml:space="preserve">amend to read: </w:t>
      </w:r>
    </w:p>
    <w:p w14:paraId="6066E8DE" w14:textId="2388F518" w:rsidR="00930D2B" w:rsidRDefault="002A2462" w:rsidP="00930D2B">
      <w:pPr>
        <w:pStyle w:val="SingleTxtG"/>
        <w:ind w:left="2268" w:hanging="1134"/>
      </w:pPr>
      <w:r>
        <w:t>"</w:t>
      </w:r>
      <w:r w:rsidR="00930D2B">
        <w:t>6.1.9.2.</w:t>
      </w:r>
      <w:r w:rsidR="00930D2B">
        <w:tab/>
        <w:t>This maximum intensity shall be obtained by adding together the individual reference marks which are indicated on the several headlamps.</w:t>
      </w:r>
      <w:r>
        <w:rPr>
          <w:bCs/>
        </w:rPr>
        <w:t>"</w:t>
      </w:r>
      <w:r w:rsidR="00930D2B" w:rsidRPr="00FC5E78">
        <w:rPr>
          <w:bCs/>
        </w:rPr>
        <w:t xml:space="preserve"> </w:t>
      </w:r>
    </w:p>
    <w:p w14:paraId="670077A5" w14:textId="77777777" w:rsidR="00930D2B" w:rsidRDefault="00930D2B" w:rsidP="00930D2B">
      <w:pPr>
        <w:spacing w:after="120"/>
        <w:ind w:left="1134" w:right="1134"/>
      </w:pPr>
      <w:r>
        <w:rPr>
          <w:i/>
        </w:rPr>
        <w:t>Paragraph 6.2.2.</w:t>
      </w:r>
      <w:r>
        <w:t xml:space="preserve">, amend to read: </w:t>
      </w:r>
    </w:p>
    <w:p w14:paraId="17FADD78" w14:textId="2CAB0691" w:rsidR="00930D2B" w:rsidRDefault="002A2462" w:rsidP="00930D2B">
      <w:pPr>
        <w:pStyle w:val="SingleTxtG"/>
        <w:ind w:left="2268" w:hanging="1134"/>
      </w:pPr>
      <w:r>
        <w:t>"</w:t>
      </w:r>
      <w:r w:rsidR="00930D2B">
        <w:t xml:space="preserve">6.2.2. </w:t>
      </w:r>
      <w:r w:rsidR="00930D2B">
        <w:tab/>
        <w:t xml:space="preserve">Number </w:t>
      </w:r>
    </w:p>
    <w:p w14:paraId="0E0F06FC" w14:textId="77777777" w:rsidR="00930D2B" w:rsidRDefault="00930D2B" w:rsidP="00930D2B">
      <w:pPr>
        <w:spacing w:after="120"/>
        <w:ind w:left="2268" w:right="1134"/>
      </w:pPr>
      <w:r>
        <w:t>Two, type approved according to:</w:t>
      </w:r>
    </w:p>
    <w:p w14:paraId="718BA279" w14:textId="77777777" w:rsidR="00930D2B" w:rsidRPr="00BD7DBE" w:rsidRDefault="00930D2B" w:rsidP="00930D2B">
      <w:pPr>
        <w:suppressAutoHyphens w:val="0"/>
        <w:spacing w:after="120"/>
        <w:ind w:left="2552" w:right="1134" w:hanging="284"/>
        <w:jc w:val="both"/>
        <w:rPr>
          <w:bCs/>
        </w:rPr>
      </w:pPr>
      <w:r w:rsidRPr="00BD7DBE">
        <w:rPr>
          <w:b/>
          <w:bCs/>
          <w:color w:val="000000"/>
          <w:u w:color="000000"/>
        </w:rPr>
        <w:t>-</w:t>
      </w:r>
      <w:r w:rsidRPr="00BD7DBE">
        <w:rPr>
          <w:b/>
          <w:bCs/>
          <w:color w:val="000000"/>
          <w:u w:color="000000"/>
        </w:rPr>
        <w:tab/>
      </w:r>
      <w:r w:rsidRPr="00BD7DBE">
        <w:rPr>
          <w:bCs/>
        </w:rPr>
        <w:t>UN Regulations Nos. 98 or 112, excluding Class A,</w:t>
      </w:r>
    </w:p>
    <w:p w14:paraId="14E4ED40" w14:textId="77777777" w:rsidR="00930D2B" w:rsidRPr="00BD7DBE" w:rsidRDefault="00930D2B" w:rsidP="00930D2B">
      <w:pPr>
        <w:spacing w:after="120"/>
        <w:ind w:left="2552" w:right="1134"/>
        <w:rPr>
          <w:bCs/>
        </w:rPr>
      </w:pPr>
      <w:r w:rsidRPr="00BD7DBE">
        <w:rPr>
          <w:bCs/>
        </w:rPr>
        <w:t xml:space="preserve">or </w:t>
      </w:r>
    </w:p>
    <w:p w14:paraId="2D6E7C4E" w14:textId="77777777" w:rsidR="00930D2B" w:rsidRPr="00BD7DBE" w:rsidRDefault="00930D2B" w:rsidP="00930D2B">
      <w:pPr>
        <w:suppressAutoHyphens w:val="0"/>
        <w:spacing w:after="120"/>
        <w:ind w:left="2552" w:right="1134" w:hanging="284"/>
        <w:jc w:val="both"/>
        <w:rPr>
          <w:bCs/>
        </w:rPr>
      </w:pPr>
      <w:r w:rsidRPr="00BD7DBE">
        <w:rPr>
          <w:b/>
          <w:bCs/>
          <w:color w:val="000000"/>
          <w:u w:color="000000"/>
        </w:rPr>
        <w:t>-</w:t>
      </w:r>
      <w:r w:rsidRPr="00BD7DBE">
        <w:rPr>
          <w:b/>
          <w:bCs/>
          <w:color w:val="000000"/>
          <w:u w:color="000000"/>
        </w:rPr>
        <w:tab/>
      </w:r>
      <w:r w:rsidRPr="00BD7DBE">
        <w:rPr>
          <w:bCs/>
        </w:rPr>
        <w:t>Classes B or D of the 00 series of amendments to UN Regulation No. 149,</w:t>
      </w:r>
    </w:p>
    <w:p w14:paraId="02A37DD4" w14:textId="77777777" w:rsidR="00930D2B" w:rsidRPr="00BD7DBE" w:rsidRDefault="00930D2B" w:rsidP="00930D2B">
      <w:pPr>
        <w:spacing w:after="120"/>
        <w:ind w:left="2552" w:right="1134"/>
        <w:rPr>
          <w:bCs/>
        </w:rPr>
      </w:pPr>
      <w:r w:rsidRPr="00BD7DBE">
        <w:rPr>
          <w:bCs/>
        </w:rPr>
        <w:t xml:space="preserve">or </w:t>
      </w:r>
    </w:p>
    <w:p w14:paraId="551ED80D" w14:textId="659DD34F" w:rsidR="00930D2B" w:rsidRPr="00BD7DBE" w:rsidRDefault="00930D2B" w:rsidP="00930D2B">
      <w:pPr>
        <w:suppressAutoHyphens w:val="0"/>
        <w:spacing w:after="120"/>
        <w:ind w:left="2552" w:right="1134" w:hanging="284"/>
        <w:jc w:val="both"/>
        <w:rPr>
          <w:bCs/>
        </w:rPr>
      </w:pPr>
      <w:r w:rsidRPr="00BD7DBE">
        <w:rPr>
          <w:b/>
          <w:bCs/>
          <w:color w:val="000000"/>
          <w:u w:color="000000"/>
        </w:rPr>
        <w:t>-</w:t>
      </w:r>
      <w:r w:rsidRPr="00BD7DBE">
        <w:rPr>
          <w:b/>
          <w:bCs/>
          <w:color w:val="000000"/>
          <w:u w:color="000000"/>
        </w:rPr>
        <w:tab/>
      </w:r>
      <w:r w:rsidRPr="00BD7DBE">
        <w:rPr>
          <w:bCs/>
        </w:rPr>
        <w:t>Class C of the 01 and subsequent series of amendments to UN Regulation No. 149.</w:t>
      </w:r>
      <w:r w:rsidR="002A2462">
        <w:rPr>
          <w:bCs/>
        </w:rPr>
        <w:t>"</w:t>
      </w:r>
      <w:r w:rsidRPr="00BD7DBE">
        <w:rPr>
          <w:bCs/>
        </w:rPr>
        <w:t xml:space="preserve"> </w:t>
      </w:r>
    </w:p>
    <w:p w14:paraId="1B5340BF" w14:textId="77777777" w:rsidR="00930D2B" w:rsidRDefault="00930D2B" w:rsidP="00930D2B">
      <w:pPr>
        <w:spacing w:after="120"/>
        <w:ind w:left="1134" w:right="1134"/>
      </w:pPr>
      <w:r>
        <w:rPr>
          <w:i/>
        </w:rPr>
        <w:t>Paragraph 6.3.9</w:t>
      </w:r>
      <w:r>
        <w:t xml:space="preserve">., amend to read: </w:t>
      </w:r>
    </w:p>
    <w:p w14:paraId="63E79795" w14:textId="77777777" w:rsidR="00930D2B" w:rsidRPr="00BD7DBE" w:rsidRDefault="00930D2B" w:rsidP="00930D2B">
      <w:pPr>
        <w:pStyle w:val="SingleTxtG"/>
        <w:ind w:left="2268" w:hanging="1134"/>
      </w:pPr>
      <w:r w:rsidRPr="00BD7DBE">
        <w:t>"6.3.9.</w:t>
      </w:r>
      <w:r w:rsidRPr="00BD7DBE">
        <w:tab/>
        <w:t xml:space="preserve">Other requirements </w:t>
      </w:r>
    </w:p>
    <w:p w14:paraId="46AF11CF" w14:textId="59AE6680" w:rsidR="00930D2B" w:rsidRPr="00BD7DBE" w:rsidRDefault="00930D2B" w:rsidP="00930D2B">
      <w:pPr>
        <w:spacing w:after="120"/>
        <w:ind w:left="2268" w:right="1134"/>
        <w:jc w:val="both"/>
      </w:pPr>
      <w:r w:rsidRPr="00BD7DBE">
        <w:t xml:space="preserve">In the case where there is a positive indication in the communication form in item 10.9. of Annex 1 of </w:t>
      </w:r>
      <w:r>
        <w:t xml:space="preserve">UN </w:t>
      </w:r>
      <w:r w:rsidRPr="00BD7DBE">
        <w:t xml:space="preserve">Regulation No. 19 or item 9.5.8. of Annex 1 of </w:t>
      </w:r>
      <w:r>
        <w:t xml:space="preserve">UN </w:t>
      </w:r>
      <w:r w:rsidRPr="00BD7DBE">
        <w:t>Regulation No. 149 the alignment and the luminous intensities of the class "F3" front fog beam may be automatically adapted in relation to the prevailing ambient conditions. Any variations of the luminous intensities or alignment shall be performed automatically and in such a way that no discomfort, neither …</w:t>
      </w:r>
      <w:r w:rsidR="002A2462">
        <w:t>"</w:t>
      </w:r>
      <w:r w:rsidRPr="00BD7DBE">
        <w:t xml:space="preserve"> </w:t>
      </w:r>
    </w:p>
    <w:p w14:paraId="454B1481" w14:textId="77777777" w:rsidR="00930D2B" w:rsidRDefault="00930D2B" w:rsidP="00930D2B">
      <w:pPr>
        <w:spacing w:after="120"/>
        <w:ind w:left="1134" w:right="1134"/>
      </w:pPr>
      <w:r>
        <w:rPr>
          <w:i/>
        </w:rPr>
        <w:t>Paragraph 6.22.6.1.2.1.</w:t>
      </w:r>
      <w:r>
        <w:t xml:space="preserve">, amend to read: </w:t>
      </w:r>
    </w:p>
    <w:p w14:paraId="6C5E7EB0" w14:textId="77777777" w:rsidR="00930D2B" w:rsidRPr="00342DB2" w:rsidRDefault="00930D2B" w:rsidP="00930D2B">
      <w:pPr>
        <w:pStyle w:val="SingleTxtG"/>
        <w:ind w:left="2268" w:hanging="1134"/>
      </w:pPr>
      <w:r>
        <w:t>"6.22.6.1.2.1.</w:t>
      </w:r>
      <w:r>
        <w:tab/>
        <w:t>In case the passing-</w:t>
      </w:r>
      <w:r w:rsidRPr="00342DB2">
        <w:t>beam is generated by several beams from different lighting units, the provisions according to paragraph 6.22.6.1.2. above apply to each said beam's "cut-off" (if any), which is designed to project into the angular zone, as indicated under item 9.4. of the communication form conforming to the model in Annex 1 to UN Regulations Nos. 123 or 149."</w:t>
      </w:r>
    </w:p>
    <w:p w14:paraId="002F2060" w14:textId="77777777" w:rsidR="00930D2B" w:rsidRDefault="00930D2B" w:rsidP="00930D2B">
      <w:pPr>
        <w:spacing w:after="120"/>
        <w:ind w:left="1134" w:right="1134"/>
      </w:pPr>
      <w:r>
        <w:rPr>
          <w:i/>
        </w:rPr>
        <w:t>Paragraph 6.22.8.2.</w:t>
      </w:r>
      <w:r>
        <w:t xml:space="preserve">, amend to read: </w:t>
      </w:r>
    </w:p>
    <w:p w14:paraId="2AF9AEDC" w14:textId="4D85B05A" w:rsidR="00930D2B" w:rsidRPr="004A0E24" w:rsidRDefault="002A2462" w:rsidP="00930D2B">
      <w:pPr>
        <w:pStyle w:val="SingleTxtG"/>
        <w:ind w:left="2268" w:hanging="1134"/>
      </w:pPr>
      <w:r>
        <w:t>"</w:t>
      </w:r>
      <w:r w:rsidR="00930D2B">
        <w:t xml:space="preserve">6.22.8.2. </w:t>
      </w:r>
      <w:r w:rsidR="00930D2B">
        <w:tab/>
        <w:t xml:space="preserve">A visual failure tell-tale for AFS is mandatory. It shall be non-flashing. It shall be activated whenever a failure is detected with respect to the AFS control signals or when a failure signal is received in accordance with paragraph 5.9. of </w:t>
      </w:r>
      <w:r w:rsidR="00930D2B" w:rsidRPr="00D77CED">
        <w:rPr>
          <w:bCs/>
        </w:rPr>
        <w:t>UN Regulation No. 123 or paragraph 4.13. of UN Regulation No. 149. It</w:t>
      </w:r>
      <w:r w:rsidR="00930D2B">
        <w:t xml:space="preserve"> shall remain activated while the failure is present. It may be cancelled temporarily, but shall be repeated whenever the device which starts and stops the propulsion</w:t>
      </w:r>
      <w:r w:rsidR="00930D2B">
        <w:rPr>
          <w:b/>
        </w:rPr>
        <w:t xml:space="preserve"> </w:t>
      </w:r>
      <w:r w:rsidR="00930D2B">
        <w:t>system is switched ON and OFF.</w:t>
      </w:r>
      <w:r>
        <w:t>"</w:t>
      </w:r>
      <w:r w:rsidR="00930D2B">
        <w:t xml:space="preserve"> </w:t>
      </w:r>
    </w:p>
    <w:p w14:paraId="47B5F94D" w14:textId="77777777" w:rsidR="00930D2B" w:rsidRPr="00342DB2" w:rsidRDefault="00930D2B" w:rsidP="00930D2B">
      <w:pPr>
        <w:spacing w:after="120"/>
        <w:ind w:left="1134" w:right="1134"/>
      </w:pPr>
      <w:r w:rsidRPr="00342DB2">
        <w:rPr>
          <w:i/>
        </w:rPr>
        <w:lastRenderedPageBreak/>
        <w:t>Paragraph 6.22.9.1.</w:t>
      </w:r>
      <w:r w:rsidRPr="00342DB2">
        <w:t xml:space="preserve">, amend to read: </w:t>
      </w:r>
    </w:p>
    <w:p w14:paraId="2B29DCDC" w14:textId="3D04AB73" w:rsidR="00930D2B" w:rsidRPr="00342DB2" w:rsidRDefault="00930D2B" w:rsidP="00930D2B">
      <w:pPr>
        <w:pStyle w:val="SingleTxtG"/>
        <w:ind w:left="2268" w:hanging="1134"/>
      </w:pPr>
      <w:r w:rsidRPr="00342DB2">
        <w:t>"6.22.9.1.</w:t>
      </w:r>
      <w:r w:rsidRPr="00342DB2">
        <w:tab/>
        <w:t>An AFS shall be permitted only in conjunction with the installation of headlamp cleaning device(s) according to UN Regulation No. 45</w:t>
      </w:r>
      <w:r w:rsidRPr="00342DB2">
        <w:rPr>
          <w:vertAlign w:val="superscript"/>
        </w:rPr>
        <w:t>18</w:t>
      </w:r>
      <w:r w:rsidRPr="00342DB2">
        <w:t xml:space="preserve"> for at least those lighting units, which are indicated under item 9.3. of the communication form conforming to the model in Annex 1 to UN Regulation No. 123 or under item 9.3.3. in Annex 1 to UN Regulation No. 149, if the total objective luminous flux of the light sources of these units exceeds 2,000 </w:t>
      </w:r>
      <w:proofErr w:type="spellStart"/>
      <w:r w:rsidRPr="00342DB2">
        <w:t>lm</w:t>
      </w:r>
      <w:proofErr w:type="spellEnd"/>
      <w:r w:rsidRPr="00342DB2">
        <w:t xml:space="preserve"> per side, and which…</w:t>
      </w:r>
      <w:r w:rsidR="002A2462">
        <w:t>"</w:t>
      </w:r>
    </w:p>
    <w:p w14:paraId="000AAE41" w14:textId="77777777" w:rsidR="00930D2B" w:rsidRPr="00C1319A" w:rsidRDefault="00930D2B" w:rsidP="00930D2B">
      <w:pPr>
        <w:pStyle w:val="SingleTxtG"/>
        <w:ind w:right="0"/>
        <w:rPr>
          <w:i/>
          <w:iCs/>
        </w:rPr>
      </w:pPr>
      <w:r>
        <w:rPr>
          <w:i/>
          <w:iCs/>
        </w:rPr>
        <w:t>P</w:t>
      </w:r>
      <w:r w:rsidRPr="00C1319A">
        <w:rPr>
          <w:i/>
          <w:iCs/>
        </w:rPr>
        <w:t>aragraph</w:t>
      </w:r>
      <w:r w:rsidRPr="00C1319A">
        <w:rPr>
          <w:i/>
          <w:iCs/>
          <w:lang w:eastAsia="ja-JP"/>
        </w:rPr>
        <w:t xml:space="preserve"> </w:t>
      </w:r>
      <w:r w:rsidRPr="00C1319A">
        <w:rPr>
          <w:i/>
          <w:iCs/>
        </w:rPr>
        <w:t>6.22.9.2.4.</w:t>
      </w:r>
      <w:r>
        <w:rPr>
          <w:i/>
          <w:iCs/>
        </w:rPr>
        <w:t>,</w:t>
      </w:r>
      <w:r w:rsidRPr="00533C93">
        <w:t xml:space="preserve"> amend to read:</w:t>
      </w:r>
    </w:p>
    <w:p w14:paraId="34CBAE48" w14:textId="4317A39C" w:rsidR="00930D2B" w:rsidRPr="00C1319A" w:rsidRDefault="002A2462" w:rsidP="00930D2B">
      <w:pPr>
        <w:pStyle w:val="SingleTxtG"/>
        <w:ind w:left="2268" w:hanging="1134"/>
        <w:rPr>
          <w:bCs/>
          <w:iCs/>
        </w:rPr>
      </w:pPr>
      <w:bookmarkStart w:id="205" w:name="_Hlk72917227"/>
      <w:r>
        <w:rPr>
          <w:bCs/>
          <w:iCs/>
        </w:rPr>
        <w:t>"</w:t>
      </w:r>
      <w:r w:rsidR="00930D2B" w:rsidRPr="00C1319A">
        <w:rPr>
          <w:bCs/>
          <w:iCs/>
        </w:rPr>
        <w:t>6.22.9.2.4.</w:t>
      </w:r>
      <w:bookmarkEnd w:id="205"/>
      <w:r w:rsidR="00930D2B" w:rsidRPr="00C1319A">
        <w:rPr>
          <w:b/>
          <w:bCs/>
          <w:iCs/>
        </w:rPr>
        <w:tab/>
      </w:r>
      <w:r w:rsidR="00930D2B" w:rsidRPr="00C1319A">
        <w:rPr>
          <w:bCs/>
          <w:iCs/>
        </w:rPr>
        <w:t>To verify that the adaptation of the main</w:t>
      </w:r>
      <w:r w:rsidR="00930D2B">
        <w:rPr>
          <w:bCs/>
          <w:iCs/>
        </w:rPr>
        <w:t xml:space="preserve"> </w:t>
      </w:r>
      <w:r w:rsidR="00930D2B" w:rsidRPr="00C1319A">
        <w:rPr>
          <w:bCs/>
          <w:iCs/>
        </w:rPr>
        <w:t xml:space="preserve">beam, </w:t>
      </w:r>
      <w:r w:rsidR="00930D2B" w:rsidRPr="008335E0">
        <w:rPr>
          <w:iCs/>
          <w:color w:val="000000" w:themeColor="text1"/>
        </w:rPr>
        <w:t xml:space="preserve">including </w:t>
      </w:r>
      <w:r w:rsidR="00930D2B" w:rsidRPr="008335E0">
        <w:rPr>
          <w:iCs/>
        </w:rPr>
        <w:t xml:space="preserve">Driver </w:t>
      </w:r>
      <w:r w:rsidR="00930D2B" w:rsidRPr="008335E0">
        <w:rPr>
          <w:iCs/>
          <w:color w:val="000000" w:themeColor="text1"/>
        </w:rPr>
        <w:t>Assistance Projection</w:t>
      </w:r>
      <w:r w:rsidR="00930D2B" w:rsidRPr="008335E0">
        <w:rPr>
          <w:iCs/>
        </w:rPr>
        <w:t>, does not cause any discomfort, distraction or glare, neither to the driver nor to oncoming and preceding vehicles,</w:t>
      </w:r>
      <w:r w:rsidR="00930D2B" w:rsidRPr="00C1319A">
        <w:rPr>
          <w:bCs/>
          <w:iCs/>
        </w:rPr>
        <w:t xml:space="preserve"> the technical service shall perform a test drive according to paragraph 2. in Annex 12. This shall include any situation relevant to the system control on the basis of the applicant’s description. The performance of the adaptation of the main beam shall be documented and checked against the applicant’s description. Any obvious malfunctioning shall be contested (e.g. excessive angular movement or flicker)</w:t>
      </w:r>
      <w:r w:rsidR="00930D2B">
        <w:rPr>
          <w:bCs/>
          <w:iCs/>
        </w:rPr>
        <w:t>.</w:t>
      </w:r>
      <w:r>
        <w:rPr>
          <w:bCs/>
          <w:iCs/>
        </w:rPr>
        <w:t>"</w:t>
      </w:r>
    </w:p>
    <w:p w14:paraId="04E9E29E" w14:textId="77777777" w:rsidR="00930D2B" w:rsidRPr="00C1319A" w:rsidRDefault="00930D2B" w:rsidP="00930D2B">
      <w:pPr>
        <w:pStyle w:val="SingleTxtG"/>
        <w:ind w:left="2268" w:right="521" w:hanging="1134"/>
        <w:rPr>
          <w:iCs/>
        </w:rPr>
      </w:pPr>
      <w:r w:rsidRPr="00C1319A">
        <w:rPr>
          <w:i/>
        </w:rPr>
        <w:t>Add a new paragraph 6.22.9.3.2. and its subparagraph</w:t>
      </w:r>
      <w:r>
        <w:rPr>
          <w:i/>
        </w:rPr>
        <w:t>s</w:t>
      </w:r>
      <w:r w:rsidRPr="00C1319A">
        <w:rPr>
          <w:iCs/>
        </w:rPr>
        <w:t xml:space="preserve"> to read:</w:t>
      </w:r>
    </w:p>
    <w:p w14:paraId="1BA77C13" w14:textId="13479D3C" w:rsidR="00930D2B" w:rsidRPr="00663A94" w:rsidRDefault="002A2462" w:rsidP="00930D2B">
      <w:pPr>
        <w:pStyle w:val="SingleTxtG"/>
        <w:ind w:left="2268" w:hanging="1134"/>
        <w:rPr>
          <w:bCs/>
          <w:iCs/>
        </w:rPr>
      </w:pPr>
      <w:r>
        <w:rPr>
          <w:bCs/>
          <w:iCs/>
        </w:rPr>
        <w:t>"</w:t>
      </w:r>
      <w:r w:rsidR="00930D2B" w:rsidRPr="00663A94">
        <w:rPr>
          <w:bCs/>
          <w:iCs/>
        </w:rPr>
        <w:t>6.22.9.3.2.</w:t>
      </w:r>
      <w:r w:rsidR="00930D2B" w:rsidRPr="00663A94">
        <w:rPr>
          <w:bCs/>
          <w:iCs/>
        </w:rPr>
        <w:tab/>
        <w:t>The adaptive main beam may produce the Driver Assistance Projection in order to warn the driver appropriately regarding special traffic situations or conditions.</w:t>
      </w:r>
    </w:p>
    <w:p w14:paraId="034FB2FB" w14:textId="77777777" w:rsidR="00930D2B" w:rsidRPr="00663A94" w:rsidRDefault="00930D2B" w:rsidP="00930D2B">
      <w:pPr>
        <w:pStyle w:val="SingleTxtG"/>
        <w:ind w:left="2268" w:hanging="1134"/>
        <w:rPr>
          <w:bCs/>
          <w:iCs/>
          <w:color w:val="000000" w:themeColor="text1"/>
        </w:rPr>
      </w:pPr>
      <w:bookmarkStart w:id="206" w:name="_Hlk72913833"/>
      <w:r w:rsidRPr="00663A94">
        <w:rPr>
          <w:bCs/>
          <w:iCs/>
        </w:rPr>
        <w:t>6.22.9.3.2.1.</w:t>
      </w:r>
      <w:bookmarkEnd w:id="206"/>
      <w:r w:rsidRPr="00663A94">
        <w:rPr>
          <w:bCs/>
          <w:iCs/>
        </w:rPr>
        <w:tab/>
        <w:t xml:space="preserve">The lateral distance from the outer edges of the </w:t>
      </w:r>
      <w:r w:rsidRPr="00663A94">
        <w:rPr>
          <w:bCs/>
        </w:rPr>
        <w:t>Driver Assistance Projection</w:t>
      </w:r>
      <w:r w:rsidRPr="00663A94">
        <w:rPr>
          <w:bCs/>
          <w:iCs/>
        </w:rPr>
        <w:t xml:space="preserve"> with respect to the trajectory of the centre of gravity of the vehicle shall not be more than 1,250 mm. This shall be demonstrated by the manufacturer by calculation </w:t>
      </w:r>
      <w:r w:rsidRPr="00663A94">
        <w:rPr>
          <w:bCs/>
          <w:iCs/>
          <w:color w:val="000000" w:themeColor="text1"/>
        </w:rPr>
        <w:t>or by other means accepted by the Type Approval Authority.</w:t>
      </w:r>
    </w:p>
    <w:p w14:paraId="23920500" w14:textId="77777777" w:rsidR="00930D2B" w:rsidRPr="00663A94" w:rsidRDefault="00930D2B" w:rsidP="00930D2B">
      <w:pPr>
        <w:pStyle w:val="SingleTxtG"/>
        <w:ind w:left="2268" w:hanging="1134"/>
        <w:rPr>
          <w:bCs/>
          <w:i/>
          <w:iCs/>
          <w:color w:val="000000" w:themeColor="text1"/>
        </w:rPr>
      </w:pPr>
      <w:bookmarkStart w:id="207" w:name="_Hlk72917745"/>
      <w:r w:rsidRPr="00663A94">
        <w:rPr>
          <w:bCs/>
          <w:iCs/>
          <w:color w:val="000000" w:themeColor="text1"/>
        </w:rPr>
        <w:t>6.22.9.3.2.2.</w:t>
      </w:r>
      <w:bookmarkEnd w:id="207"/>
      <w:r w:rsidRPr="00663A94">
        <w:rPr>
          <w:bCs/>
          <w:iCs/>
          <w:color w:val="000000" w:themeColor="text1"/>
        </w:rPr>
        <w:tab/>
      </w:r>
      <w:bookmarkStart w:id="208" w:name="_Hlk72917827"/>
      <w:r w:rsidRPr="00663A94">
        <w:rPr>
          <w:bCs/>
          <w:iCs/>
          <w:color w:val="000000" w:themeColor="text1"/>
        </w:rPr>
        <w:t>Driver Assistance Projection shall not interfere with information displayed by the Field of Vision Assistant as defined in UN Regulation No. 125.</w:t>
      </w:r>
      <w:bookmarkEnd w:id="208"/>
    </w:p>
    <w:p w14:paraId="33D6A539" w14:textId="77777777" w:rsidR="00930D2B" w:rsidRPr="00663A94" w:rsidRDefault="00930D2B" w:rsidP="00930D2B">
      <w:pPr>
        <w:pStyle w:val="SingleTxtG"/>
        <w:ind w:left="2268" w:hanging="1134"/>
        <w:rPr>
          <w:bCs/>
          <w:iCs/>
          <w:color w:val="000000" w:themeColor="text1"/>
        </w:rPr>
      </w:pPr>
      <w:bookmarkStart w:id="209" w:name="_Hlk85812007"/>
      <w:r w:rsidRPr="00663A94">
        <w:rPr>
          <w:bCs/>
          <w:iCs/>
        </w:rPr>
        <w:t>6.22.9.3.2.3.</w:t>
      </w:r>
      <w:bookmarkEnd w:id="209"/>
      <w:r w:rsidRPr="00663A94">
        <w:rPr>
          <w:bCs/>
          <w:iCs/>
        </w:rPr>
        <w:tab/>
        <w:t xml:space="preserve">No flashing </w:t>
      </w:r>
      <w:r w:rsidRPr="00663A94">
        <w:rPr>
          <w:rFonts w:hint="eastAsia"/>
          <w:bCs/>
          <w:iCs/>
          <w:lang w:eastAsia="ja-JP"/>
        </w:rPr>
        <w:t>n</w:t>
      </w:r>
      <w:r w:rsidRPr="00663A94">
        <w:rPr>
          <w:bCs/>
          <w:iCs/>
          <w:lang w:eastAsia="ja-JP"/>
        </w:rPr>
        <w:t xml:space="preserve">or </w:t>
      </w:r>
      <w:r w:rsidRPr="00663A94">
        <w:rPr>
          <w:bCs/>
          <w:iCs/>
        </w:rPr>
        <w:t xml:space="preserve">transforming of driver assistance projections is </w:t>
      </w:r>
      <w:r w:rsidRPr="00663A94">
        <w:rPr>
          <w:bCs/>
          <w:iCs/>
          <w:color w:val="000000" w:themeColor="text1"/>
        </w:rPr>
        <w:t>permitted, unless expressly allowed for the use cases described under the conditions in Annex 16.</w:t>
      </w:r>
      <w:r w:rsidRPr="00663A94" w:rsidDel="002B2EE4">
        <w:rPr>
          <w:bCs/>
          <w:iCs/>
          <w:color w:val="000000" w:themeColor="text1"/>
        </w:rPr>
        <w:t xml:space="preserve"> </w:t>
      </w:r>
    </w:p>
    <w:p w14:paraId="4C8D4C7B" w14:textId="4FB25D7B" w:rsidR="00930D2B" w:rsidRPr="00663A94" w:rsidRDefault="00930D2B" w:rsidP="00930D2B">
      <w:pPr>
        <w:pStyle w:val="SingleTxtG"/>
        <w:ind w:left="2268" w:hanging="1134"/>
        <w:rPr>
          <w:rStyle w:val="af5"/>
          <w:bCs/>
        </w:rPr>
      </w:pPr>
      <w:r w:rsidRPr="00663A94">
        <w:rPr>
          <w:bCs/>
          <w:iCs/>
        </w:rPr>
        <w:t xml:space="preserve">6.22.9.3.2.4. </w:t>
      </w:r>
      <w:r w:rsidRPr="00663A94">
        <w:rPr>
          <w:bCs/>
          <w:iCs/>
        </w:rPr>
        <w:tab/>
        <w:t>Driver Assistance Projection shall not operate when the windshield wiper is switched ON and its continuous operation has occurred for a period of at least two minutes.</w:t>
      </w:r>
      <w:r w:rsidR="002A2462">
        <w:rPr>
          <w:bCs/>
          <w:iCs/>
        </w:rPr>
        <w:t>"</w:t>
      </w:r>
    </w:p>
    <w:p w14:paraId="63BBDD2E" w14:textId="77777777" w:rsidR="00930D2B" w:rsidRPr="002B012C" w:rsidRDefault="00930D2B" w:rsidP="00930D2B">
      <w:pPr>
        <w:pStyle w:val="SingleTxtG"/>
        <w:ind w:left="2268" w:hanging="1134"/>
        <w:rPr>
          <w:lang w:val="en-US"/>
        </w:rPr>
      </w:pPr>
      <w:r w:rsidRPr="002B012C">
        <w:rPr>
          <w:i/>
          <w:iCs/>
          <w:lang w:val="en-US"/>
        </w:rPr>
        <w:t xml:space="preserve">Paragraph </w:t>
      </w:r>
      <w:r>
        <w:rPr>
          <w:i/>
          <w:iCs/>
          <w:lang w:val="en-US"/>
        </w:rPr>
        <w:t>6</w:t>
      </w:r>
      <w:r w:rsidRPr="002B012C">
        <w:rPr>
          <w:i/>
          <w:iCs/>
          <w:lang w:val="en-US"/>
        </w:rPr>
        <w:t>.</w:t>
      </w:r>
      <w:r>
        <w:rPr>
          <w:i/>
          <w:iCs/>
          <w:lang w:val="en-US"/>
        </w:rPr>
        <w:t>26.9.</w:t>
      </w:r>
      <w:r w:rsidRPr="002B012C">
        <w:rPr>
          <w:i/>
          <w:iCs/>
          <w:lang w:val="en-US"/>
        </w:rPr>
        <w:t>2.</w:t>
      </w:r>
      <w:r w:rsidRPr="002B012C">
        <w:rPr>
          <w:lang w:val="en-US"/>
        </w:rPr>
        <w:t>, amend to read:</w:t>
      </w:r>
    </w:p>
    <w:p w14:paraId="39210707" w14:textId="77777777" w:rsidR="00930D2B" w:rsidRPr="00657735" w:rsidRDefault="00930D2B" w:rsidP="00930D2B">
      <w:pPr>
        <w:spacing w:after="120"/>
        <w:ind w:left="2268" w:right="1134" w:hanging="1134"/>
        <w:jc w:val="both"/>
      </w:pPr>
      <w:r>
        <w:t xml:space="preserve">"6.26.9.2. </w:t>
      </w:r>
      <w:r>
        <w:tab/>
        <w:t xml:space="preserve">At the request of the applicant and with the consent of the Technical Service the requirement of 6.26.9.1 may be verified by a drawing or simulation or deemed be satisfied if the installation conditions comply with paragraph 6.2.2. of UN Regulation No. 23 or paragraph 5.10.2. </w:t>
      </w:r>
      <w:r w:rsidRPr="00657735">
        <w:t>of the 00 series of amendments to UN Regulation No. 148 or paragraph 5.10.1.2. of the 01 and subsequent series of amendments to UN Regulation No. 148, as noted in the communication document in Annex 1, paragraph 9."</w:t>
      </w:r>
    </w:p>
    <w:p w14:paraId="43175ECD" w14:textId="77777777" w:rsidR="00930D2B" w:rsidRPr="00657735" w:rsidRDefault="00930D2B" w:rsidP="00930D2B">
      <w:pPr>
        <w:pStyle w:val="SingleTxtG"/>
        <w:ind w:left="2268" w:right="521" w:hanging="1134"/>
        <w:rPr>
          <w:iCs/>
        </w:rPr>
      </w:pPr>
      <w:r w:rsidRPr="00657735">
        <w:rPr>
          <w:i/>
        </w:rPr>
        <w:t xml:space="preserve">Annex 1, item 9.22., </w:t>
      </w:r>
      <w:r w:rsidRPr="00657735">
        <w:rPr>
          <w:iCs/>
        </w:rPr>
        <w:t>amend to read:</w:t>
      </w:r>
    </w:p>
    <w:p w14:paraId="729CAE58" w14:textId="3EC554A5" w:rsidR="00930D2B" w:rsidRPr="00657735" w:rsidRDefault="002A2462" w:rsidP="00930D2B">
      <w:pPr>
        <w:tabs>
          <w:tab w:val="left" w:pos="6804"/>
        </w:tabs>
        <w:spacing w:after="120"/>
        <w:ind w:left="2268" w:right="1134" w:hanging="1134"/>
        <w:jc w:val="both"/>
        <w:rPr>
          <w:iCs/>
          <w:vertAlign w:val="superscript"/>
        </w:rPr>
      </w:pPr>
      <w:r>
        <w:rPr>
          <w:iCs/>
        </w:rPr>
        <w:t>"</w:t>
      </w:r>
      <w:r w:rsidR="00930D2B" w:rsidRPr="00657735">
        <w:rPr>
          <w:iCs/>
        </w:rPr>
        <w:t>9.22.</w:t>
      </w:r>
      <w:r w:rsidR="00930D2B" w:rsidRPr="00657735">
        <w:rPr>
          <w:iCs/>
        </w:rPr>
        <w:tab/>
        <w:t xml:space="preserve">Adaptive front lighting system (AFS): </w:t>
      </w:r>
      <w:r w:rsidR="00930D2B" w:rsidRPr="00657735">
        <w:rPr>
          <w:iCs/>
        </w:rPr>
        <w:tab/>
        <w:t>yes/no</w:t>
      </w:r>
      <w:r w:rsidR="00930D2B" w:rsidRPr="00657735">
        <w:rPr>
          <w:iCs/>
          <w:vertAlign w:val="superscript"/>
        </w:rPr>
        <w:t>2</w:t>
      </w:r>
    </w:p>
    <w:p w14:paraId="7FD957EE" w14:textId="77777777" w:rsidR="00930D2B" w:rsidRPr="00657735" w:rsidRDefault="00930D2B" w:rsidP="00930D2B">
      <w:pPr>
        <w:tabs>
          <w:tab w:val="left" w:pos="6804"/>
        </w:tabs>
        <w:spacing w:after="120"/>
        <w:ind w:left="2268" w:right="1134" w:hanging="1134"/>
        <w:jc w:val="both"/>
        <w:rPr>
          <w:iCs/>
          <w:vertAlign w:val="superscript"/>
        </w:rPr>
      </w:pPr>
      <w:r w:rsidRPr="00657735">
        <w:rPr>
          <w:iCs/>
        </w:rPr>
        <w:t>9.22.1.</w:t>
      </w:r>
      <w:r w:rsidRPr="00657735">
        <w:rPr>
          <w:iCs/>
        </w:rPr>
        <w:tab/>
        <w:t>Main-beam ADB</w:t>
      </w:r>
      <w:r w:rsidRPr="00657735">
        <w:rPr>
          <w:iCs/>
        </w:rPr>
        <w:tab/>
        <w:t>yes/no</w:t>
      </w:r>
      <w:r w:rsidRPr="00657735">
        <w:rPr>
          <w:iCs/>
          <w:vertAlign w:val="superscript"/>
        </w:rPr>
        <w:t>2</w:t>
      </w:r>
    </w:p>
    <w:p w14:paraId="500F504D" w14:textId="2FF22131" w:rsidR="00930D2B" w:rsidRPr="00657735" w:rsidRDefault="00930D2B" w:rsidP="00930D2B">
      <w:pPr>
        <w:tabs>
          <w:tab w:val="left" w:pos="6804"/>
        </w:tabs>
        <w:suppressAutoHyphens w:val="0"/>
        <w:spacing w:after="120"/>
        <w:ind w:left="2268" w:hanging="1134"/>
      </w:pPr>
      <w:r w:rsidRPr="00657735">
        <w:rPr>
          <w:iCs/>
        </w:rPr>
        <w:t>9.22.1.1.</w:t>
      </w:r>
      <w:r w:rsidRPr="00657735">
        <w:rPr>
          <w:iCs/>
        </w:rPr>
        <w:tab/>
        <w:t>Main-beam ADB + Driver Assistance Projection</w:t>
      </w:r>
      <w:r w:rsidRPr="00657735">
        <w:rPr>
          <w:iCs/>
        </w:rPr>
        <w:tab/>
      </w:r>
      <w:r w:rsidRPr="00657735">
        <w:rPr>
          <w:iCs/>
        </w:rPr>
        <w:tab/>
        <w:t>yes/no</w:t>
      </w:r>
      <w:r w:rsidRPr="00657735">
        <w:rPr>
          <w:iCs/>
          <w:vertAlign w:val="superscript"/>
        </w:rPr>
        <w:t xml:space="preserve">2 </w:t>
      </w:r>
      <w:r w:rsidR="002A2462">
        <w:rPr>
          <w:iCs/>
        </w:rPr>
        <w:t>"</w:t>
      </w:r>
    </w:p>
    <w:p w14:paraId="76888A23" w14:textId="77777777" w:rsidR="00930D2B" w:rsidRPr="00857E44" w:rsidRDefault="00930D2B" w:rsidP="002038AA">
      <w:pPr>
        <w:pageBreakBefore/>
        <w:spacing w:after="120"/>
        <w:ind w:left="1134" w:right="1134"/>
      </w:pPr>
      <w:r w:rsidRPr="00D97FD0">
        <w:rPr>
          <w:i/>
        </w:rPr>
        <w:lastRenderedPageBreak/>
        <w:t>Annex</w:t>
      </w:r>
      <w:r>
        <w:rPr>
          <w:i/>
        </w:rPr>
        <w:t xml:space="preserve"> 4</w:t>
      </w:r>
      <w:r w:rsidRPr="008454D7">
        <w:rPr>
          <w:i/>
        </w:rPr>
        <w:t xml:space="preserve">, </w:t>
      </w:r>
      <w:r w:rsidRPr="007661DA">
        <w:rPr>
          <w:rFonts w:asciiTheme="majorBidi" w:eastAsia="MS Mincho" w:hAnsiTheme="majorBidi" w:cstheme="majorBidi"/>
        </w:rPr>
        <w:t>amend</w:t>
      </w:r>
      <w:r w:rsidRPr="008454D7">
        <w:t xml:space="preserve"> to read:</w:t>
      </w:r>
    </w:p>
    <w:p w14:paraId="6F285DB1" w14:textId="74A4F8FE" w:rsidR="00930D2B" w:rsidRPr="00E11BB2" w:rsidRDefault="002A2462" w:rsidP="00930D2B">
      <w:pPr>
        <w:pStyle w:val="HChG"/>
        <w:rPr>
          <w:b w:val="0"/>
        </w:rPr>
      </w:pPr>
      <w:r>
        <w:rPr>
          <w:rFonts w:eastAsia="MS Mincho"/>
          <w:b w:val="0"/>
        </w:rPr>
        <w:t>"</w:t>
      </w:r>
      <w:r w:rsidR="00930D2B" w:rsidRPr="00E11BB2">
        <w:t>Annex 4</w:t>
      </w:r>
    </w:p>
    <w:p w14:paraId="7A9F4E9A" w14:textId="77777777" w:rsidR="00930D2B" w:rsidRPr="00E11BB2" w:rsidRDefault="00930D2B" w:rsidP="00930D2B">
      <w:pPr>
        <w:pStyle w:val="HChG"/>
      </w:pPr>
      <w:bookmarkStart w:id="210" w:name="_Toc338161457"/>
      <w:r>
        <w:tab/>
      </w:r>
      <w:r>
        <w:tab/>
      </w:r>
      <w:r w:rsidRPr="00706A2B">
        <w:t>Visibility of a red lamp to the front and visibility of a white lamp to the rear</w:t>
      </w:r>
      <w:bookmarkEnd w:id="210"/>
    </w:p>
    <w:p w14:paraId="4C975B29" w14:textId="77777777" w:rsidR="00930D2B" w:rsidRPr="00CE3C0D" w:rsidRDefault="00930D2B" w:rsidP="00930D2B">
      <w:pPr>
        <w:pStyle w:val="para"/>
        <w:rPr>
          <w:lang w:val="en-US"/>
        </w:rPr>
      </w:pPr>
      <w:r w:rsidRPr="00CE3C0D">
        <w:rPr>
          <w:lang w:val="en-US"/>
        </w:rPr>
        <w:t xml:space="preserve">(See paragraph </w:t>
      </w:r>
      <w:r w:rsidRPr="00657735">
        <w:rPr>
          <w:bCs/>
          <w:lang w:val="en-US"/>
        </w:rPr>
        <w:t>5.10.4.</w:t>
      </w:r>
      <w:r w:rsidRPr="00CE3C0D">
        <w:rPr>
          <w:lang w:val="en-US"/>
        </w:rPr>
        <w:t xml:space="preserve"> of this Regulation)</w:t>
      </w:r>
    </w:p>
    <w:p w14:paraId="65911F6A" w14:textId="77777777" w:rsidR="00930D2B" w:rsidRPr="008454D7" w:rsidRDefault="00930D2B" w:rsidP="00930D2B">
      <w:pPr>
        <w:tabs>
          <w:tab w:val="left" w:pos="1700"/>
          <w:tab w:val="left" w:leader="dot" w:pos="8505"/>
        </w:tabs>
        <w:spacing w:after="120"/>
        <w:ind w:left="142" w:right="1134"/>
      </w:pPr>
      <w:r w:rsidRPr="008454D7">
        <w:rPr>
          <w:noProof/>
          <w:lang w:val="de-DE" w:eastAsia="de-DE"/>
        </w:rPr>
        <mc:AlternateContent>
          <mc:Choice Requires="wps">
            <w:drawing>
              <wp:anchor distT="0" distB="0" distL="114300" distR="114300" simplePos="0" relativeHeight="251661314" behindDoc="0" locked="0" layoutInCell="1" allowOverlap="1" wp14:anchorId="44DEE631" wp14:editId="3631CEA0">
                <wp:simplePos x="0" y="0"/>
                <wp:positionH relativeFrom="column">
                  <wp:posOffset>197162</wp:posOffset>
                </wp:positionH>
                <wp:positionV relativeFrom="paragraph">
                  <wp:posOffset>3070585</wp:posOffset>
                </wp:positionV>
                <wp:extent cx="2743200" cy="320040"/>
                <wp:effectExtent l="0" t="0" r="0" b="3810"/>
                <wp:wrapNone/>
                <wp:docPr id="224" name="Textruta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320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6129C7" w14:textId="77777777" w:rsidR="00930D2B" w:rsidRPr="00393C35" w:rsidRDefault="00930D2B" w:rsidP="00930D2B">
                            <w:pPr>
                              <w:rPr>
                                <w:rFonts w:ascii="Arial" w:hAnsi="Arial" w:cs="Arial"/>
                              </w:rPr>
                            </w:pPr>
                            <w:r w:rsidRPr="00393C35">
                              <w:rPr>
                                <w:rFonts w:ascii="Arial" w:hAnsi="Arial" w:cs="Arial"/>
                              </w:rPr>
                              <w:t>Visibility of a white lamp to the rear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DEE631" id="_x0000_t202" coordsize="21600,21600" o:spt="202" path="m,l,21600r21600,l21600,xe">
                <v:stroke joinstyle="miter"/>
                <v:path gradientshapeok="t" o:connecttype="rect"/>
              </v:shapetype>
              <v:shape id="Textruta 5" o:spid="_x0000_s1026" type="#_x0000_t202" style="position:absolute;left:0;text-align:left;margin-left:15.5pt;margin-top:241.8pt;width:3in;height:25.2pt;z-index:2516613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" stroked="f">
                <v:textbox>
                  <w:txbxContent>
                    <w:p w14:paraId="0C6129C7" w14:textId="77777777" w:rsidR="00930D2B" w:rsidRPr="00393C35" w:rsidRDefault="00930D2B" w:rsidP="00930D2B">
                      <w:pPr>
                        <w:rPr>
                          <w:rFonts w:ascii="Arial" w:hAnsi="Arial" w:cs="Arial"/>
                        </w:rPr>
                      </w:pPr>
                      <w:r w:rsidRPr="00393C35">
                        <w:rPr>
                          <w:rFonts w:ascii="Arial" w:hAnsi="Arial" w:cs="Arial"/>
                        </w:rPr>
                        <w:t>Visibility of a white lamp to the rear</w:t>
                      </w:r>
                    </w:p>
                  </w:txbxContent>
                </v:textbox>
              </v:shape>
            </w:pict>
          </mc:Fallback>
        </mc:AlternateContent>
      </w:r>
      <w:r w:rsidRPr="008454D7">
        <w:rPr>
          <w:noProof/>
          <w:lang w:val="de-DE" w:eastAsia="de-DE"/>
        </w:rPr>
        <mc:AlternateContent>
          <mc:Choice Requires="wps">
            <w:drawing>
              <wp:anchor distT="0" distB="0" distL="114300" distR="114300" simplePos="0" relativeHeight="251660290" behindDoc="0" locked="0" layoutInCell="1" allowOverlap="1" wp14:anchorId="2FD0AE63" wp14:editId="73BED2C5">
                <wp:simplePos x="0" y="0"/>
                <wp:positionH relativeFrom="column">
                  <wp:posOffset>3180827</wp:posOffset>
                </wp:positionH>
                <wp:positionV relativeFrom="paragraph">
                  <wp:posOffset>279438</wp:posOffset>
                </wp:positionV>
                <wp:extent cx="2610523" cy="251460"/>
                <wp:effectExtent l="0" t="0" r="0" b="0"/>
                <wp:wrapNone/>
                <wp:docPr id="225" name="Textruta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0523" cy="25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FF55AC" w14:textId="77777777" w:rsidR="00930D2B" w:rsidRPr="00393C35" w:rsidRDefault="00930D2B" w:rsidP="00930D2B">
                            <w:pPr>
                              <w:jc w:val="right"/>
                              <w:rPr>
                                <w:rFonts w:ascii="Arial" w:hAnsi="Arial" w:cs="Arial"/>
                              </w:rPr>
                            </w:pPr>
                            <w:r w:rsidRPr="00393C35">
                              <w:rPr>
                                <w:rFonts w:ascii="Arial" w:hAnsi="Arial" w:cs="Arial"/>
                              </w:rPr>
                              <w:t>Visibility of a red lamp to the front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D0AE63" id="Textruta 3" o:spid="_x0000_s1027" type="#_x0000_t202" style="position:absolute;left:0;text-align:left;margin-left:250.45pt;margin-top:22pt;width:205.55pt;height:19.8pt;z-index:251660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" stroked="f">
                <v:textbox>
                  <w:txbxContent>
                    <w:p w14:paraId="56FF55AC" w14:textId="77777777" w:rsidR="00930D2B" w:rsidRPr="00393C35" w:rsidRDefault="00930D2B" w:rsidP="00930D2B">
                      <w:pPr>
                        <w:jc w:val="right"/>
                        <w:rPr>
                          <w:rFonts w:ascii="Arial" w:hAnsi="Arial" w:cs="Arial"/>
                        </w:rPr>
                      </w:pPr>
                      <w:r w:rsidRPr="00393C35">
                        <w:rPr>
                          <w:rFonts w:ascii="Arial" w:hAnsi="Arial" w:cs="Arial"/>
                        </w:rPr>
                        <w:t>Visibility of a red lamp to the front</w:t>
                      </w:r>
                    </w:p>
                  </w:txbxContent>
                </v:textbox>
              </v:shape>
            </w:pict>
          </mc:Fallback>
        </mc:AlternateContent>
      </w:r>
      <w:r w:rsidRPr="008454D7">
        <w:object w:dxaOrig="12240" w:dyaOrig="14400" w14:anchorId="3BAA39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461.5pt" o:ole="">
            <v:imagedata r:id="rId76" o:title=""/>
          </v:shape>
          <o:OLEObject Type="Embed" ProgID="WPDraw30.Drawing" ShapeID="_x0000_i1025" DrawAspect="Content" ObjectID="_1737553522" r:id="rId158"/>
        </w:object>
      </w:r>
    </w:p>
    <w:p w14:paraId="0B6F1874" w14:textId="77777777" w:rsidR="00930D2B" w:rsidRPr="0042792B" w:rsidRDefault="00930D2B" w:rsidP="00930D2B">
      <w:pPr>
        <w:spacing w:after="120"/>
        <w:ind w:left="1134" w:right="1134"/>
        <w:jc w:val="both"/>
        <w:rPr>
          <w:bCs/>
        </w:rPr>
      </w:pPr>
      <w:r w:rsidRPr="0042792B">
        <w:rPr>
          <w:bCs/>
        </w:rPr>
        <w:t>In their respective planes, the zones 1 and 2 explored by the eye of the observer are bounded:</w:t>
      </w:r>
    </w:p>
    <w:p w14:paraId="4009BFAE" w14:textId="77777777" w:rsidR="00930D2B" w:rsidRPr="0042792B" w:rsidRDefault="00930D2B" w:rsidP="00930D2B">
      <w:pPr>
        <w:spacing w:after="120"/>
        <w:ind w:left="1701" w:right="1134" w:hanging="567"/>
        <w:jc w:val="both"/>
        <w:rPr>
          <w:bCs/>
        </w:rPr>
      </w:pPr>
      <w:r w:rsidRPr="0042792B">
        <w:rPr>
          <w:bCs/>
        </w:rPr>
        <w:t xml:space="preserve">- </w:t>
      </w:r>
      <w:r w:rsidRPr="0042792B">
        <w:rPr>
          <w:bCs/>
        </w:rPr>
        <w:tab/>
        <w:t>In height, by two horizontal planes 1 m and 2.2 m respectively above the ground;</w:t>
      </w:r>
    </w:p>
    <w:p w14:paraId="510B5020" w14:textId="77EA363D" w:rsidR="00930D2B" w:rsidRPr="0042792B" w:rsidRDefault="00930D2B" w:rsidP="00930D2B">
      <w:pPr>
        <w:spacing w:after="120"/>
        <w:ind w:left="1701" w:right="1134" w:hanging="567"/>
        <w:jc w:val="both"/>
        <w:rPr>
          <w:bCs/>
        </w:rPr>
      </w:pPr>
      <w:r w:rsidRPr="0042792B">
        <w:rPr>
          <w:bCs/>
        </w:rPr>
        <w:t xml:space="preserve">- </w:t>
      </w:r>
      <w:r w:rsidRPr="0042792B">
        <w:rPr>
          <w:bCs/>
        </w:rPr>
        <w:tab/>
        <w:t>In width, by two vertical planes which, forming to the front and to the rear respectively an angle of 15° outwards from the vehicle's median longitudinal plane, pass through the point or points of contact of vertical planes parallel to the vehicle's median longitudinal plane delimiting the vehicle's overall width; if there are several points of contact, the foremost shall correspond to the forward plane and the rearmost to the rearward plane.</w:t>
      </w:r>
      <w:r w:rsidR="002A2462">
        <w:rPr>
          <w:bCs/>
        </w:rPr>
        <w:t>"</w:t>
      </w:r>
    </w:p>
    <w:p w14:paraId="3A0DB444" w14:textId="77777777" w:rsidR="00930D2B" w:rsidRPr="0042792B" w:rsidRDefault="00930D2B" w:rsidP="00930D2B">
      <w:pPr>
        <w:pStyle w:val="SingleTxtG"/>
        <w:ind w:left="2268" w:hanging="1134"/>
        <w:rPr>
          <w:bCs/>
          <w:color w:val="000000" w:themeColor="text1"/>
        </w:rPr>
      </w:pPr>
      <w:r w:rsidRPr="0042792B">
        <w:rPr>
          <w:bCs/>
          <w:i/>
          <w:iCs/>
          <w:color w:val="000000" w:themeColor="text1"/>
        </w:rPr>
        <w:lastRenderedPageBreak/>
        <w:t xml:space="preserve">Annex 12, add a new paragraph 2.8. </w:t>
      </w:r>
      <w:r w:rsidRPr="0042792B">
        <w:rPr>
          <w:bCs/>
          <w:color w:val="000000" w:themeColor="text1"/>
        </w:rPr>
        <w:t>to read:</w:t>
      </w:r>
    </w:p>
    <w:p w14:paraId="3AC969F9" w14:textId="5829B1E1" w:rsidR="00930D2B" w:rsidRPr="0042792B" w:rsidRDefault="002A2462" w:rsidP="00930D2B">
      <w:pPr>
        <w:spacing w:after="120"/>
        <w:ind w:left="2268" w:right="1134" w:hanging="1134"/>
        <w:jc w:val="both"/>
        <w:rPr>
          <w:bCs/>
          <w:iCs/>
          <w:color w:val="000000" w:themeColor="text1"/>
        </w:rPr>
      </w:pPr>
      <w:r>
        <w:rPr>
          <w:bCs/>
          <w:iCs/>
          <w:color w:val="000000" w:themeColor="text1"/>
        </w:rPr>
        <w:t>"</w:t>
      </w:r>
      <w:r w:rsidR="00930D2B" w:rsidRPr="0042792B">
        <w:rPr>
          <w:bCs/>
          <w:iCs/>
          <w:color w:val="000000" w:themeColor="text1"/>
        </w:rPr>
        <w:t>2.8.</w:t>
      </w:r>
      <w:r w:rsidR="00930D2B" w:rsidRPr="0042792B">
        <w:rPr>
          <w:bCs/>
          <w:iCs/>
          <w:color w:val="000000" w:themeColor="text1"/>
        </w:rPr>
        <w:tab/>
      </w:r>
      <w:r w:rsidR="00930D2B" w:rsidRPr="0042792B">
        <w:rPr>
          <w:bCs/>
          <w:color w:val="000000" w:themeColor="text1"/>
        </w:rPr>
        <w:t xml:space="preserve">For the test sections A, B, C and E in the table above the engineers conducting the tests </w:t>
      </w:r>
      <w:r w:rsidR="00930D2B" w:rsidRPr="0042792B">
        <w:rPr>
          <w:bCs/>
          <w:iCs/>
          <w:color w:val="000000" w:themeColor="text1"/>
        </w:rPr>
        <w:t xml:space="preserve">shall evaluate </w:t>
      </w:r>
      <w:r w:rsidR="00930D2B" w:rsidRPr="0042792B">
        <w:rPr>
          <w:bCs/>
          <w:iCs/>
        </w:rPr>
        <w:t xml:space="preserve">Driver </w:t>
      </w:r>
      <w:r w:rsidR="00930D2B" w:rsidRPr="0042792B">
        <w:rPr>
          <w:bCs/>
          <w:iCs/>
          <w:color w:val="000000" w:themeColor="text1"/>
        </w:rPr>
        <w:t>Assistance Projection if installed.</w:t>
      </w:r>
      <w:r>
        <w:rPr>
          <w:bCs/>
          <w:iCs/>
          <w:color w:val="000000" w:themeColor="text1"/>
        </w:rPr>
        <w:t>"</w:t>
      </w:r>
    </w:p>
    <w:p w14:paraId="5BF3440E" w14:textId="77777777" w:rsidR="00930D2B" w:rsidRDefault="00930D2B" w:rsidP="00930D2B">
      <w:pPr>
        <w:pStyle w:val="SingleTxtG"/>
        <w:ind w:left="567" w:right="521" w:firstLine="567"/>
        <w:rPr>
          <w:bCs/>
          <w:iCs/>
        </w:rPr>
      </w:pPr>
      <w:r w:rsidRPr="00C1319A">
        <w:rPr>
          <w:bCs/>
          <w:i/>
          <w:iCs/>
        </w:rPr>
        <w:t>Add a new Annex 16</w:t>
      </w:r>
      <w:r w:rsidRPr="00C1319A">
        <w:rPr>
          <w:bCs/>
          <w:iCs/>
        </w:rPr>
        <w:t xml:space="preserve"> to read:</w:t>
      </w:r>
    </w:p>
    <w:p w14:paraId="31DADFF3" w14:textId="77777777" w:rsidR="00930D2B" w:rsidRPr="00C1319A" w:rsidRDefault="00930D2B" w:rsidP="00930D2B">
      <w:pPr>
        <w:pStyle w:val="SingleTxtG"/>
        <w:ind w:left="567" w:right="521" w:firstLine="567"/>
        <w:rPr>
          <w:bCs/>
          <w:iCs/>
        </w:rPr>
      </w:pPr>
    </w:p>
    <w:p w14:paraId="34CE29AC" w14:textId="557E7537" w:rsidR="00930D2B" w:rsidRPr="00C1319A" w:rsidRDefault="00930D2B" w:rsidP="00930D2B">
      <w:pPr>
        <w:pStyle w:val="SingleTxtG"/>
        <w:ind w:right="521" w:hanging="1134"/>
        <w:rPr>
          <w:b/>
          <w:bCs/>
          <w:iCs/>
          <w:sz w:val="24"/>
        </w:rPr>
      </w:pPr>
      <w:r w:rsidRPr="00C1319A">
        <w:rPr>
          <w:b/>
          <w:bCs/>
          <w:iCs/>
          <w:sz w:val="24"/>
        </w:rPr>
        <w:t xml:space="preserve"> </w:t>
      </w:r>
      <w:r w:rsidR="002A2462">
        <w:rPr>
          <w:b/>
          <w:bCs/>
          <w:iCs/>
          <w:sz w:val="24"/>
        </w:rPr>
        <w:t>"</w:t>
      </w:r>
      <w:r w:rsidRPr="00C1319A">
        <w:rPr>
          <w:b/>
          <w:bCs/>
          <w:iCs/>
          <w:sz w:val="24"/>
        </w:rPr>
        <w:t xml:space="preserve">Annex 16 </w:t>
      </w:r>
    </w:p>
    <w:p w14:paraId="64216E65" w14:textId="77777777" w:rsidR="00930D2B" w:rsidRPr="00C1319A" w:rsidRDefault="00930D2B" w:rsidP="00930D2B">
      <w:pPr>
        <w:pStyle w:val="SingleTxtG"/>
        <w:rPr>
          <w:b/>
          <w:bCs/>
          <w:iCs/>
          <w:sz w:val="24"/>
        </w:rPr>
      </w:pPr>
      <w:r w:rsidRPr="00C1319A">
        <w:rPr>
          <w:b/>
          <w:bCs/>
          <w:iCs/>
          <w:sz w:val="24"/>
        </w:rPr>
        <w:t xml:space="preserve">Symbols and patterns for the use as Driver Assistance Projections and </w:t>
      </w:r>
      <w:bookmarkStart w:id="211" w:name="_Hlk69030762"/>
      <w:r w:rsidRPr="00C1319A">
        <w:rPr>
          <w:b/>
          <w:bCs/>
          <w:iCs/>
          <w:sz w:val="24"/>
        </w:rPr>
        <w:t>Explanations of the Warnings/Highlights</w:t>
      </w:r>
      <w:bookmarkEnd w:id="211"/>
    </w:p>
    <w:tbl>
      <w:tblPr>
        <w:tblStyle w:val="a6"/>
        <w:tblW w:w="0" w:type="auto"/>
        <w:tblInd w:w="-431" w:type="dxa"/>
        <w:tblLook w:val="04A0" w:firstRow="1" w:lastRow="0" w:firstColumn="1" w:lastColumn="0" w:noHBand="0" w:noVBand="1"/>
      </w:tblPr>
      <w:tblGrid>
        <w:gridCol w:w="5388"/>
        <w:gridCol w:w="2409"/>
        <w:gridCol w:w="2263"/>
      </w:tblGrid>
      <w:tr w:rsidR="00930D2B" w:rsidRPr="0042792B" w14:paraId="0BF7FD7F" w14:textId="77777777" w:rsidTr="005D360E">
        <w:tc>
          <w:tcPr>
            <w:tcW w:w="5388" w:type="dxa"/>
            <w:tcBorders>
              <w:bottom w:val="single" w:sz="12" w:space="0" w:color="000000"/>
            </w:tcBorders>
          </w:tcPr>
          <w:p w14:paraId="7194FA65" w14:textId="77777777" w:rsidR="00930D2B" w:rsidRPr="0042792B" w:rsidRDefault="00930D2B" w:rsidP="005D360E">
            <w:pPr>
              <w:pStyle w:val="SingleTxtG"/>
              <w:spacing w:before="120" w:line="240" w:lineRule="auto"/>
              <w:ind w:left="140" w:right="137"/>
              <w:jc w:val="center"/>
              <w:rPr>
                <w:i/>
                <w:sz w:val="18"/>
                <w:szCs w:val="18"/>
              </w:rPr>
            </w:pPr>
            <w:r w:rsidRPr="0042792B">
              <w:rPr>
                <w:i/>
                <w:sz w:val="18"/>
                <w:szCs w:val="18"/>
                <w:u w:val="single"/>
              </w:rPr>
              <w:br w:type="page"/>
            </w:r>
            <w:r w:rsidRPr="0042792B">
              <w:rPr>
                <w:i/>
                <w:sz w:val="18"/>
                <w:szCs w:val="18"/>
              </w:rPr>
              <w:t>Symbols and Pattern</w:t>
            </w:r>
          </w:p>
        </w:tc>
        <w:tc>
          <w:tcPr>
            <w:tcW w:w="2409" w:type="dxa"/>
            <w:tcBorders>
              <w:bottom w:val="single" w:sz="12" w:space="0" w:color="000000"/>
            </w:tcBorders>
          </w:tcPr>
          <w:p w14:paraId="7B56EF7F" w14:textId="77777777" w:rsidR="00930D2B" w:rsidRPr="0042792B" w:rsidRDefault="00930D2B" w:rsidP="005D360E">
            <w:pPr>
              <w:pStyle w:val="SingleTxtG"/>
              <w:spacing w:before="120" w:line="240" w:lineRule="auto"/>
              <w:ind w:left="137" w:right="135"/>
              <w:jc w:val="center"/>
              <w:rPr>
                <w:i/>
                <w:sz w:val="18"/>
                <w:szCs w:val="18"/>
              </w:rPr>
            </w:pPr>
            <w:r w:rsidRPr="0042792B">
              <w:rPr>
                <w:i/>
                <w:sz w:val="18"/>
                <w:szCs w:val="18"/>
              </w:rPr>
              <w:t>Use case</w:t>
            </w:r>
          </w:p>
        </w:tc>
        <w:tc>
          <w:tcPr>
            <w:tcW w:w="2263" w:type="dxa"/>
            <w:tcBorders>
              <w:bottom w:val="single" w:sz="12" w:space="0" w:color="000000"/>
            </w:tcBorders>
          </w:tcPr>
          <w:p w14:paraId="512ED040" w14:textId="77777777" w:rsidR="00930D2B" w:rsidRPr="0042792B" w:rsidRDefault="00930D2B" w:rsidP="005D360E">
            <w:pPr>
              <w:pStyle w:val="SingleTxtG"/>
              <w:spacing w:before="120" w:line="240" w:lineRule="auto"/>
              <w:ind w:left="137" w:right="135"/>
              <w:jc w:val="center"/>
              <w:rPr>
                <w:i/>
                <w:sz w:val="18"/>
                <w:szCs w:val="18"/>
              </w:rPr>
            </w:pPr>
            <w:bookmarkStart w:id="212" w:name="_Hlk86253629"/>
            <w:r w:rsidRPr="0042792B">
              <w:rPr>
                <w:i/>
                <w:sz w:val="18"/>
                <w:szCs w:val="18"/>
              </w:rPr>
              <w:t>Conditions and remarks</w:t>
            </w:r>
            <w:bookmarkEnd w:id="212"/>
          </w:p>
        </w:tc>
      </w:tr>
      <w:tr w:rsidR="00930D2B" w:rsidRPr="0042792B" w14:paraId="467511C3" w14:textId="77777777" w:rsidTr="005D360E">
        <w:tc>
          <w:tcPr>
            <w:tcW w:w="5388" w:type="dxa"/>
            <w:tcBorders>
              <w:top w:val="single" w:sz="12" w:space="0" w:color="000000"/>
            </w:tcBorders>
          </w:tcPr>
          <w:p w14:paraId="43C4A73C" w14:textId="77777777" w:rsidR="00930D2B" w:rsidRPr="0042792B" w:rsidRDefault="00930D2B" w:rsidP="005D360E">
            <w:pPr>
              <w:pStyle w:val="SingleTxtG"/>
              <w:spacing w:before="120" w:line="240" w:lineRule="auto"/>
              <w:ind w:left="140" w:right="137"/>
              <w:jc w:val="center"/>
              <w:rPr>
                <w:iCs/>
              </w:rPr>
            </w:pPr>
            <w:r w:rsidRPr="0042792B">
              <w:rPr>
                <w:iCs/>
                <w:noProof/>
                <w:lang w:val="en-US" w:eastAsia="ja-JP"/>
              </w:rPr>
              <w:drawing>
                <wp:inline distT="0" distB="0" distL="0" distR="0" wp14:anchorId="7AA8C25A" wp14:editId="37350163">
                  <wp:extent cx="1409897" cy="1419423"/>
                  <wp:effectExtent l="0" t="0" r="0" b="9525"/>
                  <wp:docPr id="2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
                          <pic:cNvPicPr/>
                        </pic:nvPicPr>
                        <pic:blipFill>
                          <a:blip r:embed="rId154"/>
                          <a:stretch>
                            <a:fillRect/>
                          </a:stretch>
                        </pic:blipFill>
                        <pic:spPr>
                          <a:xfrm>
                            <a:off x="0" y="0"/>
                            <a:ext cx="1409897" cy="1419423"/>
                          </a:xfrm>
                          <a:prstGeom prst="rect">
                            <a:avLst/>
                          </a:prstGeom>
                        </pic:spPr>
                      </pic:pic>
                    </a:graphicData>
                  </a:graphic>
                </wp:inline>
              </w:drawing>
            </w:r>
            <w:r w:rsidRPr="0042792B">
              <w:rPr>
                <w:iCs/>
              </w:rPr>
              <w:t xml:space="preserve">     </w:t>
            </w:r>
            <w:r w:rsidRPr="0042792B">
              <w:rPr>
                <w:iCs/>
                <w:noProof/>
                <w:lang w:val="en-US" w:eastAsia="ja-JP"/>
              </w:rPr>
              <w:drawing>
                <wp:inline distT="0" distB="0" distL="0" distR="0" wp14:anchorId="07831533" wp14:editId="4AD0FE06">
                  <wp:extent cx="1562318" cy="1381318"/>
                  <wp:effectExtent l="0" t="0" r="0" b="9525"/>
                  <wp:docPr id="227"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pic:nvPicPr>
                        <pic:blipFill>
                          <a:blip r:embed="rId155"/>
                          <a:stretch>
                            <a:fillRect/>
                          </a:stretch>
                        </pic:blipFill>
                        <pic:spPr>
                          <a:xfrm>
                            <a:off x="0" y="0"/>
                            <a:ext cx="1562318" cy="1381318"/>
                          </a:xfrm>
                          <a:prstGeom prst="rect">
                            <a:avLst/>
                          </a:prstGeom>
                        </pic:spPr>
                      </pic:pic>
                    </a:graphicData>
                  </a:graphic>
                </wp:inline>
              </w:drawing>
            </w:r>
          </w:p>
        </w:tc>
        <w:tc>
          <w:tcPr>
            <w:tcW w:w="2409" w:type="dxa"/>
            <w:tcBorders>
              <w:top w:val="single" w:sz="12" w:space="0" w:color="000000"/>
            </w:tcBorders>
          </w:tcPr>
          <w:p w14:paraId="6A50882E" w14:textId="77777777" w:rsidR="00930D2B" w:rsidRPr="0042792B" w:rsidRDefault="00930D2B" w:rsidP="005D360E">
            <w:pPr>
              <w:pStyle w:val="SingleTxtG"/>
              <w:spacing w:before="120" w:line="240" w:lineRule="auto"/>
              <w:ind w:left="137" w:right="135"/>
              <w:jc w:val="center"/>
              <w:rPr>
                <w:iCs/>
                <w:sz w:val="18"/>
                <w:szCs w:val="18"/>
              </w:rPr>
            </w:pPr>
            <w:r w:rsidRPr="0042792B">
              <w:rPr>
                <w:iCs/>
                <w:sz w:val="18"/>
                <w:szCs w:val="18"/>
              </w:rPr>
              <w:t>Slippery road warning</w:t>
            </w:r>
          </w:p>
        </w:tc>
        <w:tc>
          <w:tcPr>
            <w:tcW w:w="2263" w:type="dxa"/>
            <w:tcBorders>
              <w:top w:val="single" w:sz="12" w:space="0" w:color="000000"/>
            </w:tcBorders>
          </w:tcPr>
          <w:p w14:paraId="2E852F51" w14:textId="77777777" w:rsidR="00930D2B" w:rsidRPr="0042792B" w:rsidRDefault="00930D2B" w:rsidP="005D360E">
            <w:pPr>
              <w:pStyle w:val="SingleTxtG"/>
              <w:spacing w:before="120" w:line="240" w:lineRule="auto"/>
              <w:ind w:left="137" w:right="135"/>
              <w:jc w:val="left"/>
              <w:rPr>
                <w:iCs/>
                <w:strike/>
                <w:sz w:val="18"/>
                <w:szCs w:val="18"/>
              </w:rPr>
            </w:pPr>
            <w:bookmarkStart w:id="213" w:name="_Hlk86253442"/>
            <w:r w:rsidRPr="0042792B">
              <w:rPr>
                <w:iCs/>
                <w:strike/>
                <w:sz w:val="18"/>
                <w:szCs w:val="18"/>
              </w:rPr>
              <w:t xml:space="preserve"> </w:t>
            </w:r>
            <w:bookmarkEnd w:id="213"/>
          </w:p>
        </w:tc>
      </w:tr>
      <w:tr w:rsidR="00930D2B" w:rsidRPr="0042792B" w14:paraId="6B6BE1F9" w14:textId="77777777" w:rsidTr="005D360E">
        <w:tc>
          <w:tcPr>
            <w:tcW w:w="5388" w:type="dxa"/>
          </w:tcPr>
          <w:p w14:paraId="14374FCB" w14:textId="77777777" w:rsidR="00930D2B" w:rsidRPr="0042792B" w:rsidRDefault="00930D2B" w:rsidP="005D360E">
            <w:pPr>
              <w:pStyle w:val="SingleTxtG"/>
              <w:spacing w:before="120" w:line="240" w:lineRule="auto"/>
              <w:ind w:left="0" w:right="137"/>
              <w:jc w:val="center"/>
              <w:rPr>
                <w:iCs/>
              </w:rPr>
            </w:pPr>
            <w:r w:rsidRPr="0042792B">
              <w:rPr>
                <w:noProof/>
                <w:lang w:val="en-US" w:eastAsia="ja-JP"/>
              </w:rPr>
              <w:drawing>
                <wp:inline distT="0" distB="0" distL="0" distR="0" wp14:anchorId="4EAE045F" wp14:editId="04EA8256">
                  <wp:extent cx="1451615" cy="1326115"/>
                  <wp:effectExtent l="0" t="0" r="0" b="7620"/>
                  <wp:docPr id="228"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
                          <pic:cNvPicPr/>
                        </pic:nvPicPr>
                        <pic:blipFill>
                          <a:blip r:embed="rId156"/>
                          <a:stretch>
                            <a:fillRect/>
                          </a:stretch>
                        </pic:blipFill>
                        <pic:spPr>
                          <a:xfrm>
                            <a:off x="0" y="0"/>
                            <a:ext cx="1460566" cy="1334292"/>
                          </a:xfrm>
                          <a:prstGeom prst="rect">
                            <a:avLst/>
                          </a:prstGeom>
                        </pic:spPr>
                      </pic:pic>
                    </a:graphicData>
                  </a:graphic>
                </wp:inline>
              </w:drawing>
            </w:r>
            <w:r w:rsidRPr="0042792B">
              <w:rPr>
                <w:iCs/>
              </w:rPr>
              <w:t xml:space="preserve">           </w:t>
            </w:r>
            <w:r w:rsidRPr="0042792B">
              <w:rPr>
                <w:iCs/>
                <w:strike/>
                <w:noProof/>
                <w:lang w:val="en-US" w:eastAsia="ja-JP"/>
              </w:rPr>
              <w:drawing>
                <wp:inline distT="0" distB="0" distL="0" distR="0" wp14:anchorId="3396DE35" wp14:editId="3DD75D3D">
                  <wp:extent cx="1306830" cy="1269492"/>
                  <wp:effectExtent l="0" t="0" r="7620" b="6985"/>
                  <wp:docPr id="229"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pic:nvPicPr>
                        <pic:blipFill>
                          <a:blip r:embed="rId157"/>
                          <a:stretch>
                            <a:fillRect/>
                          </a:stretch>
                        </pic:blipFill>
                        <pic:spPr>
                          <a:xfrm>
                            <a:off x="0" y="0"/>
                            <a:ext cx="1318408" cy="1280739"/>
                          </a:xfrm>
                          <a:prstGeom prst="rect">
                            <a:avLst/>
                          </a:prstGeom>
                        </pic:spPr>
                      </pic:pic>
                    </a:graphicData>
                  </a:graphic>
                </wp:inline>
              </w:drawing>
            </w:r>
          </w:p>
        </w:tc>
        <w:tc>
          <w:tcPr>
            <w:tcW w:w="2409" w:type="dxa"/>
          </w:tcPr>
          <w:p w14:paraId="28FCCC14" w14:textId="77777777" w:rsidR="00930D2B" w:rsidRPr="0042792B" w:rsidRDefault="00930D2B" w:rsidP="005D360E">
            <w:pPr>
              <w:pStyle w:val="SingleTxtG"/>
              <w:spacing w:before="120" w:line="240" w:lineRule="auto"/>
              <w:ind w:left="137" w:right="135"/>
              <w:jc w:val="center"/>
              <w:rPr>
                <w:iCs/>
                <w:sz w:val="18"/>
                <w:szCs w:val="18"/>
              </w:rPr>
            </w:pPr>
            <w:r w:rsidRPr="0042792B">
              <w:rPr>
                <w:iCs/>
                <w:sz w:val="18"/>
                <w:szCs w:val="18"/>
              </w:rPr>
              <w:t>Risk of collision warning</w:t>
            </w:r>
          </w:p>
        </w:tc>
        <w:tc>
          <w:tcPr>
            <w:tcW w:w="2263" w:type="dxa"/>
          </w:tcPr>
          <w:p w14:paraId="052DF0FD" w14:textId="77777777" w:rsidR="00930D2B" w:rsidRPr="0042792B" w:rsidRDefault="00930D2B" w:rsidP="005D360E">
            <w:pPr>
              <w:pStyle w:val="SingleTxtG"/>
              <w:spacing w:before="120" w:line="240" w:lineRule="auto"/>
              <w:ind w:left="137" w:right="135"/>
              <w:jc w:val="left"/>
              <w:rPr>
                <w:iCs/>
                <w:sz w:val="18"/>
                <w:szCs w:val="18"/>
              </w:rPr>
            </w:pPr>
            <w:r w:rsidRPr="0042792B">
              <w:rPr>
                <w:iCs/>
                <w:sz w:val="18"/>
                <w:szCs w:val="18"/>
              </w:rPr>
              <w:t xml:space="preserve">Triggered when the relative speed is larger than 30 km/h and </w:t>
            </w:r>
            <w:r w:rsidRPr="0042792B">
              <w:rPr>
                <w:sz w:val="18"/>
                <w:szCs w:val="18"/>
                <w:lang w:val="en-US"/>
              </w:rPr>
              <w:t>Risk of Collision Time</w:t>
            </w:r>
            <w:r w:rsidRPr="0042792B">
              <w:rPr>
                <w:iCs/>
                <w:sz w:val="18"/>
                <w:szCs w:val="18"/>
              </w:rPr>
              <w:t xml:space="preserve"> is less than 1.4 s. </w:t>
            </w:r>
          </w:p>
          <w:p w14:paraId="4E82C598" w14:textId="77777777" w:rsidR="00930D2B" w:rsidRPr="0042792B" w:rsidRDefault="00930D2B" w:rsidP="005D360E">
            <w:pPr>
              <w:pStyle w:val="SingleTxtG"/>
              <w:spacing w:before="120" w:line="240" w:lineRule="auto"/>
              <w:ind w:left="137" w:right="135"/>
              <w:jc w:val="left"/>
              <w:rPr>
                <w:iCs/>
                <w:sz w:val="18"/>
                <w:szCs w:val="18"/>
              </w:rPr>
            </w:pPr>
            <w:r w:rsidRPr="0042792B">
              <w:rPr>
                <w:iCs/>
                <w:sz w:val="18"/>
                <w:szCs w:val="18"/>
              </w:rPr>
              <w:t xml:space="preserve">Flashing at 4.0 </w:t>
            </w:r>
            <w:proofErr w:type="spellStart"/>
            <w:r w:rsidRPr="0042792B">
              <w:rPr>
                <w:iCs/>
                <w:sz w:val="18"/>
                <w:szCs w:val="18"/>
              </w:rPr>
              <w:t>hz</w:t>
            </w:r>
            <w:proofErr w:type="spellEnd"/>
            <w:r w:rsidRPr="0042792B">
              <w:rPr>
                <w:iCs/>
                <w:sz w:val="18"/>
                <w:szCs w:val="18"/>
              </w:rPr>
              <w:t xml:space="preserve"> +/- 1.0 </w:t>
            </w:r>
            <w:proofErr w:type="spellStart"/>
            <w:r w:rsidRPr="0042792B">
              <w:rPr>
                <w:iCs/>
                <w:sz w:val="18"/>
                <w:szCs w:val="18"/>
              </w:rPr>
              <w:t>hz</w:t>
            </w:r>
            <w:proofErr w:type="spellEnd"/>
            <w:r w:rsidRPr="0042792B">
              <w:rPr>
                <w:iCs/>
                <w:sz w:val="18"/>
                <w:szCs w:val="18"/>
              </w:rPr>
              <w:t xml:space="preserve"> allowed.</w:t>
            </w:r>
          </w:p>
          <w:p w14:paraId="09E32E17" w14:textId="77777777" w:rsidR="00930D2B" w:rsidRPr="0042792B" w:rsidRDefault="00930D2B" w:rsidP="005D360E">
            <w:pPr>
              <w:pStyle w:val="SingleTxtG"/>
              <w:spacing w:before="120" w:line="240" w:lineRule="auto"/>
              <w:ind w:left="0" w:right="135"/>
              <w:rPr>
                <w:iCs/>
                <w:sz w:val="18"/>
                <w:szCs w:val="18"/>
              </w:rPr>
            </w:pPr>
          </w:p>
        </w:tc>
      </w:tr>
      <w:tr w:rsidR="00930D2B" w:rsidRPr="0042792B" w14:paraId="362E539A" w14:textId="77777777" w:rsidTr="005D360E">
        <w:tblPrEx>
          <w:tblCellMar>
            <w:left w:w="108" w:type="dxa"/>
            <w:right w:w="108" w:type="dxa"/>
          </w:tblCellMar>
        </w:tblPrEx>
        <w:trPr>
          <w:trHeight w:val="2529"/>
        </w:trPr>
        <w:tc>
          <w:tcPr>
            <w:tcW w:w="5388" w:type="dxa"/>
          </w:tcPr>
          <w:p w14:paraId="24C90173" w14:textId="77777777" w:rsidR="00930D2B" w:rsidRPr="0042792B" w:rsidRDefault="00930D2B" w:rsidP="005D360E">
            <w:pPr>
              <w:pStyle w:val="SingleTxtG"/>
              <w:ind w:left="60" w:right="131"/>
              <w:rPr>
                <w:iCs/>
              </w:rPr>
            </w:pPr>
            <w:r w:rsidRPr="0042792B">
              <w:rPr>
                <w:noProof/>
                <w:lang w:val="en-US" w:eastAsia="ja-JP"/>
              </w:rPr>
              <mc:AlternateContent>
                <mc:Choice Requires="wps">
                  <w:drawing>
                    <wp:anchor distT="0" distB="0" distL="114300" distR="114300" simplePos="0" relativeHeight="251665410" behindDoc="0" locked="0" layoutInCell="1" allowOverlap="1" wp14:anchorId="0A20B9AA" wp14:editId="247F73B2">
                      <wp:simplePos x="0" y="0"/>
                      <wp:positionH relativeFrom="column">
                        <wp:posOffset>2169795</wp:posOffset>
                      </wp:positionH>
                      <wp:positionV relativeFrom="paragraph">
                        <wp:posOffset>648970</wp:posOffset>
                      </wp:positionV>
                      <wp:extent cx="476250" cy="509905"/>
                      <wp:effectExtent l="133350" t="0" r="95250" b="118745"/>
                      <wp:wrapNone/>
                      <wp:docPr id="230" name="Forme en L 50"/>
                      <wp:cNvGraphicFramePr/>
                      <a:graphic xmlns:a="http://schemas.openxmlformats.org/drawingml/2006/main">
                        <a:graphicData uri="http://schemas.microsoft.com/office/word/2010/wordprocessingShape">
                          <wps:wsp>
                            <wps:cNvSpPr/>
                            <wps:spPr>
                              <a:xfrm rot="18913678">
                                <a:off x="0" y="0"/>
                                <a:ext cx="476250" cy="509905"/>
                              </a:xfrm>
                              <a:prstGeom prst="corner">
                                <a:avLst/>
                              </a:prstGeom>
                              <a:solidFill>
                                <a:sysClr val="windowText" lastClr="000000"/>
                              </a:solidFill>
                              <a:ln w="25400" cap="flat" cmpd="sng" algn="ctr">
                                <a:solidFill>
                                  <a:sysClr val="windowText" lastClr="000000"/>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1468A138" id="Forme en L 50" o:spid="_x0000_s1026" style="position:absolute;margin-left:170.85pt;margin-top:51.1pt;width:37.5pt;height:40.15pt;rotation:-2934180fd;z-index:2516654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6250,509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" path="m,l238125,r,271780l476250,271780r,238125l,509905,,xe" fillcolor="windowText" strokecolor="windowText" strokeweight="2pt">
                      <v:path arrowok="t" o:connecttype="custom" o:connectlocs="0,0;238125,0;238125,271780;476250,271780;476250,509905;0,509905;0,0" o:connectangles="0,0,0,0,0,0,0"/>
                    </v:shape>
                  </w:pict>
                </mc:Fallback>
              </mc:AlternateContent>
            </w:r>
            <w:r w:rsidRPr="0042792B">
              <w:rPr>
                <w:noProof/>
                <w:lang w:val="en-US" w:eastAsia="ja-JP"/>
              </w:rPr>
              <mc:AlternateContent>
                <mc:Choice Requires="wps">
                  <w:drawing>
                    <wp:anchor distT="0" distB="0" distL="114300" distR="114300" simplePos="0" relativeHeight="251666434" behindDoc="0" locked="0" layoutInCell="1" allowOverlap="1" wp14:anchorId="48862B56" wp14:editId="5E395A82">
                      <wp:simplePos x="0" y="0"/>
                      <wp:positionH relativeFrom="column">
                        <wp:posOffset>2170430</wp:posOffset>
                      </wp:positionH>
                      <wp:positionV relativeFrom="paragraph">
                        <wp:posOffset>315595</wp:posOffset>
                      </wp:positionV>
                      <wp:extent cx="476250" cy="509905"/>
                      <wp:effectExtent l="133350" t="0" r="95250" b="118745"/>
                      <wp:wrapNone/>
                      <wp:docPr id="231" name="Forme en L 49"/>
                      <wp:cNvGraphicFramePr/>
                      <a:graphic xmlns:a="http://schemas.openxmlformats.org/drawingml/2006/main">
                        <a:graphicData uri="http://schemas.microsoft.com/office/word/2010/wordprocessingShape">
                          <wps:wsp>
                            <wps:cNvSpPr/>
                            <wps:spPr>
                              <a:xfrm rot="18913678">
                                <a:off x="0" y="0"/>
                                <a:ext cx="476250" cy="509905"/>
                              </a:xfrm>
                              <a:prstGeom prst="corner">
                                <a:avLst/>
                              </a:prstGeom>
                              <a:solidFill>
                                <a:sysClr val="windowText" lastClr="000000"/>
                              </a:solidFill>
                              <a:ln w="12700" cap="flat" cmpd="sng" algn="ctr">
                                <a:solidFill>
                                  <a:sysClr val="window" lastClr="FFFFFF"/>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0B43E7C6" id="Forme en L 49" o:spid="_x0000_s1026" style="position:absolute;margin-left:170.9pt;margin-top:24.85pt;width:37.5pt;height:40.15pt;rotation:-2934180fd;z-index:2516664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6250,509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" path="m,l238125,r,271780l476250,271780r,238125l,509905,,xe" fillcolor="windowText" strokecolor="window" strokeweight="1pt">
                      <v:path arrowok="t" o:connecttype="custom" o:connectlocs="0,0;238125,0;238125,271780;476250,271780;476250,509905;0,509905;0,0" o:connectangles="0,0,0,0,0,0,0"/>
                    </v:shape>
                  </w:pict>
                </mc:Fallback>
              </mc:AlternateContent>
            </w:r>
            <w:r w:rsidRPr="0042792B">
              <w:rPr>
                <w:noProof/>
                <w:lang w:val="en-US" w:eastAsia="ja-JP"/>
              </w:rPr>
              <mc:AlternateContent>
                <mc:Choice Requires="wps">
                  <w:drawing>
                    <wp:anchor distT="0" distB="0" distL="114300" distR="114300" simplePos="0" relativeHeight="251663362" behindDoc="0" locked="0" layoutInCell="1" allowOverlap="1" wp14:anchorId="59520604" wp14:editId="3ABDAAA9">
                      <wp:simplePos x="0" y="0"/>
                      <wp:positionH relativeFrom="column">
                        <wp:posOffset>657860</wp:posOffset>
                      </wp:positionH>
                      <wp:positionV relativeFrom="paragraph">
                        <wp:posOffset>316230</wp:posOffset>
                      </wp:positionV>
                      <wp:extent cx="476250" cy="509905"/>
                      <wp:effectExtent l="133350" t="0" r="95250" b="118745"/>
                      <wp:wrapNone/>
                      <wp:docPr id="232" name="Forme en L 11"/>
                      <wp:cNvGraphicFramePr/>
                      <a:graphic xmlns:a="http://schemas.openxmlformats.org/drawingml/2006/main">
                        <a:graphicData uri="http://schemas.microsoft.com/office/word/2010/wordprocessingShape">
                          <wps:wsp>
                            <wps:cNvSpPr/>
                            <wps:spPr>
                              <a:xfrm rot="18913678">
                                <a:off x="0" y="0"/>
                                <a:ext cx="476250" cy="509905"/>
                              </a:xfrm>
                              <a:prstGeom prst="corner">
                                <a:avLst/>
                              </a:prstGeom>
                              <a:solidFill>
                                <a:sysClr val="window" lastClr="FFFFFF"/>
                              </a:solidFill>
                              <a:ln w="25400" cap="flat" cmpd="sng" algn="ctr">
                                <a:solidFill>
                                  <a:sysClr val="windowText" lastClr="000000"/>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4A6A98B4" id="Forme en L 11" o:spid="_x0000_s1026" style="position:absolute;margin-left:51.8pt;margin-top:24.9pt;width:37.5pt;height:40.15pt;rotation:-2934180fd;z-index:2516633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6250,509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" path="m,l238125,r,271780l476250,271780r,238125l,509905,,xe" fillcolor="window" strokecolor="windowText" strokeweight="2pt">
                      <v:path arrowok="t" o:connecttype="custom" o:connectlocs="0,0;238125,0;238125,271780;476250,271780;476250,509905;0,509905;0,0" o:connectangles="0,0,0,0,0,0,0"/>
                    </v:shape>
                  </w:pict>
                </mc:Fallback>
              </mc:AlternateContent>
            </w:r>
            <w:r w:rsidRPr="0042792B">
              <w:rPr>
                <w:noProof/>
                <w:lang w:val="en-US" w:eastAsia="ja-JP"/>
              </w:rPr>
              <mc:AlternateContent>
                <mc:Choice Requires="wps">
                  <w:drawing>
                    <wp:anchor distT="0" distB="0" distL="114300" distR="114300" simplePos="0" relativeHeight="251662338" behindDoc="0" locked="0" layoutInCell="1" allowOverlap="1" wp14:anchorId="1948DBC1" wp14:editId="1B234419">
                      <wp:simplePos x="0" y="0"/>
                      <wp:positionH relativeFrom="column">
                        <wp:posOffset>458470</wp:posOffset>
                      </wp:positionH>
                      <wp:positionV relativeFrom="paragraph">
                        <wp:posOffset>160020</wp:posOffset>
                      </wp:positionV>
                      <wp:extent cx="866775" cy="1333500"/>
                      <wp:effectExtent l="0" t="0" r="28575" b="19050"/>
                      <wp:wrapNone/>
                      <wp:docPr id="233" name="Rectangle 9"/>
                      <wp:cNvGraphicFramePr/>
                      <a:graphic xmlns:a="http://schemas.openxmlformats.org/drawingml/2006/main">
                        <a:graphicData uri="http://schemas.microsoft.com/office/word/2010/wordprocessingShape">
                          <wps:wsp>
                            <wps:cNvSpPr/>
                            <wps:spPr>
                              <a:xfrm>
                                <a:off x="0" y="0"/>
                                <a:ext cx="866775" cy="1333500"/>
                              </a:xfrm>
                              <a:prstGeom prst="rect">
                                <a:avLst/>
                              </a:prstGeom>
                              <a:solidFill>
                                <a:sysClr val="windowText" lastClr="000000"/>
                              </a:solidFill>
                              <a:ln w="25400" cap="flat" cmpd="sng" algn="ctr">
                                <a:solidFill>
                                  <a:srgbClr val="4F81BD">
                                    <a:shade val="50000"/>
                                  </a:srgbClr>
                                </a:solidFill>
                                <a:prstDash val="solid"/>
                              </a:ln>
                              <a:effectLst/>
                            </wps:spPr>
                            <wps:bodyPr rtlCol="0" anchor="t"/>
                          </wps:wsp>
                        </a:graphicData>
                      </a:graphic>
                    </wp:anchor>
                  </w:drawing>
                </mc:Choice>
                <mc:Fallback>
                  <w:pict>
                    <v:rect w14:anchorId="7A97A5F6" id="Rectangle 9" o:spid="_x0000_s1026" style="position:absolute;margin-left:36.1pt;margin-top:12.6pt;width:68.25pt;height:105pt;z-index:2516623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" fillcolor="windowText" strokecolor="#385d8a" strokeweight="2pt"/>
                  </w:pict>
                </mc:Fallback>
              </mc:AlternateContent>
            </w:r>
            <w:r w:rsidRPr="0042792B">
              <w:rPr>
                <w:noProof/>
                <w:lang w:val="en-US" w:eastAsia="ja-JP"/>
              </w:rPr>
              <mc:AlternateContent>
                <mc:Choice Requires="wps">
                  <w:drawing>
                    <wp:anchor distT="0" distB="0" distL="114300" distR="114300" simplePos="0" relativeHeight="251664386" behindDoc="0" locked="0" layoutInCell="1" allowOverlap="1" wp14:anchorId="32F82369" wp14:editId="7473530D">
                      <wp:simplePos x="0" y="0"/>
                      <wp:positionH relativeFrom="column">
                        <wp:posOffset>657543</wp:posOffset>
                      </wp:positionH>
                      <wp:positionV relativeFrom="paragraph">
                        <wp:posOffset>649605</wp:posOffset>
                      </wp:positionV>
                      <wp:extent cx="476409" cy="510458"/>
                      <wp:effectExtent l="133350" t="0" r="95250" b="118745"/>
                      <wp:wrapNone/>
                      <wp:docPr id="234" name="Forme en L 20"/>
                      <wp:cNvGraphicFramePr/>
                      <a:graphic xmlns:a="http://schemas.openxmlformats.org/drawingml/2006/main">
                        <a:graphicData uri="http://schemas.microsoft.com/office/word/2010/wordprocessingShape">
                          <wps:wsp>
                            <wps:cNvSpPr/>
                            <wps:spPr>
                              <a:xfrm rot="18913678">
                                <a:off x="0" y="0"/>
                                <a:ext cx="476409" cy="510458"/>
                              </a:xfrm>
                              <a:prstGeom prst="corner">
                                <a:avLst/>
                              </a:prstGeom>
                              <a:solidFill>
                                <a:sysClr val="window" lastClr="FFFFFF"/>
                              </a:solidFill>
                              <a:ln w="25400" cap="flat" cmpd="sng" algn="ctr">
                                <a:solidFill>
                                  <a:srgbClr val="4F81BD">
                                    <a:shade val="50000"/>
                                  </a:srgbClr>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63D6D831" id="Forme en L 20" o:spid="_x0000_s1026" style="position:absolute;margin-left:51.8pt;margin-top:51.15pt;width:37.5pt;height:40.2pt;rotation:-2934180fd;z-index:2516643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6409,510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" path="m,l238205,r,272254l476409,272254r,238204l,510458,,xe" fillcolor="window" strokecolor="#385d8a" strokeweight="2pt">
                      <v:path arrowok="t" o:connecttype="custom" o:connectlocs="0,0;238205,0;238205,272254;476409,272254;476409,510458;0,510458;0,0" o:connectangles="0,0,0,0,0,0,0"/>
                    </v:shape>
                  </w:pict>
                </mc:Fallback>
              </mc:AlternateContent>
            </w:r>
            <w:r w:rsidRPr="0042792B">
              <w:rPr>
                <w:noProof/>
                <w:lang w:val="en-US"/>
              </w:rPr>
              <w:t xml:space="preserve"> </w:t>
            </w:r>
          </w:p>
        </w:tc>
        <w:tc>
          <w:tcPr>
            <w:tcW w:w="2409" w:type="dxa"/>
          </w:tcPr>
          <w:p w14:paraId="4E495325" w14:textId="77777777" w:rsidR="00930D2B" w:rsidRPr="0042792B" w:rsidRDefault="00930D2B" w:rsidP="005D360E">
            <w:pPr>
              <w:pStyle w:val="SingleTxtG"/>
              <w:spacing w:after="60" w:line="240" w:lineRule="auto"/>
              <w:ind w:left="187" w:right="136"/>
              <w:rPr>
                <w:iCs/>
                <w:strike/>
                <w:sz w:val="18"/>
                <w:szCs w:val="18"/>
              </w:rPr>
            </w:pPr>
            <w:bookmarkStart w:id="214" w:name="_Hlk75973536"/>
            <w:r w:rsidRPr="0042792B">
              <w:rPr>
                <w:iCs/>
                <w:sz w:val="18"/>
                <w:szCs w:val="18"/>
              </w:rPr>
              <w:t>Wrong way warning</w:t>
            </w:r>
            <w:bookmarkEnd w:id="214"/>
          </w:p>
        </w:tc>
        <w:tc>
          <w:tcPr>
            <w:tcW w:w="2263" w:type="dxa"/>
          </w:tcPr>
          <w:p w14:paraId="6E079F62" w14:textId="77777777" w:rsidR="00930D2B" w:rsidRPr="0042792B" w:rsidRDefault="00930D2B" w:rsidP="005D360E">
            <w:pPr>
              <w:pStyle w:val="SingleTxtG"/>
              <w:spacing w:after="60" w:line="240" w:lineRule="auto"/>
              <w:ind w:left="33" w:right="136"/>
              <w:rPr>
                <w:iCs/>
                <w:sz w:val="18"/>
                <w:szCs w:val="18"/>
              </w:rPr>
            </w:pPr>
            <w:r w:rsidRPr="0042792B">
              <w:rPr>
                <w:iCs/>
                <w:sz w:val="18"/>
                <w:szCs w:val="18"/>
              </w:rPr>
              <w:t xml:space="preserve">Activated when the vehicle is entering a one-way road or a highway in opposite direction. </w:t>
            </w:r>
          </w:p>
          <w:p w14:paraId="357A76DA" w14:textId="77777777" w:rsidR="00930D2B" w:rsidRPr="0042792B" w:rsidRDefault="00930D2B" w:rsidP="005D360E">
            <w:pPr>
              <w:pStyle w:val="SingleTxtG"/>
              <w:spacing w:before="120" w:line="240" w:lineRule="auto"/>
              <w:ind w:left="33" w:right="136"/>
              <w:jc w:val="left"/>
              <w:rPr>
                <w:iCs/>
                <w:sz w:val="18"/>
                <w:szCs w:val="18"/>
              </w:rPr>
            </w:pPr>
            <w:r w:rsidRPr="0042792B">
              <w:rPr>
                <w:iCs/>
                <w:sz w:val="18"/>
                <w:szCs w:val="18"/>
              </w:rPr>
              <w:t xml:space="preserve">Flashing at 4.0 </w:t>
            </w:r>
            <w:proofErr w:type="spellStart"/>
            <w:r w:rsidRPr="0042792B">
              <w:rPr>
                <w:iCs/>
                <w:sz w:val="18"/>
                <w:szCs w:val="18"/>
              </w:rPr>
              <w:t>hz</w:t>
            </w:r>
            <w:proofErr w:type="spellEnd"/>
            <w:r w:rsidRPr="0042792B">
              <w:rPr>
                <w:iCs/>
                <w:sz w:val="18"/>
                <w:szCs w:val="18"/>
              </w:rPr>
              <w:t xml:space="preserve"> +/- 1.0 </w:t>
            </w:r>
            <w:proofErr w:type="spellStart"/>
            <w:r w:rsidRPr="0042792B">
              <w:rPr>
                <w:iCs/>
                <w:sz w:val="18"/>
                <w:szCs w:val="18"/>
              </w:rPr>
              <w:t>hz</w:t>
            </w:r>
            <w:proofErr w:type="spellEnd"/>
            <w:r w:rsidRPr="0042792B">
              <w:rPr>
                <w:iCs/>
                <w:sz w:val="18"/>
                <w:szCs w:val="18"/>
              </w:rPr>
              <w:t xml:space="preserve"> allowed.</w:t>
            </w:r>
          </w:p>
        </w:tc>
      </w:tr>
      <w:tr w:rsidR="00930D2B" w:rsidRPr="0042792B" w14:paraId="31CF4E35" w14:textId="77777777" w:rsidTr="005D360E">
        <w:tblPrEx>
          <w:tblCellMar>
            <w:left w:w="108" w:type="dxa"/>
            <w:right w:w="108" w:type="dxa"/>
          </w:tblCellMar>
        </w:tblPrEx>
        <w:trPr>
          <w:trHeight w:val="1906"/>
        </w:trPr>
        <w:tc>
          <w:tcPr>
            <w:tcW w:w="5388" w:type="dxa"/>
            <w:tcBorders>
              <w:bottom w:val="single" w:sz="4" w:space="0" w:color="auto"/>
            </w:tcBorders>
          </w:tcPr>
          <w:p w14:paraId="2A49FC96" w14:textId="77777777" w:rsidR="00930D2B" w:rsidRPr="0042792B" w:rsidRDefault="00930D2B" w:rsidP="005D360E">
            <w:pPr>
              <w:pStyle w:val="SingleTxtG"/>
              <w:tabs>
                <w:tab w:val="left" w:pos="1300"/>
              </w:tabs>
              <w:ind w:left="0" w:right="131"/>
              <w:rPr>
                <w:iCs/>
              </w:rPr>
            </w:pPr>
            <w:r w:rsidRPr="0042792B">
              <w:rPr>
                <w:noProof/>
                <w:lang w:val="en-US" w:eastAsia="ja-JP"/>
              </w:rPr>
              <mc:AlternateContent>
                <mc:Choice Requires="wps">
                  <w:drawing>
                    <wp:anchor distT="0" distB="0" distL="114300" distR="114300" simplePos="0" relativeHeight="251672578" behindDoc="0" locked="0" layoutInCell="1" allowOverlap="1" wp14:anchorId="074606BF" wp14:editId="247D8BF4">
                      <wp:simplePos x="0" y="0"/>
                      <wp:positionH relativeFrom="column">
                        <wp:posOffset>2609215</wp:posOffset>
                      </wp:positionH>
                      <wp:positionV relativeFrom="paragraph">
                        <wp:posOffset>365761</wp:posOffset>
                      </wp:positionV>
                      <wp:extent cx="379095" cy="384175"/>
                      <wp:effectExtent l="92710" t="97790" r="0" b="94615"/>
                      <wp:wrapNone/>
                      <wp:docPr id="235" name="Forme en L 7"/>
                      <wp:cNvGraphicFramePr/>
                      <a:graphic xmlns:a="http://schemas.openxmlformats.org/drawingml/2006/main">
                        <a:graphicData uri="http://schemas.microsoft.com/office/word/2010/wordprocessingShape">
                          <wps:wsp>
                            <wps:cNvSpPr/>
                            <wps:spPr>
                              <a:xfrm rot="2774678">
                                <a:off x="0" y="0"/>
                                <a:ext cx="379095" cy="384175"/>
                              </a:xfrm>
                              <a:prstGeom prst="corner">
                                <a:avLst/>
                              </a:prstGeom>
                              <a:solidFill>
                                <a:sysClr val="windowText" lastClr="000000"/>
                              </a:solidFill>
                              <a:ln w="25400" cap="flat" cmpd="sng" algn="ctr">
                                <a:solidFill>
                                  <a:sysClr val="window" lastClr="FFFFFF"/>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09A9DEE0" id="Forme en L 7" o:spid="_x0000_s1026" style="position:absolute;margin-left:205.45pt;margin-top:28.8pt;width:29.85pt;height:30.25pt;rotation:3030688fd;z-index:2516725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79095,384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" path="m,l189548,r,194628l379095,194628r,189547l,384175,,xe" fillcolor="windowText" strokecolor="window" strokeweight="2pt">
                      <v:path arrowok="t" o:connecttype="custom" o:connectlocs="0,0;189548,0;189548,194628;379095,194628;379095,384175;0,384175;0,0" o:connectangles="0,0,0,0,0,0,0"/>
                    </v:shape>
                  </w:pict>
                </mc:Fallback>
              </mc:AlternateContent>
            </w:r>
            <w:r w:rsidRPr="0042792B">
              <w:rPr>
                <w:noProof/>
                <w:lang w:val="en-US" w:eastAsia="ja-JP"/>
              </w:rPr>
              <mc:AlternateContent>
                <mc:Choice Requires="wps">
                  <w:drawing>
                    <wp:anchor distT="0" distB="0" distL="114300" distR="114300" simplePos="0" relativeHeight="251671554" behindDoc="0" locked="0" layoutInCell="1" allowOverlap="1" wp14:anchorId="7F6EDCD0" wp14:editId="5B1A1B36">
                      <wp:simplePos x="0" y="0"/>
                      <wp:positionH relativeFrom="column">
                        <wp:posOffset>1694180</wp:posOffset>
                      </wp:positionH>
                      <wp:positionV relativeFrom="paragraph">
                        <wp:posOffset>365761</wp:posOffset>
                      </wp:positionV>
                      <wp:extent cx="379095" cy="384175"/>
                      <wp:effectExtent l="0" t="97790" r="94615" b="94615"/>
                      <wp:wrapNone/>
                      <wp:docPr id="236" name="Forme en L 21"/>
                      <wp:cNvGraphicFramePr/>
                      <a:graphic xmlns:a="http://schemas.openxmlformats.org/drawingml/2006/main">
                        <a:graphicData uri="http://schemas.microsoft.com/office/word/2010/wordprocessingShape">
                          <wps:wsp>
                            <wps:cNvSpPr/>
                            <wps:spPr>
                              <a:xfrm rot="13574678">
                                <a:off x="0" y="0"/>
                                <a:ext cx="379095" cy="384175"/>
                              </a:xfrm>
                              <a:prstGeom prst="corner">
                                <a:avLst/>
                              </a:prstGeom>
                              <a:solidFill>
                                <a:sysClr val="windowText" lastClr="000000"/>
                              </a:solidFill>
                              <a:ln w="25400" cap="flat" cmpd="sng" algn="ctr">
                                <a:solidFill>
                                  <a:sysClr val="window" lastClr="FFFFFF"/>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54410285" id="Forme en L 21" o:spid="_x0000_s1026" style="position:absolute;margin-left:133.4pt;margin-top:28.8pt;width:29.85pt;height:30.25pt;rotation:-8765792fd;z-index:2516715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79095,384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" path="m,l189548,r,194628l379095,194628r,189547l,384175,,xe" fillcolor="windowText" strokecolor="window" strokeweight="2pt">
                      <v:path arrowok="t" o:connecttype="custom" o:connectlocs="0,0;189548,0;189548,194628;379095,194628;379095,384175;0,384175;0,0" o:connectangles="0,0,0,0,0,0,0"/>
                    </v:shape>
                  </w:pict>
                </mc:Fallback>
              </mc:AlternateContent>
            </w:r>
            <w:r w:rsidRPr="0042792B">
              <w:rPr>
                <w:noProof/>
                <w:lang w:val="en-US" w:eastAsia="ja-JP"/>
              </w:rPr>
              <mc:AlternateContent>
                <mc:Choice Requires="wps">
                  <w:drawing>
                    <wp:anchor distT="0" distB="0" distL="114300" distR="114300" simplePos="0" relativeHeight="251670530" behindDoc="0" locked="0" layoutInCell="1" allowOverlap="1" wp14:anchorId="1392C601" wp14:editId="00C2D09C">
                      <wp:simplePos x="0" y="0"/>
                      <wp:positionH relativeFrom="column">
                        <wp:posOffset>1032870</wp:posOffset>
                      </wp:positionH>
                      <wp:positionV relativeFrom="paragraph">
                        <wp:posOffset>370206</wp:posOffset>
                      </wp:positionV>
                      <wp:extent cx="379095" cy="384175"/>
                      <wp:effectExtent l="92710" t="97790" r="0" b="94615"/>
                      <wp:wrapNone/>
                      <wp:docPr id="237" name="Forme en L 23"/>
                      <wp:cNvGraphicFramePr/>
                      <a:graphic xmlns:a="http://schemas.openxmlformats.org/drawingml/2006/main">
                        <a:graphicData uri="http://schemas.microsoft.com/office/word/2010/wordprocessingShape">
                          <wps:wsp>
                            <wps:cNvSpPr/>
                            <wps:spPr>
                              <a:xfrm rot="2774678">
                                <a:off x="0" y="0"/>
                                <a:ext cx="379095" cy="384175"/>
                              </a:xfrm>
                              <a:prstGeom prst="corner">
                                <a:avLst/>
                              </a:prstGeom>
                              <a:solidFill>
                                <a:sysClr val="window" lastClr="FFFFFF"/>
                              </a:solidFill>
                              <a:ln w="25400" cap="flat" cmpd="sng" algn="ctr">
                                <a:solidFill>
                                  <a:srgbClr val="4F81BD">
                                    <a:shade val="50000"/>
                                  </a:srgbClr>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4575577B" id="Forme en L 23" o:spid="_x0000_s1026" style="position:absolute;margin-left:81.35pt;margin-top:29.15pt;width:29.85pt;height:30.25pt;rotation:3030688fd;z-index:2516705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79095,384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" path="m,l189548,r,194628l379095,194628r,189547l,384175,,xe" fillcolor="window" strokecolor="#385d8a" strokeweight="2pt">
                      <v:path arrowok="t" o:connecttype="custom" o:connectlocs="0,0;189548,0;189548,194628;379095,194628;379095,384175;0,384175;0,0" o:connectangles="0,0,0,0,0,0,0"/>
                    </v:shape>
                  </w:pict>
                </mc:Fallback>
              </mc:AlternateContent>
            </w:r>
            <w:r w:rsidRPr="0042792B">
              <w:rPr>
                <w:noProof/>
                <w:lang w:val="en-US" w:eastAsia="ja-JP"/>
              </w:rPr>
              <mc:AlternateContent>
                <mc:Choice Requires="wps">
                  <w:drawing>
                    <wp:anchor distT="0" distB="0" distL="114300" distR="114300" simplePos="0" relativeHeight="251668482" behindDoc="0" locked="0" layoutInCell="1" allowOverlap="1" wp14:anchorId="4CC9A5A5" wp14:editId="6EE494E3">
                      <wp:simplePos x="0" y="0"/>
                      <wp:positionH relativeFrom="column">
                        <wp:posOffset>205106</wp:posOffset>
                      </wp:positionH>
                      <wp:positionV relativeFrom="paragraph">
                        <wp:posOffset>374847</wp:posOffset>
                      </wp:positionV>
                      <wp:extent cx="379095" cy="384175"/>
                      <wp:effectExtent l="0" t="97790" r="94615" b="94615"/>
                      <wp:wrapNone/>
                      <wp:docPr id="238" name="Forme en L 25"/>
                      <wp:cNvGraphicFramePr/>
                      <a:graphic xmlns:a="http://schemas.openxmlformats.org/drawingml/2006/main">
                        <a:graphicData uri="http://schemas.microsoft.com/office/word/2010/wordprocessingShape">
                          <wps:wsp>
                            <wps:cNvSpPr/>
                            <wps:spPr>
                              <a:xfrm rot="13574678">
                                <a:off x="0" y="0"/>
                                <a:ext cx="379095" cy="384175"/>
                              </a:xfrm>
                              <a:prstGeom prst="corner">
                                <a:avLst/>
                              </a:prstGeom>
                              <a:solidFill>
                                <a:sysClr val="window" lastClr="FFFFFF"/>
                              </a:solidFill>
                              <a:ln w="25400" cap="flat" cmpd="sng" algn="ctr">
                                <a:solidFill>
                                  <a:srgbClr val="4F81BD">
                                    <a:shade val="50000"/>
                                  </a:srgbClr>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3B6B7EC9" id="Forme en L 25" o:spid="_x0000_s1026" style="position:absolute;margin-left:16.15pt;margin-top:29.5pt;width:29.85pt;height:30.25pt;rotation:-8765792fd;z-index:2516684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79095,384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" path="m,l189548,r,194628l379095,194628r,189547l,384175,,xe" fillcolor="window" strokecolor="#385d8a" strokeweight="2pt">
                      <v:path arrowok="t" o:connecttype="custom" o:connectlocs="0,0;189548,0;189548,194628;379095,194628;379095,384175;0,384175;0,0" o:connectangles="0,0,0,0,0,0,0"/>
                    </v:shape>
                  </w:pict>
                </mc:Fallback>
              </mc:AlternateContent>
            </w:r>
            <w:r w:rsidRPr="0042792B">
              <w:rPr>
                <w:iCs/>
                <w:noProof/>
                <w:lang w:val="en-US" w:eastAsia="ja-JP"/>
              </w:rPr>
              <mc:AlternateContent>
                <mc:Choice Requires="wps">
                  <w:drawing>
                    <wp:anchor distT="0" distB="0" distL="114300" distR="114300" simplePos="0" relativeHeight="251667458" behindDoc="0" locked="0" layoutInCell="1" allowOverlap="1" wp14:anchorId="5230CDFC" wp14:editId="355B30C3">
                      <wp:simplePos x="0" y="0"/>
                      <wp:positionH relativeFrom="column">
                        <wp:posOffset>252095</wp:posOffset>
                      </wp:positionH>
                      <wp:positionV relativeFrom="paragraph">
                        <wp:posOffset>65405</wp:posOffset>
                      </wp:positionV>
                      <wp:extent cx="419100" cy="1028700"/>
                      <wp:effectExtent l="0" t="0" r="19050" b="19050"/>
                      <wp:wrapNone/>
                      <wp:docPr id="239" name="Rectangle 26"/>
                      <wp:cNvGraphicFramePr/>
                      <a:graphic xmlns:a="http://schemas.openxmlformats.org/drawingml/2006/main">
                        <a:graphicData uri="http://schemas.microsoft.com/office/word/2010/wordprocessingShape">
                          <wps:wsp>
                            <wps:cNvSpPr/>
                            <wps:spPr>
                              <a:xfrm>
                                <a:off x="0" y="0"/>
                                <a:ext cx="419100" cy="1028700"/>
                              </a:xfrm>
                              <a:prstGeom prst="rect">
                                <a:avLst/>
                              </a:prstGeom>
                              <a:solidFill>
                                <a:sysClr val="windowText" lastClr="000000"/>
                              </a:solidFill>
                              <a:ln w="25400" cap="flat" cmpd="sng" algn="ctr">
                                <a:solidFill>
                                  <a:srgbClr val="4F81BD">
                                    <a:shade val="50000"/>
                                  </a:srgbClr>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rect w14:anchorId="402115F3" id="Rectangle 26" o:spid="_x0000_s1026" style="position:absolute;margin-left:19.85pt;margin-top:5.15pt;width:33pt;height:81pt;z-index:2516674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" fillcolor="windowText" strokecolor="#385d8a" strokeweight="2pt"/>
                  </w:pict>
                </mc:Fallback>
              </mc:AlternateContent>
            </w:r>
            <w:r w:rsidRPr="0042792B">
              <w:rPr>
                <w:iCs/>
                <w:noProof/>
                <w:lang w:val="en-US" w:eastAsia="ja-JP"/>
              </w:rPr>
              <mc:AlternateContent>
                <mc:Choice Requires="wps">
                  <w:drawing>
                    <wp:anchor distT="0" distB="0" distL="114300" distR="114300" simplePos="0" relativeHeight="251669506" behindDoc="0" locked="0" layoutInCell="1" allowOverlap="1" wp14:anchorId="066A781E" wp14:editId="3D8ED11E">
                      <wp:simplePos x="0" y="0"/>
                      <wp:positionH relativeFrom="column">
                        <wp:posOffset>957580</wp:posOffset>
                      </wp:positionH>
                      <wp:positionV relativeFrom="paragraph">
                        <wp:posOffset>78105</wp:posOffset>
                      </wp:positionV>
                      <wp:extent cx="419100" cy="1028700"/>
                      <wp:effectExtent l="0" t="0" r="19050" b="19050"/>
                      <wp:wrapNone/>
                      <wp:docPr id="240" name="Rectangle 24"/>
                      <wp:cNvGraphicFramePr/>
                      <a:graphic xmlns:a="http://schemas.openxmlformats.org/drawingml/2006/main">
                        <a:graphicData uri="http://schemas.microsoft.com/office/word/2010/wordprocessingShape">
                          <wps:wsp>
                            <wps:cNvSpPr/>
                            <wps:spPr>
                              <a:xfrm rot="10800000">
                                <a:off x="0" y="0"/>
                                <a:ext cx="419100" cy="1028700"/>
                              </a:xfrm>
                              <a:prstGeom prst="rect">
                                <a:avLst/>
                              </a:prstGeom>
                              <a:solidFill>
                                <a:sysClr val="windowText" lastClr="000000"/>
                              </a:solidFill>
                              <a:ln w="25400" cap="flat" cmpd="sng" algn="ctr">
                                <a:solidFill>
                                  <a:srgbClr val="4F81BD">
                                    <a:shade val="50000"/>
                                  </a:srgbClr>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rect w14:anchorId="012D85A8" id="Rectangle 24" o:spid="_x0000_s1026" style="position:absolute;margin-left:75.4pt;margin-top:6.15pt;width:33pt;height:81pt;rotation:180;z-index:2516695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" fillcolor="windowText" strokecolor="#385d8a" strokeweight="2pt"/>
                  </w:pict>
                </mc:Fallback>
              </mc:AlternateContent>
            </w:r>
          </w:p>
          <w:p w14:paraId="736BBE76" w14:textId="77777777" w:rsidR="00930D2B" w:rsidRPr="0042792B" w:rsidRDefault="00930D2B" w:rsidP="005D360E">
            <w:pPr>
              <w:pStyle w:val="SingleTxtG"/>
              <w:tabs>
                <w:tab w:val="left" w:pos="1300"/>
              </w:tabs>
              <w:ind w:left="0" w:right="131"/>
              <w:rPr>
                <w:iCs/>
              </w:rPr>
            </w:pPr>
          </w:p>
          <w:p w14:paraId="0776A903" w14:textId="77777777" w:rsidR="00930D2B" w:rsidRPr="0042792B" w:rsidRDefault="00930D2B" w:rsidP="005D360E">
            <w:pPr>
              <w:pStyle w:val="SingleTxtG"/>
              <w:tabs>
                <w:tab w:val="left" w:pos="1171"/>
                <w:tab w:val="left" w:pos="3581"/>
              </w:tabs>
              <w:ind w:left="0" w:right="131"/>
              <w:rPr>
                <w:iCs/>
                <w:strike/>
              </w:rPr>
            </w:pPr>
            <w:r w:rsidRPr="0042792B">
              <w:rPr>
                <w:iCs/>
              </w:rPr>
              <w:tab/>
              <w:t>or</w:t>
            </w:r>
            <w:r w:rsidRPr="0042792B">
              <w:rPr>
                <w:iCs/>
              </w:rPr>
              <w:tab/>
            </w:r>
            <w:proofErr w:type="spellStart"/>
            <w:r w:rsidRPr="0042792B">
              <w:rPr>
                <w:iCs/>
              </w:rPr>
              <w:t>or</w:t>
            </w:r>
            <w:proofErr w:type="spellEnd"/>
          </w:p>
        </w:tc>
        <w:tc>
          <w:tcPr>
            <w:tcW w:w="2409" w:type="dxa"/>
            <w:tcBorders>
              <w:bottom w:val="single" w:sz="4" w:space="0" w:color="auto"/>
            </w:tcBorders>
          </w:tcPr>
          <w:p w14:paraId="6E3E7A2E" w14:textId="77777777" w:rsidR="00930D2B" w:rsidRPr="0042792B" w:rsidRDefault="00930D2B" w:rsidP="005D360E">
            <w:pPr>
              <w:pStyle w:val="SingleTxtG"/>
              <w:spacing w:line="240" w:lineRule="auto"/>
              <w:ind w:left="181" w:right="136"/>
              <w:rPr>
                <w:iCs/>
                <w:strike/>
                <w:sz w:val="18"/>
                <w:szCs w:val="18"/>
              </w:rPr>
            </w:pPr>
            <w:bookmarkStart w:id="215" w:name="_Hlk75973282"/>
            <w:bookmarkStart w:id="216" w:name="_Hlk85040480"/>
            <w:r w:rsidRPr="0042792B">
              <w:rPr>
                <w:iCs/>
                <w:sz w:val="18"/>
                <w:szCs w:val="18"/>
              </w:rPr>
              <w:t xml:space="preserve">Lane keeping </w:t>
            </w:r>
            <w:r w:rsidRPr="0042792B" w:rsidDel="006F0F8A">
              <w:rPr>
                <w:iCs/>
                <w:sz w:val="18"/>
                <w:szCs w:val="18"/>
              </w:rPr>
              <w:t>assist</w:t>
            </w:r>
            <w:bookmarkEnd w:id="215"/>
            <w:r w:rsidRPr="0042792B">
              <w:rPr>
                <w:iCs/>
                <w:sz w:val="18"/>
                <w:szCs w:val="18"/>
              </w:rPr>
              <w:t xml:space="preserve"> warning </w:t>
            </w:r>
            <w:bookmarkEnd w:id="216"/>
          </w:p>
        </w:tc>
        <w:tc>
          <w:tcPr>
            <w:tcW w:w="2263" w:type="dxa"/>
            <w:tcBorders>
              <w:bottom w:val="single" w:sz="4" w:space="0" w:color="auto"/>
            </w:tcBorders>
          </w:tcPr>
          <w:p w14:paraId="6DE22959" w14:textId="77777777" w:rsidR="00930D2B" w:rsidRPr="0042792B" w:rsidRDefault="00930D2B" w:rsidP="005D360E">
            <w:pPr>
              <w:pStyle w:val="SingleTxtG"/>
              <w:spacing w:after="60" w:line="240" w:lineRule="auto"/>
              <w:ind w:left="37" w:right="29"/>
              <w:jc w:val="left"/>
              <w:rPr>
                <w:iCs/>
                <w:sz w:val="18"/>
                <w:szCs w:val="18"/>
              </w:rPr>
            </w:pPr>
            <w:bookmarkStart w:id="217" w:name="_Hlk86251049"/>
            <w:r w:rsidRPr="0042792B">
              <w:rPr>
                <w:iCs/>
                <w:sz w:val="18"/>
                <w:szCs w:val="18"/>
              </w:rPr>
              <w:t>Activated if the vehicle unintentionally exits its lane.</w:t>
            </w:r>
          </w:p>
          <w:bookmarkEnd w:id="217"/>
          <w:p w14:paraId="1859383E" w14:textId="77777777" w:rsidR="00930D2B" w:rsidRPr="0042792B" w:rsidRDefault="00930D2B" w:rsidP="005D360E">
            <w:pPr>
              <w:pStyle w:val="SingleTxtG"/>
              <w:spacing w:after="60" w:line="240" w:lineRule="auto"/>
              <w:ind w:left="33" w:right="136"/>
              <w:jc w:val="left"/>
              <w:rPr>
                <w:iCs/>
                <w:strike/>
                <w:sz w:val="18"/>
                <w:szCs w:val="18"/>
              </w:rPr>
            </w:pPr>
          </w:p>
        </w:tc>
      </w:tr>
    </w:tbl>
    <w:p w14:paraId="78F81D1E" w14:textId="598611FF" w:rsidR="00930D2B" w:rsidRDefault="00930D2B" w:rsidP="00930D2B">
      <w:pPr>
        <w:suppressAutoHyphens w:val="0"/>
        <w:spacing w:line="240" w:lineRule="auto"/>
        <w:rPr>
          <w:b/>
          <w:bCs/>
          <w:iCs/>
        </w:rPr>
      </w:pPr>
      <w:r>
        <w:rPr>
          <w:b/>
          <w:bCs/>
          <w:iCs/>
        </w:rPr>
        <w:t xml:space="preserve"> </w:t>
      </w:r>
      <w:r>
        <w:rPr>
          <w:b/>
          <w:bCs/>
          <w:iCs/>
        </w:rPr>
        <w:tab/>
      </w:r>
      <w:r w:rsidR="002A2462">
        <w:rPr>
          <w:b/>
          <w:bCs/>
          <w:iCs/>
        </w:rPr>
        <w:t>"</w:t>
      </w:r>
    </w:p>
    <w:p w14:paraId="61820E3E" w14:textId="77777777" w:rsidR="00930D2B" w:rsidRPr="000C4CF3" w:rsidRDefault="00930D2B" w:rsidP="00930D2B">
      <w:pPr>
        <w:spacing w:after="120"/>
        <w:ind w:left="2268" w:right="1134" w:hanging="1134"/>
        <w:jc w:val="both"/>
      </w:pPr>
    </w:p>
    <w:p w14:paraId="55695496" w14:textId="77777777" w:rsidR="00930D2B" w:rsidRPr="00066597" w:rsidRDefault="00930D2B" w:rsidP="00930D2B">
      <w:pPr>
        <w:spacing w:before="240"/>
        <w:jc w:val="center"/>
        <w:rPr>
          <w:u w:val="single"/>
        </w:rPr>
      </w:pPr>
      <w:r>
        <w:rPr>
          <w:u w:val="single"/>
        </w:rPr>
        <w:tab/>
      </w:r>
      <w:r>
        <w:rPr>
          <w:u w:val="single"/>
        </w:rPr>
        <w:tab/>
      </w:r>
      <w:r>
        <w:rPr>
          <w:u w:val="single"/>
        </w:rPr>
        <w:tab/>
      </w: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F21F9E" w:rsidRPr="00F21F9E" w14:paraId="39751FF8" w14:textId="77777777" w:rsidTr="3C21EA96">
        <w:trPr>
          <w:cantSplit/>
          <w:trHeight w:hRule="exact" w:val="851"/>
        </w:trPr>
        <w:tc>
          <w:tcPr>
            <w:tcW w:w="1276" w:type="dxa"/>
            <w:tcBorders>
              <w:bottom w:val="single" w:sz="4" w:space="0" w:color="auto"/>
            </w:tcBorders>
            <w:vAlign w:val="bottom"/>
          </w:tcPr>
          <w:p w14:paraId="3E7D5353" w14:textId="77777777" w:rsidR="006552CB" w:rsidRPr="00F21F9E" w:rsidRDefault="006552CB" w:rsidP="006552CB">
            <w:bookmarkStart w:id="218" w:name="_Hlk4776541"/>
            <w:bookmarkStart w:id="219" w:name="_Hlk22630451"/>
            <w:bookmarkStart w:id="220" w:name="_Toc354410587"/>
            <w:bookmarkEnd w:id="218"/>
          </w:p>
        </w:tc>
        <w:tc>
          <w:tcPr>
            <w:tcW w:w="8363" w:type="dxa"/>
            <w:gridSpan w:val="2"/>
            <w:tcBorders>
              <w:bottom w:val="single" w:sz="4" w:space="0" w:color="auto"/>
            </w:tcBorders>
            <w:vAlign w:val="bottom"/>
          </w:tcPr>
          <w:p w14:paraId="68F27B67" w14:textId="7E34DCD5" w:rsidR="006552CB" w:rsidRPr="00F21F9E" w:rsidRDefault="006552CB" w:rsidP="00B81C7D">
            <w:pPr>
              <w:jc w:val="right"/>
            </w:pPr>
            <w:r w:rsidRPr="00F21F9E">
              <w:rPr>
                <w:sz w:val="40"/>
              </w:rPr>
              <w:t>E</w:t>
            </w:r>
            <w:r w:rsidRPr="00F21F9E">
              <w:t>/ECE/324/Rev.1/Add.47/Rev.1</w:t>
            </w:r>
            <w:r w:rsidR="00BE059B" w:rsidRPr="00F21F9E">
              <w:t>3</w:t>
            </w:r>
            <w:r w:rsidRPr="00F21F9E">
              <w:t>/Amend.</w:t>
            </w:r>
            <w:r w:rsidR="00FC2BF8" w:rsidRPr="00F21F9E">
              <w:t>5</w:t>
            </w:r>
            <w:r w:rsidRPr="00F21F9E">
              <w:t>−</w:t>
            </w:r>
            <w:r w:rsidRPr="00F21F9E">
              <w:rPr>
                <w:sz w:val="40"/>
              </w:rPr>
              <w:t>E</w:t>
            </w:r>
            <w:r w:rsidRPr="00F21F9E">
              <w:t>/ECE/TRANS</w:t>
            </w:r>
            <w:r w:rsidR="00B81C7D" w:rsidRPr="00F21F9E">
              <w:t>/505/Rev.1/Add.47/Rev.1</w:t>
            </w:r>
            <w:r w:rsidR="00BE059B" w:rsidRPr="00F21F9E">
              <w:t>3</w:t>
            </w:r>
            <w:r w:rsidR="00B81C7D" w:rsidRPr="00F21F9E">
              <w:t>/Amend.</w:t>
            </w:r>
            <w:r w:rsidR="00FC2BF8" w:rsidRPr="00F21F9E">
              <w:t>5</w:t>
            </w:r>
          </w:p>
        </w:tc>
      </w:tr>
      <w:tr w:rsidR="00F21F9E" w:rsidRPr="00F21F9E" w14:paraId="3534B88E" w14:textId="77777777" w:rsidTr="3C21EA96">
        <w:trPr>
          <w:cantSplit/>
          <w:trHeight w:hRule="exact" w:val="2279"/>
        </w:trPr>
        <w:tc>
          <w:tcPr>
            <w:tcW w:w="1276" w:type="dxa"/>
            <w:tcBorders>
              <w:top w:val="single" w:sz="4" w:space="0" w:color="auto"/>
              <w:bottom w:val="single" w:sz="12" w:space="0" w:color="auto"/>
            </w:tcBorders>
          </w:tcPr>
          <w:p w14:paraId="5D58491B" w14:textId="77777777" w:rsidR="006552CB" w:rsidRPr="00F21F9E" w:rsidRDefault="006552CB" w:rsidP="006552CB">
            <w:pPr>
              <w:spacing w:before="120"/>
            </w:pPr>
          </w:p>
        </w:tc>
        <w:tc>
          <w:tcPr>
            <w:tcW w:w="5528" w:type="dxa"/>
            <w:tcBorders>
              <w:top w:val="single" w:sz="4" w:space="0" w:color="auto"/>
              <w:bottom w:val="single" w:sz="12" w:space="0" w:color="auto"/>
            </w:tcBorders>
          </w:tcPr>
          <w:p w14:paraId="1EF96CBF" w14:textId="5FEA41E3" w:rsidR="006552CB" w:rsidRPr="00F21F9E" w:rsidRDefault="006552CB" w:rsidP="3F5B067C">
            <w:pPr>
              <w:spacing w:before="120"/>
            </w:pPr>
          </w:p>
        </w:tc>
        <w:tc>
          <w:tcPr>
            <w:tcW w:w="2835" w:type="dxa"/>
            <w:tcBorders>
              <w:top w:val="single" w:sz="4" w:space="0" w:color="auto"/>
              <w:bottom w:val="single" w:sz="12" w:space="0" w:color="auto"/>
            </w:tcBorders>
          </w:tcPr>
          <w:p w14:paraId="61CDB05B" w14:textId="77777777" w:rsidR="006552CB" w:rsidRPr="00F21F9E" w:rsidRDefault="006552CB" w:rsidP="006552CB">
            <w:pPr>
              <w:spacing w:before="120"/>
            </w:pPr>
          </w:p>
          <w:p w14:paraId="2AF36C26" w14:textId="77777777" w:rsidR="006552CB" w:rsidRPr="00F21F9E" w:rsidRDefault="006552CB" w:rsidP="006552CB">
            <w:pPr>
              <w:spacing w:before="120"/>
            </w:pPr>
          </w:p>
          <w:p w14:paraId="5788C685" w14:textId="73021605" w:rsidR="006552CB" w:rsidRPr="00F21F9E" w:rsidRDefault="00F21F9E" w:rsidP="00B81C7D">
            <w:pPr>
              <w:spacing w:before="120"/>
            </w:pPr>
            <w:r>
              <w:t>19</w:t>
            </w:r>
            <w:r w:rsidR="00F13634" w:rsidRPr="00F21F9E">
              <w:t xml:space="preserve"> J</w:t>
            </w:r>
            <w:r w:rsidR="00FC2BF8" w:rsidRPr="00F21F9E">
              <w:t>une</w:t>
            </w:r>
            <w:r w:rsidR="00F13634" w:rsidRPr="00F21F9E">
              <w:t xml:space="preserve"> 2023 </w:t>
            </w:r>
          </w:p>
        </w:tc>
      </w:tr>
    </w:tbl>
    <w:p w14:paraId="4298EA11" w14:textId="77777777" w:rsidR="006552CB" w:rsidRPr="00F21F9E" w:rsidRDefault="006552CB" w:rsidP="006552CB">
      <w:pPr>
        <w:pStyle w:val="HChG"/>
        <w:spacing w:before="240" w:after="120"/>
      </w:pPr>
      <w:r w:rsidRPr="00F21F9E">
        <w:tab/>
      </w:r>
      <w:r w:rsidRPr="00F21F9E">
        <w:tab/>
      </w:r>
      <w:bookmarkStart w:id="221" w:name="_Toc340666199"/>
      <w:bookmarkStart w:id="222" w:name="_Toc340745062"/>
      <w:r w:rsidRPr="00F21F9E">
        <w:t>Agreement</w:t>
      </w:r>
      <w:bookmarkEnd w:id="219"/>
      <w:bookmarkEnd w:id="220"/>
    </w:p>
    <w:p w14:paraId="7F5856C7" w14:textId="77777777" w:rsidR="006552CB" w:rsidRPr="00F21F9E" w:rsidRDefault="006552CB" w:rsidP="006552CB">
      <w:pPr>
        <w:pStyle w:val="H1G"/>
        <w:spacing w:before="240"/>
      </w:pPr>
      <w:r w:rsidRPr="00F21F9E">
        <w:rPr>
          <w:rStyle w:val="H1GChar"/>
        </w:rPr>
        <w:tab/>
      </w:r>
      <w:r w:rsidRPr="00F21F9E">
        <w:rPr>
          <w:rStyle w:val="H1GChar"/>
        </w:rPr>
        <w:tab/>
      </w:r>
      <w:r w:rsidRPr="00F21F9E">
        <w:t>Concerning the</w:t>
      </w:r>
      <w:r w:rsidRPr="00F21F9E">
        <w:rPr>
          <w:smallCaps/>
        </w:rPr>
        <w:t xml:space="preserve"> </w:t>
      </w:r>
      <w:r w:rsidRPr="00F21F9E">
        <w:t>Adoption of Harmonized Technical United Nations Regulations for Wheeled Vehicles, Equipment and Parts which can be Fitted and/or be Used on Wheeled Vehicles and the Conditions for Reciprocal Recognition of Approvals Granted on the Basis of these United Nations Regulations</w:t>
      </w:r>
      <w:r w:rsidRPr="00F21F9E">
        <w:rPr>
          <w:rStyle w:val="a3"/>
          <w:b w:val="0"/>
          <w:sz w:val="20"/>
          <w:vertAlign w:val="baseline"/>
        </w:rPr>
        <w:footnoteReference w:customMarkFollows="1" w:id="54"/>
        <w:t>*</w:t>
      </w:r>
    </w:p>
    <w:p w14:paraId="7B0610DE" w14:textId="77777777" w:rsidR="006552CB" w:rsidRPr="00F21F9E" w:rsidRDefault="006552CB" w:rsidP="006552CB">
      <w:pPr>
        <w:pStyle w:val="SingleTxtG"/>
        <w:spacing w:before="120"/>
      </w:pPr>
      <w:r w:rsidRPr="00F21F9E">
        <w:t>(Revision 3, including the amendments which entered into force on 14 September 2017)</w:t>
      </w:r>
    </w:p>
    <w:p w14:paraId="32C2092A" w14:textId="77777777" w:rsidR="006552CB" w:rsidRPr="00F21F9E" w:rsidRDefault="006552CB" w:rsidP="006552CB">
      <w:pPr>
        <w:pStyle w:val="H1G"/>
        <w:spacing w:before="120"/>
        <w:ind w:left="0" w:right="0" w:firstLine="0"/>
        <w:jc w:val="center"/>
      </w:pPr>
      <w:r w:rsidRPr="00F21F9E">
        <w:t>_________</w:t>
      </w:r>
    </w:p>
    <w:p w14:paraId="58E6551E" w14:textId="77777777" w:rsidR="006552CB" w:rsidRPr="00F21F9E" w:rsidRDefault="006552CB" w:rsidP="006552CB">
      <w:pPr>
        <w:pStyle w:val="H1G"/>
        <w:spacing w:before="240" w:after="120"/>
      </w:pPr>
      <w:r w:rsidRPr="00F21F9E">
        <w:tab/>
      </w:r>
      <w:r w:rsidRPr="00F21F9E">
        <w:tab/>
        <w:t>Addendum 47 – UN Regulation No. 48</w:t>
      </w:r>
    </w:p>
    <w:p w14:paraId="175C36F8" w14:textId="32F8C277" w:rsidR="006552CB" w:rsidRPr="00F21F9E" w:rsidRDefault="006552CB" w:rsidP="006552CB">
      <w:pPr>
        <w:pStyle w:val="H1G"/>
        <w:spacing w:before="240"/>
      </w:pPr>
      <w:r w:rsidRPr="00F21F9E">
        <w:tab/>
      </w:r>
      <w:r w:rsidRPr="00F21F9E">
        <w:tab/>
        <w:t>Revision 1</w:t>
      </w:r>
      <w:r w:rsidR="00BE059B" w:rsidRPr="00F21F9E">
        <w:t>3</w:t>
      </w:r>
      <w:r w:rsidRPr="00F21F9E">
        <w:t xml:space="preserve"> - Amendment </w:t>
      </w:r>
      <w:r w:rsidR="00FC2BF8" w:rsidRPr="00F21F9E">
        <w:t>5</w:t>
      </w:r>
    </w:p>
    <w:p w14:paraId="47B57E1E" w14:textId="706B4C49" w:rsidR="006552CB" w:rsidRPr="00F21F9E" w:rsidRDefault="007501E3" w:rsidP="006552CB">
      <w:pPr>
        <w:pStyle w:val="SingleTxtG"/>
        <w:spacing w:after="360"/>
        <w:rPr>
          <w:spacing w:val="-2"/>
        </w:rPr>
      </w:pPr>
      <w:r w:rsidRPr="00F21F9E">
        <w:rPr>
          <w:spacing w:val="-2"/>
        </w:rPr>
        <w:t xml:space="preserve">Supplement </w:t>
      </w:r>
      <w:r w:rsidR="00FC2BF8" w:rsidRPr="00F21F9E">
        <w:rPr>
          <w:spacing w:val="-2"/>
        </w:rPr>
        <w:t>4</w:t>
      </w:r>
      <w:r w:rsidRPr="00F21F9E">
        <w:rPr>
          <w:spacing w:val="-2"/>
        </w:rPr>
        <w:t xml:space="preserve"> to the </w:t>
      </w:r>
      <w:r w:rsidR="00261FC7" w:rsidRPr="00F21F9E">
        <w:rPr>
          <w:spacing w:val="-2"/>
        </w:rPr>
        <w:t>0</w:t>
      </w:r>
      <w:r w:rsidRPr="00F21F9E">
        <w:rPr>
          <w:spacing w:val="-2"/>
        </w:rPr>
        <w:t>7</w:t>
      </w:r>
      <w:r w:rsidR="006552CB" w:rsidRPr="00F21F9E">
        <w:rPr>
          <w:spacing w:val="-2"/>
        </w:rPr>
        <w:t xml:space="preserve"> series of amendments – Date of entry into force: </w:t>
      </w:r>
      <w:r w:rsidR="00FC2BF8" w:rsidRPr="00F21F9E">
        <w:t>5</w:t>
      </w:r>
      <w:r w:rsidRPr="00F21F9E">
        <w:t xml:space="preserve"> </w:t>
      </w:r>
      <w:r w:rsidR="00FC2BF8" w:rsidRPr="00F21F9E">
        <w:t>June</w:t>
      </w:r>
      <w:r w:rsidRPr="00F21F9E">
        <w:t xml:space="preserve"> 2023</w:t>
      </w:r>
    </w:p>
    <w:p w14:paraId="18B41D51" w14:textId="23AD55A4" w:rsidR="006552CB" w:rsidRPr="00F21F9E" w:rsidRDefault="006552CB" w:rsidP="006552CB">
      <w:pPr>
        <w:pStyle w:val="H1G"/>
        <w:spacing w:before="120" w:after="120" w:line="240" w:lineRule="exact"/>
        <w:rPr>
          <w:lang w:val="en-US"/>
        </w:rPr>
      </w:pPr>
      <w:r w:rsidRPr="00F21F9E">
        <w:rPr>
          <w:lang w:val="en-US"/>
        </w:rPr>
        <w:tab/>
      </w:r>
      <w:r w:rsidRPr="00F21F9E">
        <w:rPr>
          <w:lang w:val="en-US"/>
        </w:rPr>
        <w:tab/>
      </w:r>
      <w:r w:rsidR="00E05CB7" w:rsidRPr="00F21F9E">
        <w:t>Uniform provisions concerning the approval of vehicles with regard to the installation of lighting and light-signalling devices</w:t>
      </w:r>
    </w:p>
    <w:p w14:paraId="50D56CCA" w14:textId="3685425C" w:rsidR="006552CB" w:rsidRPr="00F21F9E" w:rsidRDefault="006552CB" w:rsidP="009B0CE5">
      <w:pPr>
        <w:pStyle w:val="SingleTxtG"/>
        <w:spacing w:after="40"/>
        <w:jc w:val="left"/>
        <w:rPr>
          <w:lang w:eastAsia="en-GB"/>
        </w:rPr>
      </w:pPr>
      <w:r w:rsidRPr="00F21F9E">
        <w:rPr>
          <w:spacing w:val="-4"/>
          <w:lang w:eastAsia="en-GB"/>
        </w:rPr>
        <w:t>This document is meant purely as documentation tool. The authentic and legal binding text is:</w:t>
      </w:r>
      <w:r w:rsidRPr="00F21F9E">
        <w:rPr>
          <w:lang w:eastAsia="en-GB"/>
        </w:rPr>
        <w:t xml:space="preserve"> </w:t>
      </w:r>
      <w:r w:rsidRPr="00F21F9E">
        <w:rPr>
          <w:spacing w:val="-6"/>
          <w:lang w:eastAsia="en-GB"/>
        </w:rPr>
        <w:t>ECE/TRANS/WP.29/</w:t>
      </w:r>
      <w:r w:rsidR="007501E3" w:rsidRPr="00F21F9E">
        <w:rPr>
          <w:spacing w:val="-6"/>
          <w:lang w:eastAsia="en-GB"/>
        </w:rPr>
        <w:t>2022/</w:t>
      </w:r>
      <w:r w:rsidR="00FC2BF8" w:rsidRPr="00F21F9E">
        <w:rPr>
          <w:spacing w:val="-6"/>
          <w:lang w:eastAsia="en-GB"/>
        </w:rPr>
        <w:t>113.</w:t>
      </w:r>
    </w:p>
    <w:p w14:paraId="26BB5C59" w14:textId="77777777" w:rsidR="006552CB" w:rsidRPr="00F21F9E" w:rsidRDefault="006552CB" w:rsidP="006552CB">
      <w:pPr>
        <w:suppressAutoHyphens w:val="0"/>
        <w:spacing w:line="240" w:lineRule="auto"/>
        <w:jc w:val="center"/>
        <w:rPr>
          <w:b/>
          <w:sz w:val="24"/>
        </w:rPr>
      </w:pPr>
      <w:r w:rsidRPr="00F21F9E">
        <w:rPr>
          <w:b/>
          <w:noProof/>
          <w:sz w:val="24"/>
          <w:lang w:val="en-US"/>
        </w:rPr>
        <w:drawing>
          <wp:anchor distT="0" distB="137160" distL="114300" distR="114300" simplePos="0" relativeHeight="251658240" behindDoc="0" locked="0" layoutInCell="1" allowOverlap="1" wp14:anchorId="33EF75FD" wp14:editId="048E3EC2">
            <wp:simplePos x="0" y="0"/>
            <wp:positionH relativeFrom="column">
              <wp:posOffset>2540000</wp:posOffset>
            </wp:positionH>
            <wp:positionV relativeFrom="paragraph">
              <wp:posOffset>223520</wp:posOffset>
            </wp:positionV>
            <wp:extent cx="1028700" cy="826770"/>
            <wp:effectExtent l="0" t="0" r="0" b="0"/>
            <wp:wrapTopAndBottom/>
            <wp:docPr id="2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Pr="00F21F9E">
        <w:rPr>
          <w:b/>
          <w:sz w:val="24"/>
        </w:rPr>
        <w:t>_________</w:t>
      </w:r>
    </w:p>
    <w:p w14:paraId="7CD28970" w14:textId="70D1C2D2" w:rsidR="00B81C7D" w:rsidRPr="00F21F9E" w:rsidRDefault="006552CB" w:rsidP="006552CB">
      <w:pPr>
        <w:suppressAutoHyphens w:val="0"/>
        <w:spacing w:line="240" w:lineRule="auto"/>
        <w:jc w:val="center"/>
        <w:rPr>
          <w:b/>
          <w:sz w:val="24"/>
        </w:rPr>
      </w:pPr>
      <w:r w:rsidRPr="00F21F9E">
        <w:rPr>
          <w:b/>
          <w:sz w:val="24"/>
        </w:rPr>
        <w:t>UNITED NATIONS</w:t>
      </w:r>
      <w:bookmarkEnd w:id="221"/>
    </w:p>
    <w:p w14:paraId="3A2BE8D4" w14:textId="77777777" w:rsidR="00B81C7D" w:rsidRPr="00F21F9E" w:rsidRDefault="00B81C7D">
      <w:pPr>
        <w:suppressAutoHyphens w:val="0"/>
        <w:spacing w:line="240" w:lineRule="auto"/>
        <w:rPr>
          <w:b/>
          <w:sz w:val="24"/>
        </w:rPr>
      </w:pPr>
      <w:r w:rsidRPr="00F21F9E">
        <w:rPr>
          <w:b/>
          <w:sz w:val="24"/>
        </w:rPr>
        <w:br w:type="page"/>
      </w:r>
    </w:p>
    <w:bookmarkEnd w:id="222"/>
    <w:p w14:paraId="2D1551F3" w14:textId="77777777" w:rsidR="00BC5BB5" w:rsidRPr="00F21F9E" w:rsidRDefault="00BC5BB5" w:rsidP="00BC5BB5">
      <w:pPr>
        <w:spacing w:after="120"/>
        <w:ind w:left="1134" w:right="1134"/>
        <w:jc w:val="both"/>
      </w:pPr>
      <w:r w:rsidRPr="00F21F9E">
        <w:rPr>
          <w:i/>
        </w:rPr>
        <w:lastRenderedPageBreak/>
        <w:t xml:space="preserve">Paragraph 6.26.1., </w:t>
      </w:r>
      <w:r w:rsidRPr="00F21F9E">
        <w:t>amend to read:</w:t>
      </w:r>
    </w:p>
    <w:p w14:paraId="25F5A641" w14:textId="77777777" w:rsidR="00BC5BB5" w:rsidRPr="00F21F9E" w:rsidRDefault="00BC5BB5" w:rsidP="00BC5BB5">
      <w:pPr>
        <w:spacing w:after="120"/>
        <w:ind w:left="1134" w:right="1134"/>
      </w:pPr>
      <w:r w:rsidRPr="00F21F9E">
        <w:t>“6.26.1.</w:t>
      </w:r>
      <w:r w:rsidRPr="00F21F9E">
        <w:tab/>
        <w:t>Presence</w:t>
      </w:r>
    </w:p>
    <w:p w14:paraId="5BF7D052" w14:textId="77777777" w:rsidR="00BC5BB5" w:rsidRPr="00F21F9E" w:rsidRDefault="00BC5BB5" w:rsidP="00BC5BB5">
      <w:pPr>
        <w:spacing w:after="120"/>
        <w:ind w:left="1134" w:right="1134"/>
      </w:pPr>
      <w:r w:rsidRPr="00F21F9E">
        <w:tab/>
      </w:r>
      <w:r w:rsidRPr="00F21F9E">
        <w:tab/>
      </w:r>
      <w:r w:rsidRPr="00F21F9E">
        <w:tab/>
        <w:t>Optional on motor vehicles and trailers."</w:t>
      </w:r>
    </w:p>
    <w:p w14:paraId="4CFFC948" w14:textId="77777777" w:rsidR="00BC5BB5" w:rsidRPr="00F21F9E" w:rsidRDefault="00BC5BB5" w:rsidP="00BC5BB5">
      <w:pPr>
        <w:spacing w:after="120"/>
        <w:ind w:left="1134" w:right="1134"/>
        <w:jc w:val="both"/>
      </w:pPr>
      <w:r w:rsidRPr="00F21F9E">
        <w:rPr>
          <w:i/>
        </w:rPr>
        <w:t xml:space="preserve">Paragraph 6.26.7., </w:t>
      </w:r>
      <w:r w:rsidRPr="00F21F9E">
        <w:t>amend to read:</w:t>
      </w:r>
    </w:p>
    <w:p w14:paraId="0BD9B3CA" w14:textId="77777777" w:rsidR="00BC5BB5" w:rsidRPr="00F21F9E" w:rsidRDefault="00BC5BB5" w:rsidP="00BC5BB5">
      <w:pPr>
        <w:spacing w:after="120"/>
        <w:ind w:left="1134" w:right="1134"/>
        <w:jc w:val="both"/>
      </w:pPr>
      <w:r w:rsidRPr="00F21F9E">
        <w:t xml:space="preserve">“6.26.7. </w:t>
      </w:r>
      <w:r w:rsidRPr="00F21F9E">
        <w:tab/>
        <w:t>Electrical Connections</w:t>
      </w:r>
    </w:p>
    <w:p w14:paraId="39D2FDB0" w14:textId="77777777" w:rsidR="00BC5BB5" w:rsidRPr="00F21F9E" w:rsidRDefault="00BC5BB5" w:rsidP="00BC5BB5">
      <w:pPr>
        <w:spacing w:after="120"/>
        <w:ind w:left="2268" w:right="1134"/>
        <w:jc w:val="both"/>
      </w:pPr>
      <w:r w:rsidRPr="00F21F9E">
        <w:tab/>
        <w:t>Motor vehicles: Manoeuvring lamps shall be so connected that they cannot be switched ON unless the</w:t>
      </w:r>
      <w:r w:rsidRPr="00F21F9E">
        <w:rPr>
          <w:strike/>
        </w:rPr>
        <w:t xml:space="preserve"> </w:t>
      </w:r>
      <w:r w:rsidRPr="00F21F9E">
        <w:t>main-beam headlamps or the dipped-beam headlamps of the motor vehicle are switched ON at the same time.</w:t>
      </w:r>
    </w:p>
    <w:p w14:paraId="6E5B1057" w14:textId="77777777" w:rsidR="00BC5BB5" w:rsidRPr="00F21F9E" w:rsidRDefault="00BC5BB5" w:rsidP="00BC5BB5">
      <w:pPr>
        <w:spacing w:after="120"/>
        <w:ind w:left="2268" w:right="1134"/>
        <w:jc w:val="both"/>
      </w:pPr>
      <w:r w:rsidRPr="00F21F9E">
        <w:tab/>
        <w:t>The manoeuvring lamp(s) shall be switched ON automatically for slow manoeuvres up to 15 km/h provided that one of the following conditions is fulfilled:</w:t>
      </w:r>
    </w:p>
    <w:p w14:paraId="368EDDC8" w14:textId="77777777" w:rsidR="00BC5BB5" w:rsidRPr="00F21F9E" w:rsidRDefault="00BC5BB5" w:rsidP="00BC5BB5">
      <w:pPr>
        <w:spacing w:after="120"/>
        <w:ind w:left="2835" w:right="1134" w:hanging="567"/>
        <w:jc w:val="both"/>
      </w:pPr>
      <w:r w:rsidRPr="00F21F9E">
        <w:t>(a)</w:t>
      </w:r>
      <w:r w:rsidRPr="00F21F9E">
        <w:tab/>
        <w:t>Prior to the vehicle being set in motion for the first time after each manual activation of the propulsion system</w:t>
      </w:r>
      <w:r w:rsidRPr="00F21F9E">
        <w:rPr>
          <w:rFonts w:eastAsia="MS Mincho"/>
        </w:rPr>
        <w:t>; or</w:t>
      </w:r>
    </w:p>
    <w:p w14:paraId="21DF0505" w14:textId="77777777" w:rsidR="00BC5BB5" w:rsidRPr="00F21F9E" w:rsidRDefault="00BC5BB5" w:rsidP="00BC5BB5">
      <w:pPr>
        <w:spacing w:after="120"/>
        <w:ind w:left="2835" w:right="1134" w:hanging="567"/>
        <w:jc w:val="both"/>
      </w:pPr>
      <w:r w:rsidRPr="00F21F9E">
        <w:t>(b)</w:t>
      </w:r>
      <w:r w:rsidRPr="00F21F9E">
        <w:tab/>
        <w:t>Reverse gear is engaged; or</w:t>
      </w:r>
    </w:p>
    <w:p w14:paraId="03D04F9C" w14:textId="77777777" w:rsidR="00BC5BB5" w:rsidRPr="00F21F9E" w:rsidRDefault="00BC5BB5" w:rsidP="00BC5BB5">
      <w:pPr>
        <w:spacing w:after="120"/>
        <w:ind w:left="2835" w:right="1134" w:hanging="567"/>
        <w:jc w:val="both"/>
      </w:pPr>
      <w:r w:rsidRPr="00F21F9E">
        <w:t>(c)</w:t>
      </w:r>
      <w:r w:rsidRPr="00F21F9E">
        <w:tab/>
        <w:t xml:space="preserve">A camera-based system which assists parking manoeuvres is operating. </w:t>
      </w:r>
    </w:p>
    <w:p w14:paraId="698ACF63" w14:textId="77777777" w:rsidR="00BC5BB5" w:rsidRPr="00F21F9E" w:rsidRDefault="00BC5BB5" w:rsidP="00BC5BB5">
      <w:pPr>
        <w:spacing w:after="120"/>
        <w:ind w:left="2268" w:right="1134"/>
        <w:jc w:val="both"/>
      </w:pPr>
      <w:r w:rsidRPr="00F21F9E">
        <w:tab/>
        <w:t>The manoeuvring lamps shall be automatically switched OFF if the forward speed of the vehicle exceeds 15 km/h and they shall remain switched OFF until the switch ON conditions are met again.</w:t>
      </w:r>
    </w:p>
    <w:p w14:paraId="0D430041" w14:textId="77777777" w:rsidR="00BC5BB5" w:rsidRPr="00F21F9E" w:rsidRDefault="00BC5BB5" w:rsidP="00BC5BB5">
      <w:pPr>
        <w:spacing w:after="120"/>
        <w:ind w:left="2268" w:right="1134"/>
        <w:jc w:val="both"/>
      </w:pPr>
      <w:r w:rsidRPr="00F21F9E">
        <w:t>Trailers: Manoeuvring lamps shall be so connected that they cannot be activated unless the position lamps of the trailer are switched ON at the same time</w:t>
      </w:r>
      <w:r w:rsidRPr="00F21F9E">
        <w:tab/>
        <w:t>and shall take their input speed directly from the trailer.</w:t>
      </w:r>
    </w:p>
    <w:p w14:paraId="5E6D77AE" w14:textId="77777777" w:rsidR="00BC5BB5" w:rsidRPr="00F21F9E" w:rsidRDefault="00BC5BB5" w:rsidP="00BC5BB5">
      <w:pPr>
        <w:spacing w:after="120"/>
        <w:ind w:left="2268" w:right="1134"/>
        <w:jc w:val="both"/>
      </w:pPr>
      <w:r w:rsidRPr="00F21F9E">
        <w:t>The manoeuvring lamp(s) shall be switched ON automatically for slow manoeuvres up to 15 km/h provided that one of the following conditions is fulfilled:</w:t>
      </w:r>
    </w:p>
    <w:p w14:paraId="289545A6" w14:textId="77777777" w:rsidR="00BC5BB5" w:rsidRPr="00F21F9E" w:rsidRDefault="00BC5BB5" w:rsidP="00BC5BB5">
      <w:pPr>
        <w:spacing w:after="120"/>
        <w:ind w:left="2835" w:right="1134" w:hanging="567"/>
        <w:jc w:val="both"/>
      </w:pPr>
      <w:r w:rsidRPr="00F21F9E">
        <w:t>(a)</w:t>
      </w:r>
      <w:r w:rsidRPr="00F21F9E">
        <w:tab/>
        <w:t>Prior to the trailer being set in motion for the first time after each manual activation of the vehicle propulsion system</w:t>
      </w:r>
      <w:r w:rsidRPr="00F21F9E">
        <w:rPr>
          <w:rFonts w:eastAsia="MS Mincho"/>
        </w:rPr>
        <w:t>; or</w:t>
      </w:r>
    </w:p>
    <w:p w14:paraId="019DB951" w14:textId="77777777" w:rsidR="00BC5BB5" w:rsidRPr="00F21F9E" w:rsidRDefault="00BC5BB5" w:rsidP="00BC5BB5">
      <w:pPr>
        <w:spacing w:after="120"/>
        <w:ind w:left="2835" w:right="1134" w:hanging="567"/>
        <w:jc w:val="both"/>
      </w:pPr>
      <w:r w:rsidRPr="00F21F9E">
        <w:t>(b)</w:t>
      </w:r>
      <w:r w:rsidRPr="00F21F9E">
        <w:tab/>
        <w:t>The reverse lamp is switched ON; or</w:t>
      </w:r>
    </w:p>
    <w:p w14:paraId="1ADAFAE5" w14:textId="77777777" w:rsidR="00BC5BB5" w:rsidRPr="00F21F9E" w:rsidRDefault="00BC5BB5" w:rsidP="00BC5BB5">
      <w:pPr>
        <w:spacing w:after="120"/>
        <w:ind w:left="2835" w:right="1134" w:hanging="567"/>
        <w:jc w:val="both"/>
      </w:pPr>
      <w:r w:rsidRPr="00F21F9E">
        <w:t>(c)</w:t>
      </w:r>
      <w:r w:rsidRPr="00F21F9E">
        <w:tab/>
        <w:t xml:space="preserve">A camera-based system which assists parking manoeuvres is operating. </w:t>
      </w:r>
    </w:p>
    <w:p w14:paraId="5DD7EBF2" w14:textId="77777777" w:rsidR="00BC5BB5" w:rsidRPr="00F21F9E" w:rsidRDefault="00BC5BB5" w:rsidP="00BC5BB5">
      <w:pPr>
        <w:spacing w:after="120"/>
        <w:ind w:left="2268" w:right="1134"/>
        <w:jc w:val="both"/>
      </w:pPr>
      <w:r w:rsidRPr="00F21F9E">
        <w:tab/>
        <w:t>The manoeuvring lamps shall be automatically switched OFF if the forward speed of the trailer exceeds 15 km/h and they shall remain switched OFF until the switch ON conditions are met again."</w:t>
      </w:r>
    </w:p>
    <w:p w14:paraId="3F839691" w14:textId="77777777" w:rsidR="00BC5BB5" w:rsidRPr="00F21F9E" w:rsidRDefault="00BC5BB5" w:rsidP="00BC5BB5">
      <w:pPr>
        <w:spacing w:before="240"/>
        <w:jc w:val="center"/>
        <w:rPr>
          <w:u w:val="single"/>
        </w:rPr>
      </w:pPr>
      <w:r w:rsidRPr="00F21F9E">
        <w:rPr>
          <w:u w:val="single"/>
        </w:rPr>
        <w:tab/>
      </w:r>
      <w:r w:rsidRPr="00F21F9E">
        <w:rPr>
          <w:u w:val="single"/>
        </w:rPr>
        <w:tab/>
      </w:r>
      <w:r w:rsidRPr="00F21F9E">
        <w:rPr>
          <w:u w:val="single"/>
        </w:rPr>
        <w:tab/>
      </w:r>
    </w:p>
    <w:p w14:paraId="3D45E564" w14:textId="77777777" w:rsidR="00BC5BB5" w:rsidRPr="00F21F9E" w:rsidRDefault="00BC5BB5" w:rsidP="00930D2B">
      <w:pPr>
        <w:tabs>
          <w:tab w:val="left" w:pos="2300"/>
          <w:tab w:val="left" w:pos="2800"/>
        </w:tabs>
        <w:spacing w:after="120"/>
        <w:ind w:left="2268" w:right="1134" w:hanging="1134"/>
        <w:jc w:val="both"/>
        <w:rPr>
          <w:i/>
        </w:rPr>
      </w:pP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BB0630" w:rsidRPr="00BB0630" w14:paraId="39751FF8" w14:textId="77777777" w:rsidTr="3C21EA96">
        <w:trPr>
          <w:cantSplit/>
          <w:trHeight w:hRule="exact" w:val="851"/>
        </w:trPr>
        <w:tc>
          <w:tcPr>
            <w:tcW w:w="1276" w:type="dxa"/>
            <w:tcBorders>
              <w:bottom w:val="single" w:sz="4" w:space="0" w:color="auto"/>
            </w:tcBorders>
            <w:vAlign w:val="bottom"/>
          </w:tcPr>
          <w:p w14:paraId="3E7D5353" w14:textId="77777777" w:rsidR="006552CB" w:rsidRPr="00BB0630" w:rsidRDefault="006552CB" w:rsidP="006552CB">
            <w:bookmarkStart w:id="223" w:name="_Hlk4776541"/>
            <w:bookmarkStart w:id="224" w:name="_Hlk22630451"/>
            <w:bookmarkStart w:id="225" w:name="_Toc354410587"/>
            <w:bookmarkEnd w:id="223"/>
          </w:p>
        </w:tc>
        <w:tc>
          <w:tcPr>
            <w:tcW w:w="8363" w:type="dxa"/>
            <w:gridSpan w:val="2"/>
            <w:tcBorders>
              <w:bottom w:val="single" w:sz="4" w:space="0" w:color="auto"/>
            </w:tcBorders>
            <w:vAlign w:val="bottom"/>
          </w:tcPr>
          <w:p w14:paraId="68F27B67" w14:textId="2C1D467A" w:rsidR="006552CB" w:rsidRPr="00BB0630" w:rsidRDefault="006552CB" w:rsidP="00B81C7D">
            <w:pPr>
              <w:jc w:val="right"/>
            </w:pPr>
            <w:r w:rsidRPr="00BB0630">
              <w:rPr>
                <w:sz w:val="40"/>
              </w:rPr>
              <w:t>E</w:t>
            </w:r>
            <w:r w:rsidRPr="00BB0630">
              <w:t>/ECE/324/Rev.1/Add.47/Rev.1</w:t>
            </w:r>
            <w:r w:rsidR="00BE059B" w:rsidRPr="00BB0630">
              <w:t>3</w:t>
            </w:r>
            <w:r w:rsidRPr="00BB0630">
              <w:t>/Amend.</w:t>
            </w:r>
            <w:r w:rsidR="00D90516" w:rsidRPr="00BB0630">
              <w:t>6</w:t>
            </w:r>
            <w:r w:rsidRPr="00BB0630">
              <w:t>−</w:t>
            </w:r>
            <w:r w:rsidRPr="00BB0630">
              <w:rPr>
                <w:sz w:val="40"/>
              </w:rPr>
              <w:t>E</w:t>
            </w:r>
            <w:r w:rsidRPr="00BB0630">
              <w:t>/ECE/TRANS</w:t>
            </w:r>
            <w:r w:rsidR="00B81C7D" w:rsidRPr="00BB0630">
              <w:t>/505/Rev.1/Add.47/Rev.1</w:t>
            </w:r>
            <w:r w:rsidR="00BE059B" w:rsidRPr="00BB0630">
              <w:t>3</w:t>
            </w:r>
            <w:r w:rsidR="00B81C7D" w:rsidRPr="00BB0630">
              <w:t>/Amend.</w:t>
            </w:r>
            <w:r w:rsidR="00D90516" w:rsidRPr="00BB0630">
              <w:t>6</w:t>
            </w:r>
          </w:p>
        </w:tc>
      </w:tr>
      <w:tr w:rsidR="00BB0630" w:rsidRPr="00BB0630" w14:paraId="3534B88E" w14:textId="77777777" w:rsidTr="3C21EA96">
        <w:trPr>
          <w:cantSplit/>
          <w:trHeight w:hRule="exact" w:val="2279"/>
        </w:trPr>
        <w:tc>
          <w:tcPr>
            <w:tcW w:w="1276" w:type="dxa"/>
            <w:tcBorders>
              <w:top w:val="single" w:sz="4" w:space="0" w:color="auto"/>
              <w:bottom w:val="single" w:sz="12" w:space="0" w:color="auto"/>
            </w:tcBorders>
          </w:tcPr>
          <w:p w14:paraId="5D58491B" w14:textId="77777777" w:rsidR="006552CB" w:rsidRPr="00BB0630" w:rsidRDefault="006552CB" w:rsidP="006552CB">
            <w:pPr>
              <w:spacing w:before="120"/>
            </w:pPr>
          </w:p>
        </w:tc>
        <w:tc>
          <w:tcPr>
            <w:tcW w:w="5528" w:type="dxa"/>
            <w:tcBorders>
              <w:top w:val="single" w:sz="4" w:space="0" w:color="auto"/>
              <w:bottom w:val="single" w:sz="12" w:space="0" w:color="auto"/>
            </w:tcBorders>
          </w:tcPr>
          <w:p w14:paraId="1EF96CBF" w14:textId="5FEA41E3" w:rsidR="006552CB" w:rsidRPr="00BB0630" w:rsidRDefault="006552CB" w:rsidP="3F5B067C">
            <w:pPr>
              <w:spacing w:before="120"/>
            </w:pPr>
          </w:p>
        </w:tc>
        <w:tc>
          <w:tcPr>
            <w:tcW w:w="2835" w:type="dxa"/>
            <w:tcBorders>
              <w:top w:val="single" w:sz="4" w:space="0" w:color="auto"/>
              <w:bottom w:val="single" w:sz="12" w:space="0" w:color="auto"/>
            </w:tcBorders>
          </w:tcPr>
          <w:p w14:paraId="61CDB05B" w14:textId="77777777" w:rsidR="006552CB" w:rsidRPr="00BB0630" w:rsidRDefault="006552CB" w:rsidP="006552CB">
            <w:pPr>
              <w:spacing w:before="120"/>
            </w:pPr>
          </w:p>
          <w:p w14:paraId="2AF36C26" w14:textId="77777777" w:rsidR="006552CB" w:rsidRPr="00BB0630" w:rsidRDefault="006552CB" w:rsidP="006552CB">
            <w:pPr>
              <w:spacing w:before="120"/>
            </w:pPr>
          </w:p>
          <w:p w14:paraId="5788C685" w14:textId="6AD6C24B" w:rsidR="006552CB" w:rsidRPr="00BB0630" w:rsidRDefault="00BB0630" w:rsidP="00B81C7D">
            <w:pPr>
              <w:spacing w:before="120"/>
            </w:pPr>
            <w:r>
              <w:t>22 Novem</w:t>
            </w:r>
            <w:r w:rsidR="00D90516" w:rsidRPr="00BB0630">
              <w:t>ber</w:t>
            </w:r>
            <w:r w:rsidR="00F13634" w:rsidRPr="00BB0630">
              <w:t xml:space="preserve"> 2023 </w:t>
            </w:r>
          </w:p>
        </w:tc>
      </w:tr>
    </w:tbl>
    <w:p w14:paraId="4298EA11" w14:textId="77777777" w:rsidR="006552CB" w:rsidRPr="00BB0630" w:rsidRDefault="006552CB" w:rsidP="006552CB">
      <w:pPr>
        <w:pStyle w:val="HChG"/>
        <w:spacing w:before="240" w:after="120"/>
      </w:pPr>
      <w:r w:rsidRPr="00BB0630">
        <w:tab/>
      </w:r>
      <w:r w:rsidRPr="00BB0630">
        <w:tab/>
      </w:r>
      <w:bookmarkStart w:id="226" w:name="_Toc340666199"/>
      <w:bookmarkStart w:id="227" w:name="_Toc340745062"/>
      <w:r w:rsidRPr="00BB0630">
        <w:t>Agreement</w:t>
      </w:r>
      <w:bookmarkEnd w:id="224"/>
      <w:bookmarkEnd w:id="225"/>
    </w:p>
    <w:p w14:paraId="7F5856C7" w14:textId="77777777" w:rsidR="006552CB" w:rsidRPr="00BB0630" w:rsidRDefault="006552CB" w:rsidP="006552CB">
      <w:pPr>
        <w:pStyle w:val="H1G"/>
        <w:spacing w:before="240"/>
      </w:pPr>
      <w:r w:rsidRPr="00BB0630">
        <w:rPr>
          <w:rStyle w:val="H1GChar"/>
        </w:rPr>
        <w:tab/>
      </w:r>
      <w:r w:rsidRPr="00BB0630">
        <w:rPr>
          <w:rStyle w:val="H1GChar"/>
        </w:rPr>
        <w:tab/>
      </w:r>
      <w:r w:rsidRPr="00BB0630">
        <w:t>Concerning the</w:t>
      </w:r>
      <w:r w:rsidRPr="00BB0630">
        <w:rPr>
          <w:smallCaps/>
        </w:rPr>
        <w:t xml:space="preserve"> </w:t>
      </w:r>
      <w:r w:rsidRPr="00BB0630">
        <w:t xml:space="preserve">Adoption of Harmonized Technical United Nations Regulations for Wheeled Vehicles, Equipment and Parts which can be Fitted and/or be Used on Wheeled Vehicles and the Conditions for Reciprocal Recognition of Approvals Granted </w:t>
      </w:r>
      <w:proofErr w:type="gramStart"/>
      <w:r w:rsidRPr="00BB0630">
        <w:t>on the Basis of</w:t>
      </w:r>
      <w:proofErr w:type="gramEnd"/>
      <w:r w:rsidRPr="00BB0630">
        <w:t xml:space="preserve"> these United Nations Regulations</w:t>
      </w:r>
      <w:r w:rsidRPr="00BB0630">
        <w:rPr>
          <w:rStyle w:val="a3"/>
          <w:b w:val="0"/>
          <w:sz w:val="20"/>
          <w:vertAlign w:val="baseline"/>
        </w:rPr>
        <w:footnoteReference w:customMarkFollows="1" w:id="55"/>
        <w:t>*</w:t>
      </w:r>
    </w:p>
    <w:p w14:paraId="7B0610DE" w14:textId="77777777" w:rsidR="006552CB" w:rsidRPr="00BB0630" w:rsidRDefault="006552CB" w:rsidP="006552CB">
      <w:pPr>
        <w:pStyle w:val="SingleTxtG"/>
        <w:spacing w:before="120"/>
      </w:pPr>
      <w:r w:rsidRPr="00BB0630">
        <w:t>(Revision 3, including the amendments which entered into force on 14 September 2017)</w:t>
      </w:r>
    </w:p>
    <w:p w14:paraId="32C2092A" w14:textId="77777777" w:rsidR="006552CB" w:rsidRPr="00BB0630" w:rsidRDefault="006552CB" w:rsidP="006552CB">
      <w:pPr>
        <w:pStyle w:val="H1G"/>
        <w:spacing w:before="120"/>
        <w:ind w:left="0" w:right="0" w:firstLine="0"/>
        <w:jc w:val="center"/>
      </w:pPr>
      <w:r w:rsidRPr="00BB0630">
        <w:t>_________</w:t>
      </w:r>
    </w:p>
    <w:p w14:paraId="58E6551E" w14:textId="77777777" w:rsidR="006552CB" w:rsidRPr="00BB0630" w:rsidRDefault="006552CB" w:rsidP="006552CB">
      <w:pPr>
        <w:pStyle w:val="H1G"/>
        <w:spacing w:before="240" w:after="120"/>
      </w:pPr>
      <w:r w:rsidRPr="00BB0630">
        <w:tab/>
      </w:r>
      <w:r w:rsidRPr="00BB0630">
        <w:tab/>
        <w:t>Addendum 47 – UN Regulation No. 48</w:t>
      </w:r>
    </w:p>
    <w:p w14:paraId="175C36F8" w14:textId="6D6B5D6D" w:rsidR="006552CB" w:rsidRPr="00BB0630" w:rsidRDefault="006552CB" w:rsidP="006552CB">
      <w:pPr>
        <w:pStyle w:val="H1G"/>
        <w:spacing w:before="240"/>
      </w:pPr>
      <w:r w:rsidRPr="00BB0630">
        <w:tab/>
      </w:r>
      <w:r w:rsidRPr="00BB0630">
        <w:tab/>
        <w:t>Revision 1</w:t>
      </w:r>
      <w:r w:rsidR="00BE059B" w:rsidRPr="00BB0630">
        <w:t>3</w:t>
      </w:r>
      <w:r w:rsidRPr="00BB0630">
        <w:t xml:space="preserve"> - Amendment </w:t>
      </w:r>
      <w:r w:rsidR="00D90516" w:rsidRPr="00BB0630">
        <w:t>6</w:t>
      </w:r>
    </w:p>
    <w:p w14:paraId="47B57E1E" w14:textId="3D6B8381" w:rsidR="006552CB" w:rsidRPr="00BB0630" w:rsidRDefault="007501E3" w:rsidP="006552CB">
      <w:pPr>
        <w:pStyle w:val="SingleTxtG"/>
        <w:spacing w:after="360"/>
        <w:rPr>
          <w:spacing w:val="-2"/>
        </w:rPr>
      </w:pPr>
      <w:r w:rsidRPr="00BB0630">
        <w:rPr>
          <w:spacing w:val="-2"/>
        </w:rPr>
        <w:t xml:space="preserve">Supplement </w:t>
      </w:r>
      <w:r w:rsidR="00D90516" w:rsidRPr="00BB0630">
        <w:rPr>
          <w:spacing w:val="-2"/>
        </w:rPr>
        <w:t xml:space="preserve">5 </w:t>
      </w:r>
      <w:r w:rsidRPr="00BB0630">
        <w:rPr>
          <w:spacing w:val="-2"/>
        </w:rPr>
        <w:t xml:space="preserve">to the </w:t>
      </w:r>
      <w:r w:rsidR="00261FC7" w:rsidRPr="00BB0630">
        <w:rPr>
          <w:spacing w:val="-2"/>
        </w:rPr>
        <w:t>0</w:t>
      </w:r>
      <w:r w:rsidRPr="00BB0630">
        <w:rPr>
          <w:spacing w:val="-2"/>
        </w:rPr>
        <w:t>7</w:t>
      </w:r>
      <w:r w:rsidR="006552CB" w:rsidRPr="00BB0630">
        <w:rPr>
          <w:spacing w:val="-2"/>
        </w:rPr>
        <w:t xml:space="preserve"> series of amendments – Date of entry into force: </w:t>
      </w:r>
      <w:r w:rsidR="00D90516" w:rsidRPr="00BB0630">
        <w:t xml:space="preserve">24 September </w:t>
      </w:r>
      <w:r w:rsidRPr="00BB0630">
        <w:t>2023</w:t>
      </w:r>
    </w:p>
    <w:p w14:paraId="18B41D51" w14:textId="23AD55A4" w:rsidR="006552CB" w:rsidRPr="00BB0630" w:rsidRDefault="006552CB" w:rsidP="006552CB">
      <w:pPr>
        <w:pStyle w:val="H1G"/>
        <w:spacing w:before="120" w:after="120" w:line="240" w:lineRule="exact"/>
        <w:rPr>
          <w:lang w:val="en-US"/>
        </w:rPr>
      </w:pPr>
      <w:r w:rsidRPr="00BB0630">
        <w:rPr>
          <w:lang w:val="en-US"/>
        </w:rPr>
        <w:tab/>
      </w:r>
      <w:r w:rsidRPr="00BB0630">
        <w:rPr>
          <w:lang w:val="en-US"/>
        </w:rPr>
        <w:tab/>
      </w:r>
      <w:r w:rsidR="00E05CB7" w:rsidRPr="00BB0630">
        <w:t xml:space="preserve">Uniform provisions concerning the approval of vehicles with regard to the installation of lighting and light-signalling </w:t>
      </w:r>
      <w:proofErr w:type="gramStart"/>
      <w:r w:rsidR="00E05CB7" w:rsidRPr="00BB0630">
        <w:t>devices</w:t>
      </w:r>
      <w:proofErr w:type="gramEnd"/>
    </w:p>
    <w:p w14:paraId="50D56CCA" w14:textId="233006BA" w:rsidR="006552CB" w:rsidRPr="00BB0630" w:rsidRDefault="006552CB" w:rsidP="009B0CE5">
      <w:pPr>
        <w:pStyle w:val="SingleTxtG"/>
        <w:spacing w:after="40"/>
        <w:jc w:val="left"/>
        <w:rPr>
          <w:lang w:eastAsia="en-GB"/>
        </w:rPr>
      </w:pPr>
      <w:r w:rsidRPr="00BB0630">
        <w:rPr>
          <w:spacing w:val="-4"/>
          <w:lang w:eastAsia="en-GB"/>
        </w:rPr>
        <w:t>This document is meant purely as documentation tool. The authentic and legal binding text is:</w:t>
      </w:r>
      <w:r w:rsidRPr="00BB0630">
        <w:rPr>
          <w:lang w:eastAsia="en-GB"/>
        </w:rPr>
        <w:t xml:space="preserve"> </w:t>
      </w:r>
      <w:r w:rsidRPr="00BB0630">
        <w:rPr>
          <w:spacing w:val="-6"/>
          <w:lang w:eastAsia="en-GB"/>
        </w:rPr>
        <w:t>ECE/TRANS/WP.29/</w:t>
      </w:r>
      <w:r w:rsidR="007501E3" w:rsidRPr="00BB0630">
        <w:rPr>
          <w:spacing w:val="-6"/>
          <w:lang w:eastAsia="en-GB"/>
        </w:rPr>
        <w:t>202</w:t>
      </w:r>
      <w:r w:rsidR="00D90516" w:rsidRPr="00BB0630">
        <w:rPr>
          <w:spacing w:val="-6"/>
          <w:lang w:eastAsia="en-GB"/>
        </w:rPr>
        <w:t>3/</w:t>
      </w:r>
      <w:r w:rsidR="009D0DA0" w:rsidRPr="00BB0630">
        <w:rPr>
          <w:spacing w:val="-6"/>
          <w:lang w:eastAsia="en-GB"/>
        </w:rPr>
        <w:t>29</w:t>
      </w:r>
      <w:r w:rsidR="00FC2BF8" w:rsidRPr="00BB0630">
        <w:rPr>
          <w:spacing w:val="-6"/>
          <w:lang w:eastAsia="en-GB"/>
        </w:rPr>
        <w:t>.</w:t>
      </w:r>
    </w:p>
    <w:p w14:paraId="26BB5C59" w14:textId="77777777" w:rsidR="006552CB" w:rsidRPr="00BB0630" w:rsidRDefault="006552CB" w:rsidP="006552CB">
      <w:pPr>
        <w:suppressAutoHyphens w:val="0"/>
        <w:spacing w:line="240" w:lineRule="auto"/>
        <w:jc w:val="center"/>
        <w:rPr>
          <w:b/>
          <w:sz w:val="24"/>
        </w:rPr>
      </w:pPr>
      <w:r w:rsidRPr="00BB0630">
        <w:rPr>
          <w:b/>
          <w:noProof/>
          <w:sz w:val="24"/>
          <w:lang w:val="en-US"/>
        </w:rPr>
        <w:drawing>
          <wp:anchor distT="0" distB="137160" distL="114300" distR="114300" simplePos="0" relativeHeight="251658240" behindDoc="0" locked="0" layoutInCell="1" allowOverlap="1" wp14:anchorId="33EF75FD" wp14:editId="048E3EC2">
            <wp:simplePos x="0" y="0"/>
            <wp:positionH relativeFrom="column">
              <wp:posOffset>2540000</wp:posOffset>
            </wp:positionH>
            <wp:positionV relativeFrom="paragraph">
              <wp:posOffset>223520</wp:posOffset>
            </wp:positionV>
            <wp:extent cx="1028700" cy="826770"/>
            <wp:effectExtent l="0" t="0" r="0" b="0"/>
            <wp:wrapTopAndBottom/>
            <wp:docPr id="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Pr="00BB0630">
        <w:rPr>
          <w:b/>
          <w:sz w:val="24"/>
        </w:rPr>
        <w:t>_________</w:t>
      </w:r>
    </w:p>
    <w:p w14:paraId="7CD28970" w14:textId="70D1C2D2" w:rsidR="00B81C7D" w:rsidRPr="00BB0630" w:rsidRDefault="006552CB" w:rsidP="006552CB">
      <w:pPr>
        <w:suppressAutoHyphens w:val="0"/>
        <w:spacing w:line="240" w:lineRule="auto"/>
        <w:jc w:val="center"/>
        <w:rPr>
          <w:b/>
          <w:sz w:val="24"/>
        </w:rPr>
      </w:pPr>
      <w:r w:rsidRPr="00BB0630">
        <w:rPr>
          <w:b/>
          <w:sz w:val="24"/>
        </w:rPr>
        <w:t>UNITED NATIONS</w:t>
      </w:r>
      <w:bookmarkEnd w:id="226"/>
    </w:p>
    <w:p w14:paraId="3A2BE8D4" w14:textId="77777777" w:rsidR="00B81C7D" w:rsidRPr="00BB0630" w:rsidRDefault="00B81C7D">
      <w:pPr>
        <w:suppressAutoHyphens w:val="0"/>
        <w:spacing w:line="240" w:lineRule="auto"/>
        <w:rPr>
          <w:b/>
          <w:sz w:val="24"/>
        </w:rPr>
      </w:pPr>
      <w:r w:rsidRPr="00BB0630">
        <w:rPr>
          <w:b/>
          <w:sz w:val="24"/>
        </w:rPr>
        <w:br w:type="page"/>
      </w:r>
    </w:p>
    <w:bookmarkEnd w:id="227"/>
    <w:p w14:paraId="2679CC4B" w14:textId="77777777" w:rsidR="00B64BCB" w:rsidRPr="00B64BCB" w:rsidRDefault="00B64BCB" w:rsidP="00B64BCB">
      <w:pPr>
        <w:spacing w:after="120"/>
        <w:ind w:left="2268" w:right="1134" w:hanging="1134"/>
        <w:jc w:val="both"/>
      </w:pPr>
      <w:r w:rsidRPr="00B64BCB">
        <w:rPr>
          <w:i/>
        </w:rPr>
        <w:lastRenderedPageBreak/>
        <w:t>Paragraph 2.3.11.</w:t>
      </w:r>
      <w:r w:rsidRPr="00B64BCB">
        <w:t>, amend to read:</w:t>
      </w:r>
    </w:p>
    <w:p w14:paraId="299F31E3" w14:textId="77777777" w:rsidR="00B64BCB" w:rsidRPr="00B64BCB" w:rsidRDefault="00B64BCB" w:rsidP="00B64BCB">
      <w:pPr>
        <w:spacing w:after="120"/>
        <w:ind w:left="2268" w:right="1134" w:hanging="1134"/>
        <w:jc w:val="both"/>
        <w:outlineLvl w:val="0"/>
        <w:rPr>
          <w:lang w:val="en-US"/>
        </w:rPr>
      </w:pPr>
      <w:r w:rsidRPr="00B64BCB">
        <w:t>“</w:t>
      </w:r>
      <w:r w:rsidRPr="00B64BCB">
        <w:rPr>
          <w:lang w:val="en-US"/>
        </w:rPr>
        <w:t>2.3.11.</w:t>
      </w:r>
      <w:r w:rsidRPr="00B64BCB">
        <w:rPr>
          <w:lang w:val="en-US"/>
        </w:rPr>
        <w:tab/>
        <w:t>"</w:t>
      </w:r>
      <w:r w:rsidRPr="00B64BCB">
        <w:rPr>
          <w:i/>
          <w:lang w:val="en-US"/>
        </w:rPr>
        <w:t>Park condition of a vehicle</w:t>
      </w:r>
      <w:r w:rsidRPr="00B64BCB">
        <w:rPr>
          <w:lang w:val="en-US"/>
        </w:rPr>
        <w:t>" means:</w:t>
      </w:r>
    </w:p>
    <w:p w14:paraId="5B49A6BB" w14:textId="77777777" w:rsidR="00B64BCB" w:rsidRPr="00B64BCB" w:rsidRDefault="00B64BCB" w:rsidP="00B64BCB">
      <w:pPr>
        <w:spacing w:after="120"/>
        <w:ind w:left="2268" w:right="1134" w:hanging="1134"/>
        <w:jc w:val="both"/>
        <w:outlineLvl w:val="0"/>
        <w:rPr>
          <w:lang w:val="en-US"/>
        </w:rPr>
      </w:pPr>
      <w:r w:rsidRPr="00B64BCB">
        <w:rPr>
          <w:lang w:val="en-US"/>
        </w:rPr>
        <w:t>2.3.11.1.</w:t>
      </w:r>
      <w:r w:rsidRPr="00B64BCB">
        <w:rPr>
          <w:lang w:val="en-US"/>
        </w:rPr>
        <w:tab/>
        <w:t>For a motor vehicle, when the vehicle is at standstill and its propulsion system is not running and its movable components are in the normal position(s) as defined in paragraph 2.3.9</w:t>
      </w:r>
      <w:proofErr w:type="gramStart"/>
      <w:r w:rsidRPr="00B64BCB">
        <w:rPr>
          <w:lang w:val="en-US"/>
        </w:rPr>
        <w:t>.;</w:t>
      </w:r>
      <w:proofErr w:type="gramEnd"/>
    </w:p>
    <w:p w14:paraId="338E48E6" w14:textId="77777777" w:rsidR="00B64BCB" w:rsidRPr="00B64BCB" w:rsidRDefault="00B64BCB" w:rsidP="00B64BCB">
      <w:pPr>
        <w:spacing w:after="120"/>
        <w:ind w:left="2268" w:right="1134" w:hanging="1134"/>
        <w:jc w:val="both"/>
        <w:outlineLvl w:val="0"/>
        <w:rPr>
          <w:i/>
          <w:lang w:val="en-US"/>
        </w:rPr>
      </w:pPr>
      <w:r w:rsidRPr="00B64BCB">
        <w:rPr>
          <w:lang w:val="en-US"/>
        </w:rPr>
        <w:t>2.3.11.2.</w:t>
      </w:r>
      <w:r w:rsidRPr="00B64BCB">
        <w:rPr>
          <w:lang w:val="en-US"/>
        </w:rPr>
        <w:tab/>
        <w:t>And for a trailer, when the trailer is connected to a drawing motor vehicle in the condition as described in paragraph 2.3.11.1. and its movable components are in the normal position(s) as defined in paragraph 2.3.9.”</w:t>
      </w:r>
    </w:p>
    <w:p w14:paraId="748F67C8" w14:textId="77777777" w:rsidR="00B64BCB" w:rsidRPr="00B64BCB" w:rsidRDefault="00B64BCB" w:rsidP="00B64BCB">
      <w:pPr>
        <w:spacing w:after="120"/>
        <w:ind w:left="2268" w:right="1134" w:hanging="1134"/>
      </w:pPr>
      <w:r w:rsidRPr="00B64BCB">
        <w:rPr>
          <w:i/>
        </w:rPr>
        <w:t xml:space="preserve">Paragraph 5.5.3., </w:t>
      </w:r>
      <w:r w:rsidRPr="00B64BCB">
        <w:rPr>
          <w:rFonts w:eastAsia="MS Mincho"/>
        </w:rPr>
        <w:t>amend</w:t>
      </w:r>
      <w:r w:rsidRPr="00B64BCB">
        <w:t xml:space="preserve"> to read:</w:t>
      </w:r>
    </w:p>
    <w:p w14:paraId="3C8D67C1" w14:textId="77777777" w:rsidR="00B64BCB" w:rsidRPr="00B64BCB" w:rsidRDefault="00B64BCB" w:rsidP="00B64BCB">
      <w:pPr>
        <w:spacing w:after="120"/>
        <w:ind w:left="2268" w:right="1134" w:hanging="1134"/>
        <w:jc w:val="both"/>
        <w:rPr>
          <w:lang w:val="en-US"/>
        </w:rPr>
      </w:pPr>
      <w:r w:rsidRPr="00B64BCB">
        <w:rPr>
          <w:lang w:val="en-US"/>
        </w:rPr>
        <w:t>"5.5.3.</w:t>
      </w:r>
      <w:r w:rsidRPr="00B64BCB">
        <w:rPr>
          <w:lang w:val="en-US"/>
        </w:rPr>
        <w:tab/>
        <w:t>Satisfy the same colorimetric requirements."</w:t>
      </w:r>
    </w:p>
    <w:p w14:paraId="17D239F2" w14:textId="77777777" w:rsidR="00B64BCB" w:rsidRPr="00B64BCB" w:rsidRDefault="00B64BCB" w:rsidP="00B64BCB">
      <w:pPr>
        <w:spacing w:after="120"/>
        <w:ind w:left="2268" w:right="1134" w:hanging="1134"/>
      </w:pPr>
      <w:r w:rsidRPr="00B64BCB">
        <w:rPr>
          <w:i/>
        </w:rPr>
        <w:t xml:space="preserve">Paragraph 5.5.4., </w:t>
      </w:r>
      <w:r w:rsidRPr="00B64BCB">
        <w:rPr>
          <w:rFonts w:eastAsia="MS Mincho"/>
        </w:rPr>
        <w:t>amend</w:t>
      </w:r>
      <w:r w:rsidRPr="00B64BCB">
        <w:t xml:space="preserve"> to read:</w:t>
      </w:r>
    </w:p>
    <w:p w14:paraId="7705C2CA" w14:textId="77777777" w:rsidR="00B64BCB" w:rsidRPr="00B64BCB" w:rsidRDefault="00B64BCB" w:rsidP="00B64BCB">
      <w:pPr>
        <w:spacing w:after="120"/>
        <w:ind w:left="2268" w:right="1134" w:hanging="1134"/>
        <w:jc w:val="both"/>
        <w:rPr>
          <w:i/>
        </w:rPr>
      </w:pPr>
      <w:r w:rsidRPr="00B64BCB">
        <w:rPr>
          <w:lang w:val="en-US"/>
        </w:rPr>
        <w:t>"5.5.4.</w:t>
      </w:r>
      <w:r w:rsidRPr="00B64BCB">
        <w:rPr>
          <w:lang w:val="en-US"/>
        </w:rPr>
        <w:tab/>
        <w:t>Have substantially identical photometric characteristics. This shall not apply to a matched pair of a function and/or an AFS."</w:t>
      </w:r>
    </w:p>
    <w:p w14:paraId="330EC355" w14:textId="77777777" w:rsidR="00B64BCB" w:rsidRPr="00B64BCB" w:rsidRDefault="00B64BCB" w:rsidP="00B64BCB">
      <w:pPr>
        <w:spacing w:after="120"/>
        <w:ind w:left="2268" w:right="1134" w:hanging="1134"/>
        <w:jc w:val="both"/>
      </w:pPr>
      <w:r w:rsidRPr="00B64BCB">
        <w:rPr>
          <w:i/>
        </w:rPr>
        <w:t>Paragraph 5.9.2.</w:t>
      </w:r>
      <w:r w:rsidRPr="00B64BCB">
        <w:t>, amend to read:</w:t>
      </w:r>
    </w:p>
    <w:p w14:paraId="586868C6" w14:textId="77777777" w:rsidR="00B64BCB" w:rsidRPr="00B64BCB" w:rsidRDefault="00B64BCB" w:rsidP="00B64BCB">
      <w:pPr>
        <w:spacing w:after="120"/>
        <w:ind w:left="2268" w:right="1134" w:hanging="1134"/>
        <w:jc w:val="both"/>
        <w:outlineLvl w:val="0"/>
        <w:rPr>
          <w:b/>
          <w:bCs/>
        </w:rPr>
      </w:pPr>
      <w:r w:rsidRPr="00B64BCB">
        <w:t>“5.9.2.</w:t>
      </w:r>
      <w:r w:rsidRPr="00B64BCB">
        <w:tab/>
        <w:t>The photometric characteristics of any lamp may vary:</w:t>
      </w:r>
    </w:p>
    <w:p w14:paraId="3888460D" w14:textId="77777777" w:rsidR="00B64BCB" w:rsidRPr="00B64BCB" w:rsidRDefault="00B64BCB" w:rsidP="00B64BCB">
      <w:pPr>
        <w:spacing w:after="120"/>
        <w:ind w:left="2835" w:right="1134" w:hanging="567"/>
        <w:jc w:val="both"/>
      </w:pPr>
      <w:r w:rsidRPr="00B64BCB">
        <w:t>(a)</w:t>
      </w:r>
      <w:r w:rsidRPr="00B64BCB">
        <w:tab/>
        <w:t xml:space="preserve">In </w:t>
      </w:r>
      <w:r w:rsidRPr="00B64BCB">
        <w:rPr>
          <w:bCs/>
          <w:color w:val="000000"/>
        </w:rPr>
        <w:t>relation</w:t>
      </w:r>
      <w:r w:rsidRPr="00B64BCB">
        <w:t xml:space="preserve"> to the ambient </w:t>
      </w:r>
      <w:proofErr w:type="gramStart"/>
      <w:r w:rsidRPr="00B64BCB">
        <w:t>light;</w:t>
      </w:r>
      <w:proofErr w:type="gramEnd"/>
    </w:p>
    <w:p w14:paraId="5EF43D8F" w14:textId="77777777" w:rsidR="00B64BCB" w:rsidRPr="00B64BCB" w:rsidRDefault="00B64BCB" w:rsidP="00B64BCB">
      <w:pPr>
        <w:spacing w:after="120"/>
        <w:ind w:left="2835" w:right="1134" w:hanging="567"/>
        <w:jc w:val="both"/>
      </w:pPr>
      <w:r w:rsidRPr="00B64BCB">
        <w:t>(b)</w:t>
      </w:r>
      <w:r w:rsidRPr="00B64BCB">
        <w:tab/>
        <w:t>As a consequence of other lamps being switched ON or OFF; or</w:t>
      </w:r>
    </w:p>
    <w:p w14:paraId="5AEA72CF" w14:textId="77777777" w:rsidR="00B64BCB" w:rsidRPr="00B64BCB" w:rsidRDefault="00B64BCB" w:rsidP="00B64BCB">
      <w:pPr>
        <w:spacing w:after="120"/>
        <w:ind w:left="2835" w:right="1134" w:hanging="567"/>
        <w:jc w:val="both"/>
      </w:pPr>
      <w:r w:rsidRPr="00B64BCB">
        <w:t>(c)</w:t>
      </w:r>
      <w:r w:rsidRPr="00B64BCB">
        <w:tab/>
        <w:t xml:space="preserve">When the lamp is being used to provide another lighting </w:t>
      </w:r>
      <w:proofErr w:type="gramStart"/>
      <w:r w:rsidRPr="00B64BCB">
        <w:t>function;</w:t>
      </w:r>
      <w:proofErr w:type="gramEnd"/>
    </w:p>
    <w:p w14:paraId="6F43638F" w14:textId="77777777" w:rsidR="00B64BCB" w:rsidRPr="00B64BCB" w:rsidRDefault="00B64BCB" w:rsidP="00B64BCB">
      <w:pPr>
        <w:spacing w:after="120"/>
        <w:ind w:left="2268" w:right="1134"/>
        <w:jc w:val="both"/>
      </w:pPr>
      <w:r w:rsidRPr="00B64BCB">
        <w:t>provided that any variation in the photometric characteristics is in compliance with the technical provisions for the lamp concerned."</w:t>
      </w:r>
    </w:p>
    <w:p w14:paraId="074F6887" w14:textId="77777777" w:rsidR="00B64BCB" w:rsidRPr="00B64BCB" w:rsidRDefault="00B64BCB" w:rsidP="00B64BCB">
      <w:pPr>
        <w:spacing w:after="120"/>
        <w:ind w:left="2268" w:right="1134" w:hanging="1134"/>
        <w:jc w:val="both"/>
        <w:rPr>
          <w:szCs w:val="16"/>
        </w:rPr>
      </w:pPr>
      <w:r w:rsidRPr="00B64BCB">
        <w:rPr>
          <w:i/>
          <w:szCs w:val="16"/>
        </w:rPr>
        <w:t>Paragraph 5.21.1.,</w:t>
      </w:r>
      <w:r w:rsidRPr="00B64BCB">
        <w:rPr>
          <w:szCs w:val="16"/>
        </w:rPr>
        <w:t xml:space="preserve"> amend to read:</w:t>
      </w:r>
    </w:p>
    <w:p w14:paraId="0C69B506" w14:textId="77777777" w:rsidR="00B64BCB" w:rsidRPr="00B64BCB" w:rsidRDefault="00B64BCB" w:rsidP="00B64BCB">
      <w:pPr>
        <w:spacing w:after="120"/>
        <w:ind w:left="2268" w:right="1134" w:hanging="1134"/>
        <w:jc w:val="both"/>
        <w:outlineLvl w:val="0"/>
        <w:rPr>
          <w:lang w:val="en-US"/>
        </w:rPr>
      </w:pPr>
      <w:bookmarkStart w:id="228" w:name="_Hlk73435859"/>
      <w:r w:rsidRPr="00B64BCB">
        <w:rPr>
          <w:lang w:val="en-US"/>
        </w:rPr>
        <w:t>"</w:t>
      </w:r>
      <w:r w:rsidRPr="00B64BCB">
        <w:t>5.21.1.</w:t>
      </w:r>
      <w:r w:rsidRPr="00B64BCB">
        <w:tab/>
        <w:t>Additional lamps satisfying all the position, geometric visibility</w:t>
      </w:r>
      <w:r w:rsidRPr="00B64BCB">
        <w:rPr>
          <w:b/>
          <w:bCs/>
        </w:rPr>
        <w:t xml:space="preserve">, </w:t>
      </w:r>
      <w:r w:rsidRPr="00B64BCB">
        <w:rPr>
          <w:bCs/>
        </w:rPr>
        <w:t>colorimetric</w:t>
      </w:r>
      <w:r w:rsidRPr="00B64BCB">
        <w:rPr>
          <w:b/>
          <w:bCs/>
        </w:rPr>
        <w:t xml:space="preserve"> </w:t>
      </w:r>
      <w:r w:rsidRPr="00B64BCB">
        <w:t>and photometric requirements for the above indicated lamps shall be switched ON when the apparent surface in the direction of the reference axis of these lamps is more than 50 per cent hidden by the movable component; or</w:t>
      </w:r>
      <w:bookmarkEnd w:id="228"/>
      <w:r w:rsidRPr="00B64BCB">
        <w:rPr>
          <w:lang w:val="en-US"/>
        </w:rPr>
        <w:t>"</w:t>
      </w:r>
    </w:p>
    <w:p w14:paraId="4E526093" w14:textId="77777777" w:rsidR="00B64BCB" w:rsidRPr="00B64BCB" w:rsidRDefault="00B64BCB" w:rsidP="00B64BCB">
      <w:pPr>
        <w:spacing w:after="120"/>
        <w:ind w:left="2268" w:right="521" w:hanging="1134"/>
        <w:jc w:val="both"/>
      </w:pPr>
      <w:r w:rsidRPr="00B64BCB">
        <w:rPr>
          <w:i/>
        </w:rPr>
        <w:t>Paragraph 6.1.8.</w:t>
      </w:r>
      <w:r w:rsidRPr="00B64BCB">
        <w:t xml:space="preserve">, for "Circuit-closed" read "Closed-circuit".  </w:t>
      </w:r>
    </w:p>
    <w:p w14:paraId="494FC67C" w14:textId="77777777" w:rsidR="00B64BCB" w:rsidRPr="00B64BCB" w:rsidRDefault="00B64BCB" w:rsidP="00B64BCB">
      <w:pPr>
        <w:spacing w:after="120"/>
        <w:ind w:left="2268" w:right="1134" w:hanging="1134"/>
        <w:jc w:val="both"/>
        <w:rPr>
          <w:szCs w:val="16"/>
        </w:rPr>
      </w:pPr>
      <w:r w:rsidRPr="00B64BCB">
        <w:rPr>
          <w:i/>
          <w:szCs w:val="16"/>
        </w:rPr>
        <w:t>Paragraph 6.1.8.1.,</w:t>
      </w:r>
      <w:r w:rsidRPr="00B64BCB">
        <w:rPr>
          <w:szCs w:val="16"/>
        </w:rPr>
        <w:t xml:space="preserve"> for 6.1.7.1. read 6.1.7.2.</w:t>
      </w:r>
    </w:p>
    <w:p w14:paraId="147E7025" w14:textId="77777777" w:rsidR="00B64BCB" w:rsidRPr="00B64BCB" w:rsidRDefault="00B64BCB" w:rsidP="00B64BCB">
      <w:pPr>
        <w:spacing w:after="120"/>
        <w:ind w:left="2268" w:right="1134" w:hanging="1134"/>
        <w:jc w:val="both"/>
      </w:pPr>
      <w:r w:rsidRPr="00B64BCB">
        <w:rPr>
          <w:i/>
        </w:rPr>
        <w:t>Paragraphs 6.1.9.3.1. and 6.1.9.3.1.1.,</w:t>
      </w:r>
      <w:r w:rsidRPr="00B64BCB">
        <w:t xml:space="preserve"> for 6.1.7.1. read 6.1.7.2.</w:t>
      </w:r>
    </w:p>
    <w:p w14:paraId="51A100E6" w14:textId="77777777" w:rsidR="00B64BCB" w:rsidRPr="00B64BCB" w:rsidRDefault="00B64BCB" w:rsidP="00B64BCB">
      <w:pPr>
        <w:spacing w:after="120"/>
        <w:ind w:left="2268" w:right="1134" w:hanging="1134"/>
        <w:jc w:val="both"/>
      </w:pPr>
      <w:r w:rsidRPr="00B64BCB">
        <w:rPr>
          <w:i/>
        </w:rPr>
        <w:t>Paragraph 6.1.9.3.2.,</w:t>
      </w:r>
      <w:r w:rsidRPr="00B64BCB">
        <w:t xml:space="preserve"> for 6.1.7.1. read 6.1.7.2.</w:t>
      </w:r>
    </w:p>
    <w:p w14:paraId="28AC6002" w14:textId="77777777" w:rsidR="00B64BCB" w:rsidRPr="00B64BCB" w:rsidRDefault="00B64BCB" w:rsidP="00B64BCB">
      <w:pPr>
        <w:spacing w:after="120"/>
        <w:ind w:left="2268" w:right="1134" w:hanging="1134"/>
        <w:jc w:val="both"/>
      </w:pPr>
      <w:r w:rsidRPr="00B64BCB">
        <w:rPr>
          <w:i/>
        </w:rPr>
        <w:t>Paragraph 6.1.9.3.4.(a),</w:t>
      </w:r>
      <w:r w:rsidRPr="00B64BCB">
        <w:t xml:space="preserve"> for 6.1.7.1. read 6.1.7.2.</w:t>
      </w:r>
    </w:p>
    <w:p w14:paraId="77EBE824" w14:textId="77777777" w:rsidR="00B64BCB" w:rsidRPr="00B64BCB" w:rsidRDefault="00B64BCB" w:rsidP="00B64BCB">
      <w:pPr>
        <w:spacing w:after="120"/>
        <w:ind w:left="2268" w:right="1134" w:hanging="1134"/>
        <w:jc w:val="both"/>
      </w:pPr>
      <w:r w:rsidRPr="00B64BCB">
        <w:rPr>
          <w:i/>
        </w:rPr>
        <w:t>Paragraph 6.1.9.3.5.,</w:t>
      </w:r>
      <w:r w:rsidRPr="00B64BCB">
        <w:t xml:space="preserve"> for 6.1.7.1. read 6.1.7.2.</w:t>
      </w:r>
    </w:p>
    <w:p w14:paraId="3035AEDB" w14:textId="77777777" w:rsidR="00B64BCB" w:rsidRPr="00B64BCB" w:rsidRDefault="00B64BCB" w:rsidP="00B64BCB">
      <w:pPr>
        <w:spacing w:after="120"/>
        <w:ind w:left="2268" w:right="521" w:hanging="1134"/>
        <w:jc w:val="both"/>
      </w:pPr>
      <w:r w:rsidRPr="00B64BCB">
        <w:rPr>
          <w:i/>
        </w:rPr>
        <w:t>Paragraph 6.2.8.2.</w:t>
      </w:r>
      <w:r w:rsidRPr="00B64BCB">
        <w:t>, amend to read:</w:t>
      </w:r>
    </w:p>
    <w:p w14:paraId="1681D21D" w14:textId="77777777" w:rsidR="00B64BCB" w:rsidRPr="00B64BCB" w:rsidRDefault="00B64BCB" w:rsidP="00B64BCB">
      <w:pPr>
        <w:spacing w:after="120"/>
        <w:ind w:left="2268" w:right="521" w:hanging="1134"/>
        <w:jc w:val="both"/>
      </w:pPr>
      <w:r w:rsidRPr="00B64BCB">
        <w:t>“6.2.8.2.</w:t>
      </w:r>
      <w:r w:rsidRPr="00B64BCB">
        <w:tab/>
        <w:t>A visual failure tell-tale whether flashing or not is mandatory:</w:t>
      </w:r>
    </w:p>
    <w:p w14:paraId="0D66721D" w14:textId="77777777" w:rsidR="00B64BCB" w:rsidRPr="00B64BCB" w:rsidRDefault="00B64BCB" w:rsidP="00B64BCB">
      <w:pPr>
        <w:spacing w:after="120" w:line="240" w:lineRule="auto"/>
        <w:ind w:left="2835" w:right="1133" w:hanging="567"/>
        <w:jc w:val="both"/>
      </w:pPr>
      <w:r w:rsidRPr="00B64BCB">
        <w:t>(a)</w:t>
      </w:r>
      <w:r w:rsidRPr="00B64BCB">
        <w:tab/>
        <w:t>In the case where the whole beam or the kink of the elbow of the cut-off is moved to produce bend lighting; or</w:t>
      </w:r>
    </w:p>
    <w:p w14:paraId="2E347244" w14:textId="77777777" w:rsidR="00B64BCB" w:rsidRPr="00B64BCB" w:rsidRDefault="00B64BCB" w:rsidP="00B64BCB">
      <w:pPr>
        <w:spacing w:after="120"/>
        <w:ind w:left="2835" w:right="1133" w:hanging="567"/>
        <w:jc w:val="both"/>
      </w:pPr>
      <w:r w:rsidRPr="00B64BCB">
        <w:t>(b)</w:t>
      </w:r>
      <w:r w:rsidRPr="00B64BCB">
        <w:tab/>
        <w:t>If one or more LED modules are used to produce the principal</w:t>
      </w:r>
      <w:r w:rsidRPr="00B64BCB">
        <w:br/>
      </w:r>
      <w:proofErr w:type="gramStart"/>
      <w:r w:rsidRPr="00B64BCB">
        <w:t>dipped-beam</w:t>
      </w:r>
      <w:proofErr w:type="gramEnd"/>
      <w:r w:rsidRPr="00B64BCB">
        <w:t>, except when they are wired so that the failure of any one LED module causes all of them to stop emitting light.</w:t>
      </w:r>
    </w:p>
    <w:p w14:paraId="2D10693B" w14:textId="77777777" w:rsidR="00B64BCB" w:rsidRPr="00B64BCB" w:rsidRDefault="00B64BCB" w:rsidP="00B64BCB">
      <w:pPr>
        <w:spacing w:after="120" w:line="240" w:lineRule="auto"/>
        <w:ind w:left="2268" w:right="1133"/>
        <w:jc w:val="both"/>
      </w:pPr>
      <w:r w:rsidRPr="00B64BCB">
        <w:t>It shall be activated:</w:t>
      </w:r>
    </w:p>
    <w:p w14:paraId="69A1BDB2" w14:textId="77777777" w:rsidR="00B64BCB" w:rsidRPr="00B64BCB" w:rsidRDefault="00B64BCB" w:rsidP="00B64BCB">
      <w:pPr>
        <w:spacing w:after="120" w:line="240" w:lineRule="auto"/>
        <w:ind w:left="2835" w:right="1133" w:hanging="567"/>
        <w:jc w:val="both"/>
      </w:pPr>
      <w:r w:rsidRPr="00B64BCB">
        <w:t>(a)</w:t>
      </w:r>
      <w:r w:rsidRPr="00B64BCB">
        <w:tab/>
        <w:t>In the event of a malfunction of the displacement of the kink of the elbow of the cut-off; or</w:t>
      </w:r>
    </w:p>
    <w:p w14:paraId="7CF73784" w14:textId="77777777" w:rsidR="00B64BCB" w:rsidRPr="00B64BCB" w:rsidRDefault="00B64BCB" w:rsidP="00B64BCB">
      <w:pPr>
        <w:spacing w:after="120" w:line="240" w:lineRule="auto"/>
        <w:ind w:left="2835" w:right="1133" w:hanging="567"/>
        <w:jc w:val="both"/>
      </w:pPr>
      <w:r w:rsidRPr="00B64BCB">
        <w:t>(b)</w:t>
      </w:r>
      <w:r w:rsidRPr="00B64BCB">
        <w:tab/>
        <w:t xml:space="preserve">In case of a failure of any one of the LED </w:t>
      </w:r>
      <w:proofErr w:type="gramStart"/>
      <w:r w:rsidRPr="00B64BCB">
        <w:t>module</w:t>
      </w:r>
      <w:proofErr w:type="gramEnd"/>
      <w:r w:rsidRPr="00B64BCB">
        <w:t>(s) producing the principal dipped-beam, except when they are wired so that the failure of any one LED module causes all of them to stop emitting light.</w:t>
      </w:r>
    </w:p>
    <w:p w14:paraId="3319CBB3" w14:textId="77777777" w:rsidR="00B64BCB" w:rsidRPr="00B64BCB" w:rsidRDefault="00B64BCB" w:rsidP="00B64BCB">
      <w:pPr>
        <w:spacing w:after="120"/>
        <w:ind w:left="2268" w:right="1134"/>
        <w:jc w:val="both"/>
      </w:pPr>
      <w:r w:rsidRPr="00B64BCB">
        <w:lastRenderedPageBreak/>
        <w:t>It shall remain activated while the failure is present. It may be cancelled temporarily, but shall be repeated whenever the device, which starts and stops the propulsion system, is switched ON and OFF."</w:t>
      </w:r>
    </w:p>
    <w:p w14:paraId="7FA85888" w14:textId="77777777" w:rsidR="00B64BCB" w:rsidRPr="00B64BCB" w:rsidRDefault="00B64BCB" w:rsidP="00B64BCB">
      <w:pPr>
        <w:spacing w:after="120"/>
        <w:ind w:left="1134" w:right="1134"/>
        <w:jc w:val="both"/>
        <w:rPr>
          <w:szCs w:val="16"/>
        </w:rPr>
      </w:pPr>
      <w:r w:rsidRPr="00B64BCB">
        <w:rPr>
          <w:i/>
          <w:szCs w:val="16"/>
        </w:rPr>
        <w:t xml:space="preserve">Paragraph 6.2.9. and its subparagraphs, </w:t>
      </w:r>
      <w:r w:rsidRPr="00B64BCB">
        <w:rPr>
          <w:szCs w:val="16"/>
        </w:rPr>
        <w:t>amend to read:</w:t>
      </w:r>
    </w:p>
    <w:p w14:paraId="785956AF" w14:textId="77777777" w:rsidR="00B64BCB" w:rsidRPr="00B64BCB" w:rsidRDefault="00B64BCB" w:rsidP="00B64BCB">
      <w:pPr>
        <w:tabs>
          <w:tab w:val="left" w:pos="5949"/>
        </w:tabs>
        <w:spacing w:after="120"/>
        <w:ind w:left="2268" w:right="1134" w:hanging="1134"/>
        <w:jc w:val="both"/>
        <w:rPr>
          <w:i/>
        </w:rPr>
      </w:pPr>
      <w:r w:rsidRPr="00B64BCB">
        <w:rPr>
          <w:lang w:val="en-US"/>
        </w:rPr>
        <w:t>"</w:t>
      </w:r>
      <w:r w:rsidRPr="00B64BCB">
        <w:t>6.2.9.</w:t>
      </w:r>
      <w:r w:rsidRPr="00B64BCB">
        <w:tab/>
        <w:t>Other requirements</w:t>
      </w:r>
      <w:r w:rsidRPr="00B64BCB">
        <w:rPr>
          <w:i/>
        </w:rPr>
        <w:t xml:space="preserve"> </w:t>
      </w:r>
    </w:p>
    <w:p w14:paraId="165F6C64" w14:textId="77777777" w:rsidR="00B64BCB" w:rsidRPr="00B64BCB" w:rsidRDefault="00B64BCB" w:rsidP="00B64BCB">
      <w:pPr>
        <w:tabs>
          <w:tab w:val="left" w:pos="5949"/>
        </w:tabs>
        <w:spacing w:after="120"/>
        <w:ind w:left="2268" w:right="1134" w:hanging="1134"/>
        <w:jc w:val="both"/>
        <w:rPr>
          <w:szCs w:val="16"/>
        </w:rPr>
      </w:pPr>
      <w:r w:rsidRPr="00B64BCB">
        <w:rPr>
          <w:szCs w:val="16"/>
        </w:rPr>
        <w:t>6.2.9.1.</w:t>
      </w:r>
      <w:r w:rsidRPr="00B64BCB">
        <w:rPr>
          <w:szCs w:val="16"/>
        </w:rPr>
        <w:tab/>
        <w:t>The requirements of paragraph 5.5.2. shall not apply to dipped-beam headlamps.</w:t>
      </w:r>
    </w:p>
    <w:p w14:paraId="65CDF2B2" w14:textId="77777777" w:rsidR="00B64BCB" w:rsidRPr="00B64BCB" w:rsidRDefault="00B64BCB" w:rsidP="00B64BCB">
      <w:pPr>
        <w:tabs>
          <w:tab w:val="left" w:pos="5949"/>
        </w:tabs>
        <w:spacing w:after="120"/>
        <w:ind w:left="2268" w:right="1134" w:hanging="1134"/>
        <w:jc w:val="both"/>
        <w:rPr>
          <w:szCs w:val="16"/>
        </w:rPr>
      </w:pPr>
      <w:r w:rsidRPr="00B64BCB">
        <w:rPr>
          <w:szCs w:val="16"/>
        </w:rPr>
        <w:t>6.2.9.2.</w:t>
      </w:r>
      <w:r w:rsidRPr="00B64BCB">
        <w:rPr>
          <w:szCs w:val="16"/>
        </w:rPr>
        <w:tab/>
        <w:t>Dipped-beam headlamps with a light source or LED module(s) producing the principal dipped-beam having a total objective luminous flux for each headlamp which exceeds 2,000 lumens shall only be installed in conjunction with the installation of headlamp cleaning device(s) according to Regulation No. 45</w:t>
      </w:r>
      <w:r w:rsidRPr="00B64BCB">
        <w:rPr>
          <w:szCs w:val="16"/>
          <w:vertAlign w:val="superscript"/>
        </w:rPr>
        <w:t>11</w:t>
      </w:r>
      <w:r w:rsidRPr="00B64BCB">
        <w:rPr>
          <w:szCs w:val="16"/>
        </w:rPr>
        <w:t>.</w:t>
      </w:r>
    </w:p>
    <w:p w14:paraId="28E4839D" w14:textId="77777777" w:rsidR="00B64BCB" w:rsidRPr="00B64BCB" w:rsidRDefault="00B64BCB" w:rsidP="00B64BCB">
      <w:pPr>
        <w:tabs>
          <w:tab w:val="left" w:pos="6232"/>
          <w:tab w:val="left" w:pos="6374"/>
        </w:tabs>
        <w:spacing w:after="120"/>
        <w:ind w:left="2268" w:right="1134" w:hanging="1134"/>
        <w:jc w:val="both"/>
        <w:rPr>
          <w:szCs w:val="16"/>
        </w:rPr>
      </w:pPr>
      <w:r w:rsidRPr="00B64BCB">
        <w:rPr>
          <w:szCs w:val="16"/>
        </w:rPr>
        <w:t>6.2.9.3.</w:t>
      </w:r>
      <w:r w:rsidRPr="00B64BCB">
        <w:rPr>
          <w:szCs w:val="16"/>
        </w:rPr>
        <w:tab/>
        <w:t>With respect to vertical inclination the provisions of paragraph 6.2.6.2.2. above shall not be applied for dipped-beam headlamps</w:t>
      </w:r>
      <w:r w:rsidRPr="00B64BCB">
        <w:rPr>
          <w:szCs w:val="16"/>
          <w:lang w:eastAsia="fr-FR"/>
        </w:rPr>
        <w:t xml:space="preserve"> with a light source or LED module(s) producing the principal dipped beam and having an objective luminous flux for each headlamp which exceeds 2,000 lumens.</w:t>
      </w:r>
    </w:p>
    <w:p w14:paraId="6199D58E" w14:textId="77777777" w:rsidR="00B64BCB" w:rsidRPr="00B64BCB" w:rsidRDefault="00B64BCB" w:rsidP="00B64BCB">
      <w:pPr>
        <w:tabs>
          <w:tab w:val="left" w:pos="6374"/>
        </w:tabs>
        <w:spacing w:after="120"/>
        <w:ind w:left="2268" w:right="1134" w:hanging="1134"/>
        <w:jc w:val="both"/>
        <w:rPr>
          <w:szCs w:val="16"/>
        </w:rPr>
      </w:pPr>
      <w:r w:rsidRPr="00B64BCB">
        <w:rPr>
          <w:szCs w:val="16"/>
        </w:rPr>
        <w:tab/>
        <w:t xml:space="preserve">In the case of filament lamps for which more than one test voltage is specified, the objective luminous flux which produces the principal </w:t>
      </w:r>
      <w:proofErr w:type="gramStart"/>
      <w:r w:rsidRPr="00B64BCB">
        <w:rPr>
          <w:szCs w:val="16"/>
        </w:rPr>
        <w:t>dipped-beam</w:t>
      </w:r>
      <w:proofErr w:type="gramEnd"/>
      <w:r w:rsidRPr="00B64BCB">
        <w:rPr>
          <w:szCs w:val="16"/>
        </w:rPr>
        <w:t>, as indicated in the communication form for the type approval of the device, is applied.</w:t>
      </w:r>
    </w:p>
    <w:p w14:paraId="65A29947" w14:textId="77777777" w:rsidR="00B64BCB" w:rsidRPr="00B64BCB" w:rsidRDefault="00B64BCB" w:rsidP="00B64BCB">
      <w:pPr>
        <w:tabs>
          <w:tab w:val="left" w:pos="6374"/>
        </w:tabs>
        <w:spacing w:after="120"/>
        <w:ind w:left="2268" w:right="1134" w:hanging="1134"/>
        <w:jc w:val="both"/>
        <w:rPr>
          <w:szCs w:val="16"/>
        </w:rPr>
      </w:pPr>
      <w:r w:rsidRPr="00B64BCB">
        <w:rPr>
          <w:szCs w:val="16"/>
        </w:rPr>
        <w:tab/>
        <w:t xml:space="preserve">In the case of dipped-beam headlamps equipped with an approved light source, the applicable objective luminous flux is the value at the relevant test voltage as given in the relevant data sheet in the Regulation, according to which the applied light source was approved, without </w:t>
      </w:r>
      <w:proofErr w:type="gramStart"/>
      <w:r w:rsidRPr="00B64BCB">
        <w:rPr>
          <w:szCs w:val="16"/>
        </w:rPr>
        <w:t>taking into account</w:t>
      </w:r>
      <w:proofErr w:type="gramEnd"/>
      <w:r w:rsidRPr="00B64BCB">
        <w:rPr>
          <w:szCs w:val="16"/>
        </w:rPr>
        <w:t xml:space="preserve"> the tolerances to the objective luminous flux specified on this datasheet.</w:t>
      </w:r>
    </w:p>
    <w:p w14:paraId="29DF19D4" w14:textId="77777777" w:rsidR="00B64BCB" w:rsidRPr="00B64BCB" w:rsidRDefault="00B64BCB" w:rsidP="00B64BCB">
      <w:pPr>
        <w:tabs>
          <w:tab w:val="left" w:pos="5949"/>
        </w:tabs>
        <w:spacing w:after="120"/>
        <w:ind w:left="2268" w:right="1134" w:hanging="1134"/>
        <w:jc w:val="both"/>
        <w:rPr>
          <w:szCs w:val="16"/>
        </w:rPr>
      </w:pPr>
      <w:r w:rsidRPr="00B64BCB">
        <w:rPr>
          <w:szCs w:val="16"/>
        </w:rPr>
        <w:t>6.2.9.4.</w:t>
      </w:r>
      <w:r w:rsidRPr="00B64BCB">
        <w:rPr>
          <w:szCs w:val="16"/>
        </w:rPr>
        <w:tab/>
        <w:t>Only dipped-beam headlamps according to Regulation Nos. 98, 112 or 149 may be used to produce bend lighting.</w:t>
      </w:r>
    </w:p>
    <w:p w14:paraId="6EEE961B" w14:textId="77777777" w:rsidR="00B64BCB" w:rsidRPr="00B64BCB" w:rsidRDefault="00B64BCB" w:rsidP="00B64BCB">
      <w:pPr>
        <w:tabs>
          <w:tab w:val="left" w:pos="6374"/>
        </w:tabs>
        <w:spacing w:after="120"/>
        <w:ind w:left="2268" w:right="1134" w:hanging="1134"/>
        <w:jc w:val="both"/>
        <w:rPr>
          <w:szCs w:val="16"/>
        </w:rPr>
      </w:pPr>
      <w:r w:rsidRPr="00B64BCB">
        <w:rPr>
          <w:szCs w:val="16"/>
        </w:rPr>
        <w:tab/>
        <w:t>If bend lighting is produced by a horizontal movement of the whole beam or the kink of the elbow of the cut-off, it shall be switched ON only if the vehicle is in forward motion; this shall not apply if bend lighting is produced for a right turn in right hand traffic (left turn in left hand traffic)."</w:t>
      </w:r>
    </w:p>
    <w:p w14:paraId="52017D92" w14:textId="77777777" w:rsidR="00B64BCB" w:rsidRPr="00B64BCB" w:rsidRDefault="00B64BCB" w:rsidP="00B64BCB">
      <w:pPr>
        <w:spacing w:after="120"/>
        <w:ind w:left="414" w:right="1134" w:firstLine="720"/>
        <w:jc w:val="both"/>
        <w:rPr>
          <w:i/>
          <w:iCs/>
        </w:rPr>
      </w:pPr>
      <w:r w:rsidRPr="00B64BCB">
        <w:rPr>
          <w:i/>
          <w:iCs/>
        </w:rPr>
        <w:t xml:space="preserve">Paragraph 6.3.5., footnote 13, </w:t>
      </w:r>
      <w:r w:rsidRPr="00B64BCB">
        <w:t>delete</w:t>
      </w:r>
      <w:r w:rsidRPr="00B64BCB">
        <w:rPr>
          <w:i/>
          <w:iCs/>
        </w:rPr>
        <w:t>.</w:t>
      </w:r>
    </w:p>
    <w:p w14:paraId="1E3B3C4F" w14:textId="77777777" w:rsidR="00B64BCB" w:rsidRPr="00B64BCB" w:rsidRDefault="00B64BCB" w:rsidP="00B64BCB">
      <w:pPr>
        <w:spacing w:after="120"/>
        <w:ind w:left="414" w:right="1134" w:firstLine="720"/>
        <w:jc w:val="both"/>
        <w:rPr>
          <w:i/>
          <w:iCs/>
        </w:rPr>
      </w:pPr>
      <w:r w:rsidRPr="00B64BCB">
        <w:rPr>
          <w:i/>
          <w:iCs/>
        </w:rPr>
        <w:t xml:space="preserve">Paragraph 6.3.6.1.1., reference to footnote 13, </w:t>
      </w:r>
      <w:r w:rsidRPr="00B64BCB">
        <w:t>delete</w:t>
      </w:r>
      <w:r w:rsidRPr="00B64BCB">
        <w:rPr>
          <w:i/>
          <w:iCs/>
        </w:rPr>
        <w:t>.</w:t>
      </w:r>
    </w:p>
    <w:p w14:paraId="61855640" w14:textId="77777777" w:rsidR="00B64BCB" w:rsidRPr="00B64BCB" w:rsidRDefault="00B64BCB" w:rsidP="00B64BCB">
      <w:pPr>
        <w:spacing w:after="120"/>
        <w:ind w:left="567" w:right="1134" w:firstLine="567"/>
        <w:jc w:val="both"/>
      </w:pPr>
      <w:r w:rsidRPr="00B64BCB">
        <w:rPr>
          <w:i/>
        </w:rPr>
        <w:t>Paragraph 6.3.8.</w:t>
      </w:r>
      <w:r w:rsidRPr="00B64BCB">
        <w:t>, amend to read:</w:t>
      </w:r>
    </w:p>
    <w:p w14:paraId="534AADE4" w14:textId="77777777" w:rsidR="00B64BCB" w:rsidRPr="00B64BCB" w:rsidRDefault="00B64BCB" w:rsidP="00B64BCB">
      <w:pPr>
        <w:spacing w:after="120"/>
        <w:ind w:left="2268" w:right="1134" w:hanging="1134"/>
        <w:jc w:val="both"/>
      </w:pPr>
      <w:r w:rsidRPr="00B64BCB">
        <w:t>"6.3.8.</w:t>
      </w:r>
      <w:r w:rsidRPr="00B64BCB">
        <w:tab/>
        <w:t xml:space="preserve">Tell-tale </w:t>
      </w:r>
    </w:p>
    <w:p w14:paraId="72FDD918" w14:textId="77777777" w:rsidR="00B64BCB" w:rsidRPr="00B64BCB" w:rsidRDefault="00B64BCB" w:rsidP="00B64BCB">
      <w:pPr>
        <w:spacing w:after="120"/>
        <w:ind w:left="2268" w:right="1134"/>
        <w:jc w:val="both"/>
      </w:pPr>
      <w:r w:rsidRPr="00B64BCB">
        <w:t>Closed-circuit tell-tale mandatory."</w:t>
      </w:r>
    </w:p>
    <w:p w14:paraId="0F7E62AF" w14:textId="77777777" w:rsidR="00B64BCB" w:rsidRPr="00B64BCB" w:rsidRDefault="00B64BCB" w:rsidP="00B64BCB">
      <w:pPr>
        <w:spacing w:after="120"/>
        <w:ind w:left="2268" w:right="1134" w:hanging="1134"/>
        <w:jc w:val="both"/>
      </w:pPr>
      <w:r w:rsidRPr="00B64BCB">
        <w:rPr>
          <w:i/>
        </w:rPr>
        <w:t>Paragraph 6.4.8.</w:t>
      </w:r>
      <w:r w:rsidRPr="00B64BCB">
        <w:t>, amend to read:</w:t>
      </w:r>
    </w:p>
    <w:p w14:paraId="7E9C9BE0" w14:textId="77777777" w:rsidR="00B64BCB" w:rsidRPr="00B64BCB" w:rsidRDefault="00B64BCB" w:rsidP="00B64BCB">
      <w:pPr>
        <w:spacing w:after="120"/>
        <w:ind w:left="2268" w:right="1134" w:hanging="1134"/>
        <w:jc w:val="both"/>
      </w:pPr>
      <w:r w:rsidRPr="00B64BCB">
        <w:t>"6.4.8.</w:t>
      </w:r>
      <w:r w:rsidRPr="00B64BCB">
        <w:tab/>
        <w:t xml:space="preserve">Tell-tale </w:t>
      </w:r>
    </w:p>
    <w:p w14:paraId="5914EB71" w14:textId="77777777" w:rsidR="00B64BCB" w:rsidRPr="00B64BCB" w:rsidRDefault="00B64BCB" w:rsidP="00B64BCB">
      <w:pPr>
        <w:spacing w:after="120"/>
        <w:ind w:left="2268" w:right="1134"/>
        <w:jc w:val="both"/>
      </w:pPr>
      <w:r w:rsidRPr="00B64BCB">
        <w:t>Tell-tale optional</w:t>
      </w:r>
      <w:r w:rsidRPr="00B64BCB">
        <w:rPr>
          <w:b/>
          <w:bCs/>
        </w:rPr>
        <w:t xml:space="preserve">, </w:t>
      </w:r>
      <w:r w:rsidRPr="00B64BCB">
        <w:t>however a tell-tale indicating failure is mandatory if required by the component regulation."</w:t>
      </w:r>
    </w:p>
    <w:p w14:paraId="12992CB0" w14:textId="77777777" w:rsidR="00B64BCB" w:rsidRPr="00B64BCB" w:rsidRDefault="00B64BCB" w:rsidP="00B64BCB">
      <w:pPr>
        <w:spacing w:after="120"/>
        <w:ind w:left="2268" w:right="1134" w:hanging="1134"/>
        <w:jc w:val="both"/>
        <w:rPr>
          <w:szCs w:val="16"/>
        </w:rPr>
      </w:pPr>
      <w:r w:rsidRPr="00B64BCB">
        <w:rPr>
          <w:i/>
          <w:szCs w:val="16"/>
        </w:rPr>
        <w:t>Paragraph 6.5.7.,</w:t>
      </w:r>
      <w:r w:rsidRPr="00B64BCB">
        <w:rPr>
          <w:szCs w:val="16"/>
        </w:rPr>
        <w:t xml:space="preserve"> amend to read:</w:t>
      </w:r>
    </w:p>
    <w:p w14:paraId="19541F3A" w14:textId="77777777" w:rsidR="00B64BCB" w:rsidRPr="00B64BCB" w:rsidRDefault="00B64BCB" w:rsidP="00B64BCB">
      <w:pPr>
        <w:tabs>
          <w:tab w:val="left" w:pos="6374"/>
        </w:tabs>
        <w:spacing w:after="120"/>
        <w:ind w:left="2268" w:right="1134" w:hanging="1134"/>
        <w:jc w:val="both"/>
      </w:pPr>
      <w:r w:rsidRPr="00B64BCB">
        <w:rPr>
          <w:lang w:val="en-US"/>
        </w:rPr>
        <w:t>"</w:t>
      </w:r>
      <w:r w:rsidRPr="00B64BCB">
        <w:t>6.5.7.</w:t>
      </w:r>
      <w:r w:rsidRPr="00B64BCB">
        <w:tab/>
        <w:t>Electrical connections</w:t>
      </w:r>
    </w:p>
    <w:p w14:paraId="4B3EABE4" w14:textId="77777777" w:rsidR="00B64BCB" w:rsidRPr="00B64BCB" w:rsidRDefault="00B64BCB" w:rsidP="00B64BCB">
      <w:pPr>
        <w:tabs>
          <w:tab w:val="left" w:pos="6374"/>
        </w:tabs>
        <w:spacing w:after="120"/>
        <w:ind w:left="2268" w:right="1134" w:hanging="1134"/>
        <w:jc w:val="both"/>
      </w:pPr>
      <w:r w:rsidRPr="00B64BCB">
        <w:tab/>
        <w:t>Direction-indicator lamps shall switch ON independently of the other lamps. All direction-indicator lamps on one side of a vehicle shall be switched ON and OFF by means of one control and shall flash in phase.</w:t>
      </w:r>
    </w:p>
    <w:p w14:paraId="3E553008" w14:textId="77777777" w:rsidR="00B64BCB" w:rsidRPr="00B64BCB" w:rsidRDefault="00B64BCB" w:rsidP="00B64BCB">
      <w:pPr>
        <w:tabs>
          <w:tab w:val="left" w:pos="6374"/>
        </w:tabs>
        <w:spacing w:after="120"/>
        <w:ind w:left="2268" w:right="1134" w:hanging="1134"/>
        <w:jc w:val="both"/>
      </w:pPr>
      <w:r w:rsidRPr="00B64BCB">
        <w:tab/>
        <w:t>On M</w:t>
      </w:r>
      <w:r w:rsidRPr="00B64BCB">
        <w:rPr>
          <w:vertAlign w:val="subscript"/>
        </w:rPr>
        <w:t>1</w:t>
      </w:r>
      <w:r w:rsidRPr="00B64BCB">
        <w:t xml:space="preserve"> and N</w:t>
      </w:r>
      <w:r w:rsidRPr="00B64BCB">
        <w:rPr>
          <w:vertAlign w:val="subscript"/>
        </w:rPr>
        <w:t>1</w:t>
      </w:r>
      <w:r w:rsidRPr="00B64BCB">
        <w:t xml:space="preserve"> vehicles less than 6 m in length, with an arrangement complying with paragraph 6.5.5.2. above, the amber side-marker lamps, when mounted, </w:t>
      </w:r>
      <w:r w:rsidRPr="00B64BCB">
        <w:lastRenderedPageBreak/>
        <w:t>shall also flash at the same frequency (in phase) with the direction-indicator lamps.</w:t>
      </w:r>
    </w:p>
    <w:p w14:paraId="65207374" w14:textId="77777777" w:rsidR="00B64BCB" w:rsidRPr="00B64BCB" w:rsidRDefault="00B64BCB" w:rsidP="00B64BCB">
      <w:pPr>
        <w:tabs>
          <w:tab w:val="left" w:pos="6374"/>
        </w:tabs>
        <w:spacing w:after="120"/>
        <w:ind w:left="2268" w:right="1134" w:hanging="1134"/>
        <w:jc w:val="both"/>
        <w:rPr>
          <w:bCs/>
        </w:rPr>
      </w:pPr>
      <w:r w:rsidRPr="00B64BCB">
        <w:tab/>
      </w:r>
      <w:r w:rsidRPr="00B64BCB">
        <w:rPr>
          <w:bCs/>
        </w:rPr>
        <w:t>A direction indicator capable of being activated in different modes (static or sequential), shall not switch between both modes once activated.</w:t>
      </w:r>
    </w:p>
    <w:p w14:paraId="28FA0D19" w14:textId="77777777" w:rsidR="00B64BCB" w:rsidRPr="00B64BCB" w:rsidRDefault="00B64BCB" w:rsidP="00B64BCB">
      <w:pPr>
        <w:tabs>
          <w:tab w:val="left" w:pos="6374"/>
        </w:tabs>
        <w:spacing w:after="120"/>
        <w:ind w:left="2268" w:right="1134" w:hanging="1134"/>
        <w:jc w:val="both"/>
        <w:rPr>
          <w:bCs/>
          <w:sz w:val="16"/>
          <w:szCs w:val="16"/>
        </w:rPr>
      </w:pPr>
      <w:r w:rsidRPr="00B64BCB">
        <w:rPr>
          <w:bCs/>
        </w:rPr>
        <w:tab/>
        <w:t>If two optional lamps (category 2a or 2b) are installed on vehicles in categories M</w:t>
      </w:r>
      <w:r w:rsidRPr="00B64BCB">
        <w:rPr>
          <w:bCs/>
          <w:vertAlign w:val="subscript"/>
        </w:rPr>
        <w:t>2</w:t>
      </w:r>
      <w:r w:rsidRPr="00B64BCB">
        <w:rPr>
          <w:bCs/>
        </w:rPr>
        <w:t>, M</w:t>
      </w:r>
      <w:r w:rsidRPr="00B64BCB">
        <w:rPr>
          <w:bCs/>
          <w:vertAlign w:val="subscript"/>
        </w:rPr>
        <w:t>3</w:t>
      </w:r>
      <w:r w:rsidRPr="00B64BCB">
        <w:rPr>
          <w:bCs/>
        </w:rPr>
        <w:t>, N</w:t>
      </w:r>
      <w:r w:rsidRPr="00B64BCB">
        <w:rPr>
          <w:bCs/>
          <w:vertAlign w:val="subscript"/>
        </w:rPr>
        <w:t>2</w:t>
      </w:r>
      <w:r w:rsidRPr="00B64BCB">
        <w:rPr>
          <w:bCs/>
        </w:rPr>
        <w:t>, N</w:t>
      </w:r>
      <w:r w:rsidRPr="00B64BCB">
        <w:rPr>
          <w:bCs/>
          <w:vertAlign w:val="subscript"/>
        </w:rPr>
        <w:t>3</w:t>
      </w:r>
      <w:r w:rsidRPr="00B64BCB">
        <w:rPr>
          <w:bCs/>
        </w:rPr>
        <w:t xml:space="preserve">, they shall be operated in the same mode as the other mandatory rear direction indicator lamps (category 2a or 2b); </w:t>
      </w:r>
      <w:proofErr w:type="gramStart"/>
      <w:r w:rsidRPr="00B64BCB">
        <w:rPr>
          <w:bCs/>
        </w:rPr>
        <w:t>i.e.</w:t>
      </w:r>
      <w:proofErr w:type="gramEnd"/>
      <w:r w:rsidRPr="00B64BCB">
        <w:rPr>
          <w:bCs/>
        </w:rPr>
        <w:t xml:space="preserve"> static or sequential."</w:t>
      </w:r>
    </w:p>
    <w:p w14:paraId="1BD53766" w14:textId="77777777" w:rsidR="00B64BCB" w:rsidRPr="00B64BCB" w:rsidRDefault="00B64BCB" w:rsidP="00B64BCB">
      <w:pPr>
        <w:spacing w:after="120"/>
        <w:ind w:left="414" w:right="1134" w:firstLine="720"/>
        <w:jc w:val="both"/>
        <w:rPr>
          <w:i/>
          <w:iCs/>
        </w:rPr>
      </w:pPr>
      <w:r w:rsidRPr="00B64BCB">
        <w:rPr>
          <w:i/>
          <w:iCs/>
        </w:rPr>
        <w:t xml:space="preserve">Paragraph, 6.5.8., reference to footnote 13, </w:t>
      </w:r>
      <w:r w:rsidRPr="00B64BCB">
        <w:t>delete</w:t>
      </w:r>
      <w:r w:rsidRPr="00B64BCB">
        <w:rPr>
          <w:i/>
          <w:iCs/>
        </w:rPr>
        <w:t>.</w:t>
      </w:r>
    </w:p>
    <w:p w14:paraId="5DBB0A30" w14:textId="77777777" w:rsidR="00B64BCB" w:rsidRPr="00B64BCB" w:rsidRDefault="00B64BCB" w:rsidP="00B64BCB">
      <w:pPr>
        <w:spacing w:after="120"/>
        <w:ind w:left="2268" w:right="1134" w:hanging="1134"/>
        <w:jc w:val="both"/>
      </w:pPr>
      <w:r w:rsidRPr="00B64BCB">
        <w:rPr>
          <w:i/>
        </w:rPr>
        <w:t>Paragraph 6.6.8.</w:t>
      </w:r>
      <w:r w:rsidRPr="00B64BCB">
        <w:t xml:space="preserve">, for "circuit-closed" read "closed-circuit".   </w:t>
      </w:r>
    </w:p>
    <w:p w14:paraId="6B82ADE0" w14:textId="77777777" w:rsidR="00B64BCB" w:rsidRPr="00B64BCB" w:rsidRDefault="00B64BCB" w:rsidP="00B64BCB">
      <w:pPr>
        <w:spacing w:after="120"/>
        <w:ind w:left="2268" w:right="1134" w:hanging="1134"/>
        <w:jc w:val="both"/>
      </w:pPr>
      <w:r w:rsidRPr="00B64BCB">
        <w:rPr>
          <w:i/>
        </w:rPr>
        <w:t>Paragraph 6.7.8.</w:t>
      </w:r>
      <w:r w:rsidRPr="00B64BCB">
        <w:t>, amend to read:</w:t>
      </w:r>
    </w:p>
    <w:p w14:paraId="0F554D6F" w14:textId="77777777" w:rsidR="00B64BCB" w:rsidRPr="00B64BCB" w:rsidRDefault="00B64BCB" w:rsidP="00B64BCB">
      <w:pPr>
        <w:spacing w:after="120"/>
        <w:ind w:left="2268" w:right="1134" w:hanging="1134"/>
        <w:jc w:val="both"/>
      </w:pPr>
      <w:r w:rsidRPr="00B64BCB">
        <w:t>"6.7.8.</w:t>
      </w:r>
      <w:r w:rsidRPr="00B64BCB">
        <w:tab/>
        <w:t xml:space="preserve">Tell-tale </w:t>
      </w:r>
    </w:p>
    <w:p w14:paraId="568853E5" w14:textId="77777777" w:rsidR="00B64BCB" w:rsidRPr="00B64BCB" w:rsidRDefault="00B64BCB" w:rsidP="00B64BCB">
      <w:pPr>
        <w:spacing w:after="120"/>
        <w:ind w:left="2268" w:right="1134"/>
        <w:jc w:val="both"/>
      </w:pPr>
      <w:r w:rsidRPr="00B64BCB">
        <w:t>Tell-tale optional, however a tell-tale indicating failure is mandatory if required by the component regulation."</w:t>
      </w:r>
    </w:p>
    <w:p w14:paraId="4707575A" w14:textId="77777777" w:rsidR="00B64BCB" w:rsidRPr="00B64BCB" w:rsidRDefault="00B64BCB" w:rsidP="00B64BCB">
      <w:pPr>
        <w:spacing w:after="120"/>
        <w:ind w:left="2268" w:right="1134" w:hanging="1134"/>
        <w:jc w:val="both"/>
      </w:pPr>
      <w:r w:rsidRPr="00B64BCB">
        <w:rPr>
          <w:i/>
        </w:rPr>
        <w:t>Paragraph 6.9.8.</w:t>
      </w:r>
      <w:r w:rsidRPr="00B64BCB">
        <w:t xml:space="preserve">, for "Circuit-closed" read "Closed-circuit".  </w:t>
      </w:r>
    </w:p>
    <w:p w14:paraId="7FAEE564" w14:textId="77777777" w:rsidR="00B64BCB" w:rsidRPr="00B64BCB" w:rsidRDefault="00B64BCB" w:rsidP="00B64BCB">
      <w:pPr>
        <w:spacing w:after="120"/>
        <w:ind w:left="2268" w:right="1134" w:hanging="1134"/>
        <w:jc w:val="both"/>
      </w:pPr>
      <w:r w:rsidRPr="00B64BCB">
        <w:rPr>
          <w:i/>
        </w:rPr>
        <w:t>Paragraph 6.10.8.</w:t>
      </w:r>
      <w:r w:rsidRPr="00B64BCB">
        <w:t xml:space="preserve">, for "Circuit-closed" read "Closed-circuit".  </w:t>
      </w:r>
    </w:p>
    <w:p w14:paraId="73A33B64" w14:textId="77777777" w:rsidR="00B64BCB" w:rsidRPr="00B64BCB" w:rsidRDefault="00B64BCB" w:rsidP="00B64BCB">
      <w:pPr>
        <w:spacing w:after="120"/>
        <w:ind w:left="2268" w:right="1134" w:hanging="1134"/>
        <w:jc w:val="both"/>
      </w:pPr>
      <w:r w:rsidRPr="00B64BCB">
        <w:rPr>
          <w:i/>
        </w:rPr>
        <w:t>Paragraph 6.11.8.</w:t>
      </w:r>
      <w:r w:rsidRPr="00B64BCB">
        <w:t>, amend to read:</w:t>
      </w:r>
    </w:p>
    <w:p w14:paraId="582A5427" w14:textId="77777777" w:rsidR="00B64BCB" w:rsidRPr="00B64BCB" w:rsidRDefault="00B64BCB" w:rsidP="00B64BCB">
      <w:pPr>
        <w:spacing w:after="120"/>
        <w:ind w:left="2268" w:right="1134" w:hanging="1134"/>
        <w:jc w:val="both"/>
      </w:pPr>
      <w:r w:rsidRPr="00B64BCB">
        <w:t>"6.11.8.</w:t>
      </w:r>
      <w:r w:rsidRPr="00B64BCB">
        <w:tab/>
        <w:t xml:space="preserve">Tell-tale </w:t>
      </w:r>
    </w:p>
    <w:p w14:paraId="6AEB3A80" w14:textId="77777777" w:rsidR="00B64BCB" w:rsidRPr="00B64BCB" w:rsidRDefault="00B64BCB" w:rsidP="00B64BCB">
      <w:pPr>
        <w:spacing w:after="120"/>
        <w:ind w:left="2268" w:right="1134"/>
        <w:jc w:val="both"/>
      </w:pPr>
      <w:r w:rsidRPr="00B64BCB">
        <w:t xml:space="preserve">Closed-circuit tell-tale mandatory. </w:t>
      </w:r>
    </w:p>
    <w:p w14:paraId="5D3034A3" w14:textId="77777777" w:rsidR="00B64BCB" w:rsidRPr="00B64BCB" w:rsidRDefault="00B64BCB" w:rsidP="00B64BCB">
      <w:pPr>
        <w:spacing w:after="120"/>
        <w:ind w:left="2268" w:right="1134"/>
        <w:jc w:val="both"/>
      </w:pPr>
      <w:r w:rsidRPr="00B64BCB">
        <w:t>A tell-tale indicating failure is mandatory if required by the component regulation."</w:t>
      </w:r>
    </w:p>
    <w:p w14:paraId="1D604009" w14:textId="77777777" w:rsidR="00B64BCB" w:rsidRPr="00B64BCB" w:rsidRDefault="00B64BCB" w:rsidP="00B64BCB">
      <w:pPr>
        <w:spacing w:after="120"/>
        <w:ind w:left="2268" w:right="1134" w:hanging="1134"/>
        <w:jc w:val="both"/>
      </w:pPr>
      <w:r w:rsidRPr="00B64BCB">
        <w:rPr>
          <w:i/>
        </w:rPr>
        <w:t>Paragraph 6.12.8.</w:t>
      </w:r>
      <w:r w:rsidRPr="00B64BCB">
        <w:t>, amend to read:</w:t>
      </w:r>
    </w:p>
    <w:p w14:paraId="1085658D" w14:textId="77777777" w:rsidR="00B64BCB" w:rsidRPr="00B64BCB" w:rsidRDefault="00B64BCB" w:rsidP="00B64BCB">
      <w:pPr>
        <w:spacing w:after="120"/>
        <w:ind w:left="2268" w:right="1134" w:hanging="1134"/>
        <w:jc w:val="both"/>
      </w:pPr>
      <w:r w:rsidRPr="00B64BCB">
        <w:t>"6.12.8.</w:t>
      </w:r>
      <w:r w:rsidRPr="00B64BCB">
        <w:tab/>
        <w:t xml:space="preserve">Tell-tale </w:t>
      </w:r>
    </w:p>
    <w:p w14:paraId="68958240" w14:textId="77777777" w:rsidR="00B64BCB" w:rsidRPr="00B64BCB" w:rsidRDefault="00B64BCB" w:rsidP="00B64BCB">
      <w:pPr>
        <w:spacing w:after="120"/>
        <w:ind w:left="2268" w:right="1134"/>
        <w:jc w:val="both"/>
      </w:pPr>
      <w:r w:rsidRPr="00B64BCB">
        <w:t>Closed-circuit tell-tale optional. If there is one, it shall not be possible to confuse it with the tell-tale for the front and rear position lamps.</w:t>
      </w:r>
    </w:p>
    <w:p w14:paraId="4AB2BBA6" w14:textId="77777777" w:rsidR="00B64BCB" w:rsidRPr="00B64BCB" w:rsidRDefault="00B64BCB" w:rsidP="00B64BCB">
      <w:pPr>
        <w:spacing w:after="120"/>
        <w:ind w:left="2268" w:right="1134"/>
        <w:jc w:val="both"/>
      </w:pPr>
      <w:r w:rsidRPr="00B64BCB">
        <w:t>However, a tell-tale indicating failure is mandatory if required by the component regulation."</w:t>
      </w:r>
    </w:p>
    <w:p w14:paraId="45D5A672" w14:textId="77777777" w:rsidR="00B64BCB" w:rsidRPr="00B64BCB" w:rsidRDefault="00B64BCB" w:rsidP="00B64BCB">
      <w:pPr>
        <w:spacing w:after="120"/>
        <w:ind w:left="2268" w:right="1134" w:hanging="1134"/>
        <w:jc w:val="both"/>
      </w:pPr>
      <w:r w:rsidRPr="00B64BCB">
        <w:rPr>
          <w:i/>
        </w:rPr>
        <w:t>Paragraph 6.18.8.</w:t>
      </w:r>
      <w:r w:rsidRPr="00B64BCB">
        <w:t>, amend to read:</w:t>
      </w:r>
    </w:p>
    <w:p w14:paraId="305F46C5" w14:textId="77777777" w:rsidR="00B64BCB" w:rsidRPr="00B64BCB" w:rsidRDefault="00B64BCB" w:rsidP="00B64BCB">
      <w:pPr>
        <w:spacing w:after="120"/>
        <w:ind w:left="2268" w:right="1134" w:hanging="1134"/>
        <w:jc w:val="both"/>
      </w:pPr>
      <w:r w:rsidRPr="00B64BCB">
        <w:t>"6.18.8.</w:t>
      </w:r>
      <w:r w:rsidRPr="00B64BCB">
        <w:tab/>
        <w:t xml:space="preserve">Tell-tale </w:t>
      </w:r>
    </w:p>
    <w:p w14:paraId="522AC7DC" w14:textId="77777777" w:rsidR="00B64BCB" w:rsidRPr="00B64BCB" w:rsidRDefault="00B64BCB" w:rsidP="00B64BCB">
      <w:pPr>
        <w:spacing w:after="120"/>
        <w:ind w:left="2268" w:right="1134"/>
        <w:jc w:val="both"/>
      </w:pPr>
      <w:r w:rsidRPr="00B64BCB">
        <w:t xml:space="preserve">Tell-tale optional. If it </w:t>
      </w:r>
      <w:proofErr w:type="gramStart"/>
      <w:r w:rsidRPr="00B64BCB">
        <w:t>exists</w:t>
      </w:r>
      <w:proofErr w:type="gramEnd"/>
      <w:r w:rsidRPr="00B64BCB">
        <w:t xml:space="preserve"> its function shall be carried out by the tell-tale required for the front and rear position lamps.</w:t>
      </w:r>
    </w:p>
    <w:p w14:paraId="4E422A06" w14:textId="77777777" w:rsidR="00B64BCB" w:rsidRPr="00B64BCB" w:rsidRDefault="00B64BCB" w:rsidP="00B64BCB">
      <w:pPr>
        <w:spacing w:after="120"/>
        <w:ind w:left="2268" w:right="1134"/>
        <w:jc w:val="both"/>
      </w:pPr>
      <w:r w:rsidRPr="00B64BCB">
        <w:t>However, a tell-tale indicating failure is mandatory if required by the component regulation."</w:t>
      </w:r>
    </w:p>
    <w:p w14:paraId="5B52FF9F" w14:textId="77777777" w:rsidR="00B64BCB" w:rsidRPr="00B64BCB" w:rsidRDefault="00B64BCB" w:rsidP="00B64BCB">
      <w:pPr>
        <w:spacing w:after="120"/>
        <w:ind w:left="2268" w:right="1134" w:hanging="1134"/>
        <w:jc w:val="both"/>
        <w:rPr>
          <w:szCs w:val="16"/>
        </w:rPr>
      </w:pPr>
      <w:r w:rsidRPr="00B64BCB">
        <w:rPr>
          <w:i/>
          <w:szCs w:val="16"/>
        </w:rPr>
        <w:t>Paragraph 6.18.9.,</w:t>
      </w:r>
      <w:r w:rsidRPr="00B64BCB">
        <w:rPr>
          <w:szCs w:val="16"/>
        </w:rPr>
        <w:t xml:space="preserve"> amend to read:</w:t>
      </w:r>
    </w:p>
    <w:p w14:paraId="1A254FA1" w14:textId="77777777" w:rsidR="00B64BCB" w:rsidRPr="00B64BCB" w:rsidRDefault="00B64BCB" w:rsidP="00B64BCB">
      <w:pPr>
        <w:tabs>
          <w:tab w:val="left" w:pos="6374"/>
        </w:tabs>
        <w:spacing w:after="120"/>
        <w:ind w:left="2268" w:right="1134" w:hanging="1134"/>
        <w:jc w:val="both"/>
      </w:pPr>
      <w:r w:rsidRPr="00B64BCB">
        <w:rPr>
          <w:lang w:val="en-US"/>
        </w:rPr>
        <w:t>"</w:t>
      </w:r>
      <w:r w:rsidRPr="00B64BCB">
        <w:t>6.18.9.</w:t>
      </w:r>
      <w:r w:rsidRPr="00B64BCB">
        <w:tab/>
        <w:t>Other requirements</w:t>
      </w:r>
    </w:p>
    <w:p w14:paraId="246C974D" w14:textId="77777777" w:rsidR="00B64BCB" w:rsidRPr="00B64BCB" w:rsidRDefault="00B64BCB" w:rsidP="00B64BCB">
      <w:pPr>
        <w:tabs>
          <w:tab w:val="left" w:pos="6374"/>
        </w:tabs>
        <w:spacing w:after="120"/>
        <w:ind w:left="2268" w:right="1134" w:hanging="1134"/>
        <w:jc w:val="both"/>
      </w:pPr>
      <w:r w:rsidRPr="00B64BCB">
        <w:tab/>
        <w:t>When the rearmost side-marker lamp is combined with the rear position lamp reciprocally incorporated with the rear fog-lamp or stop lamp, the photometric characteristics of the side-marker lamp may be modified during the entire time of the rear fog lamp or stop lamp are switched ON.</w:t>
      </w:r>
    </w:p>
    <w:p w14:paraId="74F52735" w14:textId="77777777" w:rsidR="00B64BCB" w:rsidRPr="00B64BCB" w:rsidRDefault="00B64BCB" w:rsidP="00B64BCB">
      <w:pPr>
        <w:tabs>
          <w:tab w:val="left" w:pos="6374"/>
        </w:tabs>
        <w:spacing w:after="120"/>
        <w:ind w:left="2268" w:right="1134" w:hanging="1134"/>
        <w:jc w:val="both"/>
      </w:pPr>
      <w:r w:rsidRPr="00B64BCB">
        <w:tab/>
        <w:t>Rear side-marker lamps shall be amber if they flash with the rear direction-indicator lamp.</w:t>
      </w:r>
    </w:p>
    <w:p w14:paraId="7BEE0BF8" w14:textId="77777777" w:rsidR="00B64BCB" w:rsidRPr="00B64BCB" w:rsidRDefault="00B64BCB" w:rsidP="00B64BCB">
      <w:pPr>
        <w:tabs>
          <w:tab w:val="left" w:pos="6374"/>
        </w:tabs>
        <w:spacing w:after="120"/>
        <w:ind w:left="2268" w:right="1134" w:hanging="1134"/>
        <w:jc w:val="both"/>
        <w:rPr>
          <w:bCs/>
        </w:rPr>
      </w:pPr>
      <w:r w:rsidRPr="00B64BCB">
        <w:tab/>
      </w:r>
      <w:r w:rsidRPr="00B64BCB">
        <w:rPr>
          <w:bCs/>
        </w:rPr>
        <w:t>When an optional side-marker lamp is grouped or combined with a position lamp that is reciprocally incorporated or grouped with the direction indicator, the electrical connection of the side-marker lamp on the relevant side of the vehicle may be such that it is switched OFF during the entire period (both ON and OFF cycle) of activation of the direction indicator lamp."</w:t>
      </w:r>
    </w:p>
    <w:p w14:paraId="67EF6BA3" w14:textId="77777777" w:rsidR="009A69DD" w:rsidRDefault="00B64BCB" w:rsidP="009A69DD">
      <w:pPr>
        <w:spacing w:after="120"/>
        <w:ind w:left="1134" w:right="1134"/>
        <w:jc w:val="both"/>
        <w:rPr>
          <w:rFonts w:eastAsia="SimSun"/>
          <w:lang w:val="en-US" w:eastAsia="zh-CN"/>
        </w:rPr>
      </w:pPr>
      <w:r w:rsidRPr="00B64BCB">
        <w:rPr>
          <w:i/>
          <w:iCs/>
        </w:rPr>
        <w:lastRenderedPageBreak/>
        <w:t xml:space="preserve">Paragraph </w:t>
      </w:r>
      <w:r w:rsidRPr="00B64BCB">
        <w:rPr>
          <w:rFonts w:hint="eastAsia"/>
          <w:i/>
          <w:iCs/>
        </w:rPr>
        <w:t>6.19</w:t>
      </w:r>
      <w:r w:rsidRPr="00B64BCB">
        <w:rPr>
          <w:i/>
          <w:iCs/>
        </w:rPr>
        <w:t xml:space="preserve">., </w:t>
      </w:r>
      <w:r w:rsidRPr="00B64BCB">
        <w:rPr>
          <w:rFonts w:eastAsia="SimSun" w:hint="eastAsia"/>
          <w:i/>
          <w:iCs/>
          <w:lang w:val="en-US" w:eastAsia="zh-CN"/>
        </w:rPr>
        <w:t>headline</w:t>
      </w:r>
      <w:r w:rsidRPr="00B64BCB">
        <w:rPr>
          <w:rFonts w:eastAsia="SimSun"/>
          <w:i/>
          <w:iCs/>
          <w:lang w:val="en-US" w:eastAsia="zh-CN"/>
        </w:rPr>
        <w:t xml:space="preserve">, </w:t>
      </w:r>
      <w:r w:rsidRPr="00B64BCB">
        <w:rPr>
          <w:rFonts w:eastAsia="SimSun"/>
          <w:lang w:val="en-US" w:eastAsia="zh-CN"/>
        </w:rPr>
        <w:t xml:space="preserve">for </w:t>
      </w:r>
      <w:r w:rsidRPr="00B64BCB">
        <w:t>"</w:t>
      </w:r>
      <w:proofErr w:type="gramStart"/>
      <w:r w:rsidRPr="00B64BCB">
        <w:rPr>
          <w:rFonts w:hint="eastAsia"/>
        </w:rPr>
        <w:t>Day</w:t>
      </w:r>
      <w:r w:rsidRPr="00B64BCB">
        <w:rPr>
          <w:rFonts w:eastAsia="SimSun" w:hint="eastAsia"/>
          <w:lang w:val="en-US" w:eastAsia="zh-CN"/>
        </w:rPr>
        <w:t>-</w:t>
      </w:r>
      <w:r w:rsidRPr="00B64BCB">
        <w:rPr>
          <w:rFonts w:hint="eastAsia"/>
        </w:rPr>
        <w:t>time</w:t>
      </w:r>
      <w:proofErr w:type="gramEnd"/>
      <w:r w:rsidRPr="00B64BCB">
        <w:t>" read "</w:t>
      </w:r>
      <w:r w:rsidRPr="00B64BCB">
        <w:rPr>
          <w:rFonts w:eastAsia="SimSun" w:hint="eastAsia"/>
          <w:lang w:val="en-US" w:eastAsia="zh-CN"/>
        </w:rPr>
        <w:t>Daytime</w:t>
      </w:r>
      <w:r w:rsidRPr="00B64BCB">
        <w:rPr>
          <w:rFonts w:eastAsia="SimSun"/>
          <w:lang w:val="en-US" w:eastAsia="zh-CN"/>
        </w:rPr>
        <w:t xml:space="preserve">". </w:t>
      </w:r>
    </w:p>
    <w:p w14:paraId="2E9625BD" w14:textId="10BE19C6" w:rsidR="00B64BCB" w:rsidRPr="00B64BCB" w:rsidRDefault="00B64BCB" w:rsidP="009A69DD">
      <w:pPr>
        <w:spacing w:after="120"/>
        <w:ind w:left="1134" w:right="1134"/>
        <w:jc w:val="both"/>
        <w:rPr>
          <w:szCs w:val="16"/>
        </w:rPr>
      </w:pPr>
      <w:r w:rsidRPr="00B64BCB">
        <w:rPr>
          <w:i/>
          <w:szCs w:val="16"/>
        </w:rPr>
        <w:t>Paragraph 6.19.7.2.,</w:t>
      </w:r>
      <w:r w:rsidRPr="00B64BCB">
        <w:rPr>
          <w:szCs w:val="16"/>
        </w:rPr>
        <w:t xml:space="preserve"> amend to read:</w:t>
      </w:r>
    </w:p>
    <w:p w14:paraId="51328F1D" w14:textId="77777777" w:rsidR="00B64BCB" w:rsidRPr="00B64BCB" w:rsidRDefault="00B64BCB" w:rsidP="00B64BCB">
      <w:pPr>
        <w:tabs>
          <w:tab w:val="left" w:pos="6374"/>
        </w:tabs>
        <w:spacing w:after="120"/>
        <w:ind w:left="2268" w:right="1134" w:hanging="1134"/>
        <w:jc w:val="both"/>
      </w:pPr>
      <w:r w:rsidRPr="00B64BCB">
        <w:rPr>
          <w:lang w:val="en-US"/>
        </w:rPr>
        <w:t>"</w:t>
      </w:r>
      <w:r w:rsidRPr="00B64BCB">
        <w:t>6.19.7.2.</w:t>
      </w:r>
      <w:r w:rsidRPr="00B64BCB">
        <w:tab/>
        <w:t>The daytime running lamps may be switched OFF manually, provided they switch ON automatically when the vehicle speed exceeds 15 km/h or when the vehicle has travelled more than 100 m and they remain ON until deliberately switched OFF again."</w:t>
      </w:r>
    </w:p>
    <w:p w14:paraId="1BA92201" w14:textId="77777777" w:rsidR="00B64BCB" w:rsidRPr="00B64BCB" w:rsidRDefault="00B64BCB" w:rsidP="00B64BCB">
      <w:pPr>
        <w:spacing w:after="120"/>
        <w:ind w:left="2268" w:right="1134" w:hanging="1134"/>
      </w:pPr>
      <w:r w:rsidRPr="00B64BCB">
        <w:rPr>
          <w:i/>
        </w:rPr>
        <w:t xml:space="preserve">Paragraph 6.20. </w:t>
      </w:r>
      <w:r w:rsidRPr="00B64BCB">
        <w:rPr>
          <w:rFonts w:eastAsia="MS Mincho"/>
        </w:rPr>
        <w:t>amend</w:t>
      </w:r>
      <w:r w:rsidRPr="00B64BCB">
        <w:t xml:space="preserve"> to read:</w:t>
      </w:r>
    </w:p>
    <w:p w14:paraId="428A4B5E" w14:textId="77777777" w:rsidR="00B64BCB" w:rsidRPr="00B64BCB" w:rsidRDefault="00B64BCB" w:rsidP="00B64BCB">
      <w:pPr>
        <w:spacing w:after="120"/>
        <w:ind w:left="2268" w:right="1134" w:hanging="1134"/>
        <w:jc w:val="both"/>
        <w:rPr>
          <w:lang w:val="en-US"/>
        </w:rPr>
      </w:pPr>
      <w:r w:rsidRPr="00B64BCB">
        <w:rPr>
          <w:lang w:val="en-US"/>
        </w:rPr>
        <w:t>"6.20.</w:t>
      </w:r>
      <w:r w:rsidRPr="00B64BCB">
        <w:rPr>
          <w:lang w:val="en-US"/>
        </w:rPr>
        <w:tab/>
        <w:t xml:space="preserve">Cornering lamp </w:t>
      </w:r>
      <w:r w:rsidRPr="00B64BCB">
        <w:rPr>
          <w:bCs/>
          <w:lang w:val="en-US"/>
        </w:rPr>
        <w:t xml:space="preserve">(UN </w:t>
      </w:r>
      <w:r w:rsidRPr="00B64BCB">
        <w:rPr>
          <w:lang w:val="en-US"/>
        </w:rPr>
        <w:t>Regulation No. 119 or 149)"</w:t>
      </w:r>
    </w:p>
    <w:p w14:paraId="4E7A282B" w14:textId="77777777" w:rsidR="00B64BCB" w:rsidRPr="00B64BCB" w:rsidRDefault="00B64BCB" w:rsidP="00B64BCB">
      <w:pPr>
        <w:spacing w:after="120"/>
        <w:ind w:left="2268" w:right="1134" w:hanging="1134"/>
        <w:jc w:val="both"/>
      </w:pPr>
      <w:r w:rsidRPr="00B64BCB">
        <w:rPr>
          <w:i/>
        </w:rPr>
        <w:t>Paragraph 6.20.8.</w:t>
      </w:r>
      <w:r w:rsidRPr="00B64BCB">
        <w:t>, amend to read:</w:t>
      </w:r>
    </w:p>
    <w:p w14:paraId="3F63DD5A" w14:textId="77777777" w:rsidR="00B64BCB" w:rsidRPr="00B64BCB" w:rsidRDefault="00B64BCB" w:rsidP="00B64BCB">
      <w:pPr>
        <w:spacing w:after="120"/>
        <w:ind w:left="2268" w:right="1134" w:hanging="1134"/>
        <w:jc w:val="both"/>
      </w:pPr>
      <w:r w:rsidRPr="00B64BCB">
        <w:t>"6.20.8.</w:t>
      </w:r>
      <w:r w:rsidRPr="00B64BCB">
        <w:tab/>
        <w:t xml:space="preserve">Tell-tale </w:t>
      </w:r>
    </w:p>
    <w:p w14:paraId="752F9677" w14:textId="77777777" w:rsidR="00B64BCB" w:rsidRPr="00B64BCB" w:rsidRDefault="00B64BCB" w:rsidP="00B64BCB">
      <w:pPr>
        <w:spacing w:after="120"/>
        <w:ind w:left="2268" w:right="1134"/>
        <w:jc w:val="both"/>
      </w:pPr>
      <w:r w:rsidRPr="00B64BCB">
        <w:t>None. However, a tell-tale indicating failure is mandatory if required by the component regulation."</w:t>
      </w:r>
    </w:p>
    <w:p w14:paraId="3DAC4C17" w14:textId="77777777" w:rsidR="00B64BCB" w:rsidRPr="00B64BCB" w:rsidRDefault="00B64BCB" w:rsidP="00B64BCB">
      <w:pPr>
        <w:spacing w:after="120"/>
        <w:ind w:left="2268" w:right="1134" w:hanging="1134"/>
        <w:jc w:val="both"/>
      </w:pPr>
      <w:r w:rsidRPr="00B64BCB">
        <w:rPr>
          <w:i/>
          <w:iCs/>
        </w:rPr>
        <w:t>Paragraph 6.22.4.1.2., footnote 14,</w:t>
      </w:r>
      <w:r w:rsidRPr="00B64BCB">
        <w:t xml:space="preserve"> renumber to 13.</w:t>
      </w:r>
    </w:p>
    <w:p w14:paraId="15EFE7BF" w14:textId="77777777" w:rsidR="00B64BCB" w:rsidRPr="00B64BCB" w:rsidRDefault="00B64BCB" w:rsidP="00B64BCB">
      <w:pPr>
        <w:spacing w:after="120"/>
        <w:ind w:left="2268" w:right="1134" w:hanging="1134"/>
        <w:jc w:val="both"/>
      </w:pPr>
      <w:r w:rsidRPr="00B64BCB">
        <w:rPr>
          <w:i/>
        </w:rPr>
        <w:t>Paragraph 6.22.7.4.3.</w:t>
      </w:r>
      <w:r w:rsidRPr="00B64BCB">
        <w:t>, amend to read:</w:t>
      </w:r>
    </w:p>
    <w:p w14:paraId="2F9A589D" w14:textId="77777777" w:rsidR="00B64BCB" w:rsidRPr="00B64BCB" w:rsidRDefault="00B64BCB" w:rsidP="00B64BCB">
      <w:pPr>
        <w:tabs>
          <w:tab w:val="left" w:pos="-1440"/>
          <w:tab w:val="left" w:pos="-720"/>
          <w:tab w:val="left" w:pos="2268"/>
        </w:tabs>
        <w:spacing w:after="120" w:line="240" w:lineRule="exact"/>
        <w:ind w:left="2268" w:right="1134" w:hanging="1134"/>
        <w:jc w:val="both"/>
        <w:rPr>
          <w:bCs/>
        </w:rPr>
      </w:pPr>
      <w:r w:rsidRPr="00B64BCB">
        <w:rPr>
          <w:bCs/>
        </w:rPr>
        <w:t>"6.22.7.4.3.</w:t>
      </w:r>
      <w:r w:rsidRPr="00B64BCB">
        <w:rPr>
          <w:bCs/>
        </w:rPr>
        <w:tab/>
        <w:t>The class E mode(s) of the passing-beam shall not operate unless the vehicle's speed exceeds 60 km/h and one or more of the following conditions is/are automatically detected:</w:t>
      </w:r>
    </w:p>
    <w:p w14:paraId="4F464AC9" w14:textId="77777777" w:rsidR="00B64BCB" w:rsidRPr="00B64BCB" w:rsidRDefault="00B64BCB" w:rsidP="00B64BCB">
      <w:pPr>
        <w:spacing w:after="120"/>
        <w:ind w:left="2835" w:right="1134" w:hanging="567"/>
        <w:jc w:val="both"/>
      </w:pPr>
      <w:r w:rsidRPr="00B64BCB">
        <w:t>(a)</w:t>
      </w:r>
      <w:r w:rsidRPr="00B64BCB">
        <w:tab/>
        <w:t xml:space="preserve">The road characteristics correspond to motorway </w:t>
      </w:r>
      <w:proofErr w:type="gramStart"/>
      <w:r w:rsidRPr="00B64BCB">
        <w:t>conditions</w:t>
      </w:r>
      <w:r w:rsidRPr="00B64BCB">
        <w:rPr>
          <w:b/>
          <w:bCs/>
          <w:vertAlign w:val="superscript"/>
        </w:rPr>
        <w:t>14</w:t>
      </w:r>
      <w:proofErr w:type="gramEnd"/>
      <w:r w:rsidRPr="00B64BCB">
        <w:t xml:space="preserve"> or the vehicle's speed exceeds 110 km/h (E-signal applies); </w:t>
      </w:r>
    </w:p>
    <w:p w14:paraId="56AFF35C" w14:textId="77777777" w:rsidR="00B64BCB" w:rsidRPr="00B64BCB" w:rsidRDefault="00B64BCB" w:rsidP="00B64BCB">
      <w:pPr>
        <w:spacing w:after="120"/>
        <w:ind w:left="2835" w:right="1134" w:hanging="567"/>
        <w:jc w:val="both"/>
      </w:pPr>
      <w:r w:rsidRPr="00B64BCB">
        <w:t>(b)</w:t>
      </w:r>
      <w:r w:rsidRPr="00B64BCB">
        <w:tab/>
        <w:t>In case of a class E mode of the passing-beam which, according to the system's approval documents /communication sheet, complies with a "data set" of UN Regulation No. 123, Annex 3, Table 6, or of UN Regulation No. 149, Table 14 only.</w:t>
      </w:r>
    </w:p>
    <w:p w14:paraId="3717F14E" w14:textId="77777777" w:rsidR="00B64BCB" w:rsidRPr="00B64BCB" w:rsidRDefault="00B64BCB" w:rsidP="00B64BCB">
      <w:pPr>
        <w:tabs>
          <w:tab w:val="left" w:pos="-1440"/>
          <w:tab w:val="left" w:pos="-720"/>
        </w:tabs>
        <w:spacing w:after="120" w:line="240" w:lineRule="exact"/>
        <w:ind w:left="2835" w:right="1134"/>
        <w:jc w:val="both"/>
        <w:rPr>
          <w:bCs/>
        </w:rPr>
      </w:pPr>
      <w:r w:rsidRPr="00B64BCB">
        <w:rPr>
          <w:bCs/>
        </w:rPr>
        <w:t>Data set E1: the vehicle's speed exceeds 100 km/h (E1-signal applies</w:t>
      </w:r>
      <w:proofErr w:type="gramStart"/>
      <w:r w:rsidRPr="00B64BCB">
        <w:rPr>
          <w:bCs/>
        </w:rPr>
        <w:t>);</w:t>
      </w:r>
      <w:proofErr w:type="gramEnd"/>
    </w:p>
    <w:p w14:paraId="2C9111DB" w14:textId="77777777" w:rsidR="00B64BCB" w:rsidRPr="00B64BCB" w:rsidRDefault="00B64BCB" w:rsidP="00B64BCB">
      <w:pPr>
        <w:tabs>
          <w:tab w:val="left" w:pos="-1440"/>
          <w:tab w:val="left" w:pos="-720"/>
        </w:tabs>
        <w:spacing w:after="120" w:line="240" w:lineRule="exact"/>
        <w:ind w:left="2835" w:right="1134"/>
        <w:jc w:val="both"/>
        <w:rPr>
          <w:bCs/>
        </w:rPr>
      </w:pPr>
      <w:r w:rsidRPr="00B64BCB">
        <w:rPr>
          <w:bCs/>
        </w:rPr>
        <w:tab/>
        <w:t>Data set E2: the vehicle's speed exceeds 90 km/h (E2-signal applies</w:t>
      </w:r>
      <w:proofErr w:type="gramStart"/>
      <w:r w:rsidRPr="00B64BCB">
        <w:rPr>
          <w:bCs/>
        </w:rPr>
        <w:t>);</w:t>
      </w:r>
      <w:proofErr w:type="gramEnd"/>
    </w:p>
    <w:p w14:paraId="5466D433" w14:textId="77777777" w:rsidR="00B64BCB" w:rsidRPr="00B64BCB" w:rsidRDefault="00B64BCB" w:rsidP="00B64BCB">
      <w:pPr>
        <w:tabs>
          <w:tab w:val="left" w:pos="-1440"/>
          <w:tab w:val="left" w:pos="-720"/>
        </w:tabs>
        <w:spacing w:after="120" w:line="240" w:lineRule="exact"/>
        <w:ind w:left="2835" w:right="1134"/>
        <w:jc w:val="both"/>
        <w:rPr>
          <w:bCs/>
          <w:i/>
          <w:iCs/>
        </w:rPr>
      </w:pPr>
      <w:r w:rsidRPr="00B64BCB">
        <w:rPr>
          <w:bCs/>
        </w:rPr>
        <w:tab/>
        <w:t>Data set E3: the vehicle's speed exceeds 80 km/h (E3-signal applies)."</w:t>
      </w:r>
    </w:p>
    <w:p w14:paraId="07E799F9" w14:textId="77777777" w:rsidR="00B64BCB" w:rsidRPr="00B64BCB" w:rsidRDefault="00B64BCB" w:rsidP="00B64BCB">
      <w:pPr>
        <w:spacing w:after="120"/>
        <w:ind w:left="2268" w:right="1134" w:hanging="1134"/>
        <w:jc w:val="both"/>
      </w:pPr>
      <w:r w:rsidRPr="00B64BCB">
        <w:rPr>
          <w:i/>
          <w:iCs/>
        </w:rPr>
        <w:t>Paragraph 6.22.7.4.5., footnote 16,</w:t>
      </w:r>
      <w:r w:rsidRPr="00B64BCB">
        <w:t xml:space="preserve"> renumber to 15. </w:t>
      </w:r>
    </w:p>
    <w:p w14:paraId="5B0A9915" w14:textId="77777777" w:rsidR="00B64BCB" w:rsidRPr="00B64BCB" w:rsidRDefault="00B64BCB" w:rsidP="00B64BCB">
      <w:pPr>
        <w:spacing w:after="120"/>
        <w:ind w:left="2268" w:right="1134" w:hanging="1134"/>
        <w:jc w:val="both"/>
        <w:rPr>
          <w:szCs w:val="16"/>
        </w:rPr>
      </w:pPr>
      <w:r w:rsidRPr="00B64BCB">
        <w:rPr>
          <w:i/>
          <w:szCs w:val="16"/>
        </w:rPr>
        <w:t>Paragraph 6.22.9.1.,</w:t>
      </w:r>
      <w:r w:rsidRPr="00B64BCB">
        <w:rPr>
          <w:szCs w:val="16"/>
        </w:rPr>
        <w:t xml:space="preserve"> amend to read:</w:t>
      </w:r>
    </w:p>
    <w:p w14:paraId="409F9A3D" w14:textId="77777777" w:rsidR="00B64BCB" w:rsidRPr="00B64BCB" w:rsidRDefault="00B64BCB" w:rsidP="00B64BCB">
      <w:pPr>
        <w:spacing w:after="120"/>
        <w:ind w:left="2268" w:right="1134" w:hanging="1134"/>
        <w:jc w:val="both"/>
      </w:pPr>
      <w:r w:rsidRPr="00B64BCB">
        <w:t>"6.22.9.1.</w:t>
      </w:r>
      <w:r w:rsidRPr="00B64BCB">
        <w:tab/>
        <w:t>An AFS shall be permitted only in conjunction with the installation of headlamp cleaning device(s) according to UN Regulation No. 45</w:t>
      </w:r>
      <w:r w:rsidRPr="00B64BCB">
        <w:rPr>
          <w:strike/>
          <w:vertAlign w:val="superscript"/>
        </w:rPr>
        <w:t>17</w:t>
      </w:r>
      <w:r w:rsidRPr="00B64BCB">
        <w:rPr>
          <w:vertAlign w:val="superscript"/>
        </w:rPr>
        <w:t>16</w:t>
      </w:r>
      <w:r w:rsidRPr="00B64BCB">
        <w:t xml:space="preserve"> for at least those lighting units, which are indicated under item 9.2.3. of the communication form conforming to the model in Annex 1 to UN Regulation No. 123</w:t>
      </w:r>
      <w:r w:rsidRPr="00B64BCB">
        <w:rPr>
          <w:iCs/>
          <w:kern w:val="2"/>
          <w:lang w:eastAsia="ja-JP"/>
        </w:rPr>
        <w:t xml:space="preserve"> or under item 9.3.2.3. of the communication form conforming to the model in Annex 1 to the 00 series of amendments to UN Regulation No. 149</w:t>
      </w:r>
      <w:r w:rsidRPr="00B64BCB">
        <w:t xml:space="preserve">, </w:t>
      </w:r>
      <w:r w:rsidRPr="00B64BCB">
        <w:rPr>
          <w:iCs/>
          <w:kern w:val="2"/>
          <w:lang w:eastAsia="ja-JP"/>
        </w:rPr>
        <w:t>or under item 9.2.2.3. of the communication form conforming to the model in Annex 1 to the 01 series of amendments to UN Regulation No. 149</w:t>
      </w:r>
      <w:r w:rsidRPr="00B64BCB">
        <w:t>, if the total objective luminous flux of the light sources of these units exceeds 2,000 </w:t>
      </w:r>
      <w:proofErr w:type="spellStart"/>
      <w:r w:rsidRPr="00B64BCB">
        <w:t>lm</w:t>
      </w:r>
      <w:proofErr w:type="spellEnd"/>
      <w:r w:rsidRPr="00B64BCB">
        <w:t xml:space="preserve"> per side, and which contribute to the class C (basic) </w:t>
      </w:r>
      <w:proofErr w:type="gramStart"/>
      <w:r w:rsidRPr="00B64BCB">
        <w:t>passing-beam</w:t>
      </w:r>
      <w:proofErr w:type="gramEnd"/>
      <w:r w:rsidRPr="00B64BCB">
        <w:t>."</w:t>
      </w:r>
    </w:p>
    <w:p w14:paraId="45ECE74F" w14:textId="77777777" w:rsidR="00B64BCB" w:rsidRPr="00B64BCB" w:rsidRDefault="00B64BCB" w:rsidP="00B64BCB">
      <w:pPr>
        <w:spacing w:after="120"/>
        <w:ind w:left="2268" w:right="1134" w:hanging="1134"/>
        <w:jc w:val="both"/>
      </w:pPr>
      <w:r w:rsidRPr="00B64BCB">
        <w:rPr>
          <w:i/>
        </w:rPr>
        <w:t>Paragraph 6.24.9.1.,</w:t>
      </w:r>
      <w:r w:rsidRPr="00B64BCB">
        <w:t xml:space="preserve"> amend to read:</w:t>
      </w:r>
    </w:p>
    <w:p w14:paraId="2C7290AD" w14:textId="77777777" w:rsidR="00B64BCB" w:rsidRPr="00B64BCB" w:rsidRDefault="00B64BCB" w:rsidP="00B64BCB">
      <w:pPr>
        <w:spacing w:after="120"/>
        <w:ind w:left="2268" w:right="1134" w:hanging="1134"/>
        <w:jc w:val="both"/>
        <w:rPr>
          <w:b/>
          <w:bCs/>
        </w:rPr>
      </w:pPr>
      <w:r w:rsidRPr="00B64BCB">
        <w:rPr>
          <w:lang w:val="en-US"/>
        </w:rPr>
        <w:t>"</w:t>
      </w:r>
      <w:r w:rsidRPr="00B64BCB">
        <w:t>6.24.9.1.</w:t>
      </w:r>
      <w:r w:rsidRPr="00B64BCB">
        <w:tab/>
        <w:t>The exterior courtesy lamp shall not be switched ON unless the vehicle is stationary and one or more of the following conditions is satisfied:</w:t>
      </w:r>
    </w:p>
    <w:p w14:paraId="4225018F" w14:textId="77777777" w:rsidR="00B64BCB" w:rsidRPr="00B64BCB" w:rsidRDefault="00B64BCB" w:rsidP="00B64BCB">
      <w:pPr>
        <w:spacing w:after="120"/>
        <w:ind w:left="2835" w:right="1134" w:hanging="567"/>
        <w:jc w:val="both"/>
      </w:pPr>
      <w:r w:rsidRPr="00B64BCB">
        <w:t>(a)</w:t>
      </w:r>
      <w:r w:rsidRPr="00B64BCB">
        <w:tab/>
        <w:t>The propulsion system is stopped; or</w:t>
      </w:r>
    </w:p>
    <w:p w14:paraId="20B99415" w14:textId="77777777" w:rsidR="00B64BCB" w:rsidRPr="00B64BCB" w:rsidRDefault="00B64BCB" w:rsidP="00B64BCB">
      <w:pPr>
        <w:spacing w:after="120"/>
        <w:ind w:left="2835" w:right="1134" w:hanging="567"/>
        <w:jc w:val="both"/>
      </w:pPr>
      <w:r w:rsidRPr="00B64BCB">
        <w:t>(b)</w:t>
      </w:r>
      <w:r w:rsidRPr="00B64BCB">
        <w:tab/>
        <w:t>A driver or passenger door is opened; or</w:t>
      </w:r>
    </w:p>
    <w:p w14:paraId="0A72A7E6" w14:textId="77777777" w:rsidR="00B64BCB" w:rsidRPr="00B64BCB" w:rsidRDefault="00B64BCB" w:rsidP="00B64BCB">
      <w:pPr>
        <w:spacing w:after="120"/>
        <w:ind w:left="2835" w:right="1134" w:hanging="567"/>
        <w:jc w:val="both"/>
      </w:pPr>
      <w:r w:rsidRPr="00B64BCB">
        <w:t>(c)</w:t>
      </w:r>
      <w:r w:rsidRPr="00B64BCB">
        <w:tab/>
        <w:t>A load compartment door is opened.</w:t>
      </w:r>
    </w:p>
    <w:p w14:paraId="6B9FD3DB" w14:textId="77777777" w:rsidR="00B64BCB" w:rsidRPr="00B64BCB" w:rsidRDefault="00B64BCB" w:rsidP="00B64BCB">
      <w:pPr>
        <w:spacing w:after="120"/>
        <w:ind w:left="2268" w:right="1134"/>
        <w:jc w:val="both"/>
        <w:rPr>
          <w:lang w:val="en-US"/>
        </w:rPr>
      </w:pPr>
      <w:r w:rsidRPr="00B64BCB">
        <w:t>The provisions of paragraph 5.10. shall be met in all fixed positions of use.</w:t>
      </w:r>
      <w:r w:rsidRPr="00B64BCB">
        <w:rPr>
          <w:lang w:val="en-US"/>
        </w:rPr>
        <w:t>"</w:t>
      </w:r>
    </w:p>
    <w:p w14:paraId="6D8F6653" w14:textId="77777777" w:rsidR="00B64BCB" w:rsidRPr="00B64BCB" w:rsidRDefault="00B64BCB" w:rsidP="00B64BCB">
      <w:pPr>
        <w:spacing w:after="120"/>
        <w:ind w:left="1134" w:right="1134"/>
        <w:jc w:val="both"/>
        <w:rPr>
          <w:rFonts w:eastAsia="SimSun"/>
          <w:lang w:val="en-US" w:eastAsia="zh-CN"/>
        </w:rPr>
      </w:pPr>
      <w:r w:rsidRPr="00B64BCB">
        <w:rPr>
          <w:i/>
        </w:rPr>
        <w:t xml:space="preserve">Paragraph </w:t>
      </w:r>
      <w:r w:rsidRPr="00B64BCB">
        <w:rPr>
          <w:rFonts w:hint="eastAsia"/>
          <w:i/>
        </w:rPr>
        <w:t>6.24.9.2</w:t>
      </w:r>
      <w:r w:rsidRPr="00B64BCB">
        <w:rPr>
          <w:i/>
        </w:rPr>
        <w:t>.,</w:t>
      </w:r>
      <w:r w:rsidRPr="00B64BCB">
        <w:t xml:space="preserve"> </w:t>
      </w:r>
      <w:r w:rsidRPr="00B64BCB">
        <w:rPr>
          <w:rFonts w:eastAsia="SimSun"/>
          <w:lang w:val="en-US" w:eastAsia="zh-CN"/>
        </w:rPr>
        <w:t xml:space="preserve">for </w:t>
      </w:r>
      <w:r w:rsidRPr="00B64BCB">
        <w:t>"</w:t>
      </w:r>
      <w:proofErr w:type="gramStart"/>
      <w:r w:rsidRPr="00B64BCB">
        <w:t>d</w:t>
      </w:r>
      <w:r w:rsidRPr="00B64BCB">
        <w:rPr>
          <w:rFonts w:hint="eastAsia"/>
        </w:rPr>
        <w:t>ay</w:t>
      </w:r>
      <w:r w:rsidRPr="00B64BCB">
        <w:rPr>
          <w:rFonts w:eastAsia="SimSun" w:hint="eastAsia"/>
          <w:lang w:val="en-US" w:eastAsia="zh-CN"/>
        </w:rPr>
        <w:t>-</w:t>
      </w:r>
      <w:r w:rsidRPr="00B64BCB">
        <w:rPr>
          <w:rFonts w:hint="eastAsia"/>
        </w:rPr>
        <w:t>time</w:t>
      </w:r>
      <w:proofErr w:type="gramEnd"/>
      <w:r w:rsidRPr="00B64BCB">
        <w:t>" read "d</w:t>
      </w:r>
      <w:proofErr w:type="spellStart"/>
      <w:r w:rsidRPr="00B64BCB">
        <w:rPr>
          <w:rFonts w:eastAsia="SimSun" w:hint="eastAsia"/>
          <w:lang w:val="en-US" w:eastAsia="zh-CN"/>
        </w:rPr>
        <w:t>aytime</w:t>
      </w:r>
      <w:proofErr w:type="spellEnd"/>
      <w:r w:rsidRPr="00B64BCB">
        <w:rPr>
          <w:rFonts w:eastAsia="SimSun"/>
          <w:lang w:val="en-US" w:eastAsia="zh-CN"/>
        </w:rPr>
        <w:t xml:space="preserve">". </w:t>
      </w:r>
    </w:p>
    <w:p w14:paraId="31558267" w14:textId="77777777" w:rsidR="00B64BCB" w:rsidRPr="00B64BCB" w:rsidRDefault="00B64BCB" w:rsidP="00B64BCB">
      <w:pPr>
        <w:spacing w:after="120"/>
        <w:ind w:left="2268" w:right="1134" w:hanging="1134"/>
        <w:jc w:val="both"/>
      </w:pPr>
      <w:r w:rsidRPr="00B64BCB">
        <w:rPr>
          <w:i/>
          <w:iCs/>
        </w:rPr>
        <w:lastRenderedPageBreak/>
        <w:t xml:space="preserve">Paragraph 12.2., footnote 18, </w:t>
      </w:r>
      <w:r w:rsidRPr="00B64BCB">
        <w:t>renumber to 17.</w:t>
      </w:r>
    </w:p>
    <w:p w14:paraId="387873D3" w14:textId="77777777" w:rsidR="00B64BCB" w:rsidRPr="00B64BCB" w:rsidRDefault="00B64BCB" w:rsidP="00B64BCB">
      <w:pPr>
        <w:spacing w:after="120"/>
        <w:ind w:left="2268" w:right="1134" w:hanging="1134"/>
        <w:jc w:val="both"/>
      </w:pPr>
      <w:bookmarkStart w:id="229" w:name="_Toc338161448"/>
      <w:r w:rsidRPr="00B64BCB">
        <w:rPr>
          <w:i/>
        </w:rPr>
        <w:t>Annex 1</w:t>
      </w:r>
      <w:r w:rsidRPr="00B64BCB">
        <w:t xml:space="preserve">, </w:t>
      </w:r>
    </w:p>
    <w:p w14:paraId="0000274B" w14:textId="77777777" w:rsidR="00B64BCB" w:rsidRPr="00B64BCB" w:rsidRDefault="00B64BCB" w:rsidP="00B64BCB">
      <w:pPr>
        <w:spacing w:after="120"/>
        <w:ind w:left="2268" w:right="1134" w:hanging="1134"/>
        <w:jc w:val="both"/>
      </w:pPr>
      <w:r w:rsidRPr="00B64BCB">
        <w:rPr>
          <w:i/>
          <w:iCs/>
        </w:rPr>
        <w:t>Item 9.2.</w:t>
      </w:r>
      <w:r w:rsidRPr="00B64BCB">
        <w:t>, amend to read:</w:t>
      </w:r>
    </w:p>
    <w:p w14:paraId="20F02038" w14:textId="77777777" w:rsidR="00B64BCB" w:rsidRPr="00B64BCB" w:rsidRDefault="00B64BCB" w:rsidP="00B64BCB">
      <w:pPr>
        <w:tabs>
          <w:tab w:val="left" w:pos="1985"/>
          <w:tab w:val="left" w:pos="4962"/>
          <w:tab w:val="left" w:leader="dot" w:pos="8505"/>
        </w:tabs>
        <w:spacing w:after="100"/>
        <w:ind w:left="1134" w:right="1134"/>
        <w:jc w:val="both"/>
        <w:rPr>
          <w:szCs w:val="14"/>
        </w:rPr>
      </w:pPr>
      <w:r w:rsidRPr="00B64BCB">
        <w:t>"</w:t>
      </w:r>
      <w:r w:rsidRPr="00B64BCB">
        <w:rPr>
          <w:szCs w:val="14"/>
        </w:rPr>
        <w:t>9.2.</w:t>
      </w:r>
      <w:r w:rsidRPr="00B64BCB">
        <w:rPr>
          <w:szCs w:val="14"/>
        </w:rPr>
        <w:tab/>
        <w:t>Dipped-beam headlamps:</w:t>
      </w:r>
      <w:r w:rsidRPr="00B64BCB">
        <w:rPr>
          <w:szCs w:val="14"/>
        </w:rPr>
        <w:tab/>
        <w:t>yes/no</w:t>
      </w:r>
      <w:r w:rsidRPr="00B64BCB">
        <w:rPr>
          <w:szCs w:val="14"/>
          <w:vertAlign w:val="superscript"/>
        </w:rPr>
        <w:t>2</w:t>
      </w:r>
      <w:r w:rsidRPr="00B64BCB">
        <w:rPr>
          <w:szCs w:val="14"/>
        </w:rPr>
        <w:t xml:space="preserve"> ..............................................</w:t>
      </w:r>
    </w:p>
    <w:p w14:paraId="3710D21F" w14:textId="77777777" w:rsidR="00B64BCB" w:rsidRPr="00B64BCB" w:rsidRDefault="00B64BCB" w:rsidP="00B64BCB">
      <w:pPr>
        <w:tabs>
          <w:tab w:val="left" w:pos="1985"/>
          <w:tab w:val="left" w:pos="4962"/>
          <w:tab w:val="left" w:leader="dot" w:pos="8505"/>
        </w:tabs>
        <w:ind w:left="1985" w:right="1134" w:hanging="851"/>
        <w:jc w:val="both"/>
        <w:rPr>
          <w:szCs w:val="14"/>
        </w:rPr>
      </w:pPr>
      <w:r w:rsidRPr="00B64BCB">
        <w:rPr>
          <w:szCs w:val="14"/>
        </w:rPr>
        <w:t>9.2.1.</w:t>
      </w:r>
      <w:r w:rsidRPr="00B64BCB">
        <w:rPr>
          <w:szCs w:val="14"/>
        </w:rPr>
        <w:tab/>
        <w:t>Tell-tale indicating failure, as required by component regulation and/or indicating failure of bend lighting function as required in paragraph 6.2.8.1., fitted:</w:t>
      </w:r>
    </w:p>
    <w:p w14:paraId="1B59C55B" w14:textId="77777777" w:rsidR="00B64BCB" w:rsidRPr="00B64BCB" w:rsidRDefault="00B64BCB" w:rsidP="00B64BCB">
      <w:pPr>
        <w:tabs>
          <w:tab w:val="left" w:pos="1985"/>
          <w:tab w:val="left" w:pos="4962"/>
          <w:tab w:val="left" w:leader="dot" w:pos="8505"/>
        </w:tabs>
        <w:spacing w:after="100"/>
        <w:ind w:left="1985" w:right="1134" w:hanging="851"/>
        <w:jc w:val="both"/>
        <w:rPr>
          <w:szCs w:val="14"/>
        </w:rPr>
      </w:pPr>
      <w:r w:rsidRPr="00B64BCB">
        <w:rPr>
          <w:szCs w:val="14"/>
        </w:rPr>
        <w:tab/>
        <w:t>yes/no</w:t>
      </w:r>
      <w:r w:rsidRPr="00B64BCB">
        <w:rPr>
          <w:szCs w:val="14"/>
          <w:vertAlign w:val="superscript"/>
        </w:rPr>
        <w:t>2</w:t>
      </w:r>
      <w:r w:rsidRPr="00B64BCB">
        <w:rPr>
          <w:szCs w:val="14"/>
        </w:rPr>
        <w:t xml:space="preserve"> .............................................</w:t>
      </w:r>
      <w:r w:rsidRPr="00B64BCB">
        <w:t xml:space="preserve"> "</w:t>
      </w:r>
    </w:p>
    <w:p w14:paraId="5DF50295" w14:textId="77777777" w:rsidR="00B64BCB" w:rsidRPr="00B64BCB" w:rsidRDefault="00B64BCB" w:rsidP="00B64BCB">
      <w:pPr>
        <w:spacing w:after="120"/>
        <w:ind w:left="2268" w:right="1134" w:hanging="1134"/>
        <w:jc w:val="both"/>
      </w:pPr>
      <w:r w:rsidRPr="00B64BCB">
        <w:rPr>
          <w:i/>
          <w:iCs/>
        </w:rPr>
        <w:t>Item</w:t>
      </w:r>
      <w:r w:rsidRPr="00B64BCB" w:rsidDel="008B0D2B">
        <w:rPr>
          <w:i/>
          <w:iCs/>
        </w:rPr>
        <w:t xml:space="preserve"> </w:t>
      </w:r>
      <w:r w:rsidRPr="00B64BCB">
        <w:rPr>
          <w:i/>
          <w:iCs/>
        </w:rPr>
        <w:t>9.4.</w:t>
      </w:r>
      <w:r w:rsidRPr="00B64BCB">
        <w:t>, amend to read:</w:t>
      </w:r>
    </w:p>
    <w:p w14:paraId="1B70F5C2" w14:textId="77777777" w:rsidR="00B64BCB" w:rsidRPr="00B64BCB" w:rsidRDefault="00B64BCB" w:rsidP="00B64BCB">
      <w:pPr>
        <w:tabs>
          <w:tab w:val="left" w:pos="1985"/>
          <w:tab w:val="left" w:pos="4962"/>
          <w:tab w:val="left" w:leader="dot" w:pos="8505"/>
        </w:tabs>
        <w:spacing w:after="100"/>
        <w:ind w:left="1134" w:right="1134"/>
        <w:jc w:val="both"/>
        <w:rPr>
          <w:szCs w:val="14"/>
        </w:rPr>
      </w:pPr>
      <w:r w:rsidRPr="00B64BCB">
        <w:t>"</w:t>
      </w:r>
      <w:r w:rsidRPr="00B64BCB">
        <w:rPr>
          <w:szCs w:val="14"/>
        </w:rPr>
        <w:t>9.4.</w:t>
      </w:r>
      <w:r w:rsidRPr="00B64BCB">
        <w:rPr>
          <w:szCs w:val="14"/>
        </w:rPr>
        <w:tab/>
        <w:t xml:space="preserve">Reversing lamps: </w:t>
      </w:r>
      <w:r w:rsidRPr="00B64BCB">
        <w:rPr>
          <w:szCs w:val="14"/>
        </w:rPr>
        <w:tab/>
        <w:t>yes/no</w:t>
      </w:r>
      <w:r w:rsidRPr="00B64BCB">
        <w:rPr>
          <w:szCs w:val="14"/>
          <w:vertAlign w:val="superscript"/>
        </w:rPr>
        <w:t>2</w:t>
      </w:r>
      <w:r w:rsidRPr="00B64BCB">
        <w:rPr>
          <w:szCs w:val="14"/>
        </w:rPr>
        <w:t xml:space="preserve"> ..............................................</w:t>
      </w:r>
    </w:p>
    <w:p w14:paraId="5790CEF8" w14:textId="77777777" w:rsidR="00B64BCB" w:rsidRPr="00B64BCB" w:rsidRDefault="00B64BCB" w:rsidP="00B64BCB">
      <w:pPr>
        <w:tabs>
          <w:tab w:val="left" w:pos="1985"/>
          <w:tab w:val="left" w:pos="4962"/>
          <w:tab w:val="left" w:leader="dot" w:pos="8505"/>
        </w:tabs>
        <w:ind w:left="1973" w:right="1134" w:hanging="839"/>
        <w:jc w:val="both"/>
        <w:rPr>
          <w:szCs w:val="14"/>
        </w:rPr>
      </w:pPr>
      <w:r w:rsidRPr="00B64BCB">
        <w:rPr>
          <w:szCs w:val="14"/>
        </w:rPr>
        <w:t>9.4.1.</w:t>
      </w:r>
      <w:r w:rsidRPr="00B64BCB">
        <w:rPr>
          <w:szCs w:val="14"/>
        </w:rPr>
        <w:tab/>
        <w:t>Tell-tale indicating failure, as required by component regulation, fitted:</w:t>
      </w:r>
    </w:p>
    <w:p w14:paraId="6960E279" w14:textId="77777777" w:rsidR="00B64BCB" w:rsidRPr="00B64BCB" w:rsidRDefault="00B64BCB" w:rsidP="00B64BCB">
      <w:pPr>
        <w:tabs>
          <w:tab w:val="left" w:pos="1985"/>
          <w:tab w:val="left" w:pos="4962"/>
          <w:tab w:val="left" w:leader="dot" w:pos="8505"/>
        </w:tabs>
        <w:spacing w:after="100"/>
        <w:ind w:left="1974" w:right="1134" w:hanging="840"/>
        <w:jc w:val="both"/>
        <w:rPr>
          <w:szCs w:val="14"/>
        </w:rPr>
      </w:pPr>
      <w:r w:rsidRPr="00B64BCB">
        <w:rPr>
          <w:szCs w:val="14"/>
        </w:rPr>
        <w:tab/>
        <w:t>yes/no</w:t>
      </w:r>
      <w:r w:rsidRPr="00B64BCB">
        <w:rPr>
          <w:szCs w:val="14"/>
          <w:vertAlign w:val="superscript"/>
        </w:rPr>
        <w:t>2</w:t>
      </w:r>
      <w:r w:rsidRPr="00B64BCB">
        <w:rPr>
          <w:szCs w:val="14"/>
        </w:rPr>
        <w:t xml:space="preserve"> .............................................</w:t>
      </w:r>
      <w:r w:rsidRPr="00B64BCB">
        <w:t xml:space="preserve"> "</w:t>
      </w:r>
    </w:p>
    <w:p w14:paraId="44DD28C1" w14:textId="77777777" w:rsidR="00B64BCB" w:rsidRPr="00B64BCB" w:rsidRDefault="00B64BCB" w:rsidP="00B64BCB">
      <w:pPr>
        <w:spacing w:after="120"/>
        <w:ind w:left="2268" w:right="1134" w:hanging="1134"/>
        <w:jc w:val="both"/>
      </w:pPr>
      <w:r w:rsidRPr="00B64BCB">
        <w:rPr>
          <w:i/>
        </w:rPr>
        <w:t>Item</w:t>
      </w:r>
      <w:r w:rsidRPr="00B64BCB" w:rsidDel="008B0D2B">
        <w:rPr>
          <w:i/>
        </w:rPr>
        <w:t xml:space="preserve"> </w:t>
      </w:r>
      <w:r w:rsidRPr="00B64BCB">
        <w:rPr>
          <w:i/>
        </w:rPr>
        <w:t>9.13</w:t>
      </w:r>
      <w:r w:rsidRPr="00B64BCB">
        <w:t>., amend to read:</w:t>
      </w:r>
    </w:p>
    <w:p w14:paraId="7371440F" w14:textId="77777777" w:rsidR="00B64BCB" w:rsidRPr="00B64BCB" w:rsidRDefault="00B64BCB" w:rsidP="00B64BCB">
      <w:pPr>
        <w:tabs>
          <w:tab w:val="left" w:pos="1985"/>
          <w:tab w:val="left" w:pos="4962"/>
          <w:tab w:val="left" w:leader="dot" w:pos="8505"/>
        </w:tabs>
        <w:spacing w:after="100"/>
        <w:ind w:left="1974" w:right="1134" w:hanging="840"/>
        <w:jc w:val="both"/>
        <w:rPr>
          <w:szCs w:val="14"/>
        </w:rPr>
      </w:pPr>
      <w:r w:rsidRPr="00B64BCB">
        <w:t>"</w:t>
      </w:r>
      <w:r w:rsidRPr="00B64BCB">
        <w:rPr>
          <w:szCs w:val="14"/>
        </w:rPr>
        <w:t>9.13.</w:t>
      </w:r>
      <w:r w:rsidRPr="00B64BCB">
        <w:rPr>
          <w:szCs w:val="14"/>
        </w:rPr>
        <w:tab/>
        <w:t>Rear fog-lamps: yes/no</w:t>
      </w:r>
      <w:r w:rsidRPr="00B64BCB">
        <w:rPr>
          <w:szCs w:val="14"/>
          <w:vertAlign w:val="superscript"/>
        </w:rPr>
        <w:t>2</w:t>
      </w:r>
      <w:r w:rsidRPr="00B64BCB">
        <w:rPr>
          <w:szCs w:val="14"/>
        </w:rPr>
        <w:t xml:space="preserve"> ................................................. </w:t>
      </w:r>
    </w:p>
    <w:p w14:paraId="5B4CEC62" w14:textId="77777777" w:rsidR="00B64BCB" w:rsidRPr="00B64BCB" w:rsidRDefault="00B64BCB" w:rsidP="00B64BCB">
      <w:pPr>
        <w:tabs>
          <w:tab w:val="left" w:pos="1985"/>
          <w:tab w:val="left" w:pos="4962"/>
          <w:tab w:val="left" w:leader="dot" w:pos="8505"/>
        </w:tabs>
        <w:ind w:left="1973" w:right="1134" w:hanging="839"/>
        <w:jc w:val="both"/>
        <w:rPr>
          <w:szCs w:val="14"/>
        </w:rPr>
      </w:pPr>
      <w:r w:rsidRPr="00B64BCB">
        <w:rPr>
          <w:szCs w:val="14"/>
        </w:rPr>
        <w:t>9.13.1.</w:t>
      </w:r>
      <w:r w:rsidRPr="00B64BCB">
        <w:rPr>
          <w:szCs w:val="14"/>
        </w:rPr>
        <w:tab/>
        <w:t xml:space="preserve">Tell-tale indicating failure, as required by component regulation, fitted: </w:t>
      </w:r>
    </w:p>
    <w:p w14:paraId="31154C09" w14:textId="77777777" w:rsidR="00B64BCB" w:rsidRPr="00B64BCB" w:rsidRDefault="00B64BCB" w:rsidP="00B64BCB">
      <w:pPr>
        <w:tabs>
          <w:tab w:val="left" w:pos="1985"/>
          <w:tab w:val="left" w:pos="4962"/>
          <w:tab w:val="left" w:leader="dot" w:pos="8505"/>
        </w:tabs>
        <w:spacing w:after="100"/>
        <w:ind w:left="1974" w:right="1134" w:hanging="840"/>
        <w:jc w:val="both"/>
        <w:rPr>
          <w:szCs w:val="14"/>
        </w:rPr>
      </w:pPr>
      <w:r w:rsidRPr="00B64BCB">
        <w:rPr>
          <w:szCs w:val="14"/>
        </w:rPr>
        <w:tab/>
        <w:t>yes/no</w:t>
      </w:r>
      <w:r w:rsidRPr="00B64BCB">
        <w:rPr>
          <w:szCs w:val="14"/>
          <w:vertAlign w:val="superscript"/>
        </w:rPr>
        <w:t>2</w:t>
      </w:r>
      <w:r w:rsidRPr="00B64BCB">
        <w:rPr>
          <w:szCs w:val="14"/>
        </w:rPr>
        <w:t xml:space="preserve"> ................................................. </w:t>
      </w:r>
      <w:r w:rsidRPr="00B64BCB">
        <w:t>"</w:t>
      </w:r>
    </w:p>
    <w:p w14:paraId="1912C658" w14:textId="77777777" w:rsidR="00B64BCB" w:rsidRPr="00B64BCB" w:rsidRDefault="00B64BCB" w:rsidP="00B64BCB">
      <w:pPr>
        <w:spacing w:after="120"/>
        <w:ind w:left="2268" w:right="1134" w:hanging="1134"/>
        <w:jc w:val="both"/>
      </w:pPr>
      <w:r w:rsidRPr="00B64BCB">
        <w:rPr>
          <w:i/>
          <w:iCs/>
        </w:rPr>
        <w:t>Item</w:t>
      </w:r>
      <w:r w:rsidRPr="00B64BCB" w:rsidDel="008B0D2B">
        <w:rPr>
          <w:i/>
          <w:iCs/>
        </w:rPr>
        <w:t xml:space="preserve"> </w:t>
      </w:r>
      <w:r w:rsidRPr="00B64BCB">
        <w:rPr>
          <w:i/>
          <w:iCs/>
        </w:rPr>
        <w:t>9.14</w:t>
      </w:r>
      <w:r w:rsidRPr="00B64BCB">
        <w:t>., amend to read:</w:t>
      </w:r>
    </w:p>
    <w:p w14:paraId="004FE5FB" w14:textId="77777777" w:rsidR="00B64BCB" w:rsidRPr="00B64BCB" w:rsidRDefault="00B64BCB" w:rsidP="00B64BCB">
      <w:pPr>
        <w:tabs>
          <w:tab w:val="left" w:pos="1985"/>
          <w:tab w:val="left" w:pos="4962"/>
          <w:tab w:val="left" w:leader="dot" w:pos="8505"/>
        </w:tabs>
        <w:spacing w:after="100"/>
        <w:ind w:left="1974" w:right="1134" w:hanging="840"/>
        <w:jc w:val="both"/>
        <w:rPr>
          <w:szCs w:val="14"/>
        </w:rPr>
      </w:pPr>
      <w:r w:rsidRPr="00B64BCB">
        <w:t>"</w:t>
      </w:r>
      <w:r w:rsidRPr="00B64BCB">
        <w:rPr>
          <w:szCs w:val="14"/>
        </w:rPr>
        <w:t>9.14.</w:t>
      </w:r>
      <w:r w:rsidRPr="00B64BCB">
        <w:rPr>
          <w:szCs w:val="14"/>
        </w:rPr>
        <w:tab/>
        <w:t>Parking lamps: yes/no</w:t>
      </w:r>
      <w:r w:rsidRPr="00B64BCB">
        <w:rPr>
          <w:szCs w:val="14"/>
          <w:vertAlign w:val="superscript"/>
        </w:rPr>
        <w:t>2</w:t>
      </w:r>
      <w:r w:rsidRPr="00B64BCB">
        <w:rPr>
          <w:szCs w:val="14"/>
        </w:rPr>
        <w:t xml:space="preserve"> ................................................. </w:t>
      </w:r>
    </w:p>
    <w:p w14:paraId="143670A7" w14:textId="77777777" w:rsidR="00B64BCB" w:rsidRPr="00B64BCB" w:rsidRDefault="00B64BCB" w:rsidP="00B64BCB">
      <w:pPr>
        <w:tabs>
          <w:tab w:val="left" w:pos="1985"/>
          <w:tab w:val="left" w:pos="4962"/>
          <w:tab w:val="left" w:leader="dot" w:pos="8505"/>
        </w:tabs>
        <w:ind w:left="1973" w:right="1134" w:hanging="839"/>
        <w:jc w:val="both"/>
        <w:rPr>
          <w:szCs w:val="14"/>
        </w:rPr>
      </w:pPr>
      <w:r w:rsidRPr="00B64BCB">
        <w:rPr>
          <w:szCs w:val="14"/>
        </w:rPr>
        <w:t>9.14.1.</w:t>
      </w:r>
      <w:r w:rsidRPr="00B64BCB">
        <w:rPr>
          <w:szCs w:val="14"/>
        </w:rPr>
        <w:tab/>
        <w:t xml:space="preserve">Tell-tale indicating failure, as required by component regulation, fitted: </w:t>
      </w:r>
    </w:p>
    <w:p w14:paraId="078C7F6E" w14:textId="77777777" w:rsidR="00B64BCB" w:rsidRPr="00B64BCB" w:rsidRDefault="00B64BCB" w:rsidP="00B64BCB">
      <w:pPr>
        <w:tabs>
          <w:tab w:val="left" w:pos="1985"/>
          <w:tab w:val="left" w:pos="4962"/>
          <w:tab w:val="left" w:leader="dot" w:pos="8505"/>
        </w:tabs>
        <w:spacing w:after="100"/>
        <w:ind w:left="1974" w:right="1134" w:hanging="840"/>
        <w:jc w:val="both"/>
        <w:rPr>
          <w:szCs w:val="14"/>
        </w:rPr>
      </w:pPr>
      <w:r w:rsidRPr="00B64BCB">
        <w:rPr>
          <w:szCs w:val="14"/>
        </w:rPr>
        <w:tab/>
        <w:t>yes/no</w:t>
      </w:r>
      <w:r w:rsidRPr="00B64BCB">
        <w:rPr>
          <w:szCs w:val="14"/>
          <w:vertAlign w:val="superscript"/>
        </w:rPr>
        <w:t>2</w:t>
      </w:r>
      <w:r w:rsidRPr="00B64BCB">
        <w:rPr>
          <w:szCs w:val="14"/>
        </w:rPr>
        <w:t xml:space="preserve"> ................................................. </w:t>
      </w:r>
      <w:r w:rsidRPr="00B64BCB">
        <w:t>"</w:t>
      </w:r>
    </w:p>
    <w:p w14:paraId="340148C1" w14:textId="77777777" w:rsidR="00B64BCB" w:rsidRPr="00B64BCB" w:rsidRDefault="00B64BCB" w:rsidP="00B64BCB">
      <w:pPr>
        <w:spacing w:after="120"/>
        <w:ind w:left="2268" w:right="1134" w:hanging="1134"/>
        <w:jc w:val="both"/>
      </w:pPr>
      <w:r w:rsidRPr="00B64BCB">
        <w:rPr>
          <w:i/>
          <w:iCs/>
        </w:rPr>
        <w:t>Item</w:t>
      </w:r>
      <w:r w:rsidRPr="00B64BCB" w:rsidDel="008B0D2B">
        <w:rPr>
          <w:i/>
          <w:iCs/>
        </w:rPr>
        <w:t xml:space="preserve"> </w:t>
      </w:r>
      <w:r w:rsidRPr="00B64BCB">
        <w:rPr>
          <w:i/>
          <w:iCs/>
        </w:rPr>
        <w:t>9.20</w:t>
      </w:r>
      <w:r w:rsidRPr="00B64BCB">
        <w:t>., amend to read:</w:t>
      </w:r>
    </w:p>
    <w:p w14:paraId="3050DD13" w14:textId="77777777" w:rsidR="00B64BCB" w:rsidRPr="00B64BCB" w:rsidRDefault="00B64BCB" w:rsidP="00B64BCB">
      <w:pPr>
        <w:tabs>
          <w:tab w:val="left" w:pos="1985"/>
          <w:tab w:val="left" w:pos="4962"/>
          <w:tab w:val="left" w:leader="dot" w:pos="8505"/>
        </w:tabs>
        <w:spacing w:after="100"/>
        <w:ind w:left="1974" w:right="1134" w:hanging="840"/>
        <w:jc w:val="both"/>
        <w:rPr>
          <w:szCs w:val="14"/>
        </w:rPr>
      </w:pPr>
      <w:r w:rsidRPr="00B64BCB">
        <w:t>"</w:t>
      </w:r>
      <w:r w:rsidRPr="00B64BCB">
        <w:rPr>
          <w:szCs w:val="14"/>
        </w:rPr>
        <w:t>9.20.</w:t>
      </w:r>
      <w:r w:rsidRPr="00B64BCB">
        <w:rPr>
          <w:szCs w:val="14"/>
        </w:rPr>
        <w:tab/>
        <w:t>Side marker lamps: yes/no</w:t>
      </w:r>
      <w:r w:rsidRPr="00B64BCB">
        <w:rPr>
          <w:szCs w:val="14"/>
          <w:vertAlign w:val="superscript"/>
        </w:rPr>
        <w:t>2</w:t>
      </w:r>
      <w:r w:rsidRPr="00B64BCB">
        <w:rPr>
          <w:szCs w:val="14"/>
        </w:rPr>
        <w:t xml:space="preserve"> ................................................. </w:t>
      </w:r>
    </w:p>
    <w:p w14:paraId="293E0077" w14:textId="77777777" w:rsidR="00B64BCB" w:rsidRPr="00B64BCB" w:rsidRDefault="00B64BCB" w:rsidP="00B64BCB">
      <w:pPr>
        <w:tabs>
          <w:tab w:val="left" w:pos="1985"/>
          <w:tab w:val="left" w:pos="4962"/>
          <w:tab w:val="left" w:leader="dot" w:pos="8505"/>
        </w:tabs>
        <w:ind w:left="1973" w:right="1134" w:hanging="839"/>
        <w:jc w:val="both"/>
        <w:rPr>
          <w:szCs w:val="14"/>
        </w:rPr>
      </w:pPr>
      <w:r w:rsidRPr="00B64BCB">
        <w:rPr>
          <w:szCs w:val="14"/>
        </w:rPr>
        <w:t>9.20.1.</w:t>
      </w:r>
      <w:r w:rsidRPr="00B64BCB">
        <w:rPr>
          <w:szCs w:val="14"/>
        </w:rPr>
        <w:tab/>
        <w:t xml:space="preserve">Tell-tale indicating failure, as required by component regulation, fitted: </w:t>
      </w:r>
    </w:p>
    <w:p w14:paraId="4AA4918C" w14:textId="77777777" w:rsidR="00B64BCB" w:rsidRPr="00B64BCB" w:rsidRDefault="00B64BCB" w:rsidP="00B64BCB">
      <w:pPr>
        <w:tabs>
          <w:tab w:val="left" w:pos="1985"/>
          <w:tab w:val="left" w:pos="4962"/>
          <w:tab w:val="left" w:leader="dot" w:pos="8505"/>
        </w:tabs>
        <w:spacing w:after="100"/>
        <w:ind w:left="1974" w:right="1134" w:hanging="840"/>
        <w:jc w:val="both"/>
        <w:rPr>
          <w:szCs w:val="14"/>
        </w:rPr>
      </w:pPr>
      <w:r w:rsidRPr="00B64BCB">
        <w:rPr>
          <w:szCs w:val="14"/>
        </w:rPr>
        <w:tab/>
        <w:t>yes/no</w:t>
      </w:r>
      <w:r w:rsidRPr="00B64BCB">
        <w:rPr>
          <w:szCs w:val="14"/>
          <w:vertAlign w:val="superscript"/>
        </w:rPr>
        <w:t>2</w:t>
      </w:r>
      <w:r w:rsidRPr="00B64BCB">
        <w:rPr>
          <w:szCs w:val="14"/>
        </w:rPr>
        <w:t xml:space="preserve"> ................................................. </w:t>
      </w:r>
      <w:r w:rsidRPr="00B64BCB">
        <w:t>"</w:t>
      </w:r>
    </w:p>
    <w:p w14:paraId="26708A2B" w14:textId="77777777" w:rsidR="00B64BCB" w:rsidRPr="00B64BCB" w:rsidRDefault="00B64BCB" w:rsidP="00B64BCB">
      <w:pPr>
        <w:spacing w:after="120"/>
        <w:ind w:left="2268" w:right="1134" w:hanging="1134"/>
        <w:jc w:val="both"/>
      </w:pPr>
      <w:r w:rsidRPr="00B64BCB">
        <w:rPr>
          <w:i/>
          <w:iCs/>
        </w:rPr>
        <w:t>Item</w:t>
      </w:r>
      <w:r w:rsidRPr="00B64BCB" w:rsidDel="008B0D2B">
        <w:rPr>
          <w:i/>
          <w:iCs/>
        </w:rPr>
        <w:t xml:space="preserve"> </w:t>
      </w:r>
      <w:r w:rsidRPr="00B64BCB">
        <w:rPr>
          <w:i/>
          <w:iCs/>
        </w:rPr>
        <w:t>9.23</w:t>
      </w:r>
      <w:r w:rsidRPr="00B64BCB">
        <w:t>., amend to read:</w:t>
      </w:r>
    </w:p>
    <w:p w14:paraId="46715316" w14:textId="77777777" w:rsidR="00B64BCB" w:rsidRPr="00B64BCB" w:rsidRDefault="00B64BCB" w:rsidP="00B64BCB">
      <w:pPr>
        <w:tabs>
          <w:tab w:val="left" w:pos="1985"/>
          <w:tab w:val="left" w:pos="4962"/>
          <w:tab w:val="left" w:leader="dot" w:pos="8505"/>
        </w:tabs>
        <w:spacing w:after="100"/>
        <w:ind w:left="1974" w:right="1134" w:hanging="840"/>
        <w:jc w:val="both"/>
        <w:rPr>
          <w:szCs w:val="14"/>
        </w:rPr>
      </w:pPr>
      <w:r w:rsidRPr="00B64BCB">
        <w:t>"</w:t>
      </w:r>
      <w:r w:rsidRPr="00B64BCB">
        <w:rPr>
          <w:szCs w:val="14"/>
        </w:rPr>
        <w:t>9.23.</w:t>
      </w:r>
      <w:r w:rsidRPr="00B64BCB">
        <w:rPr>
          <w:szCs w:val="14"/>
        </w:rPr>
        <w:tab/>
        <w:t xml:space="preserve">Cornering lamps: </w:t>
      </w:r>
      <w:r w:rsidRPr="00B64BCB">
        <w:rPr>
          <w:szCs w:val="14"/>
        </w:rPr>
        <w:tab/>
        <w:t>yes/no</w:t>
      </w:r>
      <w:r w:rsidRPr="00B64BCB">
        <w:rPr>
          <w:szCs w:val="14"/>
          <w:vertAlign w:val="superscript"/>
        </w:rPr>
        <w:t>2</w:t>
      </w:r>
      <w:r w:rsidRPr="00B64BCB">
        <w:rPr>
          <w:szCs w:val="14"/>
        </w:rPr>
        <w:t xml:space="preserve"> .............................................</w:t>
      </w:r>
    </w:p>
    <w:p w14:paraId="048D4711" w14:textId="77777777" w:rsidR="00B64BCB" w:rsidRPr="00B64BCB" w:rsidRDefault="00B64BCB" w:rsidP="00B64BCB">
      <w:pPr>
        <w:tabs>
          <w:tab w:val="left" w:pos="1985"/>
          <w:tab w:val="left" w:pos="4962"/>
          <w:tab w:val="left" w:leader="dot" w:pos="8505"/>
        </w:tabs>
        <w:ind w:left="1973" w:right="1134" w:hanging="839"/>
        <w:jc w:val="both"/>
        <w:rPr>
          <w:szCs w:val="14"/>
        </w:rPr>
      </w:pPr>
      <w:r w:rsidRPr="00B64BCB">
        <w:rPr>
          <w:szCs w:val="14"/>
        </w:rPr>
        <w:t>9.23.1.</w:t>
      </w:r>
      <w:r w:rsidRPr="00B64BCB">
        <w:rPr>
          <w:szCs w:val="14"/>
        </w:rPr>
        <w:tab/>
        <w:t>Tell-tale indicating failure, as required by component regulation, fitted:</w:t>
      </w:r>
    </w:p>
    <w:p w14:paraId="3AEC0302" w14:textId="77777777" w:rsidR="00B64BCB" w:rsidRPr="00B64BCB" w:rsidRDefault="00B64BCB" w:rsidP="00B64BCB">
      <w:pPr>
        <w:spacing w:after="120"/>
        <w:ind w:left="2127" w:right="1134" w:hanging="142"/>
        <w:jc w:val="both"/>
        <w:rPr>
          <w:i/>
          <w:szCs w:val="16"/>
        </w:rPr>
      </w:pPr>
      <w:r w:rsidRPr="00B64BCB">
        <w:rPr>
          <w:szCs w:val="14"/>
        </w:rPr>
        <w:t>yes/no</w:t>
      </w:r>
      <w:r w:rsidRPr="00B64BCB">
        <w:rPr>
          <w:szCs w:val="14"/>
          <w:vertAlign w:val="superscript"/>
        </w:rPr>
        <w:t>2</w:t>
      </w:r>
      <w:r w:rsidRPr="00B64BCB">
        <w:rPr>
          <w:szCs w:val="14"/>
        </w:rPr>
        <w:t xml:space="preserve"> ............................................</w:t>
      </w:r>
      <w:r w:rsidRPr="00B64BCB">
        <w:t xml:space="preserve"> "</w:t>
      </w:r>
    </w:p>
    <w:p w14:paraId="0B3C4789" w14:textId="77777777" w:rsidR="00B64BCB" w:rsidRPr="00B64BCB" w:rsidRDefault="00B64BCB" w:rsidP="00B64BCB">
      <w:pPr>
        <w:spacing w:after="120"/>
        <w:ind w:left="1134" w:right="1134"/>
        <w:rPr>
          <w:rFonts w:eastAsia="MS Mincho"/>
          <w:szCs w:val="16"/>
        </w:rPr>
      </w:pPr>
      <w:r w:rsidRPr="00B64BCB">
        <w:rPr>
          <w:i/>
          <w:szCs w:val="16"/>
        </w:rPr>
        <w:t>Annex 2</w:t>
      </w:r>
      <w:bookmarkStart w:id="230" w:name="_Toc338161449"/>
      <w:bookmarkEnd w:id="229"/>
      <w:r w:rsidRPr="00B64BCB">
        <w:rPr>
          <w:i/>
          <w:szCs w:val="16"/>
        </w:rPr>
        <w:t>,</w:t>
      </w:r>
      <w:r w:rsidRPr="00B64BCB">
        <w:rPr>
          <w:rFonts w:eastAsia="MS Mincho"/>
          <w:szCs w:val="16"/>
        </w:rPr>
        <w:t xml:space="preserve"> amend to read:</w:t>
      </w:r>
    </w:p>
    <w:p w14:paraId="22910426" w14:textId="77777777" w:rsidR="00B64BCB" w:rsidRPr="00B64BCB" w:rsidRDefault="00B64BCB" w:rsidP="00B64BCB">
      <w:pPr>
        <w:spacing w:after="120"/>
        <w:ind w:left="1134" w:right="1134"/>
        <w:rPr>
          <w:rFonts w:eastAsia="MS Mincho"/>
          <w:b/>
          <w:sz w:val="28"/>
          <w:szCs w:val="28"/>
        </w:rPr>
      </w:pPr>
      <w:r w:rsidRPr="00B64BCB">
        <w:rPr>
          <w:b/>
          <w:bCs/>
          <w:sz w:val="28"/>
          <w:szCs w:val="28"/>
          <w:lang w:val="en-US"/>
        </w:rPr>
        <w:t>"</w:t>
      </w:r>
      <w:r w:rsidRPr="00B64BCB">
        <w:rPr>
          <w:b/>
          <w:sz w:val="28"/>
          <w:szCs w:val="28"/>
        </w:rPr>
        <w:t>Arrangements of approval marks</w:t>
      </w:r>
      <w:bookmarkEnd w:id="230"/>
    </w:p>
    <w:p w14:paraId="3058F42E" w14:textId="77777777" w:rsidR="00B64BCB" w:rsidRPr="00B64BCB" w:rsidRDefault="00B64BCB" w:rsidP="00B64BCB">
      <w:pPr>
        <w:ind w:left="1134" w:right="1134"/>
      </w:pPr>
      <w:bookmarkStart w:id="231" w:name="_Toc338161450"/>
      <w:r w:rsidRPr="00B64BCB">
        <w:t>Model A</w:t>
      </w:r>
      <w:bookmarkEnd w:id="231"/>
    </w:p>
    <w:p w14:paraId="5F9C6266" w14:textId="77777777" w:rsidR="00B64BCB" w:rsidRPr="00B64BCB" w:rsidRDefault="00B64BCB" w:rsidP="00B64BCB">
      <w:pPr>
        <w:ind w:left="1134" w:right="1134"/>
      </w:pPr>
      <w:bookmarkStart w:id="232" w:name="_Toc338161451"/>
      <w:r w:rsidRPr="00B64BCB">
        <w:t>(See paragraph 4.4. of this Regulation)</w:t>
      </w:r>
      <w:bookmarkEnd w:id="232"/>
    </w:p>
    <w:p w14:paraId="0D77CD28" w14:textId="77777777" w:rsidR="00B64BCB" w:rsidRPr="00B64BCB" w:rsidRDefault="00B64BCB" w:rsidP="00B64BCB">
      <w:pPr>
        <w:tabs>
          <w:tab w:val="left" w:pos="1700"/>
          <w:tab w:val="left" w:pos="4536"/>
          <w:tab w:val="left" w:leader="dot" w:pos="8505"/>
        </w:tabs>
        <w:spacing w:after="120"/>
        <w:ind w:left="1134" w:right="1134"/>
        <w:jc w:val="both"/>
      </w:pPr>
    </w:p>
    <w:p w14:paraId="480632CD" w14:textId="77777777" w:rsidR="00B64BCB" w:rsidRPr="00B64BCB" w:rsidRDefault="00B64BCB" w:rsidP="00B64BCB">
      <w:pPr>
        <w:tabs>
          <w:tab w:val="left" w:pos="1700"/>
          <w:tab w:val="left" w:pos="4536"/>
          <w:tab w:val="left" w:leader="dot" w:pos="8505"/>
        </w:tabs>
        <w:spacing w:after="120"/>
        <w:ind w:left="1134" w:right="1134"/>
        <w:jc w:val="both"/>
      </w:pPr>
      <w:r w:rsidRPr="00B64BCB">
        <w:rPr>
          <w:noProof/>
          <w:lang w:val="it-IT" w:eastAsia="it-IT"/>
        </w:rPr>
        <mc:AlternateContent>
          <mc:Choice Requires="wps">
            <w:drawing>
              <wp:anchor distT="0" distB="0" distL="114300" distR="114300" simplePos="0" relativeHeight="251660288" behindDoc="0" locked="0" layoutInCell="1" allowOverlap="0" wp14:anchorId="688C7789" wp14:editId="6FD2C4B1">
                <wp:simplePos x="0" y="0"/>
                <wp:positionH relativeFrom="margin">
                  <wp:posOffset>5478780</wp:posOffset>
                </wp:positionH>
                <wp:positionV relativeFrom="margin">
                  <wp:posOffset>8794750</wp:posOffset>
                </wp:positionV>
                <wp:extent cx="444500" cy="378460"/>
                <wp:effectExtent l="0" t="0" r="0" b="2540"/>
                <wp:wrapNone/>
                <wp:docPr id="243" name="Casella di testo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378460"/>
                        </a:xfrm>
                        <a:prstGeom prst="rect">
                          <a:avLst/>
                        </a:prstGeom>
                        <a:solidFill>
                          <a:srgbClr val="FFFFFF"/>
                        </a:solidFill>
                        <a:ln>
                          <a:noFill/>
                        </a:ln>
                      </wps:spPr>
                      <wps:txbx>
                        <w:txbxContent>
                          <w:p w14:paraId="3B87BA65" w14:textId="77777777" w:rsidR="00B64BCB" w:rsidRPr="00C67F39" w:rsidRDefault="00B64BCB" w:rsidP="00B64BCB">
                            <w:pPr>
                              <w:rPr>
                                <w:rFonts w:ascii="Arial" w:hAnsi="Arial"/>
                                <w:sz w:val="52"/>
                                <w:szCs w:val="52"/>
                                <w:lang w:eastAsia="ja-JP"/>
                              </w:rPr>
                            </w:pPr>
                            <w:r w:rsidRPr="00DD26C9">
                              <w:rPr>
                                <w:rFonts w:ascii="Arial" w:hAnsi="Arial"/>
                                <w:sz w:val="52"/>
                                <w:szCs w:val="52"/>
                              </w:rPr>
                              <w:t>0</w:t>
                            </w:r>
                            <w:r w:rsidRPr="00DD26C9">
                              <w:rPr>
                                <w:rFonts w:ascii="Arial" w:hAnsi="Arial"/>
                                <w:sz w:val="52"/>
                                <w:szCs w:val="52"/>
                                <w:lang w:eastAsia="ja-JP"/>
                              </w:rPr>
                              <w:t>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8C7789" id="_x0000_t202" coordsize="21600,21600" o:spt="202" path="m,l,21600r21600,l21600,xe">
                <v:stroke joinstyle="miter"/>
                <v:path gradientshapeok="t" o:connecttype="rect"/>
              </v:shapetype>
              <v:shape id="Casella di testo 145" o:spid="_x0000_s1026" type="#_x0000_t202" style="position:absolute;left:0;text-align:left;margin-left:431.4pt;margin-top:692.5pt;width:35pt;height:29.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" o:allowoverlap="f" stroked="f">
                <v:textbox inset="0,0,0,0">
                  <w:txbxContent>
                    <w:p w14:paraId="3B87BA65" w14:textId="77777777" w:rsidR="00B64BCB" w:rsidRPr="00C67F39" w:rsidRDefault="00B64BCB" w:rsidP="00B64BCB">
                      <w:pPr>
                        <w:rPr>
                          <w:rFonts w:ascii="Arial" w:hAnsi="Arial"/>
                          <w:sz w:val="52"/>
                          <w:szCs w:val="52"/>
                          <w:lang w:eastAsia="ja-JP"/>
                        </w:rPr>
                      </w:pPr>
                      <w:r w:rsidRPr="00DD26C9">
                        <w:rPr>
                          <w:rFonts w:ascii="Arial" w:hAnsi="Arial"/>
                          <w:sz w:val="52"/>
                          <w:szCs w:val="52"/>
                        </w:rPr>
                        <w:t>0</w:t>
                      </w:r>
                      <w:r w:rsidRPr="00DD26C9">
                        <w:rPr>
                          <w:rFonts w:ascii="Arial" w:hAnsi="Arial"/>
                          <w:sz w:val="52"/>
                          <w:szCs w:val="52"/>
                          <w:lang w:eastAsia="ja-JP"/>
                        </w:rPr>
                        <w:t>7</w:t>
                      </w:r>
                    </w:p>
                  </w:txbxContent>
                </v:textbox>
                <w10:wrap anchorx="margin" anchory="margin"/>
              </v:shape>
            </w:pict>
          </mc:Fallback>
        </mc:AlternateContent>
      </w:r>
      <w:r w:rsidRPr="00B64BCB">
        <w:rPr>
          <w:noProof/>
          <w:lang w:val="it-IT" w:eastAsia="it-IT"/>
        </w:rPr>
        <w:drawing>
          <wp:inline distT="0" distB="0" distL="0" distR="0" wp14:anchorId="03D0B929" wp14:editId="795BFAEF">
            <wp:extent cx="5303520" cy="1009650"/>
            <wp:effectExtent l="0" t="0" r="0" b="0"/>
            <wp:docPr id="244" name="Immagine 2" descr="Description: Description: reg-48-graph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 descr="Description: Description: reg-48-graphic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3520" cy="1009650"/>
                    </a:xfrm>
                    <a:prstGeom prst="rect">
                      <a:avLst/>
                    </a:prstGeom>
                    <a:noFill/>
                    <a:ln>
                      <a:noFill/>
                    </a:ln>
                  </pic:spPr>
                </pic:pic>
              </a:graphicData>
            </a:graphic>
          </wp:inline>
        </w:drawing>
      </w:r>
    </w:p>
    <w:p w14:paraId="30D7AFF3" w14:textId="77777777" w:rsidR="00B64BCB" w:rsidRPr="00B64BCB" w:rsidRDefault="00B64BCB" w:rsidP="00B64BCB">
      <w:pPr>
        <w:tabs>
          <w:tab w:val="left" w:pos="1700"/>
          <w:tab w:val="left" w:pos="8505"/>
        </w:tabs>
        <w:spacing w:after="120"/>
        <w:ind w:left="1134" w:right="1134"/>
        <w:jc w:val="right"/>
      </w:pPr>
      <w:r w:rsidRPr="00B64BCB">
        <w:tab/>
        <w:t>a = 8 mm min.</w:t>
      </w:r>
    </w:p>
    <w:p w14:paraId="5D85D012" w14:textId="77777777" w:rsidR="00B64BCB" w:rsidRPr="00B64BCB" w:rsidRDefault="00B64BCB" w:rsidP="00B64BCB">
      <w:pPr>
        <w:tabs>
          <w:tab w:val="left" w:pos="1700"/>
          <w:tab w:val="left" w:pos="4536"/>
        </w:tabs>
        <w:spacing w:before="120" w:after="240"/>
        <w:ind w:left="1134" w:right="1134"/>
        <w:jc w:val="both"/>
      </w:pPr>
      <w:r w:rsidRPr="00B64BCB">
        <w:tab/>
        <w:t xml:space="preserve">The above approval mark affixed to a vehicle shows that the vehicle type concerned has, </w:t>
      </w:r>
      <w:proofErr w:type="gramStart"/>
      <w:r w:rsidRPr="00B64BCB">
        <w:t>with regard to</w:t>
      </w:r>
      <w:proofErr w:type="gramEnd"/>
      <w:r w:rsidRPr="00B64BCB">
        <w:t xml:space="preserve"> the installation of lighting and light</w:t>
      </w:r>
      <w:r w:rsidRPr="00B64BCB">
        <w:noBreakHyphen/>
        <w:t xml:space="preserve">signalling devices, been approved in the Netherlands (E4) pursuant to UN Regulation No. 48 as amended by the </w:t>
      </w:r>
      <w:r w:rsidRPr="00B64BCB">
        <w:rPr>
          <w:bCs/>
        </w:rPr>
        <w:t>07 series of amendments. The approval number indicates that the approval was granted in accordance with the requirements of UN Regulation No. 48 as amended by the 07 series of amendments</w:t>
      </w:r>
      <w:r w:rsidRPr="00B64BCB">
        <w:t>.</w:t>
      </w:r>
    </w:p>
    <w:p w14:paraId="718C37B9" w14:textId="77777777" w:rsidR="00B64BCB" w:rsidRPr="00B64BCB" w:rsidRDefault="00B64BCB" w:rsidP="00B64BCB">
      <w:pPr>
        <w:pageBreakBefore/>
        <w:ind w:left="1134" w:right="1134"/>
      </w:pPr>
      <w:r w:rsidRPr="00B64BCB">
        <w:lastRenderedPageBreak/>
        <w:t>Model B</w:t>
      </w:r>
    </w:p>
    <w:p w14:paraId="2B42B7B5" w14:textId="77777777" w:rsidR="00B64BCB" w:rsidRPr="00B64BCB" w:rsidRDefault="00B64BCB" w:rsidP="00B64BCB">
      <w:pPr>
        <w:ind w:left="1134" w:right="1134"/>
      </w:pPr>
      <w:bookmarkStart w:id="233" w:name="_Toc338161452"/>
      <w:r w:rsidRPr="00B64BCB">
        <w:t>(See paragraph 4.5. of this Regulation)</w:t>
      </w:r>
      <w:bookmarkEnd w:id="233"/>
    </w:p>
    <w:p w14:paraId="398E6C34" w14:textId="77777777" w:rsidR="00B64BCB" w:rsidRPr="00B64BCB" w:rsidRDefault="00B64BCB" w:rsidP="00B64BCB">
      <w:pPr>
        <w:spacing w:after="120"/>
        <w:ind w:left="1134" w:right="1134"/>
        <w:jc w:val="both"/>
      </w:pPr>
    </w:p>
    <w:bookmarkStart w:id="234" w:name="_Toc338161453"/>
    <w:p w14:paraId="27D9CB60" w14:textId="77777777" w:rsidR="00B64BCB" w:rsidRPr="00B64BCB" w:rsidRDefault="00B64BCB" w:rsidP="00B64BCB">
      <w:pPr>
        <w:widowControl w:val="0"/>
        <w:suppressAutoHyphens w:val="0"/>
        <w:spacing w:line="240" w:lineRule="auto"/>
        <w:ind w:left="774" w:right="1134"/>
        <w:jc w:val="both"/>
        <w:outlineLvl w:val="0"/>
        <w:rPr>
          <w:lang w:val="fr-FR" w:eastAsia="fr-FR"/>
        </w:rPr>
      </w:pPr>
      <w:r w:rsidRPr="00B64BCB">
        <w:rPr>
          <w:noProof/>
          <w:lang w:val="it-IT" w:eastAsia="it-IT"/>
        </w:rPr>
        <mc:AlternateContent>
          <mc:Choice Requires="wps">
            <w:drawing>
              <wp:anchor distT="0" distB="0" distL="114300" distR="114300" simplePos="0" relativeHeight="251661312" behindDoc="0" locked="0" layoutInCell="1" allowOverlap="1" wp14:anchorId="58B6A6FF" wp14:editId="72316E5C">
                <wp:simplePos x="0" y="0"/>
                <wp:positionH relativeFrom="column">
                  <wp:posOffset>3785235</wp:posOffset>
                </wp:positionH>
                <wp:positionV relativeFrom="paragraph">
                  <wp:posOffset>130070</wp:posOffset>
                </wp:positionV>
                <wp:extent cx="414020" cy="346075"/>
                <wp:effectExtent l="0" t="0" r="5080" b="0"/>
                <wp:wrapNone/>
                <wp:docPr id="245" name="Casella di testo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346075"/>
                        </a:xfrm>
                        <a:prstGeom prst="rect">
                          <a:avLst/>
                        </a:prstGeom>
                        <a:solidFill>
                          <a:srgbClr val="FFFFFF"/>
                        </a:solidFill>
                        <a:ln>
                          <a:noFill/>
                        </a:ln>
                      </wps:spPr>
                      <wps:txbx>
                        <w:txbxContent>
                          <w:p w14:paraId="507D6CC5" w14:textId="77777777" w:rsidR="00B64BCB" w:rsidRPr="00117DF6" w:rsidRDefault="00B64BCB" w:rsidP="00B64BCB">
                            <w:pPr>
                              <w:rPr>
                                <w:rFonts w:ascii="Arial" w:hAnsi="Arial"/>
                                <w:bCs/>
                                <w:lang w:eastAsia="ja-JP"/>
                              </w:rPr>
                            </w:pPr>
                            <w:r w:rsidRPr="007622E0">
                              <w:rPr>
                                <w:rFonts w:ascii="Arial" w:hAnsi="Arial"/>
                                <w:sz w:val="52"/>
                                <w:szCs w:val="52"/>
                              </w:rPr>
                              <w:t>07</w:t>
                            </w:r>
                            <w:r w:rsidRPr="007622E0">
                              <w:rPr>
                                <w:rFonts w:ascii="Arial" w:hAnsi="Arial"/>
                                <w:bCs/>
                                <w:sz w:val="52"/>
                                <w:szCs w:val="52"/>
                              </w:rPr>
                              <w:t>0</w:t>
                            </w:r>
                            <w:r w:rsidRPr="007622E0">
                              <w:rPr>
                                <w:rFonts w:ascii="Arial" w:hAnsi="Arial"/>
                                <w:bCs/>
                                <w:sz w:val="52"/>
                                <w:szCs w:val="52"/>
                                <w:lang w:eastAsia="ja-JP"/>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B6A6FF" id="Casella di testo 148" o:spid="_x0000_s1027" type="#_x0000_t202" style="position:absolute;left:0;text-align:left;margin-left:298.05pt;margin-top:10.25pt;width:32.6pt;height:2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" stroked="f">
                <v:textbox inset="0,0,0,0">
                  <w:txbxContent>
                    <w:p w14:paraId="507D6CC5" w14:textId="77777777" w:rsidR="00B64BCB" w:rsidRPr="00117DF6" w:rsidRDefault="00B64BCB" w:rsidP="00B64BCB">
                      <w:pPr>
                        <w:rPr>
                          <w:rFonts w:ascii="Arial" w:hAnsi="Arial"/>
                          <w:bCs/>
                          <w:lang w:eastAsia="ja-JP"/>
                        </w:rPr>
                      </w:pPr>
                      <w:r w:rsidRPr="007622E0">
                        <w:rPr>
                          <w:rFonts w:ascii="Arial" w:hAnsi="Arial"/>
                          <w:sz w:val="52"/>
                          <w:szCs w:val="52"/>
                        </w:rPr>
                        <w:t>07</w:t>
                      </w:r>
                      <w:r w:rsidRPr="007622E0">
                        <w:rPr>
                          <w:rFonts w:ascii="Arial" w:hAnsi="Arial"/>
                          <w:bCs/>
                          <w:sz w:val="52"/>
                          <w:szCs w:val="52"/>
                        </w:rPr>
                        <w:t>0</w:t>
                      </w:r>
                      <w:r w:rsidRPr="007622E0">
                        <w:rPr>
                          <w:rFonts w:ascii="Arial" w:hAnsi="Arial"/>
                          <w:bCs/>
                          <w:sz w:val="52"/>
                          <w:szCs w:val="52"/>
                          <w:lang w:eastAsia="ja-JP"/>
                        </w:rPr>
                        <w:t>6</w:t>
                      </w:r>
                    </w:p>
                  </w:txbxContent>
                </v:textbox>
              </v:shape>
            </w:pict>
          </mc:Fallback>
        </mc:AlternateContent>
      </w:r>
      <w:r w:rsidRPr="00B64BCB">
        <w:rPr>
          <w:noProof/>
          <w:lang w:val="it-IT" w:eastAsia="it-IT"/>
        </w:rPr>
        <w:drawing>
          <wp:inline distT="0" distB="0" distL="0" distR="0" wp14:anchorId="6D63A493" wp14:editId="22AD7DA3">
            <wp:extent cx="5502275" cy="993775"/>
            <wp:effectExtent l="0" t="0" r="3175" b="0"/>
            <wp:docPr id="246"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02275" cy="993775"/>
                    </a:xfrm>
                    <a:prstGeom prst="rect">
                      <a:avLst/>
                    </a:prstGeom>
                    <a:noFill/>
                    <a:ln>
                      <a:noFill/>
                    </a:ln>
                  </pic:spPr>
                </pic:pic>
              </a:graphicData>
            </a:graphic>
          </wp:inline>
        </w:drawing>
      </w:r>
      <w:bookmarkEnd w:id="234"/>
    </w:p>
    <w:p w14:paraId="695BFC76" w14:textId="77777777" w:rsidR="00B64BCB" w:rsidRPr="00B64BCB" w:rsidRDefault="00B64BCB" w:rsidP="00B64BCB">
      <w:pPr>
        <w:tabs>
          <w:tab w:val="left" w:pos="1700"/>
          <w:tab w:val="left" w:pos="8505"/>
        </w:tabs>
        <w:spacing w:after="120"/>
        <w:ind w:left="1134" w:right="1134"/>
        <w:jc w:val="right"/>
      </w:pPr>
      <w:r w:rsidRPr="00B64BCB">
        <w:tab/>
        <w:t>a = 8 mm min.</w:t>
      </w:r>
    </w:p>
    <w:p w14:paraId="08F12BDD" w14:textId="77777777" w:rsidR="00B64BCB" w:rsidRPr="00B64BCB" w:rsidRDefault="00B64BCB" w:rsidP="00B64BCB">
      <w:pPr>
        <w:tabs>
          <w:tab w:val="left" w:pos="1700"/>
          <w:tab w:val="left" w:pos="4536"/>
          <w:tab w:val="left" w:leader="dot" w:pos="8505"/>
        </w:tabs>
        <w:spacing w:after="120"/>
        <w:ind w:left="1134" w:right="1134"/>
        <w:jc w:val="both"/>
        <w:rPr>
          <w:bCs/>
        </w:rPr>
      </w:pPr>
      <w:r w:rsidRPr="00B64BCB">
        <w:tab/>
        <w:t xml:space="preserve">The above approval mark affixed to a vehicle shows that the vehicle type concerned has been approved in the Netherlands (E4) pursuant to UN Regulation No. 48 as amended by the </w:t>
      </w:r>
      <w:r w:rsidRPr="00B64BCB">
        <w:rPr>
          <w:bCs/>
        </w:rPr>
        <w:t>07 series of amendments and UN Regulation No. 33.</w:t>
      </w:r>
      <w:r w:rsidRPr="00B64BCB">
        <w:rPr>
          <w:bCs/>
          <w:vertAlign w:val="superscript"/>
        </w:rPr>
        <w:t>1</w:t>
      </w:r>
      <w:r w:rsidRPr="00B64BCB">
        <w:rPr>
          <w:bCs/>
        </w:rPr>
        <w:t xml:space="preserve"> The approval number indicates that, at the dates when the respective approvals were given, Regulation No. 48 was amended by the 07</w:t>
      </w:r>
      <w:r w:rsidRPr="00B64BCB">
        <w:t xml:space="preserve"> series of amendments and UN Regulation No. 33 was still in its original form</w:t>
      </w:r>
      <w:r w:rsidRPr="00B64BCB">
        <w:rPr>
          <w:bCs/>
        </w:rPr>
        <w:t>.</w:t>
      </w:r>
    </w:p>
    <w:p w14:paraId="272C6D77" w14:textId="77777777" w:rsidR="00B64BCB" w:rsidRPr="00B64BCB" w:rsidRDefault="00B64BCB" w:rsidP="00B64BCB">
      <w:pPr>
        <w:tabs>
          <w:tab w:val="left" w:pos="1700"/>
          <w:tab w:val="left" w:pos="4536"/>
          <w:tab w:val="left" w:leader="dot" w:pos="8505"/>
        </w:tabs>
        <w:spacing w:after="120"/>
        <w:ind w:left="1134" w:right="1134"/>
        <w:jc w:val="both"/>
        <w:rPr>
          <w:bCs/>
        </w:rPr>
      </w:pPr>
      <w:r w:rsidRPr="00B64BCB">
        <w:rPr>
          <w:bCs/>
        </w:rPr>
        <w:t>__________</w:t>
      </w:r>
    </w:p>
    <w:p w14:paraId="6E704033" w14:textId="77777777" w:rsidR="00B64BCB" w:rsidRPr="00B64BCB" w:rsidRDefault="00B64BCB" w:rsidP="00B64BCB">
      <w:pPr>
        <w:spacing w:after="120"/>
        <w:ind w:left="1134" w:right="1134" w:hanging="425"/>
        <w:jc w:val="both"/>
      </w:pPr>
      <w:r w:rsidRPr="00B64BCB">
        <w:rPr>
          <w:i/>
          <w:snapToGrid w:val="0"/>
          <w:sz w:val="18"/>
          <w:szCs w:val="18"/>
        </w:rPr>
        <w:tab/>
      </w:r>
      <w:r w:rsidRPr="00B64BCB">
        <w:rPr>
          <w:sz w:val="18"/>
          <w:szCs w:val="18"/>
          <w:vertAlign w:val="superscript"/>
        </w:rPr>
        <w:t>1</w:t>
      </w:r>
      <w:r w:rsidRPr="00B64BCB">
        <w:rPr>
          <w:sz w:val="18"/>
          <w:szCs w:val="18"/>
        </w:rPr>
        <w:t xml:space="preserve"> The second number is given merely as an example.</w:t>
      </w:r>
      <w:r w:rsidRPr="00B64BCB">
        <w:rPr>
          <w:lang w:val="en-US"/>
        </w:rPr>
        <w:t>"</w:t>
      </w:r>
    </w:p>
    <w:p w14:paraId="635BD9CA" w14:textId="77777777" w:rsidR="00B64BCB" w:rsidRPr="00B64BCB" w:rsidRDefault="00B64BCB" w:rsidP="00B64BCB">
      <w:pPr>
        <w:spacing w:after="120"/>
        <w:ind w:left="1134" w:right="1134"/>
        <w:rPr>
          <w:rFonts w:eastAsia="MS Mincho"/>
          <w:szCs w:val="16"/>
        </w:rPr>
      </w:pPr>
      <w:r w:rsidRPr="00B64BCB">
        <w:rPr>
          <w:i/>
          <w:szCs w:val="16"/>
        </w:rPr>
        <w:t>Annex 6</w:t>
      </w:r>
      <w:r w:rsidRPr="00B64BCB">
        <w:rPr>
          <w:rFonts w:eastAsia="MS Mincho"/>
          <w:szCs w:val="16"/>
        </w:rPr>
        <w:t xml:space="preserve">, </w:t>
      </w:r>
      <w:r w:rsidRPr="00B64BCB">
        <w:rPr>
          <w:rFonts w:eastAsia="MS Mincho"/>
          <w:i/>
          <w:iCs/>
          <w:szCs w:val="16"/>
        </w:rPr>
        <w:t>paragraph 5.4.3.,</w:t>
      </w:r>
      <w:r w:rsidRPr="00B64BCB">
        <w:rPr>
          <w:rFonts w:eastAsia="MS Mincho"/>
          <w:szCs w:val="16"/>
        </w:rPr>
        <w:t xml:space="preserve"> amend to read:</w:t>
      </w:r>
    </w:p>
    <w:p w14:paraId="55BEFE90" w14:textId="77777777" w:rsidR="00B64BCB" w:rsidRPr="00B64BCB" w:rsidRDefault="00B64BCB" w:rsidP="00B64BCB">
      <w:pPr>
        <w:spacing w:after="120"/>
        <w:ind w:left="2268" w:right="1134" w:hanging="1134"/>
        <w:jc w:val="both"/>
      </w:pPr>
      <w:r w:rsidRPr="00B64BCB">
        <w:rPr>
          <w:lang w:val="en-US"/>
        </w:rPr>
        <w:t>"</w:t>
      </w:r>
      <w:r w:rsidRPr="00B64BCB">
        <w:t>5.4.3.</w:t>
      </w:r>
      <w:r w:rsidRPr="00B64BCB">
        <w:tab/>
        <w:t xml:space="preserve">Vehicles with non-conventional suspension, where the propulsion system </w:t>
      </w:r>
      <w:proofErr w:type="gramStart"/>
      <w:r w:rsidRPr="00B64BCB">
        <w:t>has to</w:t>
      </w:r>
      <w:proofErr w:type="gramEnd"/>
      <w:r w:rsidRPr="00B64BCB">
        <w:t xml:space="preserve"> be running.</w:t>
      </w:r>
    </w:p>
    <w:p w14:paraId="1B38AE89" w14:textId="77777777" w:rsidR="00B64BCB" w:rsidRPr="00B64BCB" w:rsidRDefault="00B64BCB" w:rsidP="00B64BCB">
      <w:pPr>
        <w:suppressAutoHyphens w:val="0"/>
        <w:spacing w:line="240" w:lineRule="auto"/>
        <w:ind w:left="2268" w:right="1134"/>
        <w:rPr>
          <w:lang w:val="en-US"/>
        </w:rPr>
      </w:pPr>
      <w:r w:rsidRPr="00B64BCB">
        <w:rPr>
          <w:lang w:val="en-US"/>
        </w:rPr>
        <w:t>Before making any measurement wait until the vehicle has assumed its final attitude with the engine running."</w:t>
      </w:r>
    </w:p>
    <w:p w14:paraId="7F8DC494" w14:textId="77777777" w:rsidR="00B64BCB" w:rsidRPr="00B64BCB" w:rsidRDefault="00B64BCB" w:rsidP="00BC5BB5">
      <w:pPr>
        <w:spacing w:after="120"/>
        <w:ind w:left="1134" w:right="1134"/>
        <w:jc w:val="both"/>
        <w:rPr>
          <w:i/>
          <w:lang w:val="en-US"/>
        </w:rPr>
      </w:pPr>
    </w:p>
    <w:p w14:paraId="3F839691" w14:textId="77777777" w:rsidR="00BC5BB5" w:rsidRPr="00173DA3" w:rsidRDefault="00BC5BB5" w:rsidP="00BC5BB5">
      <w:pPr>
        <w:spacing w:before="240"/>
        <w:jc w:val="center"/>
        <w:rPr>
          <w:u w:val="single"/>
        </w:rPr>
      </w:pPr>
      <w:r w:rsidRPr="003D3861">
        <w:rPr>
          <w:u w:val="single"/>
        </w:rPr>
        <w:tab/>
      </w:r>
      <w:r w:rsidRPr="003D3861">
        <w:rPr>
          <w:u w:val="single"/>
        </w:rPr>
        <w:tab/>
      </w:r>
      <w:r w:rsidRPr="003D3861">
        <w:rPr>
          <w:u w:val="single"/>
        </w:rPr>
        <w:tab/>
      </w:r>
    </w:p>
    <w:p w14:paraId="3D45E564" w14:textId="77777777" w:rsidR="00BC5BB5" w:rsidRDefault="00BC5BB5" w:rsidP="00930D2B">
      <w:pPr>
        <w:tabs>
          <w:tab w:val="left" w:pos="2300"/>
          <w:tab w:val="left" w:pos="2800"/>
        </w:tabs>
        <w:spacing w:after="120"/>
        <w:ind w:left="2268" w:right="1134" w:hanging="1134"/>
        <w:jc w:val="both"/>
        <w:rPr>
          <w:i/>
        </w:rPr>
      </w:pP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382FF0" w:rsidRPr="00382FF0" w14:paraId="39751FF8" w14:textId="77777777" w:rsidTr="3C21EA96">
        <w:trPr>
          <w:cantSplit/>
          <w:trHeight w:hRule="exact" w:val="851"/>
        </w:trPr>
        <w:tc>
          <w:tcPr>
            <w:tcW w:w="1276" w:type="dxa"/>
            <w:tcBorders>
              <w:bottom w:val="single" w:sz="4" w:space="0" w:color="auto"/>
            </w:tcBorders>
            <w:vAlign w:val="bottom"/>
          </w:tcPr>
          <w:p w14:paraId="3E7D5353" w14:textId="77777777" w:rsidR="006552CB" w:rsidRPr="00382FF0" w:rsidRDefault="006552CB" w:rsidP="006552CB">
            <w:pPr>
              <w:rPr>
                <w:color w:val="000000" w:themeColor="text1"/>
              </w:rPr>
            </w:pPr>
            <w:bookmarkStart w:id="235" w:name="_Hlk4776541"/>
            <w:bookmarkStart w:id="236" w:name="_Hlk22630451"/>
            <w:bookmarkStart w:id="237" w:name="_Toc354410587"/>
            <w:bookmarkEnd w:id="235"/>
          </w:p>
        </w:tc>
        <w:tc>
          <w:tcPr>
            <w:tcW w:w="8363" w:type="dxa"/>
            <w:gridSpan w:val="2"/>
            <w:tcBorders>
              <w:bottom w:val="single" w:sz="4" w:space="0" w:color="auto"/>
            </w:tcBorders>
            <w:vAlign w:val="bottom"/>
          </w:tcPr>
          <w:p w14:paraId="68F27B67" w14:textId="1AFC7286" w:rsidR="006552CB" w:rsidRPr="00382FF0" w:rsidRDefault="006552CB" w:rsidP="00B81C7D">
            <w:pPr>
              <w:jc w:val="right"/>
              <w:rPr>
                <w:color w:val="000000" w:themeColor="text1"/>
              </w:rPr>
            </w:pPr>
            <w:r w:rsidRPr="00382FF0">
              <w:rPr>
                <w:color w:val="000000" w:themeColor="text1"/>
                <w:sz w:val="40"/>
              </w:rPr>
              <w:t>E</w:t>
            </w:r>
            <w:r w:rsidRPr="00382FF0">
              <w:rPr>
                <w:color w:val="000000" w:themeColor="text1"/>
              </w:rPr>
              <w:t>/ECE/324/Rev.1/Add.47/Rev.1</w:t>
            </w:r>
            <w:r w:rsidR="00754AAD" w:rsidRPr="00382FF0">
              <w:rPr>
                <w:color w:val="000000" w:themeColor="text1"/>
              </w:rPr>
              <w:t>4</w:t>
            </w:r>
            <w:r w:rsidRPr="00382FF0">
              <w:rPr>
                <w:color w:val="000000" w:themeColor="text1"/>
              </w:rPr>
              <w:t>/Amend.</w:t>
            </w:r>
            <w:r w:rsidR="00C323A5" w:rsidRPr="00382FF0">
              <w:rPr>
                <w:color w:val="000000" w:themeColor="text1"/>
              </w:rPr>
              <w:t>1</w:t>
            </w:r>
            <w:r w:rsidRPr="00382FF0">
              <w:rPr>
                <w:color w:val="000000" w:themeColor="text1"/>
              </w:rPr>
              <w:t>−</w:t>
            </w:r>
            <w:r w:rsidRPr="00382FF0">
              <w:rPr>
                <w:color w:val="000000" w:themeColor="text1"/>
                <w:sz w:val="40"/>
              </w:rPr>
              <w:t>E</w:t>
            </w:r>
            <w:r w:rsidRPr="00382FF0">
              <w:rPr>
                <w:color w:val="000000" w:themeColor="text1"/>
              </w:rPr>
              <w:t>/ECE/TRANS</w:t>
            </w:r>
            <w:r w:rsidR="00B81C7D" w:rsidRPr="00382FF0">
              <w:rPr>
                <w:color w:val="000000" w:themeColor="text1"/>
              </w:rPr>
              <w:t>/505/Rev.1/Add.47/Rev.1</w:t>
            </w:r>
            <w:r w:rsidR="00C323A5" w:rsidRPr="00382FF0">
              <w:rPr>
                <w:color w:val="000000" w:themeColor="text1"/>
              </w:rPr>
              <w:t>4</w:t>
            </w:r>
            <w:r w:rsidR="00B81C7D" w:rsidRPr="00382FF0">
              <w:rPr>
                <w:color w:val="000000" w:themeColor="text1"/>
              </w:rPr>
              <w:t>/Amend.</w:t>
            </w:r>
            <w:r w:rsidR="00C323A5" w:rsidRPr="00382FF0">
              <w:rPr>
                <w:color w:val="000000" w:themeColor="text1"/>
              </w:rPr>
              <w:t>1</w:t>
            </w:r>
          </w:p>
        </w:tc>
      </w:tr>
      <w:tr w:rsidR="00382FF0" w:rsidRPr="00382FF0" w14:paraId="3534B88E" w14:textId="77777777" w:rsidTr="3C21EA96">
        <w:trPr>
          <w:cantSplit/>
          <w:trHeight w:hRule="exact" w:val="2279"/>
        </w:trPr>
        <w:tc>
          <w:tcPr>
            <w:tcW w:w="1276" w:type="dxa"/>
            <w:tcBorders>
              <w:top w:val="single" w:sz="4" w:space="0" w:color="auto"/>
              <w:bottom w:val="single" w:sz="12" w:space="0" w:color="auto"/>
            </w:tcBorders>
          </w:tcPr>
          <w:p w14:paraId="5D58491B" w14:textId="77777777" w:rsidR="006552CB" w:rsidRPr="00382FF0" w:rsidRDefault="006552CB" w:rsidP="006552CB">
            <w:pPr>
              <w:spacing w:before="120"/>
              <w:rPr>
                <w:color w:val="000000" w:themeColor="text1"/>
              </w:rPr>
            </w:pPr>
          </w:p>
        </w:tc>
        <w:tc>
          <w:tcPr>
            <w:tcW w:w="5528" w:type="dxa"/>
            <w:tcBorders>
              <w:top w:val="single" w:sz="4" w:space="0" w:color="auto"/>
              <w:bottom w:val="single" w:sz="12" w:space="0" w:color="auto"/>
            </w:tcBorders>
          </w:tcPr>
          <w:p w14:paraId="1EF96CBF" w14:textId="5FEA41E3" w:rsidR="006552CB" w:rsidRPr="00382FF0" w:rsidRDefault="006552CB" w:rsidP="3F5B067C">
            <w:pPr>
              <w:spacing w:before="120"/>
              <w:rPr>
                <w:color w:val="000000" w:themeColor="text1"/>
              </w:rPr>
            </w:pPr>
          </w:p>
        </w:tc>
        <w:tc>
          <w:tcPr>
            <w:tcW w:w="2835" w:type="dxa"/>
            <w:tcBorders>
              <w:top w:val="single" w:sz="4" w:space="0" w:color="auto"/>
              <w:bottom w:val="single" w:sz="12" w:space="0" w:color="auto"/>
            </w:tcBorders>
          </w:tcPr>
          <w:p w14:paraId="61CDB05B" w14:textId="77777777" w:rsidR="006552CB" w:rsidRPr="00382FF0" w:rsidRDefault="006552CB" w:rsidP="006552CB">
            <w:pPr>
              <w:spacing w:before="120"/>
              <w:rPr>
                <w:color w:val="000000" w:themeColor="text1"/>
              </w:rPr>
            </w:pPr>
          </w:p>
          <w:p w14:paraId="2AF36C26" w14:textId="77777777" w:rsidR="006552CB" w:rsidRPr="00382FF0" w:rsidRDefault="006552CB" w:rsidP="006552CB">
            <w:pPr>
              <w:spacing w:before="120"/>
              <w:rPr>
                <w:color w:val="000000" w:themeColor="text1"/>
              </w:rPr>
            </w:pPr>
          </w:p>
          <w:p w14:paraId="5788C685" w14:textId="1DC23BB8" w:rsidR="006552CB" w:rsidRPr="00382FF0" w:rsidRDefault="008A31AB" w:rsidP="00B81C7D">
            <w:pPr>
              <w:spacing w:before="120"/>
              <w:rPr>
                <w:color w:val="000000" w:themeColor="text1"/>
              </w:rPr>
            </w:pPr>
            <w:r>
              <w:rPr>
                <w:color w:val="000000" w:themeColor="text1"/>
              </w:rPr>
              <w:t>13</w:t>
            </w:r>
            <w:r w:rsidR="008D6CFD" w:rsidRPr="00382FF0">
              <w:rPr>
                <w:color w:val="000000" w:themeColor="text1"/>
              </w:rPr>
              <w:t xml:space="preserve"> </w:t>
            </w:r>
            <w:r w:rsidR="00EF2D8F">
              <w:rPr>
                <w:color w:val="000000" w:themeColor="text1"/>
              </w:rPr>
              <w:t>Febru</w:t>
            </w:r>
            <w:r w:rsidR="008D6CFD" w:rsidRPr="00382FF0">
              <w:rPr>
                <w:color w:val="000000" w:themeColor="text1"/>
              </w:rPr>
              <w:t>ary 2023</w:t>
            </w:r>
          </w:p>
        </w:tc>
      </w:tr>
    </w:tbl>
    <w:p w14:paraId="4298EA11" w14:textId="77777777" w:rsidR="006552CB" w:rsidRPr="00382FF0" w:rsidRDefault="006552CB" w:rsidP="006552CB">
      <w:pPr>
        <w:pStyle w:val="HChG"/>
        <w:spacing w:before="240" w:after="120"/>
        <w:rPr>
          <w:color w:val="000000" w:themeColor="text1"/>
        </w:rPr>
      </w:pPr>
      <w:r w:rsidRPr="00382FF0">
        <w:rPr>
          <w:color w:val="000000" w:themeColor="text1"/>
        </w:rPr>
        <w:tab/>
      </w:r>
      <w:r w:rsidRPr="00382FF0">
        <w:rPr>
          <w:color w:val="000000" w:themeColor="text1"/>
        </w:rPr>
        <w:tab/>
      </w:r>
      <w:bookmarkStart w:id="238" w:name="_Toc340666199"/>
      <w:bookmarkStart w:id="239" w:name="_Toc340745062"/>
      <w:r w:rsidRPr="00382FF0">
        <w:rPr>
          <w:color w:val="000000" w:themeColor="text1"/>
        </w:rPr>
        <w:t>Agreement</w:t>
      </w:r>
      <w:bookmarkEnd w:id="236"/>
      <w:bookmarkEnd w:id="237"/>
    </w:p>
    <w:p w14:paraId="7F5856C7" w14:textId="77777777" w:rsidR="006552CB" w:rsidRPr="00382FF0" w:rsidRDefault="006552CB" w:rsidP="006552CB">
      <w:pPr>
        <w:pStyle w:val="H1G"/>
        <w:spacing w:before="240"/>
        <w:rPr>
          <w:color w:val="000000" w:themeColor="text1"/>
        </w:rPr>
      </w:pPr>
      <w:r w:rsidRPr="00382FF0">
        <w:rPr>
          <w:rStyle w:val="H1GChar"/>
          <w:color w:val="000000" w:themeColor="text1"/>
        </w:rPr>
        <w:tab/>
      </w:r>
      <w:r w:rsidRPr="00382FF0">
        <w:rPr>
          <w:rStyle w:val="H1GChar"/>
          <w:color w:val="000000" w:themeColor="text1"/>
        </w:rPr>
        <w:tab/>
      </w:r>
      <w:r w:rsidRPr="00382FF0">
        <w:rPr>
          <w:color w:val="000000" w:themeColor="text1"/>
        </w:rPr>
        <w:t>Concerning the</w:t>
      </w:r>
      <w:r w:rsidRPr="00382FF0">
        <w:rPr>
          <w:smallCaps/>
          <w:color w:val="000000" w:themeColor="text1"/>
        </w:rPr>
        <w:t xml:space="preserve"> </w:t>
      </w:r>
      <w:r w:rsidRPr="00382FF0">
        <w:rPr>
          <w:color w:val="000000" w:themeColor="text1"/>
        </w:rPr>
        <w:t>Adoption of Harmonized Technical United Nations Regulations for Wheeled Vehicles, Equipment and Parts which can be Fitted and/or be Used on Wheeled Vehicles and the Conditions for Reciprocal Recognition of Approvals Granted on the Basis of these United Nations Regulations</w:t>
      </w:r>
      <w:r w:rsidRPr="00382FF0">
        <w:rPr>
          <w:rStyle w:val="a3"/>
          <w:b w:val="0"/>
          <w:color w:val="000000" w:themeColor="text1"/>
          <w:sz w:val="20"/>
          <w:vertAlign w:val="baseline"/>
        </w:rPr>
        <w:footnoteReference w:customMarkFollows="1" w:id="56"/>
        <w:t>*</w:t>
      </w:r>
    </w:p>
    <w:p w14:paraId="7B0610DE" w14:textId="77777777" w:rsidR="006552CB" w:rsidRPr="00382FF0" w:rsidRDefault="006552CB" w:rsidP="006552CB">
      <w:pPr>
        <w:pStyle w:val="SingleTxtG"/>
        <w:spacing w:before="120"/>
        <w:rPr>
          <w:color w:val="000000" w:themeColor="text1"/>
        </w:rPr>
      </w:pPr>
      <w:r w:rsidRPr="00382FF0">
        <w:rPr>
          <w:color w:val="000000" w:themeColor="text1"/>
        </w:rPr>
        <w:t>(Revision 3, including the amendments which entered into force on 14 September 2017)</w:t>
      </w:r>
    </w:p>
    <w:p w14:paraId="32C2092A" w14:textId="77777777" w:rsidR="006552CB" w:rsidRPr="00382FF0" w:rsidRDefault="006552CB" w:rsidP="006552CB">
      <w:pPr>
        <w:pStyle w:val="H1G"/>
        <w:spacing w:before="120"/>
        <w:ind w:left="0" w:right="0" w:firstLine="0"/>
        <w:jc w:val="center"/>
        <w:rPr>
          <w:color w:val="000000" w:themeColor="text1"/>
        </w:rPr>
      </w:pPr>
      <w:r w:rsidRPr="00382FF0">
        <w:rPr>
          <w:color w:val="000000" w:themeColor="text1"/>
        </w:rPr>
        <w:t>_________</w:t>
      </w:r>
    </w:p>
    <w:p w14:paraId="58E6551E" w14:textId="77777777" w:rsidR="006552CB" w:rsidRPr="00382FF0" w:rsidRDefault="006552CB" w:rsidP="006552CB">
      <w:pPr>
        <w:pStyle w:val="H1G"/>
        <w:spacing w:before="240" w:after="120"/>
        <w:rPr>
          <w:color w:val="000000" w:themeColor="text1"/>
        </w:rPr>
      </w:pPr>
      <w:r w:rsidRPr="00382FF0">
        <w:rPr>
          <w:color w:val="000000" w:themeColor="text1"/>
        </w:rPr>
        <w:tab/>
      </w:r>
      <w:r w:rsidRPr="00382FF0">
        <w:rPr>
          <w:color w:val="000000" w:themeColor="text1"/>
        </w:rPr>
        <w:tab/>
        <w:t>Addendum 47 – UN Regulation No. 48</w:t>
      </w:r>
    </w:p>
    <w:p w14:paraId="175C36F8" w14:textId="46EB0D77" w:rsidR="006552CB" w:rsidRPr="00382FF0" w:rsidRDefault="006552CB" w:rsidP="006552CB">
      <w:pPr>
        <w:pStyle w:val="H1G"/>
        <w:spacing w:before="240"/>
        <w:rPr>
          <w:color w:val="000000" w:themeColor="text1"/>
        </w:rPr>
      </w:pPr>
      <w:r w:rsidRPr="00382FF0">
        <w:rPr>
          <w:color w:val="000000" w:themeColor="text1"/>
        </w:rPr>
        <w:tab/>
      </w:r>
      <w:r w:rsidRPr="00382FF0">
        <w:rPr>
          <w:color w:val="000000" w:themeColor="text1"/>
        </w:rPr>
        <w:tab/>
        <w:t xml:space="preserve">Revision </w:t>
      </w:r>
      <w:r w:rsidR="008D6CFD" w:rsidRPr="00382FF0">
        <w:rPr>
          <w:color w:val="000000" w:themeColor="text1"/>
        </w:rPr>
        <w:t>14</w:t>
      </w:r>
      <w:r w:rsidRPr="00382FF0">
        <w:rPr>
          <w:color w:val="000000" w:themeColor="text1"/>
        </w:rPr>
        <w:t xml:space="preserve"> - Amendment </w:t>
      </w:r>
      <w:r w:rsidR="008D6CFD" w:rsidRPr="00382FF0">
        <w:rPr>
          <w:color w:val="000000" w:themeColor="text1"/>
        </w:rPr>
        <w:t>1</w:t>
      </w:r>
    </w:p>
    <w:p w14:paraId="47B57E1E" w14:textId="188AFDFE" w:rsidR="006552CB" w:rsidRPr="00382FF0" w:rsidRDefault="008D6CFD" w:rsidP="006552CB">
      <w:pPr>
        <w:pStyle w:val="SingleTxtG"/>
        <w:spacing w:after="360"/>
        <w:rPr>
          <w:color w:val="000000" w:themeColor="text1"/>
          <w:spacing w:val="-2"/>
        </w:rPr>
      </w:pPr>
      <w:r w:rsidRPr="00382FF0">
        <w:rPr>
          <w:color w:val="000000" w:themeColor="text1"/>
          <w:spacing w:val="-2"/>
        </w:rPr>
        <w:t xml:space="preserve">Supplement 1 to the </w:t>
      </w:r>
      <w:r w:rsidR="00261FC7" w:rsidRPr="00382FF0">
        <w:rPr>
          <w:color w:val="000000" w:themeColor="text1"/>
          <w:spacing w:val="-2"/>
        </w:rPr>
        <w:t>0</w:t>
      </w:r>
      <w:r w:rsidR="007975E9" w:rsidRPr="00382FF0">
        <w:rPr>
          <w:color w:val="000000" w:themeColor="text1"/>
          <w:spacing w:val="-2"/>
        </w:rPr>
        <w:t>8</w:t>
      </w:r>
      <w:r w:rsidR="006552CB" w:rsidRPr="00382FF0">
        <w:rPr>
          <w:color w:val="000000" w:themeColor="text1"/>
          <w:spacing w:val="-2"/>
        </w:rPr>
        <w:t xml:space="preserve"> series of amendments – Date of entry into force: </w:t>
      </w:r>
      <w:r w:rsidRPr="00382FF0">
        <w:rPr>
          <w:color w:val="000000" w:themeColor="text1"/>
        </w:rPr>
        <w:t>4 January 2023</w:t>
      </w:r>
    </w:p>
    <w:p w14:paraId="18B41D51" w14:textId="23AD55A4" w:rsidR="006552CB" w:rsidRPr="00382FF0" w:rsidRDefault="006552CB" w:rsidP="006552CB">
      <w:pPr>
        <w:pStyle w:val="H1G"/>
        <w:spacing w:before="120" w:after="120" w:line="240" w:lineRule="exact"/>
        <w:rPr>
          <w:color w:val="000000" w:themeColor="text1"/>
          <w:lang w:val="en-US"/>
        </w:rPr>
      </w:pPr>
      <w:r w:rsidRPr="00382FF0">
        <w:rPr>
          <w:color w:val="000000" w:themeColor="text1"/>
          <w:lang w:val="en-US"/>
        </w:rPr>
        <w:tab/>
      </w:r>
      <w:r w:rsidRPr="00382FF0">
        <w:rPr>
          <w:color w:val="000000" w:themeColor="text1"/>
          <w:lang w:val="en-US"/>
        </w:rPr>
        <w:tab/>
      </w:r>
      <w:r w:rsidR="00E05CB7" w:rsidRPr="00382FF0">
        <w:rPr>
          <w:color w:val="000000" w:themeColor="text1"/>
        </w:rPr>
        <w:t>Uniform provisions concerning the approval of vehicles with regard to the installation of lighting and light-signalling devices</w:t>
      </w:r>
    </w:p>
    <w:p w14:paraId="50D56CCA" w14:textId="71522EBF" w:rsidR="006552CB" w:rsidRPr="00382FF0" w:rsidRDefault="006552CB" w:rsidP="009B0CE5">
      <w:pPr>
        <w:pStyle w:val="SingleTxtG"/>
        <w:spacing w:after="40"/>
        <w:jc w:val="left"/>
        <w:rPr>
          <w:color w:val="000000" w:themeColor="text1"/>
          <w:lang w:eastAsia="en-GB"/>
        </w:rPr>
      </w:pPr>
      <w:r w:rsidRPr="00382FF0">
        <w:rPr>
          <w:color w:val="000000" w:themeColor="text1"/>
          <w:spacing w:val="-4"/>
          <w:lang w:eastAsia="en-GB"/>
        </w:rPr>
        <w:t>This document is meant purely as documentation tool. The authentic and legal binding text is:</w:t>
      </w:r>
      <w:r w:rsidRPr="00382FF0">
        <w:rPr>
          <w:color w:val="000000" w:themeColor="text1"/>
          <w:lang w:eastAsia="en-GB"/>
        </w:rPr>
        <w:t xml:space="preserve"> </w:t>
      </w:r>
      <w:r w:rsidRPr="00382FF0">
        <w:rPr>
          <w:color w:val="000000" w:themeColor="text1"/>
          <w:spacing w:val="-6"/>
          <w:lang w:eastAsia="en-GB"/>
        </w:rPr>
        <w:t>ECE/TRANS/WP.29/</w:t>
      </w:r>
      <w:r w:rsidR="008D6CFD" w:rsidRPr="00382FF0">
        <w:rPr>
          <w:color w:val="000000" w:themeColor="text1"/>
          <w:spacing w:val="-6"/>
          <w:lang w:eastAsia="en-GB"/>
        </w:rPr>
        <w:t>2022/91</w:t>
      </w:r>
      <w:r w:rsidR="000D3294" w:rsidRPr="00382FF0">
        <w:rPr>
          <w:color w:val="000000" w:themeColor="text1"/>
          <w:spacing w:val="-6"/>
          <w:lang w:eastAsia="en-GB"/>
        </w:rPr>
        <w:t>.</w:t>
      </w:r>
    </w:p>
    <w:p w14:paraId="26BB5C59" w14:textId="77777777" w:rsidR="006552CB" w:rsidRPr="00382FF0" w:rsidRDefault="006552CB" w:rsidP="006552CB">
      <w:pPr>
        <w:suppressAutoHyphens w:val="0"/>
        <w:spacing w:line="240" w:lineRule="auto"/>
        <w:jc w:val="center"/>
        <w:rPr>
          <w:b/>
          <w:color w:val="000000" w:themeColor="text1"/>
          <w:sz w:val="24"/>
        </w:rPr>
      </w:pPr>
      <w:r w:rsidRPr="00382FF0">
        <w:rPr>
          <w:b/>
          <w:noProof/>
          <w:color w:val="000000" w:themeColor="text1"/>
          <w:sz w:val="24"/>
          <w:lang w:val="en-US"/>
        </w:rPr>
        <w:drawing>
          <wp:anchor distT="0" distB="137160" distL="114300" distR="114300" simplePos="0" relativeHeight="251658240" behindDoc="0" locked="0" layoutInCell="1" allowOverlap="1" wp14:anchorId="33EF75FD" wp14:editId="048E3EC2">
            <wp:simplePos x="0" y="0"/>
            <wp:positionH relativeFrom="column">
              <wp:posOffset>2540000</wp:posOffset>
            </wp:positionH>
            <wp:positionV relativeFrom="paragraph">
              <wp:posOffset>223520</wp:posOffset>
            </wp:positionV>
            <wp:extent cx="1028700" cy="826770"/>
            <wp:effectExtent l="0" t="0" r="0" b="0"/>
            <wp:wrapTopAndBottom/>
            <wp:docPr id="2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Pr="00382FF0">
        <w:rPr>
          <w:b/>
          <w:color w:val="000000" w:themeColor="text1"/>
          <w:sz w:val="24"/>
        </w:rPr>
        <w:t>_________</w:t>
      </w:r>
    </w:p>
    <w:p w14:paraId="7CD28970" w14:textId="70D1C2D2" w:rsidR="00B81C7D" w:rsidRPr="00382FF0" w:rsidRDefault="006552CB" w:rsidP="006552CB">
      <w:pPr>
        <w:suppressAutoHyphens w:val="0"/>
        <w:spacing w:line="240" w:lineRule="auto"/>
        <w:jc w:val="center"/>
        <w:rPr>
          <w:b/>
          <w:color w:val="000000" w:themeColor="text1"/>
          <w:sz w:val="24"/>
        </w:rPr>
      </w:pPr>
      <w:r w:rsidRPr="00382FF0">
        <w:rPr>
          <w:b/>
          <w:color w:val="000000" w:themeColor="text1"/>
          <w:sz w:val="24"/>
        </w:rPr>
        <w:t>UNITED NATIONS</w:t>
      </w:r>
      <w:bookmarkEnd w:id="238"/>
    </w:p>
    <w:p w14:paraId="3A2BE8D4" w14:textId="77777777" w:rsidR="00B81C7D" w:rsidRPr="00382FF0" w:rsidRDefault="00B81C7D">
      <w:pPr>
        <w:suppressAutoHyphens w:val="0"/>
        <w:spacing w:line="240" w:lineRule="auto"/>
        <w:rPr>
          <w:b/>
          <w:color w:val="000000" w:themeColor="text1"/>
          <w:sz w:val="24"/>
        </w:rPr>
      </w:pPr>
      <w:r w:rsidRPr="00382FF0">
        <w:rPr>
          <w:b/>
          <w:color w:val="000000" w:themeColor="text1"/>
          <w:sz w:val="24"/>
        </w:rPr>
        <w:br w:type="page"/>
      </w:r>
    </w:p>
    <w:bookmarkEnd w:id="239"/>
    <w:p w14:paraId="208D301C" w14:textId="77777777" w:rsidR="00F43BE1" w:rsidRPr="00AE2A0E" w:rsidRDefault="00F43BE1" w:rsidP="00F43BE1">
      <w:pPr>
        <w:tabs>
          <w:tab w:val="left" w:pos="2300"/>
          <w:tab w:val="left" w:pos="2800"/>
        </w:tabs>
        <w:spacing w:after="120"/>
        <w:ind w:left="2268" w:right="1134" w:hanging="1134"/>
        <w:jc w:val="both"/>
        <w:rPr>
          <w:lang w:val="en-US"/>
        </w:rPr>
      </w:pPr>
      <w:r w:rsidRPr="00AE2A0E">
        <w:rPr>
          <w:i/>
          <w:lang w:val="en-US"/>
        </w:rPr>
        <w:lastRenderedPageBreak/>
        <w:t>Add a new paragraph 2.1.7.</w:t>
      </w:r>
      <w:r w:rsidRPr="00AE2A0E">
        <w:rPr>
          <w:lang w:val="en-US"/>
        </w:rPr>
        <w:t xml:space="preserve"> to read:</w:t>
      </w:r>
    </w:p>
    <w:p w14:paraId="637B689A" w14:textId="77777777" w:rsidR="00F43BE1" w:rsidRPr="005252AC" w:rsidRDefault="00F43BE1" w:rsidP="00F43BE1">
      <w:pPr>
        <w:pStyle w:val="af3"/>
        <w:spacing w:after="120"/>
        <w:ind w:left="2268" w:right="1134" w:hanging="1134"/>
        <w:contextualSpacing w:val="0"/>
        <w:jc w:val="both"/>
        <w:rPr>
          <w:lang w:val="en-US"/>
        </w:rPr>
      </w:pPr>
      <w:r w:rsidRPr="00AE2A0E">
        <w:rPr>
          <w:lang w:val="en-US"/>
        </w:rPr>
        <w:t>"2.1.7.</w:t>
      </w:r>
      <w:r w:rsidRPr="00AE2A0E">
        <w:rPr>
          <w:lang w:val="en-US"/>
        </w:rPr>
        <w:tab/>
      </w:r>
      <w:r w:rsidRPr="005252AC">
        <w:rPr>
          <w:lang w:val="en-US"/>
        </w:rPr>
        <w:t>“</w:t>
      </w:r>
      <w:r w:rsidRPr="005252AC">
        <w:rPr>
          <w:i/>
          <w:iCs/>
        </w:rPr>
        <w:t xml:space="preserve">Manufacturer logo” </w:t>
      </w:r>
      <w:r w:rsidRPr="005252AC">
        <w:t>means a graphic mark, emblem, word, or a combination of those elements, used to aid and promote public identification and recognition of a vehicle manufacturer's brand name."</w:t>
      </w:r>
    </w:p>
    <w:p w14:paraId="1068D243" w14:textId="77777777" w:rsidR="00F43BE1" w:rsidRPr="005252AC" w:rsidRDefault="00F43BE1" w:rsidP="00F43BE1">
      <w:pPr>
        <w:spacing w:after="120"/>
        <w:ind w:left="2268" w:right="1134" w:hanging="1134"/>
      </w:pPr>
      <w:r w:rsidRPr="005252AC">
        <w:rPr>
          <w:i/>
          <w:iCs/>
        </w:rPr>
        <w:t xml:space="preserve">Add a new paragraph 2.5.1.1. </w:t>
      </w:r>
      <w:r w:rsidRPr="005252AC">
        <w:t>to read:</w:t>
      </w:r>
    </w:p>
    <w:p w14:paraId="2057008D" w14:textId="7F65B9C8" w:rsidR="00F43BE1" w:rsidRPr="005252AC" w:rsidRDefault="00C14DE7" w:rsidP="00F43BE1">
      <w:pPr>
        <w:spacing w:after="120"/>
        <w:ind w:left="2268" w:right="1134" w:hanging="1134"/>
        <w:rPr>
          <w:strike/>
          <w:color w:val="000000" w:themeColor="text1"/>
        </w:rPr>
      </w:pPr>
      <w:r>
        <w:t>"</w:t>
      </w:r>
      <w:r w:rsidR="00F43BE1" w:rsidRPr="005252AC">
        <w:t>2.5.1.1.</w:t>
      </w:r>
      <w:r w:rsidR="00F43BE1" w:rsidRPr="005252AC">
        <w:tab/>
        <w:t>“</w:t>
      </w:r>
      <w:r w:rsidR="00F43BE1" w:rsidRPr="005252AC">
        <w:rPr>
          <w:color w:val="000000" w:themeColor="text1"/>
        </w:rPr>
        <w:t>Auxiliary driving-beam (auxiliary main-beam) lamp” means a driving-beam approved as separate lamp in such a way that it is supplementing a driving-beam of another class.</w:t>
      </w:r>
      <w:r w:rsidR="009166BC">
        <w:rPr>
          <w:color w:val="000000" w:themeColor="text1"/>
        </w:rPr>
        <w:t>"</w:t>
      </w:r>
    </w:p>
    <w:p w14:paraId="44BCDB24" w14:textId="77777777" w:rsidR="00F43BE1" w:rsidRPr="005252AC" w:rsidRDefault="00F43BE1" w:rsidP="00F43BE1">
      <w:pPr>
        <w:pStyle w:val="SingleTxtG"/>
        <w:ind w:right="521"/>
      </w:pPr>
      <w:r w:rsidRPr="005252AC">
        <w:rPr>
          <w:i/>
          <w:iCs/>
        </w:rPr>
        <w:t>Add new paragraphs</w:t>
      </w:r>
      <w:r w:rsidRPr="005252AC">
        <w:rPr>
          <w:i/>
          <w:iCs/>
          <w:lang w:eastAsia="ja-JP"/>
        </w:rPr>
        <w:t xml:space="preserve"> 2.7.8. and 2.7.9. </w:t>
      </w:r>
      <w:r w:rsidRPr="005252AC">
        <w:t>to read:</w:t>
      </w:r>
    </w:p>
    <w:p w14:paraId="1C2FDD94" w14:textId="0074F50A" w:rsidR="00F43BE1" w:rsidRPr="005252AC" w:rsidRDefault="009166BC" w:rsidP="00F43BE1">
      <w:pPr>
        <w:pStyle w:val="SingleTxtG"/>
        <w:ind w:left="2268" w:hanging="1134"/>
        <w:rPr>
          <w:iCs/>
        </w:rPr>
      </w:pPr>
      <w:r>
        <w:rPr>
          <w:iCs/>
        </w:rPr>
        <w:t>"</w:t>
      </w:r>
      <w:r w:rsidR="00F43BE1" w:rsidRPr="005252AC">
        <w:rPr>
          <w:iCs/>
        </w:rPr>
        <w:t>2.7.8.</w:t>
      </w:r>
      <w:r w:rsidR="00F43BE1" w:rsidRPr="005252AC">
        <w:rPr>
          <w:iCs/>
        </w:rPr>
        <w:tab/>
      </w:r>
      <w:r w:rsidR="00F43BE1" w:rsidRPr="005252AC">
        <w:rPr>
          <w:i/>
          <w:iCs/>
        </w:rPr>
        <w:t>“Driver Assistance Projection”</w:t>
      </w:r>
      <w:r w:rsidR="00F43BE1" w:rsidRPr="005252AC">
        <w:rPr>
          <w:iCs/>
        </w:rPr>
        <w:t xml:space="preserve"> means a modification of the light distribution for driver assistance purposes. </w:t>
      </w:r>
    </w:p>
    <w:p w14:paraId="73544703" w14:textId="0733CDDF" w:rsidR="00F43BE1" w:rsidRPr="005252AC" w:rsidRDefault="00F43BE1" w:rsidP="00F43BE1">
      <w:pPr>
        <w:pStyle w:val="SingleTxtG"/>
        <w:ind w:left="2268" w:hanging="1134"/>
        <w:rPr>
          <w:iCs/>
        </w:rPr>
      </w:pPr>
      <w:r w:rsidRPr="005252AC">
        <w:rPr>
          <w:lang w:val="en-US"/>
        </w:rPr>
        <w:t>2.7.9.</w:t>
      </w:r>
      <w:r w:rsidRPr="005252AC">
        <w:rPr>
          <w:lang w:val="en-US"/>
        </w:rPr>
        <w:tab/>
      </w:r>
      <w:r w:rsidRPr="005252AC">
        <w:rPr>
          <w:i/>
          <w:lang w:val="en-US"/>
        </w:rPr>
        <w:t>“RCT (Risk of Collision Time)”</w:t>
      </w:r>
      <w:r w:rsidRPr="005252AC">
        <w:rPr>
          <w:lang w:val="en-US"/>
        </w:rPr>
        <w:t xml:space="preserve"> means the estimated time for the own vehicle and the preceding vehicle to collide</w:t>
      </w:r>
      <w:r w:rsidRPr="005252AC">
        <w:rPr>
          <w:rFonts w:ascii="Arial" w:hAnsi="Arial" w:cs="Arial"/>
          <w:lang w:val="en-US"/>
        </w:rPr>
        <w:t xml:space="preserve">, </w:t>
      </w:r>
      <w:r w:rsidRPr="005252AC">
        <w:rPr>
          <w:lang w:val="en-US"/>
        </w:rPr>
        <w:t>assuming that the relative speed, at the time of estimation, remains constant.</w:t>
      </w:r>
      <w:r w:rsidR="009166BC">
        <w:rPr>
          <w:lang w:val="en-US"/>
        </w:rPr>
        <w:t>"</w:t>
      </w:r>
    </w:p>
    <w:p w14:paraId="03352C8A" w14:textId="77777777" w:rsidR="00F43BE1" w:rsidRPr="005252AC" w:rsidRDefault="00F43BE1" w:rsidP="00F43BE1">
      <w:pPr>
        <w:pStyle w:val="SingleTxtG"/>
        <w:ind w:right="521"/>
        <w:rPr>
          <w:iCs/>
        </w:rPr>
      </w:pPr>
      <w:r w:rsidRPr="005252AC">
        <w:rPr>
          <w:i/>
          <w:iCs/>
        </w:rPr>
        <w:t>Add a new paragraph</w:t>
      </w:r>
      <w:r w:rsidRPr="005252AC">
        <w:rPr>
          <w:i/>
          <w:iCs/>
          <w:lang w:eastAsia="ja-JP"/>
        </w:rPr>
        <w:t xml:space="preserve"> 3.2.9. </w:t>
      </w:r>
      <w:r w:rsidRPr="005252AC">
        <w:t>to read:</w:t>
      </w:r>
    </w:p>
    <w:p w14:paraId="29FA53B8" w14:textId="205D93A0" w:rsidR="00F43BE1" w:rsidRPr="005252AC" w:rsidRDefault="009166BC" w:rsidP="00F43BE1">
      <w:pPr>
        <w:pStyle w:val="SingleTxtG"/>
        <w:ind w:left="2268" w:hanging="1134"/>
        <w:rPr>
          <w:iCs/>
        </w:rPr>
      </w:pPr>
      <w:r>
        <w:rPr>
          <w:iCs/>
        </w:rPr>
        <w:t>"</w:t>
      </w:r>
      <w:r w:rsidR="00F43BE1" w:rsidRPr="005252AC">
        <w:rPr>
          <w:iCs/>
        </w:rPr>
        <w:t>3.2.9.</w:t>
      </w:r>
      <w:r w:rsidR="00F43BE1" w:rsidRPr="005252AC">
        <w:rPr>
          <w:iCs/>
        </w:rPr>
        <w:tab/>
        <w:t>Where a system is able to provide driver assistance projections on the road, a list of the patterns and symbols shall be provided by the manufacturer.</w:t>
      </w:r>
      <w:r>
        <w:rPr>
          <w:iCs/>
        </w:rPr>
        <w:t>"</w:t>
      </w:r>
    </w:p>
    <w:p w14:paraId="036A8C6C" w14:textId="77777777" w:rsidR="00F43BE1" w:rsidRPr="00442F38" w:rsidRDefault="00F43BE1" w:rsidP="00F43BE1">
      <w:pPr>
        <w:tabs>
          <w:tab w:val="left" w:pos="2300"/>
          <w:tab w:val="left" w:pos="2800"/>
        </w:tabs>
        <w:spacing w:after="120"/>
        <w:ind w:left="2268" w:right="1134" w:hanging="1134"/>
        <w:jc w:val="both"/>
        <w:rPr>
          <w:bCs/>
          <w:lang w:val="en-US"/>
        </w:rPr>
      </w:pPr>
      <w:r w:rsidRPr="00442F38">
        <w:rPr>
          <w:bCs/>
          <w:i/>
          <w:lang w:val="en-US"/>
        </w:rPr>
        <w:t>Add a new paragraph 5.5.5.</w:t>
      </w:r>
      <w:r w:rsidRPr="00442F38">
        <w:rPr>
          <w:bCs/>
          <w:lang w:val="en-US"/>
        </w:rPr>
        <w:t xml:space="preserve"> to read:</w:t>
      </w:r>
    </w:p>
    <w:p w14:paraId="2999B5CC" w14:textId="77777777" w:rsidR="00F43BE1" w:rsidRPr="00442F38" w:rsidRDefault="00F43BE1" w:rsidP="00F43BE1">
      <w:pPr>
        <w:tabs>
          <w:tab w:val="left" w:pos="2300"/>
          <w:tab w:val="left" w:pos="2800"/>
        </w:tabs>
        <w:spacing w:after="120"/>
        <w:ind w:left="2268" w:right="1134" w:hanging="1134"/>
        <w:jc w:val="both"/>
        <w:rPr>
          <w:bCs/>
          <w:lang w:val="en-US"/>
        </w:rPr>
      </w:pPr>
      <w:r w:rsidRPr="00442F38">
        <w:rPr>
          <w:bCs/>
          <w:lang w:val="en-US"/>
        </w:rPr>
        <w:t>"5.5.5.</w:t>
      </w:r>
      <w:r w:rsidRPr="00442F38">
        <w:rPr>
          <w:bCs/>
          <w:lang w:val="en-US"/>
        </w:rPr>
        <w:tab/>
        <w:t>In case of lamps incorporating a manufacturer logo, only two lateral logos (one on each side) or one central logo can be fitted on the rear of the vehicle and only two lateral logos (one on each side) or one central logo can be fitted on the front of the vehicle.</w:t>
      </w:r>
      <w:r w:rsidRPr="00E77C09">
        <w:t xml:space="preserve"> </w:t>
      </w:r>
      <w:r w:rsidRPr="00E77C09">
        <w:rPr>
          <w:bCs/>
          <w:lang w:val="en-US"/>
        </w:rPr>
        <w:t>All logos that are not vehicle manufacturer or body manufacturer logos are prohibited.</w:t>
      </w:r>
      <w:r w:rsidRPr="00442F38">
        <w:rPr>
          <w:bCs/>
          <w:lang w:val="en-US"/>
        </w:rPr>
        <w:t>"</w:t>
      </w:r>
    </w:p>
    <w:p w14:paraId="08E00D2F" w14:textId="77777777" w:rsidR="00F43BE1" w:rsidRPr="008454D7" w:rsidRDefault="00F43BE1" w:rsidP="00F43BE1">
      <w:pPr>
        <w:spacing w:after="120"/>
        <w:ind w:left="1134" w:right="1134"/>
      </w:pPr>
      <w:r w:rsidRPr="00081B45">
        <w:rPr>
          <w:i/>
        </w:rPr>
        <w:t>Paragraph</w:t>
      </w:r>
      <w:r w:rsidRPr="008454D7">
        <w:rPr>
          <w:i/>
        </w:rPr>
        <w:t xml:space="preserve"> 5.10. and </w:t>
      </w:r>
      <w:r>
        <w:rPr>
          <w:i/>
        </w:rPr>
        <w:t xml:space="preserve">its </w:t>
      </w:r>
      <w:r w:rsidRPr="008454D7">
        <w:rPr>
          <w:i/>
        </w:rPr>
        <w:t xml:space="preserve">sub-paragraphs, </w:t>
      </w:r>
      <w:r w:rsidRPr="007661DA">
        <w:rPr>
          <w:rFonts w:asciiTheme="majorBidi" w:eastAsia="MS Mincho" w:hAnsiTheme="majorBidi" w:cstheme="majorBidi"/>
        </w:rPr>
        <w:t>amend</w:t>
      </w:r>
      <w:r w:rsidRPr="008454D7">
        <w:t xml:space="preserve"> to read:</w:t>
      </w:r>
    </w:p>
    <w:p w14:paraId="16666EC9" w14:textId="16D0765A" w:rsidR="00F43BE1" w:rsidRPr="005252AC" w:rsidRDefault="009166BC" w:rsidP="00F43BE1">
      <w:pPr>
        <w:pStyle w:val="SingleTxtG"/>
        <w:ind w:left="2268" w:hanging="1134"/>
      </w:pPr>
      <w:r>
        <w:rPr>
          <w:lang w:val="en-US"/>
        </w:rPr>
        <w:t>"</w:t>
      </w:r>
      <w:r w:rsidR="00F43BE1" w:rsidRPr="008454D7">
        <w:rPr>
          <w:lang w:val="en-US"/>
        </w:rPr>
        <w:t>5.10.</w:t>
      </w:r>
      <w:r w:rsidR="00F43BE1" w:rsidRPr="008454D7">
        <w:rPr>
          <w:lang w:val="en-US"/>
        </w:rPr>
        <w:tab/>
      </w:r>
      <w:r w:rsidR="00F43BE1" w:rsidRPr="005252AC">
        <w:t xml:space="preserve">Provisions regarding light </w:t>
      </w:r>
      <w:r w:rsidR="00F43BE1" w:rsidRPr="005252AC">
        <w:rPr>
          <w:color w:val="000000" w:themeColor="text1"/>
        </w:rPr>
        <w:t>which could give rise to confusion</w:t>
      </w:r>
      <w:r w:rsidR="00F43BE1" w:rsidRPr="005252AC">
        <w:t>:</w:t>
      </w:r>
    </w:p>
    <w:p w14:paraId="72B4DD06" w14:textId="77777777" w:rsidR="00F43BE1" w:rsidRPr="005252AC" w:rsidRDefault="00F43BE1" w:rsidP="00F43BE1">
      <w:pPr>
        <w:pStyle w:val="SingleTxtG"/>
        <w:ind w:left="2268" w:hanging="1134"/>
      </w:pPr>
      <w:r w:rsidRPr="005252AC">
        <w:t>5.</w:t>
      </w:r>
      <w:r w:rsidRPr="005252AC">
        <w:rPr>
          <w:lang w:val="en-US"/>
        </w:rPr>
        <w:t>10</w:t>
      </w:r>
      <w:r w:rsidRPr="005252AC">
        <w:t>.1.</w:t>
      </w:r>
      <w:r w:rsidRPr="005252AC">
        <w:tab/>
        <w:t>Red light emitted by a lamp fitted on the rear of the vehicle (as defined in paragraph 2.1.5.) shall not be visible from the front of the vehicle.</w:t>
      </w:r>
    </w:p>
    <w:p w14:paraId="1F901E60" w14:textId="77777777" w:rsidR="00F43BE1" w:rsidRPr="005252AC" w:rsidRDefault="00F43BE1" w:rsidP="00F43BE1">
      <w:pPr>
        <w:pStyle w:val="SingleTxtG"/>
        <w:ind w:left="2268" w:hanging="1134"/>
      </w:pPr>
      <w:r w:rsidRPr="005252AC">
        <w:t>5.10.2.</w:t>
      </w:r>
      <w:r w:rsidRPr="005252AC">
        <w:tab/>
        <w:t xml:space="preserve">White light emitted by a lamp fitted on the front of the vehicle (as defined in paragraph 2.1.5.) shall not be visible from the rear of the vehicle. </w:t>
      </w:r>
    </w:p>
    <w:p w14:paraId="76EA11A1" w14:textId="77777777" w:rsidR="00F43BE1" w:rsidRPr="005252AC" w:rsidRDefault="00F43BE1" w:rsidP="00F43BE1">
      <w:pPr>
        <w:pStyle w:val="SingleTxtG"/>
        <w:ind w:left="2268" w:hanging="1134"/>
        <w:rPr>
          <w:bCs/>
        </w:rPr>
      </w:pPr>
      <w:r w:rsidRPr="00393C35">
        <w:t>5.10.3.</w:t>
      </w:r>
      <w:r w:rsidRPr="00393C35">
        <w:tab/>
      </w:r>
      <w:r w:rsidRPr="005252AC">
        <w:rPr>
          <w:bCs/>
          <w:lang w:val="en-US"/>
        </w:rPr>
        <w:t>No account shall be taken of lighting devices fitted for the interior lighting of the vehicle.</w:t>
      </w:r>
    </w:p>
    <w:p w14:paraId="0CB335A4" w14:textId="77777777" w:rsidR="00F43BE1" w:rsidRPr="008F4DF7" w:rsidRDefault="00F43BE1" w:rsidP="00F43BE1">
      <w:pPr>
        <w:spacing w:after="120"/>
        <w:ind w:left="2268" w:right="1134" w:hanging="1134"/>
        <w:jc w:val="both"/>
        <w:rPr>
          <w:bCs/>
        </w:rPr>
      </w:pPr>
      <w:r w:rsidRPr="008F4DF7">
        <w:rPr>
          <w:bCs/>
        </w:rPr>
        <w:t>5.10.4.</w:t>
      </w:r>
      <w:r w:rsidRPr="008F4DF7">
        <w:rPr>
          <w:bCs/>
        </w:rPr>
        <w:tab/>
        <w:t>To verify paragraphs 5.10.1. and 5.10.2.:</w:t>
      </w:r>
    </w:p>
    <w:p w14:paraId="521D9AA3" w14:textId="77777777" w:rsidR="00F43BE1" w:rsidRPr="008F4DF7" w:rsidRDefault="00F43BE1" w:rsidP="00F43BE1">
      <w:pPr>
        <w:spacing w:after="120"/>
        <w:ind w:left="2268" w:right="1134" w:hanging="1134"/>
        <w:jc w:val="both"/>
        <w:rPr>
          <w:bCs/>
        </w:rPr>
      </w:pPr>
      <w:r w:rsidRPr="008F4DF7">
        <w:rPr>
          <w:bCs/>
        </w:rPr>
        <w:t>5.10.4.1.</w:t>
      </w:r>
      <w:r w:rsidRPr="008F4DF7">
        <w:rPr>
          <w:bCs/>
        </w:rPr>
        <w:tab/>
        <w:t xml:space="preserve">For the visibility of red light towards the front of a vehicle, with the exception of a red rearmost side-marker lamp, there shall be no direct visibility of the apparent surface of a red lamp if viewed by an observer moving within Zone 1 in a transverse plane situated 25 m in front of the vehicle (see Annex 4); </w:t>
      </w:r>
    </w:p>
    <w:p w14:paraId="54C232AF" w14:textId="77777777" w:rsidR="00F43BE1" w:rsidRPr="008F4DF7" w:rsidRDefault="00F43BE1" w:rsidP="00F43BE1">
      <w:pPr>
        <w:spacing w:after="120"/>
        <w:ind w:left="2268" w:right="1134" w:hanging="1134"/>
        <w:jc w:val="both"/>
        <w:rPr>
          <w:bCs/>
        </w:rPr>
      </w:pPr>
      <w:r w:rsidRPr="008F4DF7">
        <w:rPr>
          <w:bCs/>
        </w:rPr>
        <w:t>5.10.4.2.</w:t>
      </w:r>
      <w:r w:rsidRPr="008F4DF7">
        <w:rPr>
          <w:bCs/>
        </w:rPr>
        <w:tab/>
        <w:t xml:space="preserve">For the visibility of white light towards the rear of a vehicle, with the exception of reversing lamps and white side </w:t>
      </w:r>
      <w:proofErr w:type="spellStart"/>
      <w:r w:rsidRPr="008F4DF7">
        <w:rPr>
          <w:bCs/>
        </w:rPr>
        <w:t>conspicuity</w:t>
      </w:r>
      <w:proofErr w:type="spellEnd"/>
      <w:r w:rsidRPr="008F4DF7">
        <w:rPr>
          <w:bCs/>
        </w:rPr>
        <w:t xml:space="preserve"> markings, there shall be no direct visibility of the apparent surface of a white lamp if viewed by an observer moving within Zone 2 in a transverse plane situated 25 m behind the vehicle (see Annex 4);</w:t>
      </w:r>
    </w:p>
    <w:p w14:paraId="391F4AC0" w14:textId="3167A0D2" w:rsidR="00F43BE1" w:rsidRPr="008F4DF7" w:rsidRDefault="00F43BE1" w:rsidP="00F43BE1">
      <w:pPr>
        <w:spacing w:after="120"/>
        <w:ind w:left="2268" w:right="1134" w:hanging="1134"/>
        <w:jc w:val="both"/>
        <w:rPr>
          <w:bCs/>
          <w:i/>
        </w:rPr>
      </w:pPr>
      <w:r w:rsidRPr="008F4DF7">
        <w:rPr>
          <w:bCs/>
        </w:rPr>
        <w:t>5.10.4.3.</w:t>
      </w:r>
      <w:r w:rsidRPr="008F4DF7">
        <w:rPr>
          <w:bCs/>
        </w:rPr>
        <w:tab/>
        <w:t>In case of doubt, the requirement above shall be deemed fulfilled if the luminous intensity of the red light emitted to the front and/or the white light emitted to the rear, as verified during type approval of the lamps, is less than 0.25 cd per lamp taking into account the influence of the vehicle body if applicable.</w:t>
      </w:r>
      <w:r w:rsidR="009166BC">
        <w:rPr>
          <w:bCs/>
        </w:rPr>
        <w:t>"</w:t>
      </w:r>
    </w:p>
    <w:p w14:paraId="0083862A" w14:textId="77777777" w:rsidR="00F43BE1" w:rsidRPr="00300470" w:rsidRDefault="00F43BE1" w:rsidP="00EF2D8F">
      <w:pPr>
        <w:pageBreakBefore/>
        <w:tabs>
          <w:tab w:val="left" w:pos="2300"/>
          <w:tab w:val="left" w:pos="2800"/>
        </w:tabs>
        <w:spacing w:after="120"/>
        <w:ind w:left="2268" w:right="1134" w:hanging="1134"/>
        <w:jc w:val="both"/>
        <w:rPr>
          <w:lang w:val="en-US"/>
        </w:rPr>
      </w:pPr>
      <w:r w:rsidRPr="00300470">
        <w:rPr>
          <w:i/>
          <w:lang w:val="en-US"/>
        </w:rPr>
        <w:lastRenderedPageBreak/>
        <w:t xml:space="preserve">Add a new paragraph 5.30.1. </w:t>
      </w:r>
      <w:r w:rsidRPr="00300470">
        <w:rPr>
          <w:lang w:val="en-US"/>
        </w:rPr>
        <w:t>to read:</w:t>
      </w:r>
    </w:p>
    <w:p w14:paraId="50BEA7A3" w14:textId="77777777" w:rsidR="00F43BE1" w:rsidRPr="00300470" w:rsidRDefault="00F43BE1" w:rsidP="00F43BE1">
      <w:pPr>
        <w:tabs>
          <w:tab w:val="left" w:pos="2300"/>
          <w:tab w:val="left" w:pos="2800"/>
        </w:tabs>
        <w:spacing w:after="120"/>
        <w:ind w:left="2268" w:right="1134" w:hanging="1134"/>
        <w:jc w:val="both"/>
        <w:rPr>
          <w:i/>
          <w:iCs/>
        </w:rPr>
      </w:pPr>
      <w:r w:rsidRPr="00300470">
        <w:rPr>
          <w:lang w:val="en-US"/>
        </w:rPr>
        <w:t>"5.30.1.</w:t>
      </w:r>
      <w:r w:rsidRPr="00300470">
        <w:rPr>
          <w:lang w:val="en-US"/>
        </w:rPr>
        <w:tab/>
        <w:t>Especially in case of light-</w:t>
      </w:r>
      <w:proofErr w:type="spellStart"/>
      <w:r w:rsidRPr="00300470">
        <w:rPr>
          <w:lang w:val="en-US"/>
        </w:rPr>
        <w:t>signalling</w:t>
      </w:r>
      <w:proofErr w:type="spellEnd"/>
      <w:r w:rsidRPr="00300470">
        <w:rPr>
          <w:lang w:val="en-US"/>
        </w:rPr>
        <w:t xml:space="preserve"> lamps incorporating a manufacturer logo, the lamp shall be type approved according to the requirements of the UN </w:t>
      </w:r>
      <w:r>
        <w:rPr>
          <w:lang w:val="en-US"/>
        </w:rPr>
        <w:t>R</w:t>
      </w:r>
      <w:r w:rsidRPr="00300470">
        <w:rPr>
          <w:lang w:val="en-US"/>
        </w:rPr>
        <w:t>egulation No</w:t>
      </w:r>
      <w:r>
        <w:rPr>
          <w:lang w:val="en-US"/>
        </w:rPr>
        <w:t>.</w:t>
      </w:r>
      <w:r w:rsidRPr="00300470">
        <w:rPr>
          <w:lang w:val="en-US"/>
        </w:rPr>
        <w:t xml:space="preserve"> 148."</w:t>
      </w:r>
    </w:p>
    <w:p w14:paraId="3D3202C4" w14:textId="77777777" w:rsidR="00F43BE1" w:rsidRPr="00C1319A" w:rsidRDefault="00F43BE1" w:rsidP="00F43BE1">
      <w:pPr>
        <w:pStyle w:val="SingleTxtG"/>
        <w:ind w:right="521"/>
      </w:pPr>
      <w:r w:rsidRPr="00C1319A">
        <w:rPr>
          <w:i/>
          <w:iCs/>
        </w:rPr>
        <w:t>Add a new paragraph</w:t>
      </w:r>
      <w:r w:rsidRPr="00C1319A">
        <w:rPr>
          <w:i/>
          <w:iCs/>
          <w:lang w:eastAsia="ja-JP"/>
        </w:rPr>
        <w:t xml:space="preserve"> 5.35. and related sub-paragraphs </w:t>
      </w:r>
      <w:r w:rsidRPr="00C1319A">
        <w:t>to read:</w:t>
      </w:r>
    </w:p>
    <w:p w14:paraId="42A0E362" w14:textId="399210A3" w:rsidR="00F43BE1" w:rsidRPr="00530679" w:rsidRDefault="009166BC" w:rsidP="00F43BE1">
      <w:pPr>
        <w:pStyle w:val="para"/>
        <w:ind w:right="0"/>
      </w:pPr>
      <w:r>
        <w:t>"</w:t>
      </w:r>
      <w:r w:rsidR="00F43BE1" w:rsidRPr="00530679">
        <w:t>5.35.</w:t>
      </w:r>
      <w:r w:rsidR="00F43BE1" w:rsidRPr="00530679">
        <w:tab/>
        <w:t>General provisions relating to Driver Assistance Projection</w:t>
      </w:r>
    </w:p>
    <w:p w14:paraId="313FF9B3" w14:textId="77777777" w:rsidR="00F43BE1" w:rsidRPr="00530679" w:rsidRDefault="00F43BE1" w:rsidP="00F43BE1">
      <w:pPr>
        <w:pStyle w:val="para"/>
        <w:ind w:firstLine="0"/>
      </w:pPr>
      <w:r w:rsidRPr="00530679">
        <w:t>The Driver Assistance Projection shall be constituted of patterns, symbols or both.</w:t>
      </w:r>
    </w:p>
    <w:p w14:paraId="7E5B0C5C" w14:textId="77777777" w:rsidR="00F43BE1" w:rsidRPr="00530679" w:rsidRDefault="00F43BE1" w:rsidP="00F43BE1">
      <w:pPr>
        <w:pStyle w:val="para"/>
        <w:rPr>
          <w:lang w:val="en-US"/>
        </w:rPr>
      </w:pPr>
      <w:r w:rsidRPr="00530679">
        <w:rPr>
          <w:lang w:val="en-US"/>
        </w:rPr>
        <w:t>5.35.1.</w:t>
      </w:r>
      <w:r w:rsidRPr="00530679">
        <w:rPr>
          <w:lang w:val="en-US"/>
        </w:rPr>
        <w:tab/>
        <w:t>Symbols and patterns shall be related and limited only to warning/highlighting:</w:t>
      </w:r>
    </w:p>
    <w:p w14:paraId="05F61871" w14:textId="77777777" w:rsidR="00F43BE1" w:rsidRPr="00530679" w:rsidRDefault="00F43BE1" w:rsidP="00F43BE1">
      <w:pPr>
        <w:pStyle w:val="para"/>
        <w:ind w:left="2835" w:hanging="567"/>
        <w:rPr>
          <w:lang w:val="en-US"/>
        </w:rPr>
      </w:pPr>
      <w:r w:rsidRPr="00530679">
        <w:rPr>
          <w:lang w:val="en-US"/>
        </w:rPr>
        <w:t>(a)</w:t>
      </w:r>
      <w:r w:rsidRPr="00530679">
        <w:rPr>
          <w:lang w:val="en-US"/>
        </w:rPr>
        <w:tab/>
        <w:t xml:space="preserve">the presence of hazardous traffic situation </w:t>
      </w:r>
    </w:p>
    <w:p w14:paraId="4D1453A2" w14:textId="77777777" w:rsidR="00F43BE1" w:rsidRPr="00530679" w:rsidRDefault="00F43BE1" w:rsidP="00F43BE1">
      <w:pPr>
        <w:pStyle w:val="para"/>
        <w:ind w:left="2835" w:hanging="567"/>
        <w:rPr>
          <w:lang w:val="en-US" w:eastAsia="ja-JP"/>
        </w:rPr>
      </w:pPr>
      <w:r w:rsidRPr="00530679">
        <w:rPr>
          <w:lang w:val="en-US"/>
        </w:rPr>
        <w:t>(b)</w:t>
      </w:r>
      <w:r w:rsidRPr="00530679">
        <w:rPr>
          <w:lang w:val="en-US"/>
        </w:rPr>
        <w:tab/>
        <w:t>the presence of other road users which require the driver’s attention</w:t>
      </w:r>
    </w:p>
    <w:p w14:paraId="1FD94A9D" w14:textId="77777777" w:rsidR="00F43BE1" w:rsidRPr="00530679" w:rsidRDefault="00F43BE1" w:rsidP="00F43BE1">
      <w:pPr>
        <w:pStyle w:val="para"/>
        <w:ind w:left="2835" w:hanging="567"/>
        <w:rPr>
          <w:lang w:val="en-US"/>
        </w:rPr>
      </w:pPr>
      <w:r w:rsidRPr="00530679">
        <w:rPr>
          <w:lang w:val="en-US"/>
        </w:rPr>
        <w:t>(c)</w:t>
      </w:r>
      <w:r w:rsidRPr="00530679">
        <w:rPr>
          <w:lang w:val="en-US"/>
        </w:rPr>
        <w:tab/>
        <w:t>to maintain the distances to surrounding road users and infrastructure</w:t>
      </w:r>
    </w:p>
    <w:p w14:paraId="6E103DED" w14:textId="77777777" w:rsidR="00F43BE1" w:rsidRPr="00530679" w:rsidRDefault="00F43BE1" w:rsidP="00F43BE1">
      <w:pPr>
        <w:pStyle w:val="para"/>
        <w:ind w:left="2835" w:hanging="567"/>
        <w:rPr>
          <w:lang w:val="en-US"/>
        </w:rPr>
      </w:pPr>
      <w:r w:rsidRPr="00530679">
        <w:rPr>
          <w:lang w:val="en-US"/>
        </w:rPr>
        <w:t>(d)</w:t>
      </w:r>
      <w:r w:rsidRPr="00530679">
        <w:rPr>
          <w:lang w:val="en-US" w:eastAsia="ja-JP"/>
        </w:rPr>
        <w:tab/>
      </w:r>
      <w:r w:rsidRPr="00530679">
        <w:rPr>
          <w:lang w:val="en-US"/>
        </w:rPr>
        <w:t>to maintain the correct lane</w:t>
      </w:r>
    </w:p>
    <w:p w14:paraId="0024A596" w14:textId="77777777" w:rsidR="00F43BE1" w:rsidRPr="00530679" w:rsidRDefault="00F43BE1" w:rsidP="00F43BE1">
      <w:pPr>
        <w:pStyle w:val="para"/>
        <w:ind w:firstLine="0"/>
        <w:rPr>
          <w:lang w:val="en-US"/>
        </w:rPr>
      </w:pPr>
      <w:r w:rsidRPr="00530679">
        <w:rPr>
          <w:lang w:val="en-US"/>
        </w:rPr>
        <w:t xml:space="preserve">The patterns and symbols shall be explained in the owner's handbook. </w:t>
      </w:r>
    </w:p>
    <w:p w14:paraId="18F121F8" w14:textId="77777777" w:rsidR="00F43BE1" w:rsidRPr="00530679" w:rsidRDefault="00F43BE1" w:rsidP="00F43BE1">
      <w:pPr>
        <w:pStyle w:val="para"/>
        <w:rPr>
          <w:iCs/>
          <w:lang w:val="en-US"/>
        </w:rPr>
      </w:pPr>
      <w:r w:rsidRPr="00530679">
        <w:t>5.35.2.</w:t>
      </w:r>
      <w:r w:rsidRPr="00530679">
        <w:tab/>
        <w:t>The only s</w:t>
      </w:r>
      <w:proofErr w:type="spellStart"/>
      <w:r w:rsidRPr="00530679">
        <w:rPr>
          <w:iCs/>
          <w:lang w:val="en-US"/>
        </w:rPr>
        <w:t>ymbols</w:t>
      </w:r>
      <w:proofErr w:type="spellEnd"/>
      <w:r w:rsidRPr="00530679">
        <w:rPr>
          <w:iCs/>
          <w:lang w:val="en-US"/>
        </w:rPr>
        <w:t xml:space="preserve"> and </w:t>
      </w:r>
      <w:r w:rsidRPr="00530679">
        <w:rPr>
          <w:iCs/>
        </w:rPr>
        <w:t>patterns</w:t>
      </w:r>
      <w:r w:rsidRPr="00530679">
        <w:rPr>
          <w:iCs/>
          <w:lang w:val="en-US"/>
        </w:rPr>
        <w:t xml:space="preserve"> that may be used for the </w:t>
      </w:r>
      <w:r w:rsidRPr="00530679">
        <w:t>Driver Assistance Projection,</w:t>
      </w:r>
      <w:r w:rsidRPr="00530679">
        <w:rPr>
          <w:iCs/>
          <w:lang w:val="en-US"/>
        </w:rPr>
        <w:t xml:space="preserve"> and their associated underlying conditions, are listed in Annex 16.</w:t>
      </w:r>
    </w:p>
    <w:p w14:paraId="75B0DC97" w14:textId="77777777" w:rsidR="00F43BE1" w:rsidRPr="00530679" w:rsidRDefault="00F43BE1" w:rsidP="00F43BE1">
      <w:pPr>
        <w:pStyle w:val="SingleTxtG"/>
        <w:tabs>
          <w:tab w:val="left" w:pos="7938"/>
        </w:tabs>
        <w:ind w:left="2268" w:hanging="1134"/>
        <w:rPr>
          <w:lang w:val="en-US"/>
        </w:rPr>
      </w:pPr>
      <w:bookmarkStart w:id="240" w:name="_Hlk72918101"/>
      <w:r w:rsidRPr="00530679">
        <w:rPr>
          <w:lang w:val="en-US"/>
        </w:rPr>
        <w:t>5.35.3.</w:t>
      </w:r>
      <w:r w:rsidRPr="00530679">
        <w:rPr>
          <w:lang w:val="en-US"/>
        </w:rPr>
        <w:tab/>
        <w:t xml:space="preserve">It shall be always possible to manually deactivate and reactivate the system which operates the Driver Assistant Projection. </w:t>
      </w:r>
    </w:p>
    <w:p w14:paraId="1D0B8F97" w14:textId="77777777" w:rsidR="00F43BE1" w:rsidRPr="00530679" w:rsidRDefault="00F43BE1" w:rsidP="00F43BE1">
      <w:pPr>
        <w:pStyle w:val="SingleTxtG"/>
        <w:ind w:left="2268" w:hanging="1134"/>
      </w:pPr>
      <w:r w:rsidRPr="00530679">
        <w:t>5.35.4.</w:t>
      </w:r>
      <w:bookmarkEnd w:id="240"/>
      <w:r w:rsidRPr="00530679">
        <w:tab/>
        <w:t>The projected symbols and patterns shall no longer be projected when their associated underlying conditions allowing them to be shown do not exist anymore.</w:t>
      </w:r>
    </w:p>
    <w:p w14:paraId="5F904DC6" w14:textId="77777777" w:rsidR="00F43BE1" w:rsidRPr="00530679" w:rsidRDefault="00F43BE1" w:rsidP="00F43BE1">
      <w:pPr>
        <w:pStyle w:val="SingleTxtG"/>
        <w:ind w:left="2268" w:hanging="1134"/>
      </w:pPr>
      <w:r w:rsidRPr="00530679">
        <w:t>5.35.5.</w:t>
      </w:r>
      <w:r w:rsidRPr="00530679">
        <w:tab/>
        <w:t>The projected symbols and patterns shall stop flashing when their associated underlying conditions allowing them to flash do not exist anymore.</w:t>
      </w:r>
    </w:p>
    <w:p w14:paraId="3E048E6E" w14:textId="7688E973" w:rsidR="00F43BE1" w:rsidRPr="00530679" w:rsidRDefault="00F43BE1" w:rsidP="00F43BE1">
      <w:pPr>
        <w:pStyle w:val="Para0"/>
        <w:rPr>
          <w:lang w:val="en-US"/>
        </w:rPr>
      </w:pPr>
      <w:r w:rsidRPr="00530679">
        <w:t>5.35.6.</w:t>
      </w:r>
      <w:r w:rsidRPr="00530679">
        <w:tab/>
      </w:r>
      <w:r w:rsidRPr="00530679">
        <w:tab/>
      </w:r>
      <w:r w:rsidRPr="00530679">
        <w:rPr>
          <w:lang w:val="en-US"/>
        </w:rPr>
        <w:t>The Driver Assistance Projection shall be deactivated automatically in case of an electrically detectable failure of the system that affects the visual information.</w:t>
      </w:r>
      <w:r w:rsidR="009166BC">
        <w:rPr>
          <w:lang w:val="en-US"/>
        </w:rPr>
        <w:t>"</w:t>
      </w:r>
    </w:p>
    <w:p w14:paraId="4FD8E235" w14:textId="77777777" w:rsidR="00F43BE1" w:rsidRDefault="00F43BE1" w:rsidP="00F43BE1">
      <w:pPr>
        <w:spacing w:after="120"/>
        <w:ind w:left="1134" w:right="1134"/>
      </w:pPr>
      <w:r w:rsidRPr="0080303C">
        <w:rPr>
          <w:i/>
        </w:rPr>
        <w:t>Paragraph</w:t>
      </w:r>
      <w:r>
        <w:rPr>
          <w:i/>
        </w:rPr>
        <w:t xml:space="preserve"> 6.1.2.</w:t>
      </w:r>
      <w:r>
        <w:t xml:space="preserve">, amend to read: </w:t>
      </w:r>
    </w:p>
    <w:p w14:paraId="4E6AF9B3" w14:textId="6C5D26FC" w:rsidR="00F43BE1" w:rsidRDefault="009166BC" w:rsidP="00F43BE1">
      <w:pPr>
        <w:pStyle w:val="SingleTxtG"/>
        <w:ind w:left="2268" w:hanging="1134"/>
      </w:pPr>
      <w:r>
        <w:t>"</w:t>
      </w:r>
      <w:r w:rsidR="00F43BE1">
        <w:t xml:space="preserve">6.1.2. </w:t>
      </w:r>
      <w:r w:rsidR="00F43BE1">
        <w:tab/>
        <w:t xml:space="preserve">Number </w:t>
      </w:r>
    </w:p>
    <w:p w14:paraId="78FA17D3" w14:textId="77777777" w:rsidR="00F43BE1" w:rsidRPr="008C2BA1" w:rsidRDefault="00F43BE1" w:rsidP="00F43BE1">
      <w:pPr>
        <w:spacing w:after="120"/>
        <w:ind w:left="2268" w:right="1134"/>
      </w:pPr>
      <w:r w:rsidRPr="008C2BA1">
        <w:t>Two or four, type approved according to:</w:t>
      </w:r>
    </w:p>
    <w:p w14:paraId="2D70E4A7" w14:textId="77777777" w:rsidR="00F43BE1" w:rsidRPr="008C2BA1" w:rsidRDefault="00F43BE1" w:rsidP="00F43BE1">
      <w:pPr>
        <w:suppressAutoHyphens w:val="0"/>
        <w:spacing w:after="120"/>
        <w:ind w:left="2552" w:right="1134" w:hanging="284"/>
        <w:jc w:val="both"/>
      </w:pPr>
      <w:r w:rsidRPr="008C2BA1">
        <w:rPr>
          <w:b/>
          <w:bCs/>
          <w:color w:val="000000"/>
          <w:u w:color="000000"/>
        </w:rPr>
        <w:t>-</w:t>
      </w:r>
      <w:r w:rsidRPr="008C2BA1">
        <w:rPr>
          <w:b/>
          <w:bCs/>
          <w:color w:val="000000"/>
          <w:u w:color="000000"/>
        </w:rPr>
        <w:tab/>
      </w:r>
      <w:r w:rsidRPr="008C2BA1">
        <w:t xml:space="preserve">UN Regulation No. 98, </w:t>
      </w:r>
    </w:p>
    <w:p w14:paraId="5F009CD4" w14:textId="77777777" w:rsidR="00F43BE1" w:rsidRPr="008C2BA1" w:rsidRDefault="00F43BE1" w:rsidP="00F43BE1">
      <w:pPr>
        <w:spacing w:after="120"/>
        <w:ind w:left="2552" w:right="1134"/>
      </w:pPr>
      <w:r w:rsidRPr="008C2BA1">
        <w:t>or</w:t>
      </w:r>
    </w:p>
    <w:p w14:paraId="358D59C4" w14:textId="77777777" w:rsidR="00F43BE1" w:rsidRPr="008C2BA1" w:rsidRDefault="00F43BE1" w:rsidP="00F43BE1">
      <w:pPr>
        <w:suppressAutoHyphens w:val="0"/>
        <w:spacing w:after="120"/>
        <w:ind w:left="2552" w:right="1134" w:hanging="284"/>
        <w:jc w:val="both"/>
      </w:pPr>
      <w:r w:rsidRPr="008C2BA1">
        <w:rPr>
          <w:b/>
          <w:bCs/>
          <w:color w:val="000000"/>
          <w:u w:color="000000"/>
        </w:rPr>
        <w:t>-</w:t>
      </w:r>
      <w:r w:rsidRPr="008C2BA1">
        <w:rPr>
          <w:b/>
          <w:bCs/>
          <w:color w:val="000000"/>
          <w:u w:color="000000"/>
        </w:rPr>
        <w:tab/>
      </w:r>
      <w:r w:rsidRPr="008C2BA1">
        <w:t xml:space="preserve">Class B of UN Regulation No. 112, </w:t>
      </w:r>
    </w:p>
    <w:p w14:paraId="0AB98B80" w14:textId="77777777" w:rsidR="00F43BE1" w:rsidRPr="008C2BA1" w:rsidRDefault="00F43BE1" w:rsidP="00F43BE1">
      <w:pPr>
        <w:spacing w:after="120"/>
        <w:ind w:left="2552" w:right="1134"/>
      </w:pPr>
      <w:r w:rsidRPr="008C2BA1">
        <w:t>or</w:t>
      </w:r>
    </w:p>
    <w:p w14:paraId="0B295212" w14:textId="77777777" w:rsidR="00F43BE1" w:rsidRPr="008C2BA1" w:rsidRDefault="00F43BE1" w:rsidP="00F43BE1">
      <w:pPr>
        <w:suppressAutoHyphens w:val="0"/>
        <w:spacing w:after="120"/>
        <w:ind w:left="2552" w:right="1134" w:hanging="284"/>
        <w:jc w:val="both"/>
      </w:pPr>
      <w:r w:rsidRPr="008C2BA1">
        <w:rPr>
          <w:b/>
          <w:bCs/>
          <w:color w:val="000000"/>
          <w:u w:color="000000"/>
        </w:rPr>
        <w:t>-</w:t>
      </w:r>
      <w:r w:rsidRPr="008C2BA1">
        <w:rPr>
          <w:b/>
          <w:bCs/>
          <w:color w:val="000000"/>
          <w:u w:color="000000"/>
        </w:rPr>
        <w:tab/>
      </w:r>
      <w:r w:rsidRPr="008C2BA1">
        <w:t>Classes B or D of the 00 series of amendments to UN Regulation No. 149,</w:t>
      </w:r>
    </w:p>
    <w:p w14:paraId="4B3E223A" w14:textId="77777777" w:rsidR="00F43BE1" w:rsidRPr="008C2BA1" w:rsidRDefault="00F43BE1" w:rsidP="00F43BE1">
      <w:pPr>
        <w:spacing w:after="120"/>
        <w:ind w:left="2552" w:right="1134"/>
      </w:pPr>
      <w:r w:rsidRPr="008C2BA1">
        <w:t>or</w:t>
      </w:r>
    </w:p>
    <w:p w14:paraId="29B3F2EC" w14:textId="77777777" w:rsidR="00F43BE1" w:rsidRPr="008C2BA1" w:rsidRDefault="00F43BE1" w:rsidP="00F43BE1">
      <w:pPr>
        <w:suppressAutoHyphens w:val="0"/>
        <w:spacing w:after="120"/>
        <w:ind w:left="2552" w:right="1134" w:hanging="284"/>
        <w:jc w:val="both"/>
      </w:pPr>
      <w:r w:rsidRPr="008C2BA1">
        <w:rPr>
          <w:b/>
          <w:bCs/>
          <w:color w:val="000000"/>
          <w:u w:color="000000"/>
        </w:rPr>
        <w:t>-</w:t>
      </w:r>
      <w:r w:rsidRPr="008C2BA1">
        <w:rPr>
          <w:b/>
          <w:bCs/>
          <w:color w:val="000000"/>
          <w:u w:color="000000"/>
        </w:rPr>
        <w:tab/>
      </w:r>
      <w:r w:rsidRPr="008C2BA1">
        <w:t xml:space="preserve">Class B of the 01 and subsequent series of amendments to UN Regulation No. 149. </w:t>
      </w:r>
    </w:p>
    <w:p w14:paraId="777B1821" w14:textId="77777777" w:rsidR="00F43BE1" w:rsidRPr="008C2BA1" w:rsidRDefault="00F43BE1" w:rsidP="00F43BE1">
      <w:pPr>
        <w:pStyle w:val="SingleTxtG"/>
        <w:ind w:left="2268"/>
        <w:rPr>
          <w:color w:val="000000" w:themeColor="text1"/>
          <w:lang w:val="en-US"/>
        </w:rPr>
      </w:pPr>
      <w:r w:rsidRPr="008C2BA1">
        <w:rPr>
          <w:color w:val="000000" w:themeColor="text1"/>
          <w:lang w:val="en-US"/>
        </w:rPr>
        <w:t xml:space="preserve">Optionally, one </w:t>
      </w:r>
      <w:r w:rsidRPr="008C2BA1">
        <w:rPr>
          <w:lang w:val="en-US"/>
        </w:rPr>
        <w:t xml:space="preserve">additional pair </w:t>
      </w:r>
      <w:r w:rsidRPr="008C2BA1">
        <w:rPr>
          <w:color w:val="000000" w:themeColor="text1"/>
          <w:lang w:val="en-US"/>
        </w:rPr>
        <w:t>type approved according to:</w:t>
      </w:r>
    </w:p>
    <w:p w14:paraId="4859A65E" w14:textId="77777777" w:rsidR="00F43BE1" w:rsidRPr="008C2BA1" w:rsidRDefault="00F43BE1" w:rsidP="00F43BE1">
      <w:pPr>
        <w:suppressAutoHyphens w:val="0"/>
        <w:spacing w:after="120"/>
        <w:ind w:left="2552" w:right="1134" w:hanging="284"/>
        <w:jc w:val="both"/>
        <w:rPr>
          <w:color w:val="000000" w:themeColor="text1"/>
        </w:rPr>
      </w:pPr>
      <w:r w:rsidRPr="008C2BA1">
        <w:rPr>
          <w:b/>
          <w:bCs/>
          <w:color w:val="000000"/>
          <w:u w:color="000000"/>
        </w:rPr>
        <w:t>-</w:t>
      </w:r>
      <w:r w:rsidRPr="008C2BA1">
        <w:rPr>
          <w:b/>
          <w:bCs/>
          <w:color w:val="000000"/>
          <w:u w:color="000000"/>
        </w:rPr>
        <w:tab/>
      </w:r>
      <w:r w:rsidRPr="008C2BA1">
        <w:t>UN</w:t>
      </w:r>
      <w:r w:rsidRPr="008C2BA1">
        <w:rPr>
          <w:color w:val="000000" w:themeColor="text1"/>
        </w:rPr>
        <w:t xml:space="preserve"> Regulation No. 98,</w:t>
      </w:r>
    </w:p>
    <w:p w14:paraId="32505212" w14:textId="77777777" w:rsidR="00F43BE1" w:rsidRPr="008C2BA1" w:rsidRDefault="00F43BE1" w:rsidP="00F43BE1">
      <w:pPr>
        <w:spacing w:after="120"/>
        <w:ind w:left="2552" w:right="1134"/>
        <w:rPr>
          <w:color w:val="000000" w:themeColor="text1"/>
        </w:rPr>
      </w:pPr>
      <w:r w:rsidRPr="008C2BA1">
        <w:t>or</w:t>
      </w:r>
      <w:r w:rsidRPr="008C2BA1">
        <w:rPr>
          <w:color w:val="000000" w:themeColor="text1"/>
        </w:rPr>
        <w:t xml:space="preserve"> </w:t>
      </w:r>
    </w:p>
    <w:p w14:paraId="4E6941EC" w14:textId="77777777" w:rsidR="00F43BE1" w:rsidRPr="008C2BA1" w:rsidRDefault="00F43BE1" w:rsidP="00F43BE1">
      <w:pPr>
        <w:suppressAutoHyphens w:val="0"/>
        <w:spacing w:after="120"/>
        <w:ind w:left="2552" w:right="1134" w:hanging="284"/>
        <w:jc w:val="both"/>
        <w:rPr>
          <w:color w:val="000000" w:themeColor="text1"/>
        </w:rPr>
      </w:pPr>
      <w:r w:rsidRPr="008C2BA1">
        <w:rPr>
          <w:b/>
          <w:bCs/>
          <w:color w:val="000000"/>
          <w:u w:color="000000"/>
        </w:rPr>
        <w:t>-</w:t>
      </w:r>
      <w:r w:rsidRPr="008C2BA1">
        <w:rPr>
          <w:b/>
          <w:bCs/>
          <w:color w:val="000000"/>
          <w:u w:color="000000"/>
        </w:rPr>
        <w:tab/>
      </w:r>
      <w:r w:rsidRPr="008C2BA1">
        <w:rPr>
          <w:color w:val="000000" w:themeColor="text1"/>
        </w:rPr>
        <w:t>Classes A or B of UN Regulation No. 112,</w:t>
      </w:r>
    </w:p>
    <w:p w14:paraId="3712DC38" w14:textId="77777777" w:rsidR="00F43BE1" w:rsidRPr="008C2BA1" w:rsidRDefault="00F43BE1" w:rsidP="00F43BE1">
      <w:pPr>
        <w:spacing w:after="120"/>
        <w:ind w:left="2552" w:right="1134"/>
        <w:rPr>
          <w:color w:val="000000" w:themeColor="text1"/>
        </w:rPr>
      </w:pPr>
      <w:r w:rsidRPr="008C2BA1">
        <w:t>or</w:t>
      </w:r>
    </w:p>
    <w:p w14:paraId="69970FE1" w14:textId="34DDBCA0" w:rsidR="00F43BE1" w:rsidRDefault="00F43BE1" w:rsidP="00F43BE1">
      <w:pPr>
        <w:suppressAutoHyphens w:val="0"/>
        <w:spacing w:after="120"/>
        <w:ind w:left="2268" w:right="1134" w:hanging="284"/>
        <w:jc w:val="both"/>
      </w:pPr>
      <w:r>
        <w:rPr>
          <w:b/>
          <w:bCs/>
          <w:color w:val="000000"/>
          <w:u w:color="000000"/>
        </w:rPr>
        <w:t>-</w:t>
      </w:r>
      <w:r>
        <w:rPr>
          <w:b/>
          <w:bCs/>
          <w:color w:val="000000"/>
          <w:u w:color="000000"/>
        </w:rPr>
        <w:tab/>
      </w:r>
      <w:r w:rsidRPr="008C2BA1">
        <w:rPr>
          <w:color w:val="000000" w:themeColor="text1"/>
        </w:rPr>
        <w:t>Classes</w:t>
      </w:r>
      <w:r w:rsidRPr="008C2BA1">
        <w:t xml:space="preserve"> A or B or RA of </w:t>
      </w:r>
      <w:r w:rsidRPr="008C2BA1">
        <w:rPr>
          <w:color w:val="000000" w:themeColor="text1"/>
        </w:rPr>
        <w:t xml:space="preserve">UN Regulation </w:t>
      </w:r>
      <w:r w:rsidRPr="008C2BA1">
        <w:t>No. 149.</w:t>
      </w:r>
      <w:r w:rsidR="009166BC">
        <w:t>"</w:t>
      </w:r>
    </w:p>
    <w:p w14:paraId="63492C23" w14:textId="77777777" w:rsidR="00F43BE1" w:rsidRDefault="00F43BE1" w:rsidP="00F43BE1">
      <w:pPr>
        <w:autoSpaceDE w:val="0"/>
        <w:autoSpaceDN w:val="0"/>
        <w:adjustRightInd w:val="0"/>
        <w:spacing w:after="120"/>
        <w:ind w:left="2268" w:right="1134" w:hanging="1134"/>
        <w:rPr>
          <w:iCs/>
          <w:lang w:eastAsia="en-GB"/>
        </w:rPr>
      </w:pPr>
      <w:r w:rsidRPr="00FC5E78">
        <w:rPr>
          <w:i/>
          <w:lang w:eastAsia="en-GB"/>
        </w:rPr>
        <w:lastRenderedPageBreak/>
        <w:t xml:space="preserve">Paragraph 6.1.7.4., </w:t>
      </w:r>
      <w:r w:rsidRPr="00002629">
        <w:rPr>
          <w:iCs/>
          <w:lang w:eastAsia="en-GB"/>
        </w:rPr>
        <w:t>amend to read:</w:t>
      </w:r>
    </w:p>
    <w:p w14:paraId="092F2F28" w14:textId="6795863D" w:rsidR="00F43BE1" w:rsidRPr="006C4A96" w:rsidRDefault="009166BC" w:rsidP="00F43BE1">
      <w:pPr>
        <w:autoSpaceDE w:val="0"/>
        <w:autoSpaceDN w:val="0"/>
        <w:adjustRightInd w:val="0"/>
        <w:spacing w:after="120"/>
        <w:ind w:left="2268" w:right="1134" w:hanging="1134"/>
        <w:jc w:val="both"/>
        <w:rPr>
          <w:strike/>
          <w:lang w:eastAsia="en-GB"/>
        </w:rPr>
      </w:pPr>
      <w:r>
        <w:rPr>
          <w:lang w:eastAsia="en-GB"/>
        </w:rPr>
        <w:t>"</w:t>
      </w:r>
      <w:r w:rsidR="00F43BE1" w:rsidRPr="00FC5E78">
        <w:rPr>
          <w:lang w:eastAsia="en-GB"/>
        </w:rPr>
        <w:t>6.1.7.4.</w:t>
      </w:r>
      <w:r w:rsidR="00F43BE1" w:rsidRPr="00FC5E78">
        <w:rPr>
          <w:lang w:eastAsia="en-GB"/>
        </w:rPr>
        <w:tab/>
      </w:r>
      <w:r w:rsidR="00F43BE1" w:rsidRPr="006C4A96">
        <w:rPr>
          <w:lang w:eastAsia="en-GB"/>
        </w:rPr>
        <w:t>The main-beam headlamps may be switched ON either simultaneously or in pairs.</w:t>
      </w:r>
      <w:r w:rsidR="00F43BE1" w:rsidRPr="006C4A96">
        <w:rPr>
          <w:strike/>
          <w:lang w:eastAsia="en-GB"/>
        </w:rPr>
        <w:t xml:space="preserve"> </w:t>
      </w:r>
    </w:p>
    <w:p w14:paraId="7230CF58" w14:textId="77777777" w:rsidR="00F43BE1" w:rsidRPr="006C4A96" w:rsidRDefault="00F43BE1" w:rsidP="00F43BE1">
      <w:pPr>
        <w:autoSpaceDE w:val="0"/>
        <w:autoSpaceDN w:val="0"/>
        <w:adjustRightInd w:val="0"/>
        <w:spacing w:after="120"/>
        <w:ind w:left="2268" w:right="1134"/>
        <w:jc w:val="both"/>
        <w:rPr>
          <w:strike/>
          <w:lang w:eastAsia="en-GB"/>
        </w:rPr>
      </w:pPr>
      <w:r w:rsidRPr="006C4A96">
        <w:rPr>
          <w:lang w:eastAsia="en-GB"/>
        </w:rPr>
        <w:t>For changing over from the dipped to the main beam at least one pair of main-beam headlamps shall be switched ON. For changing over from the main-beam to the dipped-beam all main-beam headlamps shall be switched OFF simultaneously.</w:t>
      </w:r>
    </w:p>
    <w:p w14:paraId="558F5D8D" w14:textId="6AD84DBA" w:rsidR="00F43BE1" w:rsidRPr="006C4A96" w:rsidRDefault="00F43BE1" w:rsidP="00F43BE1">
      <w:pPr>
        <w:spacing w:after="120"/>
        <w:ind w:left="2268" w:right="1134"/>
        <w:jc w:val="both"/>
        <w:rPr>
          <w:lang w:eastAsia="en-GB"/>
        </w:rPr>
      </w:pPr>
      <w:r w:rsidRPr="006C4A96">
        <w:rPr>
          <w:lang w:eastAsia="en-GB"/>
        </w:rPr>
        <w:t xml:space="preserve">The auxiliary driving-beam(s), class RA, shall only be switched ON together with the driving-beams of another class, </w:t>
      </w:r>
      <w:r w:rsidRPr="006C4A96">
        <w:t xml:space="preserve">except when one or more pair(s) of </w:t>
      </w:r>
      <w:r w:rsidRPr="006C4A96">
        <w:rPr>
          <w:lang w:eastAsia="en-GB"/>
        </w:rPr>
        <w:t>auxiliary driving-beams</w:t>
      </w:r>
      <w:r w:rsidRPr="006C4A96">
        <w:t>, class RA, are used to produce light signals consisting of intermittent switching ON at short intervals (paragraph 5.12.)</w:t>
      </w:r>
      <w:r w:rsidRPr="006C4A96">
        <w:rPr>
          <w:lang w:eastAsia="en-GB"/>
        </w:rPr>
        <w:t>.</w:t>
      </w:r>
      <w:r w:rsidR="009166BC">
        <w:rPr>
          <w:lang w:eastAsia="en-GB"/>
        </w:rPr>
        <w:t>"</w:t>
      </w:r>
    </w:p>
    <w:p w14:paraId="7804CA5A" w14:textId="77777777" w:rsidR="00F43BE1" w:rsidRPr="00002629" w:rsidRDefault="00F43BE1" w:rsidP="00F43BE1">
      <w:pPr>
        <w:autoSpaceDE w:val="0"/>
        <w:autoSpaceDN w:val="0"/>
        <w:adjustRightInd w:val="0"/>
        <w:spacing w:after="120"/>
        <w:ind w:left="2268" w:right="1134" w:hanging="1134"/>
        <w:rPr>
          <w:iCs/>
          <w:lang w:eastAsia="en-GB"/>
        </w:rPr>
      </w:pPr>
      <w:r w:rsidRPr="00FC5E78">
        <w:rPr>
          <w:i/>
          <w:lang w:eastAsia="en-GB"/>
        </w:rPr>
        <w:t>Paragraph 6.1.7.</w:t>
      </w:r>
      <w:r>
        <w:rPr>
          <w:i/>
          <w:lang w:eastAsia="en-GB"/>
        </w:rPr>
        <w:t>6</w:t>
      </w:r>
      <w:r w:rsidRPr="00FC5E78">
        <w:rPr>
          <w:i/>
          <w:lang w:eastAsia="en-GB"/>
        </w:rPr>
        <w:t xml:space="preserve">., </w:t>
      </w:r>
      <w:r w:rsidRPr="00002629">
        <w:rPr>
          <w:iCs/>
          <w:lang w:eastAsia="en-GB"/>
        </w:rPr>
        <w:t>delete.</w:t>
      </w:r>
    </w:p>
    <w:p w14:paraId="6AD3E09E" w14:textId="77777777" w:rsidR="00F43BE1" w:rsidRPr="00002629" w:rsidRDefault="00F43BE1" w:rsidP="00F43BE1">
      <w:pPr>
        <w:spacing w:after="120"/>
        <w:ind w:left="1134" w:right="1134"/>
        <w:rPr>
          <w:iCs/>
        </w:rPr>
      </w:pPr>
      <w:r w:rsidRPr="008A42FD">
        <w:rPr>
          <w:i/>
        </w:rPr>
        <w:t>Pa</w:t>
      </w:r>
      <w:r>
        <w:rPr>
          <w:i/>
        </w:rPr>
        <w:t xml:space="preserve">ragraph 6.1.9.2., </w:t>
      </w:r>
      <w:r w:rsidRPr="00002629">
        <w:rPr>
          <w:iCs/>
        </w:rPr>
        <w:t xml:space="preserve">amend to read: </w:t>
      </w:r>
    </w:p>
    <w:p w14:paraId="5D5D0C67" w14:textId="3FF778FD" w:rsidR="00F43BE1" w:rsidRDefault="009166BC" w:rsidP="00F43BE1">
      <w:pPr>
        <w:pStyle w:val="SingleTxtG"/>
        <w:ind w:left="2268" w:hanging="1134"/>
      </w:pPr>
      <w:r>
        <w:t>"</w:t>
      </w:r>
      <w:r w:rsidR="00F43BE1">
        <w:t>6.1.9.2.</w:t>
      </w:r>
      <w:r w:rsidR="00F43BE1">
        <w:tab/>
        <w:t>This maximum intensity shall be obtained by adding together the individual reference marks which are indicated on the several headlamps.</w:t>
      </w:r>
      <w:r>
        <w:rPr>
          <w:bCs/>
        </w:rPr>
        <w:t>"</w:t>
      </w:r>
      <w:r w:rsidR="00F43BE1" w:rsidRPr="00FC5E78">
        <w:rPr>
          <w:bCs/>
        </w:rPr>
        <w:t xml:space="preserve"> </w:t>
      </w:r>
    </w:p>
    <w:p w14:paraId="55B1A0C3" w14:textId="77777777" w:rsidR="00F43BE1" w:rsidRDefault="00F43BE1" w:rsidP="00F43BE1">
      <w:pPr>
        <w:spacing w:after="120"/>
        <w:ind w:left="1134" w:right="1134"/>
      </w:pPr>
      <w:r>
        <w:rPr>
          <w:i/>
        </w:rPr>
        <w:t>Paragraph 6.2.2.</w:t>
      </w:r>
      <w:r>
        <w:t xml:space="preserve">, amend to read: </w:t>
      </w:r>
    </w:p>
    <w:p w14:paraId="1A712E69" w14:textId="7B631B8E" w:rsidR="00F43BE1" w:rsidRDefault="009166BC" w:rsidP="00F43BE1">
      <w:pPr>
        <w:pStyle w:val="SingleTxtG"/>
        <w:ind w:left="2268" w:hanging="1134"/>
      </w:pPr>
      <w:r>
        <w:t>"</w:t>
      </w:r>
      <w:r w:rsidR="00F43BE1">
        <w:t xml:space="preserve">6.2.2. </w:t>
      </w:r>
      <w:r w:rsidR="00F43BE1">
        <w:tab/>
        <w:t xml:space="preserve">Number </w:t>
      </w:r>
    </w:p>
    <w:p w14:paraId="030E3642" w14:textId="77777777" w:rsidR="00F43BE1" w:rsidRDefault="00F43BE1" w:rsidP="00F43BE1">
      <w:pPr>
        <w:spacing w:after="120"/>
        <w:ind w:left="2268" w:right="1134"/>
      </w:pPr>
      <w:r>
        <w:t>Two, type approved according to:</w:t>
      </w:r>
    </w:p>
    <w:p w14:paraId="534439B9" w14:textId="77777777" w:rsidR="00F43BE1" w:rsidRPr="00BD7DBE" w:rsidRDefault="00F43BE1" w:rsidP="00F43BE1">
      <w:pPr>
        <w:suppressAutoHyphens w:val="0"/>
        <w:spacing w:after="120"/>
        <w:ind w:left="2552" w:right="1134" w:hanging="284"/>
        <w:jc w:val="both"/>
        <w:rPr>
          <w:bCs/>
        </w:rPr>
      </w:pPr>
      <w:r w:rsidRPr="00BD7DBE">
        <w:rPr>
          <w:b/>
          <w:bCs/>
          <w:color w:val="000000"/>
          <w:u w:color="000000"/>
        </w:rPr>
        <w:t>-</w:t>
      </w:r>
      <w:r w:rsidRPr="00BD7DBE">
        <w:rPr>
          <w:b/>
          <w:bCs/>
          <w:color w:val="000000"/>
          <w:u w:color="000000"/>
        </w:rPr>
        <w:tab/>
      </w:r>
      <w:r w:rsidRPr="00BD7DBE">
        <w:rPr>
          <w:bCs/>
        </w:rPr>
        <w:t>UN Regulations Nos. 98 or 112, excluding Class A,</w:t>
      </w:r>
    </w:p>
    <w:p w14:paraId="7B674D71" w14:textId="77777777" w:rsidR="00F43BE1" w:rsidRPr="00BD7DBE" w:rsidRDefault="00F43BE1" w:rsidP="00F43BE1">
      <w:pPr>
        <w:spacing w:after="120"/>
        <w:ind w:left="2552" w:right="1134"/>
        <w:rPr>
          <w:bCs/>
        </w:rPr>
      </w:pPr>
      <w:r w:rsidRPr="00BD7DBE">
        <w:rPr>
          <w:bCs/>
        </w:rPr>
        <w:t xml:space="preserve">or </w:t>
      </w:r>
    </w:p>
    <w:p w14:paraId="4512D3B9" w14:textId="77777777" w:rsidR="00F43BE1" w:rsidRPr="00BD7DBE" w:rsidRDefault="00F43BE1" w:rsidP="00F43BE1">
      <w:pPr>
        <w:suppressAutoHyphens w:val="0"/>
        <w:spacing w:after="120"/>
        <w:ind w:left="2552" w:right="1134" w:hanging="284"/>
        <w:jc w:val="both"/>
        <w:rPr>
          <w:bCs/>
        </w:rPr>
      </w:pPr>
      <w:r w:rsidRPr="00BD7DBE">
        <w:rPr>
          <w:b/>
          <w:bCs/>
          <w:color w:val="000000"/>
          <w:u w:color="000000"/>
        </w:rPr>
        <w:t>-</w:t>
      </w:r>
      <w:r w:rsidRPr="00BD7DBE">
        <w:rPr>
          <w:b/>
          <w:bCs/>
          <w:color w:val="000000"/>
          <w:u w:color="000000"/>
        </w:rPr>
        <w:tab/>
      </w:r>
      <w:r w:rsidRPr="00BD7DBE">
        <w:rPr>
          <w:bCs/>
        </w:rPr>
        <w:t>Classes B or D of the 00 series of amendments to UN Regulation No. 149,</w:t>
      </w:r>
    </w:p>
    <w:p w14:paraId="7E513ACB" w14:textId="77777777" w:rsidR="00F43BE1" w:rsidRPr="00BD7DBE" w:rsidRDefault="00F43BE1" w:rsidP="00F43BE1">
      <w:pPr>
        <w:spacing w:after="120"/>
        <w:ind w:left="2552" w:right="1134"/>
        <w:rPr>
          <w:bCs/>
        </w:rPr>
      </w:pPr>
      <w:r w:rsidRPr="00BD7DBE">
        <w:rPr>
          <w:bCs/>
        </w:rPr>
        <w:t xml:space="preserve">or </w:t>
      </w:r>
    </w:p>
    <w:p w14:paraId="0D496EBE" w14:textId="3DB45775" w:rsidR="00F43BE1" w:rsidRPr="00BD7DBE" w:rsidRDefault="00F43BE1" w:rsidP="00F43BE1">
      <w:pPr>
        <w:suppressAutoHyphens w:val="0"/>
        <w:spacing w:after="120"/>
        <w:ind w:left="2552" w:right="1134" w:hanging="284"/>
        <w:jc w:val="both"/>
        <w:rPr>
          <w:bCs/>
        </w:rPr>
      </w:pPr>
      <w:r w:rsidRPr="00BD7DBE">
        <w:rPr>
          <w:b/>
          <w:bCs/>
          <w:color w:val="000000"/>
          <w:u w:color="000000"/>
        </w:rPr>
        <w:t>-</w:t>
      </w:r>
      <w:r w:rsidRPr="00BD7DBE">
        <w:rPr>
          <w:b/>
          <w:bCs/>
          <w:color w:val="000000"/>
          <w:u w:color="000000"/>
        </w:rPr>
        <w:tab/>
      </w:r>
      <w:r w:rsidRPr="00BD7DBE">
        <w:rPr>
          <w:bCs/>
        </w:rPr>
        <w:t>Class C of the 01 and subsequent series of amendments to UN Regulation No. 149.</w:t>
      </w:r>
      <w:r w:rsidR="009166BC">
        <w:rPr>
          <w:bCs/>
        </w:rPr>
        <w:t>"</w:t>
      </w:r>
      <w:r w:rsidRPr="00BD7DBE">
        <w:rPr>
          <w:bCs/>
        </w:rPr>
        <w:t xml:space="preserve"> </w:t>
      </w:r>
    </w:p>
    <w:p w14:paraId="552A1F34" w14:textId="77777777" w:rsidR="00F43BE1" w:rsidRDefault="00F43BE1" w:rsidP="00F43BE1">
      <w:pPr>
        <w:spacing w:after="120"/>
        <w:ind w:left="1134" w:right="1134"/>
      </w:pPr>
      <w:r>
        <w:rPr>
          <w:i/>
        </w:rPr>
        <w:t>Paragraph 6.3.9</w:t>
      </w:r>
      <w:r>
        <w:t xml:space="preserve">., amend to read: </w:t>
      </w:r>
    </w:p>
    <w:p w14:paraId="4BFBDFDD" w14:textId="77777777" w:rsidR="00F43BE1" w:rsidRPr="00BD7DBE" w:rsidRDefault="00F43BE1" w:rsidP="00F43BE1">
      <w:pPr>
        <w:pStyle w:val="SingleTxtG"/>
        <w:ind w:left="2268" w:hanging="1134"/>
      </w:pPr>
      <w:r w:rsidRPr="00BD7DBE">
        <w:t>"6.3.9.</w:t>
      </w:r>
      <w:r w:rsidRPr="00BD7DBE">
        <w:tab/>
        <w:t xml:space="preserve">Other requirements </w:t>
      </w:r>
    </w:p>
    <w:p w14:paraId="18C7F030" w14:textId="781B43C9" w:rsidR="00F43BE1" w:rsidRPr="00BD7DBE" w:rsidRDefault="00F43BE1" w:rsidP="00F43BE1">
      <w:pPr>
        <w:spacing w:after="120"/>
        <w:ind w:left="2268" w:right="1134"/>
        <w:jc w:val="both"/>
      </w:pPr>
      <w:r w:rsidRPr="00BD7DBE">
        <w:t xml:space="preserve">In the case where there is a positive indication in the communication form in item 10.9. of Annex 1 of </w:t>
      </w:r>
      <w:r>
        <w:t xml:space="preserve">UN </w:t>
      </w:r>
      <w:r w:rsidRPr="00BD7DBE">
        <w:t xml:space="preserve">Regulation No. 19 or item 9.5.8. of Annex 1 of </w:t>
      </w:r>
      <w:r>
        <w:t xml:space="preserve">UN </w:t>
      </w:r>
      <w:r w:rsidRPr="00BD7DBE">
        <w:t>Regulation No. 149 the alignment and the luminous intensities of the class "F3" front fog beam may be automatically adapted in relation to the prevailing ambient conditions. Any variations of the luminous intensities or alignment shall be performed automatically and in such a way that no discomfort, neither …</w:t>
      </w:r>
      <w:r w:rsidR="009166BC">
        <w:t>"</w:t>
      </w:r>
      <w:r w:rsidRPr="00BD7DBE">
        <w:t xml:space="preserve"> </w:t>
      </w:r>
    </w:p>
    <w:p w14:paraId="49561F2E" w14:textId="77777777" w:rsidR="00F43BE1" w:rsidRDefault="00F43BE1" w:rsidP="00F43BE1">
      <w:pPr>
        <w:spacing w:after="120"/>
        <w:ind w:left="1134" w:right="1134"/>
      </w:pPr>
      <w:r>
        <w:rPr>
          <w:i/>
        </w:rPr>
        <w:t>Paragraph 6.22.6.1.2.1.</w:t>
      </w:r>
      <w:r>
        <w:t xml:space="preserve">, amend to read: </w:t>
      </w:r>
    </w:p>
    <w:p w14:paraId="07F6F4F7" w14:textId="77777777" w:rsidR="00F43BE1" w:rsidRPr="00342DB2" w:rsidRDefault="00F43BE1" w:rsidP="00F43BE1">
      <w:pPr>
        <w:pStyle w:val="SingleTxtG"/>
        <w:ind w:left="2268" w:hanging="1134"/>
      </w:pPr>
      <w:r>
        <w:t>"6.22.6.1.2.1.</w:t>
      </w:r>
      <w:r>
        <w:tab/>
        <w:t>In case the passing-</w:t>
      </w:r>
      <w:r w:rsidRPr="00342DB2">
        <w:t>beam is generated by several beams from different lighting units, the provisions according to paragraph 6.22.6.1.2. above apply to each said beam's "cut-off" (if any), which is designed to project into the angular zone, as indicated under item 9.4. of the communication form conforming to the model in Annex 1 to UN Regulations Nos. 123 or 149."</w:t>
      </w:r>
    </w:p>
    <w:p w14:paraId="2820659F" w14:textId="77777777" w:rsidR="00F43BE1" w:rsidRDefault="00F43BE1" w:rsidP="00F43BE1">
      <w:pPr>
        <w:spacing w:after="120"/>
        <w:ind w:left="1134" w:right="1134"/>
      </w:pPr>
      <w:r>
        <w:rPr>
          <w:i/>
        </w:rPr>
        <w:t>Paragraph 6.22.8.2.</w:t>
      </w:r>
      <w:r>
        <w:t xml:space="preserve">, amend to read: </w:t>
      </w:r>
    </w:p>
    <w:p w14:paraId="7DE75FF2" w14:textId="128ACD4D" w:rsidR="00F43BE1" w:rsidRPr="004A0E24" w:rsidRDefault="009166BC" w:rsidP="00F43BE1">
      <w:pPr>
        <w:pStyle w:val="SingleTxtG"/>
        <w:ind w:left="2268" w:hanging="1134"/>
      </w:pPr>
      <w:r>
        <w:t>"</w:t>
      </w:r>
      <w:r w:rsidR="00F43BE1">
        <w:t xml:space="preserve">6.22.8.2. </w:t>
      </w:r>
      <w:r w:rsidR="00F43BE1">
        <w:tab/>
        <w:t xml:space="preserve">A visual failure tell-tale for AFS is mandatory. It shall be non-flashing. It shall be activated whenever a failure is detected with respect to the AFS control signals or when a failure signal is received in accordance with paragraph 5.9. of </w:t>
      </w:r>
      <w:r w:rsidR="00F43BE1" w:rsidRPr="00D77CED">
        <w:rPr>
          <w:bCs/>
        </w:rPr>
        <w:t>UN Regulation No. 123 or paragraph 4.13. of UN Regulation No. 149. It</w:t>
      </w:r>
      <w:r w:rsidR="00F43BE1">
        <w:t xml:space="preserve"> shall remain activated while the failure is present. It may be cancelled temporarily, but shall be repeated whenever the device which starts and stops the propulsion</w:t>
      </w:r>
      <w:r w:rsidR="00F43BE1">
        <w:rPr>
          <w:b/>
        </w:rPr>
        <w:t xml:space="preserve"> </w:t>
      </w:r>
      <w:r w:rsidR="00F43BE1">
        <w:t>system is switched ON and OFF.</w:t>
      </w:r>
      <w:r>
        <w:t>"</w:t>
      </w:r>
      <w:r w:rsidR="00F43BE1">
        <w:t xml:space="preserve"> </w:t>
      </w:r>
    </w:p>
    <w:p w14:paraId="3058C94A" w14:textId="77777777" w:rsidR="00F43BE1" w:rsidRPr="00342DB2" w:rsidRDefault="00F43BE1" w:rsidP="00F43BE1">
      <w:pPr>
        <w:spacing w:after="120"/>
        <w:ind w:left="1134" w:right="1134"/>
      </w:pPr>
      <w:r w:rsidRPr="00342DB2">
        <w:rPr>
          <w:i/>
        </w:rPr>
        <w:lastRenderedPageBreak/>
        <w:t>Paragraph 6.22.9.1.</w:t>
      </w:r>
      <w:r w:rsidRPr="00342DB2">
        <w:t xml:space="preserve">, amend to read: </w:t>
      </w:r>
    </w:p>
    <w:p w14:paraId="592EF7D2" w14:textId="061A994A" w:rsidR="00F43BE1" w:rsidRPr="00342DB2" w:rsidRDefault="00F43BE1" w:rsidP="00F43BE1">
      <w:pPr>
        <w:pStyle w:val="SingleTxtG"/>
        <w:ind w:left="2268" w:hanging="1134"/>
      </w:pPr>
      <w:r w:rsidRPr="00342DB2">
        <w:t>"6.22.9.1.</w:t>
      </w:r>
      <w:r w:rsidRPr="00342DB2">
        <w:tab/>
        <w:t>An AFS shall be permitted only in conjunction with the installation of headlamp cleaning device(s) according to UN Regulation No. 45</w:t>
      </w:r>
      <w:r w:rsidRPr="00342DB2">
        <w:rPr>
          <w:vertAlign w:val="superscript"/>
        </w:rPr>
        <w:t>18</w:t>
      </w:r>
      <w:r w:rsidRPr="00342DB2">
        <w:t xml:space="preserve"> for at least those lighting units, which are indicated under item 9.3. of the communication form conforming to the model in Annex 1 to UN Regulation No. 123 or under item 9.3.3. in Annex 1 to UN Regulation No. 149, if the total objective luminous flux of the light sources of these units exceeds 2,000 </w:t>
      </w:r>
      <w:proofErr w:type="spellStart"/>
      <w:r w:rsidRPr="00342DB2">
        <w:t>lm</w:t>
      </w:r>
      <w:proofErr w:type="spellEnd"/>
      <w:r w:rsidRPr="00342DB2">
        <w:t xml:space="preserve"> per side, and which…</w:t>
      </w:r>
      <w:r w:rsidR="009166BC">
        <w:t>"</w:t>
      </w:r>
    </w:p>
    <w:p w14:paraId="79E60841" w14:textId="77777777" w:rsidR="00F43BE1" w:rsidRPr="00C1319A" w:rsidRDefault="00F43BE1" w:rsidP="00F43BE1">
      <w:pPr>
        <w:pStyle w:val="SingleTxtG"/>
        <w:ind w:right="0"/>
        <w:rPr>
          <w:i/>
          <w:iCs/>
        </w:rPr>
      </w:pPr>
      <w:r>
        <w:rPr>
          <w:i/>
          <w:iCs/>
        </w:rPr>
        <w:t>P</w:t>
      </w:r>
      <w:r w:rsidRPr="00C1319A">
        <w:rPr>
          <w:i/>
          <w:iCs/>
        </w:rPr>
        <w:t>aragraph</w:t>
      </w:r>
      <w:r w:rsidRPr="00C1319A">
        <w:rPr>
          <w:i/>
          <w:iCs/>
          <w:lang w:eastAsia="ja-JP"/>
        </w:rPr>
        <w:t xml:space="preserve"> </w:t>
      </w:r>
      <w:r w:rsidRPr="00C1319A">
        <w:rPr>
          <w:i/>
          <w:iCs/>
        </w:rPr>
        <w:t>6.22.9.2.4.</w:t>
      </w:r>
      <w:r>
        <w:rPr>
          <w:i/>
          <w:iCs/>
        </w:rPr>
        <w:t>,</w:t>
      </w:r>
      <w:r w:rsidRPr="00533C93">
        <w:t xml:space="preserve"> amend to read:</w:t>
      </w:r>
    </w:p>
    <w:p w14:paraId="08D7A512" w14:textId="0EC3AAB0" w:rsidR="00F43BE1" w:rsidRPr="00C1319A" w:rsidRDefault="009166BC" w:rsidP="00F43BE1">
      <w:pPr>
        <w:pStyle w:val="SingleTxtG"/>
        <w:ind w:left="2268" w:hanging="1134"/>
        <w:rPr>
          <w:bCs/>
          <w:iCs/>
        </w:rPr>
      </w:pPr>
      <w:bookmarkStart w:id="241" w:name="_Hlk72917227"/>
      <w:r>
        <w:rPr>
          <w:bCs/>
          <w:iCs/>
        </w:rPr>
        <w:t>"</w:t>
      </w:r>
      <w:r w:rsidR="00F43BE1" w:rsidRPr="00C1319A">
        <w:rPr>
          <w:bCs/>
          <w:iCs/>
        </w:rPr>
        <w:t>6.22.9.2.4.</w:t>
      </w:r>
      <w:bookmarkEnd w:id="241"/>
      <w:r w:rsidR="00F43BE1" w:rsidRPr="00C1319A">
        <w:rPr>
          <w:b/>
          <w:bCs/>
          <w:iCs/>
        </w:rPr>
        <w:tab/>
      </w:r>
      <w:r w:rsidR="00F43BE1" w:rsidRPr="00C1319A">
        <w:rPr>
          <w:bCs/>
          <w:iCs/>
        </w:rPr>
        <w:t>To verify that the adaptation of the main</w:t>
      </w:r>
      <w:r w:rsidR="00F43BE1">
        <w:rPr>
          <w:bCs/>
          <w:iCs/>
        </w:rPr>
        <w:t xml:space="preserve"> </w:t>
      </w:r>
      <w:r w:rsidR="00F43BE1" w:rsidRPr="00C1319A">
        <w:rPr>
          <w:bCs/>
          <w:iCs/>
        </w:rPr>
        <w:t xml:space="preserve">beam, </w:t>
      </w:r>
      <w:r w:rsidR="00F43BE1" w:rsidRPr="008335E0">
        <w:rPr>
          <w:iCs/>
          <w:color w:val="000000" w:themeColor="text1"/>
        </w:rPr>
        <w:t xml:space="preserve">including </w:t>
      </w:r>
      <w:r w:rsidR="00F43BE1" w:rsidRPr="008335E0">
        <w:rPr>
          <w:iCs/>
        </w:rPr>
        <w:t xml:space="preserve">Driver </w:t>
      </w:r>
      <w:r w:rsidR="00F43BE1" w:rsidRPr="008335E0">
        <w:rPr>
          <w:iCs/>
          <w:color w:val="000000" w:themeColor="text1"/>
        </w:rPr>
        <w:t>Assistance Projection</w:t>
      </w:r>
      <w:r w:rsidR="00F43BE1" w:rsidRPr="008335E0">
        <w:rPr>
          <w:iCs/>
        </w:rPr>
        <w:t>, does not cause any discomfort, distraction or glare, neither to the driver nor to oncoming and preceding vehicles,</w:t>
      </w:r>
      <w:r w:rsidR="00F43BE1" w:rsidRPr="00C1319A">
        <w:rPr>
          <w:bCs/>
          <w:iCs/>
        </w:rPr>
        <w:t xml:space="preserve"> the technical service shall perform a test drive according to paragraph 2. in Annex 12. This shall include any situation relevant to the system control on the basis of the applicant’s description. The performance of the adaptation of the main beam shall be documented and checked against the applicant’s description. Any obvious malfunctioning shall be contested (e.g. excessive angular movement or flicker)</w:t>
      </w:r>
      <w:r w:rsidR="00F43BE1">
        <w:rPr>
          <w:bCs/>
          <w:iCs/>
        </w:rPr>
        <w:t>.</w:t>
      </w:r>
      <w:r>
        <w:rPr>
          <w:bCs/>
          <w:iCs/>
        </w:rPr>
        <w:t>"</w:t>
      </w:r>
    </w:p>
    <w:p w14:paraId="53E455F7" w14:textId="77777777" w:rsidR="00F43BE1" w:rsidRPr="00C1319A" w:rsidRDefault="00F43BE1" w:rsidP="00F43BE1">
      <w:pPr>
        <w:pStyle w:val="SingleTxtG"/>
        <w:ind w:left="2268" w:right="521" w:hanging="1134"/>
        <w:rPr>
          <w:iCs/>
        </w:rPr>
      </w:pPr>
      <w:r w:rsidRPr="00C1319A">
        <w:rPr>
          <w:i/>
        </w:rPr>
        <w:t>Add a new paragraph 6.22.9.3.2. and its subparagraph</w:t>
      </w:r>
      <w:r>
        <w:rPr>
          <w:i/>
        </w:rPr>
        <w:t>s</w:t>
      </w:r>
      <w:r w:rsidRPr="00C1319A">
        <w:rPr>
          <w:iCs/>
        </w:rPr>
        <w:t xml:space="preserve"> to read:</w:t>
      </w:r>
    </w:p>
    <w:p w14:paraId="79C2C7EF" w14:textId="267F9DFA" w:rsidR="00F43BE1" w:rsidRPr="00663A94" w:rsidRDefault="009166BC" w:rsidP="00F43BE1">
      <w:pPr>
        <w:pStyle w:val="SingleTxtG"/>
        <w:ind w:left="2268" w:hanging="1134"/>
        <w:rPr>
          <w:bCs/>
          <w:iCs/>
        </w:rPr>
      </w:pPr>
      <w:r>
        <w:rPr>
          <w:bCs/>
          <w:iCs/>
        </w:rPr>
        <w:t>"</w:t>
      </w:r>
      <w:r w:rsidR="00F43BE1" w:rsidRPr="00663A94">
        <w:rPr>
          <w:bCs/>
          <w:iCs/>
        </w:rPr>
        <w:t>6.22.9.3.2.</w:t>
      </w:r>
      <w:r w:rsidR="00F43BE1" w:rsidRPr="00663A94">
        <w:rPr>
          <w:bCs/>
          <w:iCs/>
        </w:rPr>
        <w:tab/>
        <w:t>The adaptive main beam may produce the Driver Assistance Projection in order to warn the driver appropriately regarding special traffic situations or conditions.</w:t>
      </w:r>
    </w:p>
    <w:p w14:paraId="407D088C" w14:textId="77777777" w:rsidR="00F43BE1" w:rsidRPr="00663A94" w:rsidRDefault="00F43BE1" w:rsidP="00F43BE1">
      <w:pPr>
        <w:pStyle w:val="SingleTxtG"/>
        <w:ind w:left="2268" w:hanging="1134"/>
        <w:rPr>
          <w:bCs/>
          <w:iCs/>
          <w:color w:val="000000" w:themeColor="text1"/>
        </w:rPr>
      </w:pPr>
      <w:bookmarkStart w:id="242" w:name="_Hlk72913833"/>
      <w:r w:rsidRPr="00663A94">
        <w:rPr>
          <w:bCs/>
          <w:iCs/>
        </w:rPr>
        <w:t>6.22.9.3.2.1.</w:t>
      </w:r>
      <w:bookmarkEnd w:id="242"/>
      <w:r w:rsidRPr="00663A94">
        <w:rPr>
          <w:bCs/>
          <w:iCs/>
        </w:rPr>
        <w:tab/>
        <w:t xml:space="preserve">The lateral distance from the outer edges of the </w:t>
      </w:r>
      <w:r w:rsidRPr="00663A94">
        <w:rPr>
          <w:bCs/>
        </w:rPr>
        <w:t>Driver Assistance Projection</w:t>
      </w:r>
      <w:r w:rsidRPr="00663A94">
        <w:rPr>
          <w:bCs/>
          <w:iCs/>
        </w:rPr>
        <w:t xml:space="preserve"> with respect to the trajectory of the centre of gravity of the vehicle shall not be more than 1,250 mm. This shall be demonstrated by the manufacturer by calculation </w:t>
      </w:r>
      <w:r w:rsidRPr="00663A94">
        <w:rPr>
          <w:bCs/>
          <w:iCs/>
          <w:color w:val="000000" w:themeColor="text1"/>
        </w:rPr>
        <w:t>or by other means accepted by the Type Approval Authority.</w:t>
      </w:r>
    </w:p>
    <w:p w14:paraId="17BDABEB" w14:textId="77777777" w:rsidR="00F43BE1" w:rsidRPr="00663A94" w:rsidRDefault="00F43BE1" w:rsidP="00F43BE1">
      <w:pPr>
        <w:pStyle w:val="SingleTxtG"/>
        <w:ind w:left="2268" w:hanging="1134"/>
        <w:rPr>
          <w:bCs/>
          <w:i/>
          <w:iCs/>
          <w:color w:val="000000" w:themeColor="text1"/>
        </w:rPr>
      </w:pPr>
      <w:bookmarkStart w:id="243" w:name="_Hlk72917745"/>
      <w:r w:rsidRPr="00663A94">
        <w:rPr>
          <w:bCs/>
          <w:iCs/>
          <w:color w:val="000000" w:themeColor="text1"/>
        </w:rPr>
        <w:t>6.22.9.3.2.2.</w:t>
      </w:r>
      <w:bookmarkEnd w:id="243"/>
      <w:r w:rsidRPr="00663A94">
        <w:rPr>
          <w:bCs/>
          <w:iCs/>
          <w:color w:val="000000" w:themeColor="text1"/>
        </w:rPr>
        <w:tab/>
      </w:r>
      <w:bookmarkStart w:id="244" w:name="_Hlk72917827"/>
      <w:r w:rsidRPr="00663A94">
        <w:rPr>
          <w:bCs/>
          <w:iCs/>
          <w:color w:val="000000" w:themeColor="text1"/>
        </w:rPr>
        <w:t>Driver Assistance Projection shall not interfere with information displayed by the Field of Vision Assistant as defined in UN Regulation No. 125.</w:t>
      </w:r>
      <w:bookmarkEnd w:id="244"/>
    </w:p>
    <w:p w14:paraId="62790DAB" w14:textId="77777777" w:rsidR="00F43BE1" w:rsidRPr="00663A94" w:rsidRDefault="00F43BE1" w:rsidP="00F43BE1">
      <w:pPr>
        <w:pStyle w:val="SingleTxtG"/>
        <w:ind w:left="2268" w:hanging="1134"/>
        <w:rPr>
          <w:bCs/>
          <w:iCs/>
          <w:color w:val="000000" w:themeColor="text1"/>
        </w:rPr>
      </w:pPr>
      <w:bookmarkStart w:id="245" w:name="_Hlk85812007"/>
      <w:r w:rsidRPr="00663A94">
        <w:rPr>
          <w:bCs/>
          <w:iCs/>
        </w:rPr>
        <w:t>6.22.9.3.2.3.</w:t>
      </w:r>
      <w:bookmarkEnd w:id="245"/>
      <w:r w:rsidRPr="00663A94">
        <w:rPr>
          <w:bCs/>
          <w:iCs/>
        </w:rPr>
        <w:tab/>
        <w:t xml:space="preserve">No flashing </w:t>
      </w:r>
      <w:r w:rsidRPr="00663A94">
        <w:rPr>
          <w:rFonts w:hint="eastAsia"/>
          <w:bCs/>
          <w:iCs/>
          <w:lang w:eastAsia="ja-JP"/>
        </w:rPr>
        <w:t>n</w:t>
      </w:r>
      <w:r w:rsidRPr="00663A94">
        <w:rPr>
          <w:bCs/>
          <w:iCs/>
          <w:lang w:eastAsia="ja-JP"/>
        </w:rPr>
        <w:t xml:space="preserve">or </w:t>
      </w:r>
      <w:r w:rsidRPr="00663A94">
        <w:rPr>
          <w:bCs/>
          <w:iCs/>
        </w:rPr>
        <w:t xml:space="preserve">transforming of driver assistance projections is </w:t>
      </w:r>
      <w:r w:rsidRPr="00663A94">
        <w:rPr>
          <w:bCs/>
          <w:iCs/>
          <w:color w:val="000000" w:themeColor="text1"/>
        </w:rPr>
        <w:t>permitted, unless expressly allowed for the use cases described under the conditions in Annex 16.</w:t>
      </w:r>
      <w:r w:rsidRPr="00663A94" w:rsidDel="002B2EE4">
        <w:rPr>
          <w:bCs/>
          <w:iCs/>
          <w:color w:val="000000" w:themeColor="text1"/>
        </w:rPr>
        <w:t xml:space="preserve"> </w:t>
      </w:r>
    </w:p>
    <w:p w14:paraId="590E34E8" w14:textId="0457E8E3" w:rsidR="00F43BE1" w:rsidRPr="00663A94" w:rsidRDefault="00F43BE1" w:rsidP="00F43BE1">
      <w:pPr>
        <w:pStyle w:val="SingleTxtG"/>
        <w:ind w:left="2268" w:hanging="1134"/>
        <w:rPr>
          <w:rStyle w:val="af5"/>
          <w:bCs/>
        </w:rPr>
      </w:pPr>
      <w:r w:rsidRPr="00663A94">
        <w:rPr>
          <w:bCs/>
          <w:iCs/>
        </w:rPr>
        <w:t xml:space="preserve">6.22.9.3.2.4. </w:t>
      </w:r>
      <w:r w:rsidRPr="00663A94">
        <w:rPr>
          <w:bCs/>
          <w:iCs/>
        </w:rPr>
        <w:tab/>
        <w:t>Driver Assistance Projection shall not operate when the windshield wiper is switched ON and its continuous operation has occurred for a period of at least two minutes.</w:t>
      </w:r>
      <w:r w:rsidR="009166BC">
        <w:rPr>
          <w:bCs/>
          <w:iCs/>
        </w:rPr>
        <w:t>"</w:t>
      </w:r>
    </w:p>
    <w:p w14:paraId="111095AE" w14:textId="77777777" w:rsidR="00F43BE1" w:rsidRPr="002B012C" w:rsidRDefault="00F43BE1" w:rsidP="00F43BE1">
      <w:pPr>
        <w:pStyle w:val="SingleTxtG"/>
        <w:ind w:left="2268" w:hanging="1134"/>
        <w:rPr>
          <w:lang w:val="en-US"/>
        </w:rPr>
      </w:pPr>
      <w:r w:rsidRPr="002B012C">
        <w:rPr>
          <w:i/>
          <w:iCs/>
          <w:lang w:val="en-US"/>
        </w:rPr>
        <w:t xml:space="preserve">Paragraph </w:t>
      </w:r>
      <w:r>
        <w:rPr>
          <w:i/>
          <w:iCs/>
          <w:lang w:val="en-US"/>
        </w:rPr>
        <w:t>6</w:t>
      </w:r>
      <w:r w:rsidRPr="002B012C">
        <w:rPr>
          <w:i/>
          <w:iCs/>
          <w:lang w:val="en-US"/>
        </w:rPr>
        <w:t>.</w:t>
      </w:r>
      <w:r>
        <w:rPr>
          <w:i/>
          <w:iCs/>
          <w:lang w:val="en-US"/>
        </w:rPr>
        <w:t>26.9.</w:t>
      </w:r>
      <w:r w:rsidRPr="002B012C">
        <w:rPr>
          <w:i/>
          <w:iCs/>
          <w:lang w:val="en-US"/>
        </w:rPr>
        <w:t>2.</w:t>
      </w:r>
      <w:r w:rsidRPr="002B012C">
        <w:rPr>
          <w:lang w:val="en-US"/>
        </w:rPr>
        <w:t>, amend to read:</w:t>
      </w:r>
    </w:p>
    <w:p w14:paraId="444AEF2E" w14:textId="77777777" w:rsidR="00F43BE1" w:rsidRPr="00657735" w:rsidRDefault="00F43BE1" w:rsidP="00F43BE1">
      <w:pPr>
        <w:spacing w:after="120"/>
        <w:ind w:left="2268" w:right="1134" w:hanging="1134"/>
        <w:jc w:val="both"/>
      </w:pPr>
      <w:r>
        <w:t xml:space="preserve">"6.26.9.2. </w:t>
      </w:r>
      <w:r>
        <w:tab/>
        <w:t xml:space="preserve">At the request of the applicant and with the consent of the Technical Service the requirement of 6.26.9.1 may be verified by a drawing or simulation or deemed be satisfied if the installation conditions comply with paragraph 6.2.2. of UN Regulation No. 23 or paragraph 5.10.2. </w:t>
      </w:r>
      <w:r w:rsidRPr="00657735">
        <w:t>of the 00 series of amendments to UN Regulation No. 148 or paragraph 5.10.1.2. of the 01 and subsequent series of amendments to UN Regulation No. 148, as noted in the communication document in Annex 1, paragraph 9."</w:t>
      </w:r>
    </w:p>
    <w:p w14:paraId="09C68FAE" w14:textId="77777777" w:rsidR="00F43BE1" w:rsidRPr="00657735" w:rsidRDefault="00F43BE1" w:rsidP="00F43BE1">
      <w:pPr>
        <w:pStyle w:val="SingleTxtG"/>
        <w:ind w:left="2268" w:right="521" w:hanging="1134"/>
        <w:rPr>
          <w:iCs/>
        </w:rPr>
      </w:pPr>
      <w:r w:rsidRPr="00657735">
        <w:rPr>
          <w:i/>
        </w:rPr>
        <w:t xml:space="preserve">Annex 1, item 9.22., </w:t>
      </w:r>
      <w:r w:rsidRPr="00657735">
        <w:rPr>
          <w:iCs/>
        </w:rPr>
        <w:t>amend to read:</w:t>
      </w:r>
    </w:p>
    <w:p w14:paraId="2182C321" w14:textId="50E89A80" w:rsidR="00F43BE1" w:rsidRPr="00657735" w:rsidRDefault="009166BC" w:rsidP="00F43BE1">
      <w:pPr>
        <w:tabs>
          <w:tab w:val="left" w:pos="6804"/>
        </w:tabs>
        <w:spacing w:after="120"/>
        <w:ind w:left="2268" w:right="1134" w:hanging="1134"/>
        <w:jc w:val="both"/>
        <w:rPr>
          <w:iCs/>
          <w:vertAlign w:val="superscript"/>
        </w:rPr>
      </w:pPr>
      <w:r>
        <w:rPr>
          <w:iCs/>
        </w:rPr>
        <w:t>"</w:t>
      </w:r>
      <w:r w:rsidR="00F43BE1" w:rsidRPr="00657735">
        <w:rPr>
          <w:iCs/>
        </w:rPr>
        <w:t>9.22.</w:t>
      </w:r>
      <w:r w:rsidR="00F43BE1" w:rsidRPr="00657735">
        <w:rPr>
          <w:iCs/>
        </w:rPr>
        <w:tab/>
        <w:t xml:space="preserve">Adaptive front lighting system (AFS): </w:t>
      </w:r>
      <w:r w:rsidR="00F43BE1" w:rsidRPr="00657735">
        <w:rPr>
          <w:iCs/>
        </w:rPr>
        <w:tab/>
        <w:t>yes/no</w:t>
      </w:r>
      <w:r w:rsidR="00F43BE1" w:rsidRPr="00657735">
        <w:rPr>
          <w:iCs/>
          <w:vertAlign w:val="superscript"/>
        </w:rPr>
        <w:t>2</w:t>
      </w:r>
    </w:p>
    <w:p w14:paraId="30849651" w14:textId="77777777" w:rsidR="00F43BE1" w:rsidRPr="00657735" w:rsidRDefault="00F43BE1" w:rsidP="00F43BE1">
      <w:pPr>
        <w:tabs>
          <w:tab w:val="left" w:pos="6804"/>
        </w:tabs>
        <w:spacing w:after="120"/>
        <w:ind w:left="2268" w:right="1134" w:hanging="1134"/>
        <w:jc w:val="both"/>
        <w:rPr>
          <w:iCs/>
          <w:vertAlign w:val="superscript"/>
        </w:rPr>
      </w:pPr>
      <w:r w:rsidRPr="00657735">
        <w:rPr>
          <w:iCs/>
        </w:rPr>
        <w:t>9.22.1.</w:t>
      </w:r>
      <w:r w:rsidRPr="00657735">
        <w:rPr>
          <w:iCs/>
        </w:rPr>
        <w:tab/>
        <w:t>Main-beam ADB</w:t>
      </w:r>
      <w:r w:rsidRPr="00657735">
        <w:rPr>
          <w:iCs/>
        </w:rPr>
        <w:tab/>
        <w:t>yes/no</w:t>
      </w:r>
      <w:r w:rsidRPr="00657735">
        <w:rPr>
          <w:iCs/>
          <w:vertAlign w:val="superscript"/>
        </w:rPr>
        <w:t>2</w:t>
      </w:r>
    </w:p>
    <w:p w14:paraId="69876648" w14:textId="5C767654" w:rsidR="00F43BE1" w:rsidRPr="00657735" w:rsidRDefault="00F43BE1" w:rsidP="00F43BE1">
      <w:pPr>
        <w:tabs>
          <w:tab w:val="left" w:pos="6804"/>
        </w:tabs>
        <w:suppressAutoHyphens w:val="0"/>
        <w:spacing w:after="120"/>
        <w:ind w:left="2268" w:hanging="1134"/>
      </w:pPr>
      <w:r w:rsidRPr="00657735">
        <w:rPr>
          <w:iCs/>
        </w:rPr>
        <w:t>9.22.1.1.</w:t>
      </w:r>
      <w:r w:rsidRPr="00657735">
        <w:rPr>
          <w:iCs/>
        </w:rPr>
        <w:tab/>
        <w:t>Main-beam ADB + Driver Assistance Projection</w:t>
      </w:r>
      <w:r w:rsidRPr="00657735">
        <w:rPr>
          <w:iCs/>
        </w:rPr>
        <w:tab/>
      </w:r>
      <w:r w:rsidRPr="00657735">
        <w:rPr>
          <w:iCs/>
        </w:rPr>
        <w:tab/>
        <w:t>yes/no</w:t>
      </w:r>
      <w:r w:rsidRPr="00657735">
        <w:rPr>
          <w:iCs/>
          <w:vertAlign w:val="superscript"/>
        </w:rPr>
        <w:t xml:space="preserve">2 </w:t>
      </w:r>
      <w:r w:rsidR="009166BC">
        <w:rPr>
          <w:iCs/>
        </w:rPr>
        <w:t>"</w:t>
      </w:r>
    </w:p>
    <w:p w14:paraId="0A6BD597" w14:textId="77777777" w:rsidR="00F43BE1" w:rsidRPr="00857E44" w:rsidRDefault="00F43BE1" w:rsidP="00EF2D8F">
      <w:pPr>
        <w:pageBreakBefore/>
        <w:spacing w:after="120"/>
        <w:ind w:left="1134" w:right="1134"/>
      </w:pPr>
      <w:r w:rsidRPr="00D97FD0">
        <w:rPr>
          <w:i/>
        </w:rPr>
        <w:lastRenderedPageBreak/>
        <w:t>Annex</w:t>
      </w:r>
      <w:r>
        <w:rPr>
          <w:i/>
        </w:rPr>
        <w:t xml:space="preserve"> 4</w:t>
      </w:r>
      <w:r w:rsidRPr="008454D7">
        <w:rPr>
          <w:i/>
        </w:rPr>
        <w:t xml:space="preserve">, </w:t>
      </w:r>
      <w:r w:rsidRPr="007661DA">
        <w:rPr>
          <w:rFonts w:asciiTheme="majorBidi" w:eastAsia="MS Mincho" w:hAnsiTheme="majorBidi" w:cstheme="majorBidi"/>
        </w:rPr>
        <w:t>amend</w:t>
      </w:r>
      <w:r w:rsidRPr="008454D7">
        <w:t xml:space="preserve"> to read:</w:t>
      </w:r>
    </w:p>
    <w:p w14:paraId="65EDB7E0" w14:textId="5504291B" w:rsidR="00F43BE1" w:rsidRPr="00E11BB2" w:rsidRDefault="009166BC" w:rsidP="00F43BE1">
      <w:pPr>
        <w:pStyle w:val="HChG"/>
        <w:rPr>
          <w:b w:val="0"/>
        </w:rPr>
      </w:pPr>
      <w:r>
        <w:rPr>
          <w:rFonts w:eastAsia="MS Mincho"/>
          <w:b w:val="0"/>
        </w:rPr>
        <w:t>"</w:t>
      </w:r>
      <w:r w:rsidR="00F43BE1" w:rsidRPr="00E11BB2">
        <w:t>Annex 4</w:t>
      </w:r>
    </w:p>
    <w:p w14:paraId="6BB40B27" w14:textId="77777777" w:rsidR="00F43BE1" w:rsidRPr="00E11BB2" w:rsidRDefault="00F43BE1" w:rsidP="00F43BE1">
      <w:pPr>
        <w:pStyle w:val="HChG"/>
      </w:pPr>
      <w:bookmarkStart w:id="246" w:name="_Toc338161457"/>
      <w:r>
        <w:tab/>
      </w:r>
      <w:r>
        <w:tab/>
      </w:r>
      <w:r w:rsidRPr="00706A2B">
        <w:t>Visibility of a red lamp to the front and visibility of a white lamp to the rear</w:t>
      </w:r>
      <w:bookmarkEnd w:id="246"/>
    </w:p>
    <w:p w14:paraId="751CBDE4" w14:textId="77777777" w:rsidR="00F43BE1" w:rsidRPr="00CE3C0D" w:rsidRDefault="00F43BE1" w:rsidP="00F43BE1">
      <w:pPr>
        <w:pStyle w:val="para"/>
        <w:rPr>
          <w:lang w:val="en-US"/>
        </w:rPr>
      </w:pPr>
      <w:r w:rsidRPr="00CE3C0D">
        <w:rPr>
          <w:lang w:val="en-US"/>
        </w:rPr>
        <w:t xml:space="preserve">(See paragraph </w:t>
      </w:r>
      <w:r w:rsidRPr="00657735">
        <w:rPr>
          <w:bCs/>
          <w:lang w:val="en-US"/>
        </w:rPr>
        <w:t>5.10.4.</w:t>
      </w:r>
      <w:r w:rsidRPr="00CE3C0D">
        <w:rPr>
          <w:lang w:val="en-US"/>
        </w:rPr>
        <w:t xml:space="preserve"> of this Regulation)</w:t>
      </w:r>
    </w:p>
    <w:p w14:paraId="6AADD53A" w14:textId="77777777" w:rsidR="00F43BE1" w:rsidRPr="008454D7" w:rsidRDefault="00F43BE1" w:rsidP="00F43BE1">
      <w:pPr>
        <w:tabs>
          <w:tab w:val="left" w:pos="1700"/>
          <w:tab w:val="left" w:leader="dot" w:pos="8505"/>
        </w:tabs>
        <w:spacing w:after="120"/>
        <w:ind w:left="142" w:right="1134"/>
      </w:pPr>
      <w:r w:rsidRPr="008454D7">
        <w:rPr>
          <w:noProof/>
          <w:lang w:val="de-DE" w:eastAsia="de-DE"/>
        </w:rPr>
        <mc:AlternateContent>
          <mc:Choice Requires="wps">
            <w:drawing>
              <wp:anchor distT="0" distB="0" distL="114300" distR="114300" simplePos="0" relativeHeight="251661314" behindDoc="0" locked="0" layoutInCell="1" allowOverlap="1" wp14:anchorId="70406668" wp14:editId="71A5A315">
                <wp:simplePos x="0" y="0"/>
                <wp:positionH relativeFrom="column">
                  <wp:posOffset>197162</wp:posOffset>
                </wp:positionH>
                <wp:positionV relativeFrom="paragraph">
                  <wp:posOffset>3070585</wp:posOffset>
                </wp:positionV>
                <wp:extent cx="2743200" cy="320040"/>
                <wp:effectExtent l="0" t="0" r="0" b="3810"/>
                <wp:wrapNone/>
                <wp:docPr id="248" name="Textruta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320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F7017E" w14:textId="77777777" w:rsidR="00F43BE1" w:rsidRPr="00393C35" w:rsidRDefault="00F43BE1" w:rsidP="00F43BE1">
                            <w:pPr>
                              <w:rPr>
                                <w:rFonts w:ascii="Arial" w:hAnsi="Arial" w:cs="Arial"/>
                              </w:rPr>
                            </w:pPr>
                            <w:r w:rsidRPr="00393C35">
                              <w:rPr>
                                <w:rFonts w:ascii="Arial" w:hAnsi="Arial" w:cs="Arial"/>
                              </w:rPr>
                              <w:t>Visibility of a white lamp to the rear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406668" id="_x0000_t202" coordsize="21600,21600" o:spt="202" path="m,l,21600r21600,l21600,xe">
                <v:stroke joinstyle="miter"/>
                <v:path gradientshapeok="t" o:connecttype="rect"/>
              </v:shapetype>
              <v:shape id="Textruta 5" o:spid="_x0000_s1026" type="#_x0000_t202" style="position:absolute;left:0;text-align:left;margin-left:15.5pt;margin-top:241.8pt;width:3in;height:25.2pt;z-index:2516613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" stroked="f">
                <v:textbox>
                  <w:txbxContent>
                    <w:p w14:paraId="73F7017E" w14:textId="77777777" w:rsidR="00F43BE1" w:rsidRPr="00393C35" w:rsidRDefault="00F43BE1" w:rsidP="00F43BE1">
                      <w:pPr>
                        <w:rPr>
                          <w:rFonts w:ascii="Arial" w:hAnsi="Arial" w:cs="Arial"/>
                        </w:rPr>
                      </w:pPr>
                      <w:r w:rsidRPr="00393C35">
                        <w:rPr>
                          <w:rFonts w:ascii="Arial" w:hAnsi="Arial" w:cs="Arial"/>
                        </w:rPr>
                        <w:t>Visibility of a white lamp to the rear</w:t>
                      </w:r>
                    </w:p>
                  </w:txbxContent>
                </v:textbox>
              </v:shape>
            </w:pict>
          </mc:Fallback>
        </mc:AlternateContent>
      </w:r>
      <w:r w:rsidRPr="008454D7">
        <w:rPr>
          <w:noProof/>
          <w:lang w:val="de-DE" w:eastAsia="de-DE"/>
        </w:rPr>
        <mc:AlternateContent>
          <mc:Choice Requires="wps">
            <w:drawing>
              <wp:anchor distT="0" distB="0" distL="114300" distR="114300" simplePos="0" relativeHeight="251660290" behindDoc="0" locked="0" layoutInCell="1" allowOverlap="1" wp14:anchorId="7A6E4DD8" wp14:editId="74AD42FD">
                <wp:simplePos x="0" y="0"/>
                <wp:positionH relativeFrom="column">
                  <wp:posOffset>3180827</wp:posOffset>
                </wp:positionH>
                <wp:positionV relativeFrom="paragraph">
                  <wp:posOffset>279438</wp:posOffset>
                </wp:positionV>
                <wp:extent cx="2610523" cy="251460"/>
                <wp:effectExtent l="0" t="0" r="0" b="0"/>
                <wp:wrapNone/>
                <wp:docPr id="249" name="Textruta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0523" cy="25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66FF53" w14:textId="77777777" w:rsidR="00F43BE1" w:rsidRPr="00393C35" w:rsidRDefault="00F43BE1" w:rsidP="00F43BE1">
                            <w:pPr>
                              <w:jc w:val="right"/>
                              <w:rPr>
                                <w:rFonts w:ascii="Arial" w:hAnsi="Arial" w:cs="Arial"/>
                              </w:rPr>
                            </w:pPr>
                            <w:r w:rsidRPr="00393C35">
                              <w:rPr>
                                <w:rFonts w:ascii="Arial" w:hAnsi="Arial" w:cs="Arial"/>
                              </w:rPr>
                              <w:t>Visibility of a red lamp to the front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6E4DD8" id="Textruta 3" o:spid="_x0000_s1027" type="#_x0000_t202" style="position:absolute;left:0;text-align:left;margin-left:250.45pt;margin-top:22pt;width:205.55pt;height:19.8pt;z-index:251660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" stroked="f">
                <v:textbox>
                  <w:txbxContent>
                    <w:p w14:paraId="5766FF53" w14:textId="77777777" w:rsidR="00F43BE1" w:rsidRPr="00393C35" w:rsidRDefault="00F43BE1" w:rsidP="00F43BE1">
                      <w:pPr>
                        <w:jc w:val="right"/>
                        <w:rPr>
                          <w:rFonts w:ascii="Arial" w:hAnsi="Arial" w:cs="Arial"/>
                        </w:rPr>
                      </w:pPr>
                      <w:r w:rsidRPr="00393C35">
                        <w:rPr>
                          <w:rFonts w:ascii="Arial" w:hAnsi="Arial" w:cs="Arial"/>
                        </w:rPr>
                        <w:t>Visibility of a red lamp to the front</w:t>
                      </w:r>
                    </w:p>
                  </w:txbxContent>
                </v:textbox>
              </v:shape>
            </w:pict>
          </mc:Fallback>
        </mc:AlternateContent>
      </w:r>
      <w:r w:rsidRPr="008454D7">
        <w:object w:dxaOrig="12240" w:dyaOrig="14400" w14:anchorId="4FB529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pt;height:461.5pt" o:ole="">
            <v:imagedata r:id="rId76" o:title=""/>
          </v:shape>
          <o:OLEObject Type="Embed" ProgID="WPDraw30.Drawing" ShapeID="_x0000_i1025" DrawAspect="Content" ObjectID="_1737555180" r:id="rId159"/>
        </w:object>
      </w:r>
    </w:p>
    <w:p w14:paraId="29DA0696" w14:textId="77777777" w:rsidR="00F43BE1" w:rsidRPr="0042792B" w:rsidRDefault="00F43BE1" w:rsidP="00F43BE1">
      <w:pPr>
        <w:spacing w:after="120"/>
        <w:ind w:left="1134" w:right="1134"/>
        <w:jc w:val="both"/>
        <w:rPr>
          <w:bCs/>
        </w:rPr>
      </w:pPr>
      <w:r w:rsidRPr="0042792B">
        <w:rPr>
          <w:bCs/>
        </w:rPr>
        <w:t>In their respective planes, the zones 1 and 2 explored by the eye of the observer are bounded:</w:t>
      </w:r>
    </w:p>
    <w:p w14:paraId="2C3B6D47" w14:textId="77777777" w:rsidR="00F43BE1" w:rsidRPr="0042792B" w:rsidRDefault="00F43BE1" w:rsidP="00F43BE1">
      <w:pPr>
        <w:spacing w:after="120"/>
        <w:ind w:left="1701" w:right="1134" w:hanging="567"/>
        <w:jc w:val="both"/>
        <w:rPr>
          <w:bCs/>
        </w:rPr>
      </w:pPr>
      <w:r w:rsidRPr="0042792B">
        <w:rPr>
          <w:bCs/>
        </w:rPr>
        <w:t xml:space="preserve">- </w:t>
      </w:r>
      <w:r w:rsidRPr="0042792B">
        <w:rPr>
          <w:bCs/>
        </w:rPr>
        <w:tab/>
        <w:t>In height, by two horizontal planes 1 m and 2.2 m respectively above the ground;</w:t>
      </w:r>
    </w:p>
    <w:p w14:paraId="7EDC0CE3" w14:textId="5C265018" w:rsidR="00F43BE1" w:rsidRPr="0042792B" w:rsidRDefault="00F43BE1" w:rsidP="00F43BE1">
      <w:pPr>
        <w:spacing w:after="120"/>
        <w:ind w:left="1701" w:right="1134" w:hanging="567"/>
        <w:jc w:val="both"/>
        <w:rPr>
          <w:bCs/>
        </w:rPr>
      </w:pPr>
      <w:r w:rsidRPr="0042792B">
        <w:rPr>
          <w:bCs/>
        </w:rPr>
        <w:t xml:space="preserve">- </w:t>
      </w:r>
      <w:r w:rsidRPr="0042792B">
        <w:rPr>
          <w:bCs/>
        </w:rPr>
        <w:tab/>
        <w:t>In width, by two vertical planes which, forming to the front and to the rear respectively an angle of 15° outwards from the vehicle's median longitudinal plane, pass through the point or points of contact of vertical planes parallel to the vehicle's median longitudinal plane delimiting the vehicle's overall width; if there are several points of contact, the foremost shall correspond to the forward plane and the rearmost to the rearward plane.</w:t>
      </w:r>
      <w:r w:rsidR="009166BC">
        <w:rPr>
          <w:bCs/>
        </w:rPr>
        <w:t>"</w:t>
      </w:r>
    </w:p>
    <w:p w14:paraId="5AE76756" w14:textId="77777777" w:rsidR="00F43BE1" w:rsidRPr="0042792B" w:rsidRDefault="00F43BE1" w:rsidP="00F43BE1">
      <w:pPr>
        <w:pStyle w:val="SingleTxtG"/>
        <w:ind w:left="2268" w:hanging="1134"/>
        <w:rPr>
          <w:bCs/>
          <w:color w:val="000000" w:themeColor="text1"/>
        </w:rPr>
      </w:pPr>
      <w:r w:rsidRPr="0042792B">
        <w:rPr>
          <w:bCs/>
          <w:i/>
          <w:iCs/>
          <w:color w:val="000000" w:themeColor="text1"/>
        </w:rPr>
        <w:lastRenderedPageBreak/>
        <w:t xml:space="preserve">Annex 12, add a new paragraph 2.8. </w:t>
      </w:r>
      <w:r w:rsidRPr="0042792B">
        <w:rPr>
          <w:bCs/>
          <w:color w:val="000000" w:themeColor="text1"/>
        </w:rPr>
        <w:t>to read:</w:t>
      </w:r>
    </w:p>
    <w:p w14:paraId="7A742648" w14:textId="092E4FE2" w:rsidR="00F43BE1" w:rsidRPr="0042792B" w:rsidRDefault="009166BC" w:rsidP="00F43BE1">
      <w:pPr>
        <w:spacing w:after="120"/>
        <w:ind w:left="2268" w:right="1134" w:hanging="1134"/>
        <w:jc w:val="both"/>
        <w:rPr>
          <w:bCs/>
          <w:iCs/>
          <w:color w:val="000000" w:themeColor="text1"/>
        </w:rPr>
      </w:pPr>
      <w:r>
        <w:rPr>
          <w:bCs/>
          <w:iCs/>
          <w:color w:val="000000" w:themeColor="text1"/>
        </w:rPr>
        <w:t>"</w:t>
      </w:r>
      <w:r w:rsidR="00F43BE1" w:rsidRPr="0042792B">
        <w:rPr>
          <w:bCs/>
          <w:iCs/>
          <w:color w:val="000000" w:themeColor="text1"/>
        </w:rPr>
        <w:t>2.8.</w:t>
      </w:r>
      <w:r w:rsidR="00F43BE1" w:rsidRPr="0042792B">
        <w:rPr>
          <w:bCs/>
          <w:iCs/>
          <w:color w:val="000000" w:themeColor="text1"/>
        </w:rPr>
        <w:tab/>
      </w:r>
      <w:r w:rsidR="00F43BE1" w:rsidRPr="0042792B">
        <w:rPr>
          <w:bCs/>
          <w:color w:val="000000" w:themeColor="text1"/>
        </w:rPr>
        <w:t xml:space="preserve">For the test sections A, B, C and E in the table above the engineers conducting the tests </w:t>
      </w:r>
      <w:r w:rsidR="00F43BE1" w:rsidRPr="0042792B">
        <w:rPr>
          <w:bCs/>
          <w:iCs/>
          <w:color w:val="000000" w:themeColor="text1"/>
        </w:rPr>
        <w:t xml:space="preserve">shall evaluate </w:t>
      </w:r>
      <w:r w:rsidR="00F43BE1" w:rsidRPr="0042792B">
        <w:rPr>
          <w:bCs/>
          <w:iCs/>
        </w:rPr>
        <w:t xml:space="preserve">Driver </w:t>
      </w:r>
      <w:r w:rsidR="00F43BE1" w:rsidRPr="0042792B">
        <w:rPr>
          <w:bCs/>
          <w:iCs/>
          <w:color w:val="000000" w:themeColor="text1"/>
        </w:rPr>
        <w:t>Assistance Projection if installed.</w:t>
      </w:r>
      <w:r>
        <w:rPr>
          <w:bCs/>
          <w:iCs/>
          <w:color w:val="000000" w:themeColor="text1"/>
        </w:rPr>
        <w:t>"</w:t>
      </w:r>
    </w:p>
    <w:p w14:paraId="54ED8267" w14:textId="77777777" w:rsidR="00F43BE1" w:rsidRDefault="00F43BE1" w:rsidP="00F43BE1">
      <w:pPr>
        <w:pStyle w:val="SingleTxtG"/>
        <w:ind w:left="567" w:right="521" w:firstLine="567"/>
        <w:rPr>
          <w:bCs/>
          <w:iCs/>
        </w:rPr>
      </w:pPr>
      <w:r w:rsidRPr="00C1319A">
        <w:rPr>
          <w:bCs/>
          <w:i/>
          <w:iCs/>
        </w:rPr>
        <w:t>Add a new Annex 16</w:t>
      </w:r>
      <w:r w:rsidRPr="00C1319A">
        <w:rPr>
          <w:bCs/>
          <w:iCs/>
        </w:rPr>
        <w:t xml:space="preserve"> to read:</w:t>
      </w:r>
    </w:p>
    <w:p w14:paraId="2FEFA6E3" w14:textId="77777777" w:rsidR="00F43BE1" w:rsidRPr="00C1319A" w:rsidRDefault="00F43BE1" w:rsidP="00F43BE1">
      <w:pPr>
        <w:pStyle w:val="SingleTxtG"/>
        <w:ind w:left="567" w:right="521" w:firstLine="567"/>
        <w:rPr>
          <w:bCs/>
          <w:iCs/>
        </w:rPr>
      </w:pPr>
    </w:p>
    <w:p w14:paraId="17E21DC5" w14:textId="393D4AB8" w:rsidR="00F43BE1" w:rsidRPr="00C1319A" w:rsidRDefault="00F43BE1" w:rsidP="00F43BE1">
      <w:pPr>
        <w:pStyle w:val="SingleTxtG"/>
        <w:ind w:right="521" w:hanging="1134"/>
        <w:rPr>
          <w:b/>
          <w:bCs/>
          <w:iCs/>
          <w:sz w:val="24"/>
        </w:rPr>
      </w:pPr>
      <w:r w:rsidRPr="00C1319A">
        <w:rPr>
          <w:b/>
          <w:bCs/>
          <w:iCs/>
          <w:sz w:val="24"/>
        </w:rPr>
        <w:t xml:space="preserve"> </w:t>
      </w:r>
      <w:r w:rsidR="009166BC">
        <w:rPr>
          <w:b/>
          <w:bCs/>
          <w:iCs/>
          <w:sz w:val="24"/>
        </w:rPr>
        <w:t>"</w:t>
      </w:r>
      <w:r w:rsidRPr="00C1319A">
        <w:rPr>
          <w:b/>
          <w:bCs/>
          <w:iCs/>
          <w:sz w:val="24"/>
        </w:rPr>
        <w:t xml:space="preserve">Annex 16 </w:t>
      </w:r>
    </w:p>
    <w:p w14:paraId="589CD719" w14:textId="77777777" w:rsidR="00F43BE1" w:rsidRPr="00C1319A" w:rsidRDefault="00F43BE1" w:rsidP="00F43BE1">
      <w:pPr>
        <w:pStyle w:val="SingleTxtG"/>
        <w:rPr>
          <w:b/>
          <w:bCs/>
          <w:iCs/>
          <w:sz w:val="24"/>
        </w:rPr>
      </w:pPr>
      <w:r w:rsidRPr="00C1319A">
        <w:rPr>
          <w:b/>
          <w:bCs/>
          <w:iCs/>
          <w:sz w:val="24"/>
        </w:rPr>
        <w:t xml:space="preserve">Symbols and patterns for the use as Driver Assistance Projections and </w:t>
      </w:r>
      <w:bookmarkStart w:id="247" w:name="_Hlk69030762"/>
      <w:r w:rsidRPr="00C1319A">
        <w:rPr>
          <w:b/>
          <w:bCs/>
          <w:iCs/>
          <w:sz w:val="24"/>
        </w:rPr>
        <w:t>Explanations of the Warnings/Highlights</w:t>
      </w:r>
      <w:bookmarkEnd w:id="247"/>
    </w:p>
    <w:tbl>
      <w:tblPr>
        <w:tblStyle w:val="a6"/>
        <w:tblW w:w="0" w:type="auto"/>
        <w:tblInd w:w="-431" w:type="dxa"/>
        <w:tblLook w:val="04A0" w:firstRow="1" w:lastRow="0" w:firstColumn="1" w:lastColumn="0" w:noHBand="0" w:noVBand="1"/>
      </w:tblPr>
      <w:tblGrid>
        <w:gridCol w:w="5388"/>
        <w:gridCol w:w="2409"/>
        <w:gridCol w:w="2263"/>
      </w:tblGrid>
      <w:tr w:rsidR="00F43BE1" w:rsidRPr="0042792B" w14:paraId="1FCD8D5E" w14:textId="77777777" w:rsidTr="005D360E">
        <w:tc>
          <w:tcPr>
            <w:tcW w:w="5388" w:type="dxa"/>
            <w:tcBorders>
              <w:bottom w:val="single" w:sz="12" w:space="0" w:color="000000"/>
            </w:tcBorders>
          </w:tcPr>
          <w:p w14:paraId="13F4AD55" w14:textId="77777777" w:rsidR="00F43BE1" w:rsidRPr="0042792B" w:rsidRDefault="00F43BE1" w:rsidP="005D360E">
            <w:pPr>
              <w:pStyle w:val="SingleTxtG"/>
              <w:spacing w:before="120" w:line="240" w:lineRule="auto"/>
              <w:ind w:left="140" w:right="137"/>
              <w:jc w:val="center"/>
              <w:rPr>
                <w:i/>
                <w:sz w:val="18"/>
                <w:szCs w:val="18"/>
              </w:rPr>
            </w:pPr>
            <w:r w:rsidRPr="0042792B">
              <w:rPr>
                <w:i/>
                <w:sz w:val="18"/>
                <w:szCs w:val="18"/>
                <w:u w:val="single"/>
              </w:rPr>
              <w:br w:type="page"/>
            </w:r>
            <w:r w:rsidRPr="0042792B">
              <w:rPr>
                <w:i/>
                <w:sz w:val="18"/>
                <w:szCs w:val="18"/>
              </w:rPr>
              <w:t>Symbols and Pattern</w:t>
            </w:r>
          </w:p>
        </w:tc>
        <w:tc>
          <w:tcPr>
            <w:tcW w:w="2409" w:type="dxa"/>
            <w:tcBorders>
              <w:bottom w:val="single" w:sz="12" w:space="0" w:color="000000"/>
            </w:tcBorders>
          </w:tcPr>
          <w:p w14:paraId="2CAA41CA" w14:textId="77777777" w:rsidR="00F43BE1" w:rsidRPr="0042792B" w:rsidRDefault="00F43BE1" w:rsidP="005D360E">
            <w:pPr>
              <w:pStyle w:val="SingleTxtG"/>
              <w:spacing w:before="120" w:line="240" w:lineRule="auto"/>
              <w:ind w:left="137" w:right="135"/>
              <w:jc w:val="center"/>
              <w:rPr>
                <w:i/>
                <w:sz w:val="18"/>
                <w:szCs w:val="18"/>
              </w:rPr>
            </w:pPr>
            <w:r w:rsidRPr="0042792B">
              <w:rPr>
                <w:i/>
                <w:sz w:val="18"/>
                <w:szCs w:val="18"/>
              </w:rPr>
              <w:t>Use case</w:t>
            </w:r>
          </w:p>
        </w:tc>
        <w:tc>
          <w:tcPr>
            <w:tcW w:w="2263" w:type="dxa"/>
            <w:tcBorders>
              <w:bottom w:val="single" w:sz="12" w:space="0" w:color="000000"/>
            </w:tcBorders>
          </w:tcPr>
          <w:p w14:paraId="1AAAA6CC" w14:textId="77777777" w:rsidR="00F43BE1" w:rsidRPr="0042792B" w:rsidRDefault="00F43BE1" w:rsidP="005D360E">
            <w:pPr>
              <w:pStyle w:val="SingleTxtG"/>
              <w:spacing w:before="120" w:line="240" w:lineRule="auto"/>
              <w:ind w:left="137" w:right="135"/>
              <w:jc w:val="center"/>
              <w:rPr>
                <w:i/>
                <w:sz w:val="18"/>
                <w:szCs w:val="18"/>
              </w:rPr>
            </w:pPr>
            <w:bookmarkStart w:id="248" w:name="_Hlk86253629"/>
            <w:r w:rsidRPr="0042792B">
              <w:rPr>
                <w:i/>
                <w:sz w:val="18"/>
                <w:szCs w:val="18"/>
              </w:rPr>
              <w:t>Conditions and remarks</w:t>
            </w:r>
            <w:bookmarkEnd w:id="248"/>
          </w:p>
        </w:tc>
      </w:tr>
      <w:tr w:rsidR="00F43BE1" w:rsidRPr="0042792B" w14:paraId="75255287" w14:textId="77777777" w:rsidTr="005D360E">
        <w:tc>
          <w:tcPr>
            <w:tcW w:w="5388" w:type="dxa"/>
            <w:tcBorders>
              <w:top w:val="single" w:sz="12" w:space="0" w:color="000000"/>
            </w:tcBorders>
          </w:tcPr>
          <w:p w14:paraId="2BB51DE6" w14:textId="77777777" w:rsidR="00F43BE1" w:rsidRPr="0042792B" w:rsidRDefault="00F43BE1" w:rsidP="005D360E">
            <w:pPr>
              <w:pStyle w:val="SingleTxtG"/>
              <w:spacing w:before="120" w:line="240" w:lineRule="auto"/>
              <w:ind w:left="140" w:right="137"/>
              <w:jc w:val="center"/>
              <w:rPr>
                <w:iCs/>
              </w:rPr>
            </w:pPr>
            <w:r w:rsidRPr="0042792B">
              <w:rPr>
                <w:iCs/>
                <w:noProof/>
                <w:lang w:val="en-US" w:eastAsia="ja-JP"/>
              </w:rPr>
              <w:drawing>
                <wp:inline distT="0" distB="0" distL="0" distR="0" wp14:anchorId="35EFD6ED" wp14:editId="4D15150B">
                  <wp:extent cx="1409897" cy="1419423"/>
                  <wp:effectExtent l="0" t="0" r="0" b="9525"/>
                  <wp:docPr id="2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pic:nvPicPr>
                        <pic:blipFill>
                          <a:blip r:embed="rId154"/>
                          <a:stretch>
                            <a:fillRect/>
                          </a:stretch>
                        </pic:blipFill>
                        <pic:spPr>
                          <a:xfrm>
                            <a:off x="0" y="0"/>
                            <a:ext cx="1409897" cy="1419423"/>
                          </a:xfrm>
                          <a:prstGeom prst="rect">
                            <a:avLst/>
                          </a:prstGeom>
                        </pic:spPr>
                      </pic:pic>
                    </a:graphicData>
                  </a:graphic>
                </wp:inline>
              </w:drawing>
            </w:r>
            <w:r w:rsidRPr="0042792B">
              <w:rPr>
                <w:iCs/>
              </w:rPr>
              <w:t xml:space="preserve">     </w:t>
            </w:r>
            <w:r w:rsidRPr="0042792B">
              <w:rPr>
                <w:iCs/>
                <w:noProof/>
                <w:lang w:val="en-US" w:eastAsia="ja-JP"/>
              </w:rPr>
              <w:drawing>
                <wp:inline distT="0" distB="0" distL="0" distR="0" wp14:anchorId="3CD523C2" wp14:editId="57C99E5F">
                  <wp:extent cx="1562318" cy="1381318"/>
                  <wp:effectExtent l="0" t="0" r="0" b="9525"/>
                  <wp:docPr id="251"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
                          <pic:cNvPicPr/>
                        </pic:nvPicPr>
                        <pic:blipFill>
                          <a:blip r:embed="rId155"/>
                          <a:stretch>
                            <a:fillRect/>
                          </a:stretch>
                        </pic:blipFill>
                        <pic:spPr>
                          <a:xfrm>
                            <a:off x="0" y="0"/>
                            <a:ext cx="1562318" cy="1381318"/>
                          </a:xfrm>
                          <a:prstGeom prst="rect">
                            <a:avLst/>
                          </a:prstGeom>
                        </pic:spPr>
                      </pic:pic>
                    </a:graphicData>
                  </a:graphic>
                </wp:inline>
              </w:drawing>
            </w:r>
          </w:p>
        </w:tc>
        <w:tc>
          <w:tcPr>
            <w:tcW w:w="2409" w:type="dxa"/>
            <w:tcBorders>
              <w:top w:val="single" w:sz="12" w:space="0" w:color="000000"/>
            </w:tcBorders>
          </w:tcPr>
          <w:p w14:paraId="5E48D6B8" w14:textId="77777777" w:rsidR="00F43BE1" w:rsidRPr="0042792B" w:rsidRDefault="00F43BE1" w:rsidP="005D360E">
            <w:pPr>
              <w:pStyle w:val="SingleTxtG"/>
              <w:spacing w:before="120" w:line="240" w:lineRule="auto"/>
              <w:ind w:left="137" w:right="135"/>
              <w:jc w:val="center"/>
              <w:rPr>
                <w:iCs/>
                <w:sz w:val="18"/>
                <w:szCs w:val="18"/>
              </w:rPr>
            </w:pPr>
            <w:r w:rsidRPr="0042792B">
              <w:rPr>
                <w:iCs/>
                <w:sz w:val="18"/>
                <w:szCs w:val="18"/>
              </w:rPr>
              <w:t>Slippery road warning</w:t>
            </w:r>
          </w:p>
        </w:tc>
        <w:tc>
          <w:tcPr>
            <w:tcW w:w="2263" w:type="dxa"/>
            <w:tcBorders>
              <w:top w:val="single" w:sz="12" w:space="0" w:color="000000"/>
            </w:tcBorders>
          </w:tcPr>
          <w:p w14:paraId="2B624CB4" w14:textId="77777777" w:rsidR="00F43BE1" w:rsidRPr="0042792B" w:rsidRDefault="00F43BE1" w:rsidP="005D360E">
            <w:pPr>
              <w:pStyle w:val="SingleTxtG"/>
              <w:spacing w:before="120" w:line="240" w:lineRule="auto"/>
              <w:ind w:left="137" w:right="135"/>
              <w:jc w:val="left"/>
              <w:rPr>
                <w:iCs/>
                <w:strike/>
                <w:sz w:val="18"/>
                <w:szCs w:val="18"/>
              </w:rPr>
            </w:pPr>
            <w:bookmarkStart w:id="249" w:name="_Hlk86253442"/>
            <w:r w:rsidRPr="0042792B">
              <w:rPr>
                <w:iCs/>
                <w:strike/>
                <w:sz w:val="18"/>
                <w:szCs w:val="18"/>
              </w:rPr>
              <w:t xml:space="preserve"> </w:t>
            </w:r>
            <w:bookmarkEnd w:id="249"/>
          </w:p>
        </w:tc>
      </w:tr>
      <w:tr w:rsidR="00F43BE1" w:rsidRPr="0042792B" w14:paraId="37173138" w14:textId="77777777" w:rsidTr="005D360E">
        <w:tc>
          <w:tcPr>
            <w:tcW w:w="5388" w:type="dxa"/>
          </w:tcPr>
          <w:p w14:paraId="33DC0DA3" w14:textId="77777777" w:rsidR="00F43BE1" w:rsidRPr="0042792B" w:rsidRDefault="00F43BE1" w:rsidP="005D360E">
            <w:pPr>
              <w:pStyle w:val="SingleTxtG"/>
              <w:spacing w:before="120" w:line="240" w:lineRule="auto"/>
              <w:ind w:left="0" w:right="137"/>
              <w:jc w:val="center"/>
              <w:rPr>
                <w:iCs/>
              </w:rPr>
            </w:pPr>
            <w:r w:rsidRPr="0042792B">
              <w:rPr>
                <w:noProof/>
                <w:lang w:val="en-US" w:eastAsia="ja-JP"/>
              </w:rPr>
              <w:drawing>
                <wp:inline distT="0" distB="0" distL="0" distR="0" wp14:anchorId="6CCD74A1" wp14:editId="210047B1">
                  <wp:extent cx="1451615" cy="1326115"/>
                  <wp:effectExtent l="0" t="0" r="0" b="7620"/>
                  <wp:docPr id="252"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pic:cNvPicPr/>
                        </pic:nvPicPr>
                        <pic:blipFill>
                          <a:blip r:embed="rId156"/>
                          <a:stretch>
                            <a:fillRect/>
                          </a:stretch>
                        </pic:blipFill>
                        <pic:spPr>
                          <a:xfrm>
                            <a:off x="0" y="0"/>
                            <a:ext cx="1460566" cy="1334292"/>
                          </a:xfrm>
                          <a:prstGeom prst="rect">
                            <a:avLst/>
                          </a:prstGeom>
                        </pic:spPr>
                      </pic:pic>
                    </a:graphicData>
                  </a:graphic>
                </wp:inline>
              </w:drawing>
            </w:r>
            <w:r w:rsidRPr="0042792B">
              <w:rPr>
                <w:iCs/>
              </w:rPr>
              <w:t xml:space="preserve">           </w:t>
            </w:r>
            <w:r w:rsidRPr="0042792B">
              <w:rPr>
                <w:iCs/>
                <w:strike/>
                <w:noProof/>
                <w:lang w:val="en-US" w:eastAsia="ja-JP"/>
              </w:rPr>
              <w:drawing>
                <wp:inline distT="0" distB="0" distL="0" distR="0" wp14:anchorId="22CB06E0" wp14:editId="61D39458">
                  <wp:extent cx="1306830" cy="1269492"/>
                  <wp:effectExtent l="0" t="0" r="7620" b="6985"/>
                  <wp:docPr id="253"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
                          <pic:cNvPicPr/>
                        </pic:nvPicPr>
                        <pic:blipFill>
                          <a:blip r:embed="rId157"/>
                          <a:stretch>
                            <a:fillRect/>
                          </a:stretch>
                        </pic:blipFill>
                        <pic:spPr>
                          <a:xfrm>
                            <a:off x="0" y="0"/>
                            <a:ext cx="1318408" cy="1280739"/>
                          </a:xfrm>
                          <a:prstGeom prst="rect">
                            <a:avLst/>
                          </a:prstGeom>
                        </pic:spPr>
                      </pic:pic>
                    </a:graphicData>
                  </a:graphic>
                </wp:inline>
              </w:drawing>
            </w:r>
          </w:p>
        </w:tc>
        <w:tc>
          <w:tcPr>
            <w:tcW w:w="2409" w:type="dxa"/>
          </w:tcPr>
          <w:p w14:paraId="1C040527" w14:textId="77777777" w:rsidR="00F43BE1" w:rsidRPr="0042792B" w:rsidRDefault="00F43BE1" w:rsidP="005D360E">
            <w:pPr>
              <w:pStyle w:val="SingleTxtG"/>
              <w:spacing w:before="120" w:line="240" w:lineRule="auto"/>
              <w:ind w:left="137" w:right="135"/>
              <w:jc w:val="center"/>
              <w:rPr>
                <w:iCs/>
                <w:sz w:val="18"/>
                <w:szCs w:val="18"/>
              </w:rPr>
            </w:pPr>
            <w:r w:rsidRPr="0042792B">
              <w:rPr>
                <w:iCs/>
                <w:sz w:val="18"/>
                <w:szCs w:val="18"/>
              </w:rPr>
              <w:t>Risk of collision warning</w:t>
            </w:r>
          </w:p>
        </w:tc>
        <w:tc>
          <w:tcPr>
            <w:tcW w:w="2263" w:type="dxa"/>
          </w:tcPr>
          <w:p w14:paraId="614661F6" w14:textId="77777777" w:rsidR="00F43BE1" w:rsidRPr="0042792B" w:rsidRDefault="00F43BE1" w:rsidP="005D360E">
            <w:pPr>
              <w:pStyle w:val="SingleTxtG"/>
              <w:spacing w:before="120" w:line="240" w:lineRule="auto"/>
              <w:ind w:left="137" w:right="135"/>
              <w:jc w:val="left"/>
              <w:rPr>
                <w:iCs/>
                <w:sz w:val="18"/>
                <w:szCs w:val="18"/>
              </w:rPr>
            </w:pPr>
            <w:r w:rsidRPr="0042792B">
              <w:rPr>
                <w:iCs/>
                <w:sz w:val="18"/>
                <w:szCs w:val="18"/>
              </w:rPr>
              <w:t xml:space="preserve">Triggered when the relative speed is larger than 30 km/h and </w:t>
            </w:r>
            <w:r w:rsidRPr="0042792B">
              <w:rPr>
                <w:sz w:val="18"/>
                <w:szCs w:val="18"/>
                <w:lang w:val="en-US"/>
              </w:rPr>
              <w:t>Risk of Collision Time</w:t>
            </w:r>
            <w:r w:rsidRPr="0042792B">
              <w:rPr>
                <w:iCs/>
                <w:sz w:val="18"/>
                <w:szCs w:val="18"/>
              </w:rPr>
              <w:t xml:space="preserve"> is less than 1.4 s. </w:t>
            </w:r>
          </w:p>
          <w:p w14:paraId="64290E6E" w14:textId="77777777" w:rsidR="00F43BE1" w:rsidRPr="0042792B" w:rsidRDefault="00F43BE1" w:rsidP="005D360E">
            <w:pPr>
              <w:pStyle w:val="SingleTxtG"/>
              <w:spacing w:before="120" w:line="240" w:lineRule="auto"/>
              <w:ind w:left="137" w:right="135"/>
              <w:jc w:val="left"/>
              <w:rPr>
                <w:iCs/>
                <w:sz w:val="18"/>
                <w:szCs w:val="18"/>
              </w:rPr>
            </w:pPr>
            <w:r w:rsidRPr="0042792B">
              <w:rPr>
                <w:iCs/>
                <w:sz w:val="18"/>
                <w:szCs w:val="18"/>
              </w:rPr>
              <w:t xml:space="preserve">Flashing at 4.0 </w:t>
            </w:r>
            <w:proofErr w:type="spellStart"/>
            <w:r w:rsidRPr="0042792B">
              <w:rPr>
                <w:iCs/>
                <w:sz w:val="18"/>
                <w:szCs w:val="18"/>
              </w:rPr>
              <w:t>hz</w:t>
            </w:r>
            <w:proofErr w:type="spellEnd"/>
            <w:r w:rsidRPr="0042792B">
              <w:rPr>
                <w:iCs/>
                <w:sz w:val="18"/>
                <w:szCs w:val="18"/>
              </w:rPr>
              <w:t xml:space="preserve"> +/- 1.0 </w:t>
            </w:r>
            <w:proofErr w:type="spellStart"/>
            <w:r w:rsidRPr="0042792B">
              <w:rPr>
                <w:iCs/>
                <w:sz w:val="18"/>
                <w:szCs w:val="18"/>
              </w:rPr>
              <w:t>hz</w:t>
            </w:r>
            <w:proofErr w:type="spellEnd"/>
            <w:r w:rsidRPr="0042792B">
              <w:rPr>
                <w:iCs/>
                <w:sz w:val="18"/>
                <w:szCs w:val="18"/>
              </w:rPr>
              <w:t xml:space="preserve"> allowed.</w:t>
            </w:r>
          </w:p>
          <w:p w14:paraId="161B79AA" w14:textId="77777777" w:rsidR="00F43BE1" w:rsidRPr="0042792B" w:rsidRDefault="00F43BE1" w:rsidP="005D360E">
            <w:pPr>
              <w:pStyle w:val="SingleTxtG"/>
              <w:spacing w:before="120" w:line="240" w:lineRule="auto"/>
              <w:ind w:left="0" w:right="135"/>
              <w:rPr>
                <w:iCs/>
                <w:sz w:val="18"/>
                <w:szCs w:val="18"/>
              </w:rPr>
            </w:pPr>
          </w:p>
        </w:tc>
      </w:tr>
      <w:tr w:rsidR="00F43BE1" w:rsidRPr="0042792B" w14:paraId="6B96FBD6" w14:textId="77777777" w:rsidTr="005D360E">
        <w:tblPrEx>
          <w:tblCellMar>
            <w:left w:w="108" w:type="dxa"/>
            <w:right w:w="108" w:type="dxa"/>
          </w:tblCellMar>
        </w:tblPrEx>
        <w:trPr>
          <w:trHeight w:val="2529"/>
        </w:trPr>
        <w:tc>
          <w:tcPr>
            <w:tcW w:w="5388" w:type="dxa"/>
          </w:tcPr>
          <w:p w14:paraId="0FC80F9B" w14:textId="77777777" w:rsidR="00F43BE1" w:rsidRPr="0042792B" w:rsidRDefault="00F43BE1" w:rsidP="005D360E">
            <w:pPr>
              <w:pStyle w:val="SingleTxtG"/>
              <w:ind w:left="60" w:right="131"/>
              <w:rPr>
                <w:iCs/>
              </w:rPr>
            </w:pPr>
            <w:r w:rsidRPr="0042792B">
              <w:rPr>
                <w:noProof/>
                <w:lang w:val="en-US" w:eastAsia="ja-JP"/>
              </w:rPr>
              <mc:AlternateContent>
                <mc:Choice Requires="wps">
                  <w:drawing>
                    <wp:anchor distT="0" distB="0" distL="114300" distR="114300" simplePos="0" relativeHeight="251665410" behindDoc="0" locked="0" layoutInCell="1" allowOverlap="1" wp14:anchorId="0CEECD10" wp14:editId="403D912A">
                      <wp:simplePos x="0" y="0"/>
                      <wp:positionH relativeFrom="column">
                        <wp:posOffset>2169795</wp:posOffset>
                      </wp:positionH>
                      <wp:positionV relativeFrom="paragraph">
                        <wp:posOffset>648970</wp:posOffset>
                      </wp:positionV>
                      <wp:extent cx="476250" cy="509905"/>
                      <wp:effectExtent l="133350" t="0" r="95250" b="118745"/>
                      <wp:wrapNone/>
                      <wp:docPr id="254" name="Forme en L 50"/>
                      <wp:cNvGraphicFramePr/>
                      <a:graphic xmlns:a="http://schemas.openxmlformats.org/drawingml/2006/main">
                        <a:graphicData uri="http://schemas.microsoft.com/office/word/2010/wordprocessingShape">
                          <wps:wsp>
                            <wps:cNvSpPr/>
                            <wps:spPr>
                              <a:xfrm rot="18913678">
                                <a:off x="0" y="0"/>
                                <a:ext cx="476250" cy="509905"/>
                              </a:xfrm>
                              <a:prstGeom prst="corner">
                                <a:avLst/>
                              </a:prstGeom>
                              <a:solidFill>
                                <a:sysClr val="windowText" lastClr="000000"/>
                              </a:solidFill>
                              <a:ln w="25400" cap="flat" cmpd="sng" algn="ctr">
                                <a:solidFill>
                                  <a:sysClr val="windowText" lastClr="000000"/>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1F8A0DC1" id="Forme en L 50" o:spid="_x0000_s1026" style="position:absolute;margin-left:170.85pt;margin-top:51.1pt;width:37.5pt;height:40.15pt;rotation:-2934180fd;z-index:2516654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6250,509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" path="m,l238125,r,271780l476250,271780r,238125l,509905,,xe" fillcolor="windowText" strokecolor="windowText" strokeweight="2pt">
                      <v:path arrowok="t" o:connecttype="custom" o:connectlocs="0,0;238125,0;238125,271780;476250,271780;476250,509905;0,509905;0,0" o:connectangles="0,0,0,0,0,0,0"/>
                    </v:shape>
                  </w:pict>
                </mc:Fallback>
              </mc:AlternateContent>
            </w:r>
            <w:r w:rsidRPr="0042792B">
              <w:rPr>
                <w:noProof/>
                <w:lang w:val="en-US" w:eastAsia="ja-JP"/>
              </w:rPr>
              <mc:AlternateContent>
                <mc:Choice Requires="wps">
                  <w:drawing>
                    <wp:anchor distT="0" distB="0" distL="114300" distR="114300" simplePos="0" relativeHeight="251666434" behindDoc="0" locked="0" layoutInCell="1" allowOverlap="1" wp14:anchorId="14F6D47F" wp14:editId="5C42D69D">
                      <wp:simplePos x="0" y="0"/>
                      <wp:positionH relativeFrom="column">
                        <wp:posOffset>2170430</wp:posOffset>
                      </wp:positionH>
                      <wp:positionV relativeFrom="paragraph">
                        <wp:posOffset>315595</wp:posOffset>
                      </wp:positionV>
                      <wp:extent cx="476250" cy="509905"/>
                      <wp:effectExtent l="133350" t="0" r="95250" b="118745"/>
                      <wp:wrapNone/>
                      <wp:docPr id="255" name="Forme en L 49"/>
                      <wp:cNvGraphicFramePr/>
                      <a:graphic xmlns:a="http://schemas.openxmlformats.org/drawingml/2006/main">
                        <a:graphicData uri="http://schemas.microsoft.com/office/word/2010/wordprocessingShape">
                          <wps:wsp>
                            <wps:cNvSpPr/>
                            <wps:spPr>
                              <a:xfrm rot="18913678">
                                <a:off x="0" y="0"/>
                                <a:ext cx="476250" cy="509905"/>
                              </a:xfrm>
                              <a:prstGeom prst="corner">
                                <a:avLst/>
                              </a:prstGeom>
                              <a:solidFill>
                                <a:sysClr val="windowText" lastClr="000000"/>
                              </a:solidFill>
                              <a:ln w="12700" cap="flat" cmpd="sng" algn="ctr">
                                <a:solidFill>
                                  <a:sysClr val="window" lastClr="FFFFFF"/>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36943188" id="Forme en L 49" o:spid="_x0000_s1026" style="position:absolute;margin-left:170.9pt;margin-top:24.85pt;width:37.5pt;height:40.15pt;rotation:-2934180fd;z-index:2516664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6250,509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" path="m,l238125,r,271780l476250,271780r,238125l,509905,,xe" fillcolor="windowText" strokecolor="window" strokeweight="1pt">
                      <v:path arrowok="t" o:connecttype="custom" o:connectlocs="0,0;238125,0;238125,271780;476250,271780;476250,509905;0,509905;0,0" o:connectangles="0,0,0,0,0,0,0"/>
                    </v:shape>
                  </w:pict>
                </mc:Fallback>
              </mc:AlternateContent>
            </w:r>
            <w:r w:rsidRPr="0042792B">
              <w:rPr>
                <w:noProof/>
                <w:lang w:val="en-US" w:eastAsia="ja-JP"/>
              </w:rPr>
              <mc:AlternateContent>
                <mc:Choice Requires="wps">
                  <w:drawing>
                    <wp:anchor distT="0" distB="0" distL="114300" distR="114300" simplePos="0" relativeHeight="251663362" behindDoc="0" locked="0" layoutInCell="1" allowOverlap="1" wp14:anchorId="0B303402" wp14:editId="5347E493">
                      <wp:simplePos x="0" y="0"/>
                      <wp:positionH relativeFrom="column">
                        <wp:posOffset>657860</wp:posOffset>
                      </wp:positionH>
                      <wp:positionV relativeFrom="paragraph">
                        <wp:posOffset>316230</wp:posOffset>
                      </wp:positionV>
                      <wp:extent cx="476250" cy="509905"/>
                      <wp:effectExtent l="133350" t="0" r="95250" b="118745"/>
                      <wp:wrapNone/>
                      <wp:docPr id="256" name="Forme en L 11"/>
                      <wp:cNvGraphicFramePr/>
                      <a:graphic xmlns:a="http://schemas.openxmlformats.org/drawingml/2006/main">
                        <a:graphicData uri="http://schemas.microsoft.com/office/word/2010/wordprocessingShape">
                          <wps:wsp>
                            <wps:cNvSpPr/>
                            <wps:spPr>
                              <a:xfrm rot="18913678">
                                <a:off x="0" y="0"/>
                                <a:ext cx="476250" cy="509905"/>
                              </a:xfrm>
                              <a:prstGeom prst="corner">
                                <a:avLst/>
                              </a:prstGeom>
                              <a:solidFill>
                                <a:sysClr val="window" lastClr="FFFFFF"/>
                              </a:solidFill>
                              <a:ln w="25400" cap="flat" cmpd="sng" algn="ctr">
                                <a:solidFill>
                                  <a:sysClr val="windowText" lastClr="000000"/>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02D2C96E" id="Forme en L 11" o:spid="_x0000_s1026" style="position:absolute;margin-left:51.8pt;margin-top:24.9pt;width:37.5pt;height:40.15pt;rotation:-2934180fd;z-index:2516633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6250,509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" path="m,l238125,r,271780l476250,271780r,238125l,509905,,xe" fillcolor="window" strokecolor="windowText" strokeweight="2pt">
                      <v:path arrowok="t" o:connecttype="custom" o:connectlocs="0,0;238125,0;238125,271780;476250,271780;476250,509905;0,509905;0,0" o:connectangles="0,0,0,0,0,0,0"/>
                    </v:shape>
                  </w:pict>
                </mc:Fallback>
              </mc:AlternateContent>
            </w:r>
            <w:r w:rsidRPr="0042792B">
              <w:rPr>
                <w:noProof/>
                <w:lang w:val="en-US" w:eastAsia="ja-JP"/>
              </w:rPr>
              <mc:AlternateContent>
                <mc:Choice Requires="wps">
                  <w:drawing>
                    <wp:anchor distT="0" distB="0" distL="114300" distR="114300" simplePos="0" relativeHeight="251662338" behindDoc="0" locked="0" layoutInCell="1" allowOverlap="1" wp14:anchorId="0818CFEB" wp14:editId="3AED2F28">
                      <wp:simplePos x="0" y="0"/>
                      <wp:positionH relativeFrom="column">
                        <wp:posOffset>458470</wp:posOffset>
                      </wp:positionH>
                      <wp:positionV relativeFrom="paragraph">
                        <wp:posOffset>160020</wp:posOffset>
                      </wp:positionV>
                      <wp:extent cx="866775" cy="1333500"/>
                      <wp:effectExtent l="0" t="0" r="28575" b="19050"/>
                      <wp:wrapNone/>
                      <wp:docPr id="257" name="Rectangle 9"/>
                      <wp:cNvGraphicFramePr/>
                      <a:graphic xmlns:a="http://schemas.openxmlformats.org/drawingml/2006/main">
                        <a:graphicData uri="http://schemas.microsoft.com/office/word/2010/wordprocessingShape">
                          <wps:wsp>
                            <wps:cNvSpPr/>
                            <wps:spPr>
                              <a:xfrm>
                                <a:off x="0" y="0"/>
                                <a:ext cx="866775" cy="1333500"/>
                              </a:xfrm>
                              <a:prstGeom prst="rect">
                                <a:avLst/>
                              </a:prstGeom>
                              <a:solidFill>
                                <a:sysClr val="windowText" lastClr="000000"/>
                              </a:solidFill>
                              <a:ln w="25400" cap="flat" cmpd="sng" algn="ctr">
                                <a:solidFill>
                                  <a:srgbClr val="4F81BD">
                                    <a:shade val="50000"/>
                                  </a:srgbClr>
                                </a:solidFill>
                                <a:prstDash val="solid"/>
                              </a:ln>
                              <a:effectLst/>
                            </wps:spPr>
                            <wps:bodyPr rtlCol="0" anchor="t"/>
                          </wps:wsp>
                        </a:graphicData>
                      </a:graphic>
                    </wp:anchor>
                  </w:drawing>
                </mc:Choice>
                <mc:Fallback>
                  <w:pict>
                    <v:rect w14:anchorId="2A4B4016" id="Rectangle 9" o:spid="_x0000_s1026" style="position:absolute;margin-left:36.1pt;margin-top:12.6pt;width:68.25pt;height:105pt;z-index:2516623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" fillcolor="windowText" strokecolor="#385d8a" strokeweight="2pt"/>
                  </w:pict>
                </mc:Fallback>
              </mc:AlternateContent>
            </w:r>
            <w:r w:rsidRPr="0042792B">
              <w:rPr>
                <w:noProof/>
                <w:lang w:val="en-US" w:eastAsia="ja-JP"/>
              </w:rPr>
              <mc:AlternateContent>
                <mc:Choice Requires="wps">
                  <w:drawing>
                    <wp:anchor distT="0" distB="0" distL="114300" distR="114300" simplePos="0" relativeHeight="251664386" behindDoc="0" locked="0" layoutInCell="1" allowOverlap="1" wp14:anchorId="3836E1A1" wp14:editId="2C7ABDFF">
                      <wp:simplePos x="0" y="0"/>
                      <wp:positionH relativeFrom="column">
                        <wp:posOffset>657543</wp:posOffset>
                      </wp:positionH>
                      <wp:positionV relativeFrom="paragraph">
                        <wp:posOffset>649605</wp:posOffset>
                      </wp:positionV>
                      <wp:extent cx="476409" cy="510458"/>
                      <wp:effectExtent l="133350" t="0" r="95250" b="118745"/>
                      <wp:wrapNone/>
                      <wp:docPr id="258" name="Forme en L 20"/>
                      <wp:cNvGraphicFramePr/>
                      <a:graphic xmlns:a="http://schemas.openxmlformats.org/drawingml/2006/main">
                        <a:graphicData uri="http://schemas.microsoft.com/office/word/2010/wordprocessingShape">
                          <wps:wsp>
                            <wps:cNvSpPr/>
                            <wps:spPr>
                              <a:xfrm rot="18913678">
                                <a:off x="0" y="0"/>
                                <a:ext cx="476409" cy="510458"/>
                              </a:xfrm>
                              <a:prstGeom prst="corner">
                                <a:avLst/>
                              </a:prstGeom>
                              <a:solidFill>
                                <a:sysClr val="window" lastClr="FFFFFF"/>
                              </a:solidFill>
                              <a:ln w="25400" cap="flat" cmpd="sng" algn="ctr">
                                <a:solidFill>
                                  <a:srgbClr val="4F81BD">
                                    <a:shade val="50000"/>
                                  </a:srgbClr>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68FD87D9" id="Forme en L 20" o:spid="_x0000_s1026" style="position:absolute;margin-left:51.8pt;margin-top:51.15pt;width:37.5pt;height:40.2pt;rotation:-2934180fd;z-index:2516643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6409,510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" path="m,l238205,r,272254l476409,272254r,238204l,510458,,xe" fillcolor="window" strokecolor="#385d8a" strokeweight="2pt">
                      <v:path arrowok="t" o:connecttype="custom" o:connectlocs="0,0;238205,0;238205,272254;476409,272254;476409,510458;0,510458;0,0" o:connectangles="0,0,0,0,0,0,0"/>
                    </v:shape>
                  </w:pict>
                </mc:Fallback>
              </mc:AlternateContent>
            </w:r>
            <w:r w:rsidRPr="0042792B">
              <w:rPr>
                <w:noProof/>
                <w:lang w:val="en-US"/>
              </w:rPr>
              <w:t xml:space="preserve"> </w:t>
            </w:r>
          </w:p>
        </w:tc>
        <w:tc>
          <w:tcPr>
            <w:tcW w:w="2409" w:type="dxa"/>
          </w:tcPr>
          <w:p w14:paraId="090B741F" w14:textId="77777777" w:rsidR="00F43BE1" w:rsidRPr="0042792B" w:rsidRDefault="00F43BE1" w:rsidP="005D360E">
            <w:pPr>
              <w:pStyle w:val="SingleTxtG"/>
              <w:spacing w:after="60" w:line="240" w:lineRule="auto"/>
              <w:ind w:left="187" w:right="136"/>
              <w:rPr>
                <w:iCs/>
                <w:strike/>
                <w:sz w:val="18"/>
                <w:szCs w:val="18"/>
              </w:rPr>
            </w:pPr>
            <w:bookmarkStart w:id="250" w:name="_Hlk75973536"/>
            <w:r w:rsidRPr="0042792B">
              <w:rPr>
                <w:iCs/>
                <w:sz w:val="18"/>
                <w:szCs w:val="18"/>
              </w:rPr>
              <w:t>Wrong way warning</w:t>
            </w:r>
            <w:bookmarkEnd w:id="250"/>
          </w:p>
        </w:tc>
        <w:tc>
          <w:tcPr>
            <w:tcW w:w="2263" w:type="dxa"/>
          </w:tcPr>
          <w:p w14:paraId="17726F54" w14:textId="77777777" w:rsidR="00F43BE1" w:rsidRPr="0042792B" w:rsidRDefault="00F43BE1" w:rsidP="005D360E">
            <w:pPr>
              <w:pStyle w:val="SingleTxtG"/>
              <w:spacing w:after="60" w:line="240" w:lineRule="auto"/>
              <w:ind w:left="33" w:right="136"/>
              <w:rPr>
                <w:iCs/>
                <w:sz w:val="18"/>
                <w:szCs w:val="18"/>
              </w:rPr>
            </w:pPr>
            <w:r w:rsidRPr="0042792B">
              <w:rPr>
                <w:iCs/>
                <w:sz w:val="18"/>
                <w:szCs w:val="18"/>
              </w:rPr>
              <w:t xml:space="preserve">Activated when the vehicle is entering a one-way road or a highway in opposite direction. </w:t>
            </w:r>
          </w:p>
          <w:p w14:paraId="1C25A77C" w14:textId="77777777" w:rsidR="00F43BE1" w:rsidRPr="0042792B" w:rsidRDefault="00F43BE1" w:rsidP="005D360E">
            <w:pPr>
              <w:pStyle w:val="SingleTxtG"/>
              <w:spacing w:before="120" w:line="240" w:lineRule="auto"/>
              <w:ind w:left="33" w:right="136"/>
              <w:jc w:val="left"/>
              <w:rPr>
                <w:iCs/>
                <w:sz w:val="18"/>
                <w:szCs w:val="18"/>
              </w:rPr>
            </w:pPr>
            <w:r w:rsidRPr="0042792B">
              <w:rPr>
                <w:iCs/>
                <w:sz w:val="18"/>
                <w:szCs w:val="18"/>
              </w:rPr>
              <w:t xml:space="preserve">Flashing at 4.0 </w:t>
            </w:r>
            <w:proofErr w:type="spellStart"/>
            <w:r w:rsidRPr="0042792B">
              <w:rPr>
                <w:iCs/>
                <w:sz w:val="18"/>
                <w:szCs w:val="18"/>
              </w:rPr>
              <w:t>hz</w:t>
            </w:r>
            <w:proofErr w:type="spellEnd"/>
            <w:r w:rsidRPr="0042792B">
              <w:rPr>
                <w:iCs/>
                <w:sz w:val="18"/>
                <w:szCs w:val="18"/>
              </w:rPr>
              <w:t xml:space="preserve"> +/- 1.0 </w:t>
            </w:r>
            <w:proofErr w:type="spellStart"/>
            <w:r w:rsidRPr="0042792B">
              <w:rPr>
                <w:iCs/>
                <w:sz w:val="18"/>
                <w:szCs w:val="18"/>
              </w:rPr>
              <w:t>hz</w:t>
            </w:r>
            <w:proofErr w:type="spellEnd"/>
            <w:r w:rsidRPr="0042792B">
              <w:rPr>
                <w:iCs/>
                <w:sz w:val="18"/>
                <w:szCs w:val="18"/>
              </w:rPr>
              <w:t xml:space="preserve"> allowed.</w:t>
            </w:r>
          </w:p>
        </w:tc>
      </w:tr>
      <w:tr w:rsidR="00F43BE1" w:rsidRPr="0042792B" w14:paraId="4FAABEC5" w14:textId="77777777" w:rsidTr="005D360E">
        <w:tblPrEx>
          <w:tblCellMar>
            <w:left w:w="108" w:type="dxa"/>
            <w:right w:w="108" w:type="dxa"/>
          </w:tblCellMar>
        </w:tblPrEx>
        <w:trPr>
          <w:trHeight w:val="1906"/>
        </w:trPr>
        <w:tc>
          <w:tcPr>
            <w:tcW w:w="5388" w:type="dxa"/>
            <w:tcBorders>
              <w:bottom w:val="single" w:sz="4" w:space="0" w:color="auto"/>
            </w:tcBorders>
          </w:tcPr>
          <w:p w14:paraId="1A483F00" w14:textId="77777777" w:rsidR="00F43BE1" w:rsidRPr="0042792B" w:rsidRDefault="00F43BE1" w:rsidP="005D360E">
            <w:pPr>
              <w:pStyle w:val="SingleTxtG"/>
              <w:tabs>
                <w:tab w:val="left" w:pos="1300"/>
              </w:tabs>
              <w:ind w:left="0" w:right="131"/>
              <w:rPr>
                <w:iCs/>
              </w:rPr>
            </w:pPr>
            <w:r w:rsidRPr="0042792B">
              <w:rPr>
                <w:noProof/>
                <w:lang w:val="en-US" w:eastAsia="ja-JP"/>
              </w:rPr>
              <mc:AlternateContent>
                <mc:Choice Requires="wps">
                  <w:drawing>
                    <wp:anchor distT="0" distB="0" distL="114300" distR="114300" simplePos="0" relativeHeight="251672578" behindDoc="0" locked="0" layoutInCell="1" allowOverlap="1" wp14:anchorId="7BD7B7AD" wp14:editId="1DAE5219">
                      <wp:simplePos x="0" y="0"/>
                      <wp:positionH relativeFrom="column">
                        <wp:posOffset>2609215</wp:posOffset>
                      </wp:positionH>
                      <wp:positionV relativeFrom="paragraph">
                        <wp:posOffset>365761</wp:posOffset>
                      </wp:positionV>
                      <wp:extent cx="379095" cy="384175"/>
                      <wp:effectExtent l="92710" t="97790" r="0" b="94615"/>
                      <wp:wrapNone/>
                      <wp:docPr id="259" name="Forme en L 7"/>
                      <wp:cNvGraphicFramePr/>
                      <a:graphic xmlns:a="http://schemas.openxmlformats.org/drawingml/2006/main">
                        <a:graphicData uri="http://schemas.microsoft.com/office/word/2010/wordprocessingShape">
                          <wps:wsp>
                            <wps:cNvSpPr/>
                            <wps:spPr>
                              <a:xfrm rot="2774678">
                                <a:off x="0" y="0"/>
                                <a:ext cx="379095" cy="384175"/>
                              </a:xfrm>
                              <a:prstGeom prst="corner">
                                <a:avLst/>
                              </a:prstGeom>
                              <a:solidFill>
                                <a:sysClr val="windowText" lastClr="000000"/>
                              </a:solidFill>
                              <a:ln w="25400" cap="flat" cmpd="sng" algn="ctr">
                                <a:solidFill>
                                  <a:sysClr val="window" lastClr="FFFFFF"/>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09501319" id="Forme en L 7" o:spid="_x0000_s1026" style="position:absolute;margin-left:205.45pt;margin-top:28.8pt;width:29.85pt;height:30.25pt;rotation:3030688fd;z-index:2516725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79095,384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" path="m,l189548,r,194628l379095,194628r,189547l,384175,,xe" fillcolor="windowText" strokecolor="window" strokeweight="2pt">
                      <v:path arrowok="t" o:connecttype="custom" o:connectlocs="0,0;189548,0;189548,194628;379095,194628;379095,384175;0,384175;0,0" o:connectangles="0,0,0,0,0,0,0"/>
                    </v:shape>
                  </w:pict>
                </mc:Fallback>
              </mc:AlternateContent>
            </w:r>
            <w:r w:rsidRPr="0042792B">
              <w:rPr>
                <w:noProof/>
                <w:lang w:val="en-US" w:eastAsia="ja-JP"/>
              </w:rPr>
              <mc:AlternateContent>
                <mc:Choice Requires="wps">
                  <w:drawing>
                    <wp:anchor distT="0" distB="0" distL="114300" distR="114300" simplePos="0" relativeHeight="251671554" behindDoc="0" locked="0" layoutInCell="1" allowOverlap="1" wp14:anchorId="43905270" wp14:editId="12B765DC">
                      <wp:simplePos x="0" y="0"/>
                      <wp:positionH relativeFrom="column">
                        <wp:posOffset>1694180</wp:posOffset>
                      </wp:positionH>
                      <wp:positionV relativeFrom="paragraph">
                        <wp:posOffset>365761</wp:posOffset>
                      </wp:positionV>
                      <wp:extent cx="379095" cy="384175"/>
                      <wp:effectExtent l="0" t="97790" r="94615" b="94615"/>
                      <wp:wrapNone/>
                      <wp:docPr id="260" name="Forme en L 21"/>
                      <wp:cNvGraphicFramePr/>
                      <a:graphic xmlns:a="http://schemas.openxmlformats.org/drawingml/2006/main">
                        <a:graphicData uri="http://schemas.microsoft.com/office/word/2010/wordprocessingShape">
                          <wps:wsp>
                            <wps:cNvSpPr/>
                            <wps:spPr>
                              <a:xfrm rot="13574678">
                                <a:off x="0" y="0"/>
                                <a:ext cx="379095" cy="384175"/>
                              </a:xfrm>
                              <a:prstGeom prst="corner">
                                <a:avLst/>
                              </a:prstGeom>
                              <a:solidFill>
                                <a:sysClr val="windowText" lastClr="000000"/>
                              </a:solidFill>
                              <a:ln w="25400" cap="flat" cmpd="sng" algn="ctr">
                                <a:solidFill>
                                  <a:sysClr val="window" lastClr="FFFFFF"/>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03464FBF" id="Forme en L 21" o:spid="_x0000_s1026" style="position:absolute;margin-left:133.4pt;margin-top:28.8pt;width:29.85pt;height:30.25pt;rotation:-8765792fd;z-index:2516715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79095,384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" path="m,l189548,r,194628l379095,194628r,189547l,384175,,xe" fillcolor="windowText" strokecolor="window" strokeweight="2pt">
                      <v:path arrowok="t" o:connecttype="custom" o:connectlocs="0,0;189548,0;189548,194628;379095,194628;379095,384175;0,384175;0,0" o:connectangles="0,0,0,0,0,0,0"/>
                    </v:shape>
                  </w:pict>
                </mc:Fallback>
              </mc:AlternateContent>
            </w:r>
            <w:r w:rsidRPr="0042792B">
              <w:rPr>
                <w:noProof/>
                <w:lang w:val="en-US" w:eastAsia="ja-JP"/>
              </w:rPr>
              <mc:AlternateContent>
                <mc:Choice Requires="wps">
                  <w:drawing>
                    <wp:anchor distT="0" distB="0" distL="114300" distR="114300" simplePos="0" relativeHeight="251670530" behindDoc="0" locked="0" layoutInCell="1" allowOverlap="1" wp14:anchorId="20CB743A" wp14:editId="38369D9A">
                      <wp:simplePos x="0" y="0"/>
                      <wp:positionH relativeFrom="column">
                        <wp:posOffset>1032870</wp:posOffset>
                      </wp:positionH>
                      <wp:positionV relativeFrom="paragraph">
                        <wp:posOffset>370206</wp:posOffset>
                      </wp:positionV>
                      <wp:extent cx="379095" cy="384175"/>
                      <wp:effectExtent l="92710" t="97790" r="0" b="94615"/>
                      <wp:wrapNone/>
                      <wp:docPr id="261" name="Forme en L 23"/>
                      <wp:cNvGraphicFramePr/>
                      <a:graphic xmlns:a="http://schemas.openxmlformats.org/drawingml/2006/main">
                        <a:graphicData uri="http://schemas.microsoft.com/office/word/2010/wordprocessingShape">
                          <wps:wsp>
                            <wps:cNvSpPr/>
                            <wps:spPr>
                              <a:xfrm rot="2774678">
                                <a:off x="0" y="0"/>
                                <a:ext cx="379095" cy="384175"/>
                              </a:xfrm>
                              <a:prstGeom prst="corner">
                                <a:avLst/>
                              </a:prstGeom>
                              <a:solidFill>
                                <a:sysClr val="window" lastClr="FFFFFF"/>
                              </a:solidFill>
                              <a:ln w="25400" cap="flat" cmpd="sng" algn="ctr">
                                <a:solidFill>
                                  <a:srgbClr val="4F81BD">
                                    <a:shade val="50000"/>
                                  </a:srgbClr>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4F5D012F" id="Forme en L 23" o:spid="_x0000_s1026" style="position:absolute;margin-left:81.35pt;margin-top:29.15pt;width:29.85pt;height:30.25pt;rotation:3030688fd;z-index:2516705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79095,384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" path="m,l189548,r,194628l379095,194628r,189547l,384175,,xe" fillcolor="window" strokecolor="#385d8a" strokeweight="2pt">
                      <v:path arrowok="t" o:connecttype="custom" o:connectlocs="0,0;189548,0;189548,194628;379095,194628;379095,384175;0,384175;0,0" o:connectangles="0,0,0,0,0,0,0"/>
                    </v:shape>
                  </w:pict>
                </mc:Fallback>
              </mc:AlternateContent>
            </w:r>
            <w:r w:rsidRPr="0042792B">
              <w:rPr>
                <w:noProof/>
                <w:lang w:val="en-US" w:eastAsia="ja-JP"/>
              </w:rPr>
              <mc:AlternateContent>
                <mc:Choice Requires="wps">
                  <w:drawing>
                    <wp:anchor distT="0" distB="0" distL="114300" distR="114300" simplePos="0" relativeHeight="251668482" behindDoc="0" locked="0" layoutInCell="1" allowOverlap="1" wp14:anchorId="2248F031" wp14:editId="63335A12">
                      <wp:simplePos x="0" y="0"/>
                      <wp:positionH relativeFrom="column">
                        <wp:posOffset>205106</wp:posOffset>
                      </wp:positionH>
                      <wp:positionV relativeFrom="paragraph">
                        <wp:posOffset>374847</wp:posOffset>
                      </wp:positionV>
                      <wp:extent cx="379095" cy="384175"/>
                      <wp:effectExtent l="0" t="97790" r="94615" b="94615"/>
                      <wp:wrapNone/>
                      <wp:docPr id="262" name="Forme en L 25"/>
                      <wp:cNvGraphicFramePr/>
                      <a:graphic xmlns:a="http://schemas.openxmlformats.org/drawingml/2006/main">
                        <a:graphicData uri="http://schemas.microsoft.com/office/word/2010/wordprocessingShape">
                          <wps:wsp>
                            <wps:cNvSpPr/>
                            <wps:spPr>
                              <a:xfrm rot="13574678">
                                <a:off x="0" y="0"/>
                                <a:ext cx="379095" cy="384175"/>
                              </a:xfrm>
                              <a:prstGeom prst="corner">
                                <a:avLst/>
                              </a:prstGeom>
                              <a:solidFill>
                                <a:sysClr val="window" lastClr="FFFFFF"/>
                              </a:solidFill>
                              <a:ln w="25400" cap="flat" cmpd="sng" algn="ctr">
                                <a:solidFill>
                                  <a:srgbClr val="4F81BD">
                                    <a:shade val="50000"/>
                                  </a:srgbClr>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shape w14:anchorId="5660E942" id="Forme en L 25" o:spid="_x0000_s1026" style="position:absolute;margin-left:16.15pt;margin-top:29.5pt;width:29.85pt;height:30.25pt;rotation:-8765792fd;z-index:2516684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79095,384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" path="m,l189548,r,194628l379095,194628r,189547l,384175,,xe" fillcolor="window" strokecolor="#385d8a" strokeweight="2pt">
                      <v:path arrowok="t" o:connecttype="custom" o:connectlocs="0,0;189548,0;189548,194628;379095,194628;379095,384175;0,384175;0,0" o:connectangles="0,0,0,0,0,0,0"/>
                    </v:shape>
                  </w:pict>
                </mc:Fallback>
              </mc:AlternateContent>
            </w:r>
            <w:r w:rsidRPr="0042792B">
              <w:rPr>
                <w:iCs/>
                <w:noProof/>
                <w:lang w:val="en-US" w:eastAsia="ja-JP"/>
              </w:rPr>
              <mc:AlternateContent>
                <mc:Choice Requires="wps">
                  <w:drawing>
                    <wp:anchor distT="0" distB="0" distL="114300" distR="114300" simplePos="0" relativeHeight="251667458" behindDoc="0" locked="0" layoutInCell="1" allowOverlap="1" wp14:anchorId="44134F50" wp14:editId="33D683AF">
                      <wp:simplePos x="0" y="0"/>
                      <wp:positionH relativeFrom="column">
                        <wp:posOffset>252095</wp:posOffset>
                      </wp:positionH>
                      <wp:positionV relativeFrom="paragraph">
                        <wp:posOffset>65405</wp:posOffset>
                      </wp:positionV>
                      <wp:extent cx="419100" cy="1028700"/>
                      <wp:effectExtent l="0" t="0" r="19050" b="19050"/>
                      <wp:wrapNone/>
                      <wp:docPr id="263" name="Rectangle 26"/>
                      <wp:cNvGraphicFramePr/>
                      <a:graphic xmlns:a="http://schemas.openxmlformats.org/drawingml/2006/main">
                        <a:graphicData uri="http://schemas.microsoft.com/office/word/2010/wordprocessingShape">
                          <wps:wsp>
                            <wps:cNvSpPr/>
                            <wps:spPr>
                              <a:xfrm>
                                <a:off x="0" y="0"/>
                                <a:ext cx="419100" cy="1028700"/>
                              </a:xfrm>
                              <a:prstGeom prst="rect">
                                <a:avLst/>
                              </a:prstGeom>
                              <a:solidFill>
                                <a:sysClr val="windowText" lastClr="000000"/>
                              </a:solidFill>
                              <a:ln w="25400" cap="flat" cmpd="sng" algn="ctr">
                                <a:solidFill>
                                  <a:srgbClr val="4F81BD">
                                    <a:shade val="50000"/>
                                  </a:srgbClr>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rect w14:anchorId="3ABFC65D" id="Rectangle 26" o:spid="_x0000_s1026" style="position:absolute;margin-left:19.85pt;margin-top:5.15pt;width:33pt;height:81pt;z-index:2516674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" fillcolor="windowText" strokecolor="#385d8a" strokeweight="2pt"/>
                  </w:pict>
                </mc:Fallback>
              </mc:AlternateContent>
            </w:r>
            <w:r w:rsidRPr="0042792B">
              <w:rPr>
                <w:iCs/>
                <w:noProof/>
                <w:lang w:val="en-US" w:eastAsia="ja-JP"/>
              </w:rPr>
              <mc:AlternateContent>
                <mc:Choice Requires="wps">
                  <w:drawing>
                    <wp:anchor distT="0" distB="0" distL="114300" distR="114300" simplePos="0" relativeHeight="251669506" behindDoc="0" locked="0" layoutInCell="1" allowOverlap="1" wp14:anchorId="47869F53" wp14:editId="129B0953">
                      <wp:simplePos x="0" y="0"/>
                      <wp:positionH relativeFrom="column">
                        <wp:posOffset>957580</wp:posOffset>
                      </wp:positionH>
                      <wp:positionV relativeFrom="paragraph">
                        <wp:posOffset>78105</wp:posOffset>
                      </wp:positionV>
                      <wp:extent cx="419100" cy="1028700"/>
                      <wp:effectExtent l="0" t="0" r="19050" b="19050"/>
                      <wp:wrapNone/>
                      <wp:docPr id="264" name="Rectangle 24"/>
                      <wp:cNvGraphicFramePr/>
                      <a:graphic xmlns:a="http://schemas.openxmlformats.org/drawingml/2006/main">
                        <a:graphicData uri="http://schemas.microsoft.com/office/word/2010/wordprocessingShape">
                          <wps:wsp>
                            <wps:cNvSpPr/>
                            <wps:spPr>
                              <a:xfrm rot="10800000">
                                <a:off x="0" y="0"/>
                                <a:ext cx="419100" cy="1028700"/>
                              </a:xfrm>
                              <a:prstGeom prst="rect">
                                <a:avLst/>
                              </a:prstGeom>
                              <a:solidFill>
                                <a:sysClr val="windowText" lastClr="000000"/>
                              </a:solidFill>
                              <a:ln w="25400" cap="flat" cmpd="sng" algn="ctr">
                                <a:solidFill>
                                  <a:srgbClr val="4F81BD">
                                    <a:shade val="50000"/>
                                  </a:srgbClr>
                                </a:solidFill>
                                <a:prstDash val="solid"/>
                              </a:ln>
                              <a:effectLst/>
                            </wps:spPr>
                            <wps:bodyPr rtlCol="0" anchor="t"/>
                          </wps:wsp>
                        </a:graphicData>
                      </a:graphic>
                      <wp14:sizeRelH relativeFrom="margin">
                        <wp14:pctWidth>0</wp14:pctWidth>
                      </wp14:sizeRelH>
                      <wp14:sizeRelV relativeFrom="margin">
                        <wp14:pctHeight>0</wp14:pctHeight>
                      </wp14:sizeRelV>
                    </wp:anchor>
                  </w:drawing>
                </mc:Choice>
                <mc:Fallback>
                  <w:pict>
                    <v:rect w14:anchorId="581F965F" id="Rectangle 24" o:spid="_x0000_s1026" style="position:absolute;margin-left:75.4pt;margin-top:6.15pt;width:33pt;height:81pt;rotation:180;z-index:2516695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" fillcolor="windowText" strokecolor="#385d8a" strokeweight="2pt"/>
                  </w:pict>
                </mc:Fallback>
              </mc:AlternateContent>
            </w:r>
          </w:p>
          <w:p w14:paraId="60A59906" w14:textId="77777777" w:rsidR="00F43BE1" w:rsidRPr="0042792B" w:rsidRDefault="00F43BE1" w:rsidP="005D360E">
            <w:pPr>
              <w:pStyle w:val="SingleTxtG"/>
              <w:tabs>
                <w:tab w:val="left" w:pos="1300"/>
              </w:tabs>
              <w:ind w:left="0" w:right="131"/>
              <w:rPr>
                <w:iCs/>
              </w:rPr>
            </w:pPr>
          </w:p>
          <w:p w14:paraId="4BEC5398" w14:textId="77777777" w:rsidR="00F43BE1" w:rsidRPr="0042792B" w:rsidRDefault="00F43BE1" w:rsidP="005D360E">
            <w:pPr>
              <w:pStyle w:val="SingleTxtG"/>
              <w:tabs>
                <w:tab w:val="left" w:pos="1171"/>
                <w:tab w:val="left" w:pos="3581"/>
              </w:tabs>
              <w:ind w:left="0" w:right="131"/>
              <w:rPr>
                <w:iCs/>
                <w:strike/>
              </w:rPr>
            </w:pPr>
            <w:r w:rsidRPr="0042792B">
              <w:rPr>
                <w:iCs/>
              </w:rPr>
              <w:tab/>
              <w:t>or</w:t>
            </w:r>
            <w:r w:rsidRPr="0042792B">
              <w:rPr>
                <w:iCs/>
              </w:rPr>
              <w:tab/>
            </w:r>
            <w:proofErr w:type="spellStart"/>
            <w:r w:rsidRPr="0042792B">
              <w:rPr>
                <w:iCs/>
              </w:rPr>
              <w:t>or</w:t>
            </w:r>
            <w:proofErr w:type="spellEnd"/>
          </w:p>
        </w:tc>
        <w:tc>
          <w:tcPr>
            <w:tcW w:w="2409" w:type="dxa"/>
            <w:tcBorders>
              <w:bottom w:val="single" w:sz="4" w:space="0" w:color="auto"/>
            </w:tcBorders>
          </w:tcPr>
          <w:p w14:paraId="444FD4F2" w14:textId="77777777" w:rsidR="00F43BE1" w:rsidRPr="0042792B" w:rsidRDefault="00F43BE1" w:rsidP="005D360E">
            <w:pPr>
              <w:pStyle w:val="SingleTxtG"/>
              <w:spacing w:line="240" w:lineRule="auto"/>
              <w:ind w:left="181" w:right="136"/>
              <w:rPr>
                <w:iCs/>
                <w:strike/>
                <w:sz w:val="18"/>
                <w:szCs w:val="18"/>
              </w:rPr>
            </w:pPr>
            <w:bookmarkStart w:id="251" w:name="_Hlk75973282"/>
            <w:bookmarkStart w:id="252" w:name="_Hlk85040480"/>
            <w:r w:rsidRPr="0042792B">
              <w:rPr>
                <w:iCs/>
                <w:sz w:val="18"/>
                <w:szCs w:val="18"/>
              </w:rPr>
              <w:t xml:space="preserve">Lane keeping </w:t>
            </w:r>
            <w:r w:rsidRPr="0042792B" w:rsidDel="006F0F8A">
              <w:rPr>
                <w:iCs/>
                <w:sz w:val="18"/>
                <w:szCs w:val="18"/>
              </w:rPr>
              <w:t>assist</w:t>
            </w:r>
            <w:bookmarkEnd w:id="251"/>
            <w:r w:rsidRPr="0042792B">
              <w:rPr>
                <w:iCs/>
                <w:sz w:val="18"/>
                <w:szCs w:val="18"/>
              </w:rPr>
              <w:t xml:space="preserve"> warning </w:t>
            </w:r>
            <w:bookmarkEnd w:id="252"/>
          </w:p>
        </w:tc>
        <w:tc>
          <w:tcPr>
            <w:tcW w:w="2263" w:type="dxa"/>
            <w:tcBorders>
              <w:bottom w:val="single" w:sz="4" w:space="0" w:color="auto"/>
            </w:tcBorders>
          </w:tcPr>
          <w:p w14:paraId="45A922E1" w14:textId="77777777" w:rsidR="00F43BE1" w:rsidRPr="0042792B" w:rsidRDefault="00F43BE1" w:rsidP="005D360E">
            <w:pPr>
              <w:pStyle w:val="SingleTxtG"/>
              <w:spacing w:after="60" w:line="240" w:lineRule="auto"/>
              <w:ind w:left="37" w:right="29"/>
              <w:jc w:val="left"/>
              <w:rPr>
                <w:iCs/>
                <w:sz w:val="18"/>
                <w:szCs w:val="18"/>
              </w:rPr>
            </w:pPr>
            <w:bookmarkStart w:id="253" w:name="_Hlk86251049"/>
            <w:r w:rsidRPr="0042792B">
              <w:rPr>
                <w:iCs/>
                <w:sz w:val="18"/>
                <w:szCs w:val="18"/>
              </w:rPr>
              <w:t>Activated if the vehicle unintentionally exits its lane.</w:t>
            </w:r>
          </w:p>
          <w:bookmarkEnd w:id="253"/>
          <w:p w14:paraId="04ABD8D9" w14:textId="77777777" w:rsidR="00F43BE1" w:rsidRPr="0042792B" w:rsidRDefault="00F43BE1" w:rsidP="005D360E">
            <w:pPr>
              <w:pStyle w:val="SingleTxtG"/>
              <w:spacing w:after="60" w:line="240" w:lineRule="auto"/>
              <w:ind w:left="33" w:right="136"/>
              <w:jc w:val="left"/>
              <w:rPr>
                <w:iCs/>
                <w:strike/>
                <w:sz w:val="18"/>
                <w:szCs w:val="18"/>
              </w:rPr>
            </w:pPr>
          </w:p>
        </w:tc>
      </w:tr>
    </w:tbl>
    <w:p w14:paraId="64655F69" w14:textId="5BBCCDFE" w:rsidR="00F43BE1" w:rsidRDefault="00F43BE1" w:rsidP="00F43BE1">
      <w:pPr>
        <w:suppressAutoHyphens w:val="0"/>
        <w:spacing w:line="240" w:lineRule="auto"/>
        <w:rPr>
          <w:b/>
          <w:bCs/>
          <w:iCs/>
        </w:rPr>
      </w:pPr>
      <w:r>
        <w:rPr>
          <w:b/>
          <w:bCs/>
          <w:iCs/>
        </w:rPr>
        <w:t xml:space="preserve"> </w:t>
      </w:r>
      <w:r>
        <w:rPr>
          <w:b/>
          <w:bCs/>
          <w:iCs/>
        </w:rPr>
        <w:tab/>
      </w:r>
      <w:r w:rsidR="009166BC">
        <w:rPr>
          <w:b/>
          <w:bCs/>
          <w:iCs/>
        </w:rPr>
        <w:t>"</w:t>
      </w:r>
    </w:p>
    <w:p w14:paraId="200A22CD" w14:textId="77777777" w:rsidR="00F43BE1" w:rsidRPr="000C4CF3" w:rsidRDefault="00F43BE1" w:rsidP="00F43BE1">
      <w:pPr>
        <w:spacing w:after="120"/>
        <w:ind w:left="2268" w:right="1134" w:hanging="1134"/>
        <w:jc w:val="both"/>
      </w:pPr>
    </w:p>
    <w:p w14:paraId="3FE5DC47" w14:textId="77777777" w:rsidR="00F43BE1" w:rsidRPr="00D03A3A" w:rsidRDefault="00F43BE1" w:rsidP="00F43BE1">
      <w:pPr>
        <w:spacing w:before="240"/>
        <w:jc w:val="center"/>
        <w:rPr>
          <w:u w:val="single"/>
        </w:rPr>
      </w:pPr>
      <w:r>
        <w:rPr>
          <w:u w:val="single"/>
        </w:rPr>
        <w:tab/>
      </w:r>
      <w:r>
        <w:rPr>
          <w:u w:val="single"/>
        </w:rPr>
        <w:tab/>
      </w:r>
      <w:r>
        <w:rPr>
          <w:u w:val="single"/>
        </w:rPr>
        <w:tab/>
      </w: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C766E1" w:rsidRPr="00C766E1" w14:paraId="39751FF8" w14:textId="77777777" w:rsidTr="3C21EA96">
        <w:trPr>
          <w:cantSplit/>
          <w:trHeight w:hRule="exact" w:val="851"/>
        </w:trPr>
        <w:tc>
          <w:tcPr>
            <w:tcW w:w="1276" w:type="dxa"/>
            <w:tcBorders>
              <w:bottom w:val="single" w:sz="4" w:space="0" w:color="auto"/>
            </w:tcBorders>
            <w:vAlign w:val="bottom"/>
          </w:tcPr>
          <w:p w14:paraId="3E7D5353" w14:textId="77777777" w:rsidR="006552CB" w:rsidRPr="00C766E1" w:rsidRDefault="006552CB" w:rsidP="006552CB">
            <w:bookmarkStart w:id="254" w:name="_Hlk4776541"/>
            <w:bookmarkStart w:id="255" w:name="_Hlk22630451"/>
            <w:bookmarkStart w:id="256" w:name="_Toc354410587"/>
            <w:bookmarkEnd w:id="254"/>
          </w:p>
        </w:tc>
        <w:tc>
          <w:tcPr>
            <w:tcW w:w="8363" w:type="dxa"/>
            <w:gridSpan w:val="2"/>
            <w:tcBorders>
              <w:bottom w:val="single" w:sz="4" w:space="0" w:color="auto"/>
            </w:tcBorders>
            <w:vAlign w:val="bottom"/>
          </w:tcPr>
          <w:p w14:paraId="68F27B67" w14:textId="660D6099" w:rsidR="006552CB" w:rsidRPr="00C766E1" w:rsidRDefault="006552CB" w:rsidP="00B81C7D">
            <w:pPr>
              <w:jc w:val="right"/>
            </w:pPr>
            <w:r w:rsidRPr="00C766E1">
              <w:rPr>
                <w:sz w:val="40"/>
              </w:rPr>
              <w:t>E</w:t>
            </w:r>
            <w:r w:rsidRPr="00C766E1">
              <w:t>/ECE/324/Rev.1/Add.47/Rev.1</w:t>
            </w:r>
            <w:r w:rsidR="00754AAD" w:rsidRPr="00C766E1">
              <w:t>4</w:t>
            </w:r>
            <w:r w:rsidRPr="00C766E1">
              <w:t>/Amend.</w:t>
            </w:r>
            <w:r w:rsidR="00294A54" w:rsidRPr="00C766E1">
              <w:t>2</w:t>
            </w:r>
            <w:r w:rsidRPr="00C766E1">
              <w:t>−</w:t>
            </w:r>
            <w:r w:rsidRPr="00C766E1">
              <w:rPr>
                <w:sz w:val="40"/>
              </w:rPr>
              <w:t>E</w:t>
            </w:r>
            <w:r w:rsidRPr="00C766E1">
              <w:t>/ECE/TRANS</w:t>
            </w:r>
            <w:r w:rsidR="00B81C7D" w:rsidRPr="00C766E1">
              <w:t>/505/Rev.1/Add.47/Rev.1</w:t>
            </w:r>
            <w:r w:rsidR="00C323A5" w:rsidRPr="00C766E1">
              <w:t>4</w:t>
            </w:r>
            <w:r w:rsidR="00B81C7D" w:rsidRPr="00C766E1">
              <w:t>/Amend.</w:t>
            </w:r>
            <w:r w:rsidR="00294A54" w:rsidRPr="00C766E1">
              <w:t>2</w:t>
            </w:r>
          </w:p>
        </w:tc>
      </w:tr>
      <w:tr w:rsidR="00C766E1" w:rsidRPr="00C766E1" w14:paraId="3534B88E" w14:textId="77777777" w:rsidTr="3C21EA96">
        <w:trPr>
          <w:cantSplit/>
          <w:trHeight w:hRule="exact" w:val="2279"/>
        </w:trPr>
        <w:tc>
          <w:tcPr>
            <w:tcW w:w="1276" w:type="dxa"/>
            <w:tcBorders>
              <w:top w:val="single" w:sz="4" w:space="0" w:color="auto"/>
              <w:bottom w:val="single" w:sz="12" w:space="0" w:color="auto"/>
            </w:tcBorders>
          </w:tcPr>
          <w:p w14:paraId="5D58491B" w14:textId="77777777" w:rsidR="006552CB" w:rsidRPr="00C766E1" w:rsidRDefault="006552CB" w:rsidP="006552CB">
            <w:pPr>
              <w:spacing w:before="120"/>
            </w:pPr>
          </w:p>
        </w:tc>
        <w:tc>
          <w:tcPr>
            <w:tcW w:w="5528" w:type="dxa"/>
            <w:tcBorders>
              <w:top w:val="single" w:sz="4" w:space="0" w:color="auto"/>
              <w:bottom w:val="single" w:sz="12" w:space="0" w:color="auto"/>
            </w:tcBorders>
          </w:tcPr>
          <w:p w14:paraId="1EF96CBF" w14:textId="5FEA41E3" w:rsidR="006552CB" w:rsidRPr="00C766E1" w:rsidRDefault="006552CB" w:rsidP="3F5B067C">
            <w:pPr>
              <w:spacing w:before="120"/>
            </w:pPr>
          </w:p>
        </w:tc>
        <w:tc>
          <w:tcPr>
            <w:tcW w:w="2835" w:type="dxa"/>
            <w:tcBorders>
              <w:top w:val="single" w:sz="4" w:space="0" w:color="auto"/>
              <w:bottom w:val="single" w:sz="12" w:space="0" w:color="auto"/>
            </w:tcBorders>
          </w:tcPr>
          <w:p w14:paraId="61CDB05B" w14:textId="77777777" w:rsidR="006552CB" w:rsidRPr="00C766E1" w:rsidRDefault="006552CB" w:rsidP="006552CB">
            <w:pPr>
              <w:spacing w:before="120"/>
            </w:pPr>
          </w:p>
          <w:p w14:paraId="2AF36C26" w14:textId="77777777" w:rsidR="006552CB" w:rsidRPr="00C766E1" w:rsidRDefault="006552CB" w:rsidP="006552CB">
            <w:pPr>
              <w:spacing w:before="120"/>
            </w:pPr>
          </w:p>
          <w:p w14:paraId="5788C685" w14:textId="0318134E" w:rsidR="006552CB" w:rsidRPr="00C766E1" w:rsidRDefault="00C766E1" w:rsidP="00B81C7D">
            <w:pPr>
              <w:spacing w:before="120"/>
            </w:pPr>
            <w:r>
              <w:t>19</w:t>
            </w:r>
            <w:r w:rsidR="008D6CFD" w:rsidRPr="00C766E1">
              <w:t xml:space="preserve"> J</w:t>
            </w:r>
            <w:r w:rsidR="00294A54" w:rsidRPr="00C766E1">
              <w:t>une</w:t>
            </w:r>
            <w:r w:rsidR="008D6CFD" w:rsidRPr="00C766E1">
              <w:t xml:space="preserve"> 2023</w:t>
            </w:r>
          </w:p>
        </w:tc>
      </w:tr>
    </w:tbl>
    <w:p w14:paraId="4298EA11" w14:textId="77777777" w:rsidR="006552CB" w:rsidRPr="00C766E1" w:rsidRDefault="006552CB" w:rsidP="006552CB">
      <w:pPr>
        <w:pStyle w:val="HChG"/>
        <w:spacing w:before="240" w:after="120"/>
      </w:pPr>
      <w:r w:rsidRPr="00C766E1">
        <w:tab/>
      </w:r>
      <w:r w:rsidRPr="00C766E1">
        <w:tab/>
      </w:r>
      <w:bookmarkStart w:id="257" w:name="_Toc340666199"/>
      <w:bookmarkStart w:id="258" w:name="_Toc340745062"/>
      <w:r w:rsidRPr="00C766E1">
        <w:t>Agreement</w:t>
      </w:r>
      <w:bookmarkEnd w:id="255"/>
      <w:bookmarkEnd w:id="256"/>
    </w:p>
    <w:p w14:paraId="7F5856C7" w14:textId="77777777" w:rsidR="006552CB" w:rsidRPr="00C766E1" w:rsidRDefault="006552CB" w:rsidP="006552CB">
      <w:pPr>
        <w:pStyle w:val="H1G"/>
        <w:spacing w:before="240"/>
      </w:pPr>
      <w:r w:rsidRPr="00C766E1">
        <w:rPr>
          <w:rStyle w:val="H1GChar"/>
        </w:rPr>
        <w:tab/>
      </w:r>
      <w:r w:rsidRPr="00C766E1">
        <w:rPr>
          <w:rStyle w:val="H1GChar"/>
        </w:rPr>
        <w:tab/>
      </w:r>
      <w:r w:rsidRPr="00C766E1">
        <w:t>Concerning the</w:t>
      </w:r>
      <w:r w:rsidRPr="00C766E1">
        <w:rPr>
          <w:smallCaps/>
        </w:rPr>
        <w:t xml:space="preserve"> </w:t>
      </w:r>
      <w:r w:rsidRPr="00C766E1">
        <w:t>Adoption of Harmonized Technical United Nations Regulations for Wheeled Vehicles, Equipment and Parts which can be Fitted and/or be Used on Wheeled Vehicles and the Conditions for Reciprocal Recognition of Approvals Granted on the Basis of these United Nations Regulations</w:t>
      </w:r>
      <w:r w:rsidRPr="00C766E1">
        <w:rPr>
          <w:rStyle w:val="a3"/>
          <w:b w:val="0"/>
          <w:sz w:val="20"/>
          <w:vertAlign w:val="baseline"/>
        </w:rPr>
        <w:footnoteReference w:customMarkFollows="1" w:id="57"/>
        <w:t>*</w:t>
      </w:r>
    </w:p>
    <w:p w14:paraId="7B0610DE" w14:textId="77777777" w:rsidR="006552CB" w:rsidRPr="00C766E1" w:rsidRDefault="006552CB" w:rsidP="006552CB">
      <w:pPr>
        <w:pStyle w:val="SingleTxtG"/>
        <w:spacing w:before="120"/>
      </w:pPr>
      <w:r w:rsidRPr="00C766E1">
        <w:t>(Revision 3, including the amendments which entered into force on 14 September 2017)</w:t>
      </w:r>
    </w:p>
    <w:p w14:paraId="32C2092A" w14:textId="77777777" w:rsidR="006552CB" w:rsidRPr="00C766E1" w:rsidRDefault="006552CB" w:rsidP="006552CB">
      <w:pPr>
        <w:pStyle w:val="H1G"/>
        <w:spacing w:before="120"/>
        <w:ind w:left="0" w:right="0" w:firstLine="0"/>
        <w:jc w:val="center"/>
      </w:pPr>
      <w:r w:rsidRPr="00C766E1">
        <w:t>_________</w:t>
      </w:r>
    </w:p>
    <w:p w14:paraId="58E6551E" w14:textId="77777777" w:rsidR="006552CB" w:rsidRPr="00C766E1" w:rsidRDefault="006552CB" w:rsidP="006552CB">
      <w:pPr>
        <w:pStyle w:val="H1G"/>
        <w:spacing w:before="240" w:after="120"/>
      </w:pPr>
      <w:r w:rsidRPr="00C766E1">
        <w:tab/>
      </w:r>
      <w:r w:rsidRPr="00C766E1">
        <w:tab/>
        <w:t>Addendum 47 – UN Regulation No. 48</w:t>
      </w:r>
    </w:p>
    <w:p w14:paraId="175C36F8" w14:textId="63C24DE2" w:rsidR="006552CB" w:rsidRPr="00C766E1" w:rsidRDefault="006552CB" w:rsidP="006552CB">
      <w:pPr>
        <w:pStyle w:val="H1G"/>
        <w:spacing w:before="240"/>
      </w:pPr>
      <w:r w:rsidRPr="00C766E1">
        <w:tab/>
      </w:r>
      <w:r w:rsidRPr="00C766E1">
        <w:tab/>
        <w:t xml:space="preserve">Revision </w:t>
      </w:r>
      <w:r w:rsidR="008D6CFD" w:rsidRPr="00C766E1">
        <w:t>14</w:t>
      </w:r>
      <w:r w:rsidRPr="00C766E1">
        <w:t xml:space="preserve"> - Amendment </w:t>
      </w:r>
      <w:r w:rsidR="00294A54" w:rsidRPr="00C766E1">
        <w:t>2</w:t>
      </w:r>
    </w:p>
    <w:p w14:paraId="47B57E1E" w14:textId="5C600CD8" w:rsidR="006552CB" w:rsidRPr="00C766E1" w:rsidRDefault="008D6CFD" w:rsidP="006552CB">
      <w:pPr>
        <w:pStyle w:val="SingleTxtG"/>
        <w:spacing w:after="360"/>
        <w:rPr>
          <w:spacing w:val="-2"/>
        </w:rPr>
      </w:pPr>
      <w:r w:rsidRPr="00C766E1">
        <w:rPr>
          <w:spacing w:val="-2"/>
        </w:rPr>
        <w:t xml:space="preserve">Supplement </w:t>
      </w:r>
      <w:r w:rsidR="00294A54" w:rsidRPr="00C766E1">
        <w:rPr>
          <w:spacing w:val="-2"/>
        </w:rPr>
        <w:t>2</w:t>
      </w:r>
      <w:r w:rsidRPr="00C766E1">
        <w:rPr>
          <w:spacing w:val="-2"/>
        </w:rPr>
        <w:t xml:space="preserve"> to the </w:t>
      </w:r>
      <w:r w:rsidR="00261FC7" w:rsidRPr="00C766E1">
        <w:rPr>
          <w:spacing w:val="-2"/>
        </w:rPr>
        <w:t>0</w:t>
      </w:r>
      <w:r w:rsidR="007975E9" w:rsidRPr="00C766E1">
        <w:rPr>
          <w:spacing w:val="-2"/>
        </w:rPr>
        <w:t>8</w:t>
      </w:r>
      <w:r w:rsidR="006552CB" w:rsidRPr="00C766E1">
        <w:rPr>
          <w:spacing w:val="-2"/>
        </w:rPr>
        <w:t xml:space="preserve"> series of amendments – Date of entry into force: </w:t>
      </w:r>
      <w:r w:rsidR="006A7A36" w:rsidRPr="00C766E1">
        <w:t>5</w:t>
      </w:r>
      <w:r w:rsidRPr="00C766E1">
        <w:t xml:space="preserve"> </w:t>
      </w:r>
      <w:r w:rsidR="006A7A36" w:rsidRPr="00C766E1">
        <w:t>June</w:t>
      </w:r>
      <w:r w:rsidRPr="00C766E1">
        <w:t xml:space="preserve"> 2023</w:t>
      </w:r>
    </w:p>
    <w:p w14:paraId="18B41D51" w14:textId="23AD55A4" w:rsidR="006552CB" w:rsidRPr="00C766E1" w:rsidRDefault="006552CB" w:rsidP="006552CB">
      <w:pPr>
        <w:pStyle w:val="H1G"/>
        <w:spacing w:before="120" w:after="120" w:line="240" w:lineRule="exact"/>
        <w:rPr>
          <w:lang w:val="en-US"/>
        </w:rPr>
      </w:pPr>
      <w:r w:rsidRPr="00C766E1">
        <w:rPr>
          <w:lang w:val="en-US"/>
        </w:rPr>
        <w:tab/>
      </w:r>
      <w:r w:rsidRPr="00C766E1">
        <w:rPr>
          <w:lang w:val="en-US"/>
        </w:rPr>
        <w:tab/>
      </w:r>
      <w:r w:rsidR="00E05CB7" w:rsidRPr="00C766E1">
        <w:t>Uniform provisions concerning the approval of vehicles with regard to the installation of lighting and light-signalling devices</w:t>
      </w:r>
    </w:p>
    <w:p w14:paraId="50D56CCA" w14:textId="7C198AD6" w:rsidR="006552CB" w:rsidRPr="00C766E1" w:rsidRDefault="006552CB" w:rsidP="009B0CE5">
      <w:pPr>
        <w:pStyle w:val="SingleTxtG"/>
        <w:spacing w:after="40"/>
        <w:jc w:val="left"/>
        <w:rPr>
          <w:lang w:eastAsia="en-GB"/>
        </w:rPr>
      </w:pPr>
      <w:r w:rsidRPr="00C766E1">
        <w:rPr>
          <w:spacing w:val="-4"/>
          <w:lang w:eastAsia="en-GB"/>
        </w:rPr>
        <w:t>This document is meant purely as documentation tool. The authentic and legal binding text is:</w:t>
      </w:r>
      <w:r w:rsidRPr="00C766E1">
        <w:rPr>
          <w:lang w:eastAsia="en-GB"/>
        </w:rPr>
        <w:t xml:space="preserve"> </w:t>
      </w:r>
      <w:r w:rsidRPr="00C766E1">
        <w:rPr>
          <w:spacing w:val="-6"/>
          <w:lang w:eastAsia="en-GB"/>
        </w:rPr>
        <w:t>ECE/TRANS/WP.29/</w:t>
      </w:r>
      <w:r w:rsidR="008D6CFD" w:rsidRPr="00C766E1">
        <w:rPr>
          <w:spacing w:val="-6"/>
          <w:lang w:eastAsia="en-GB"/>
        </w:rPr>
        <w:t>2022/</w:t>
      </w:r>
      <w:r w:rsidR="006A7A36" w:rsidRPr="00C766E1">
        <w:rPr>
          <w:spacing w:val="-6"/>
          <w:lang w:eastAsia="en-GB"/>
        </w:rPr>
        <w:t>114</w:t>
      </w:r>
      <w:r w:rsidR="000D3294" w:rsidRPr="00C766E1">
        <w:rPr>
          <w:spacing w:val="-6"/>
          <w:lang w:eastAsia="en-GB"/>
        </w:rPr>
        <w:t>.</w:t>
      </w:r>
    </w:p>
    <w:p w14:paraId="26BB5C59" w14:textId="77777777" w:rsidR="006552CB" w:rsidRPr="00C766E1" w:rsidRDefault="006552CB" w:rsidP="006552CB">
      <w:pPr>
        <w:suppressAutoHyphens w:val="0"/>
        <w:spacing w:line="240" w:lineRule="auto"/>
        <w:jc w:val="center"/>
        <w:rPr>
          <w:b/>
          <w:sz w:val="24"/>
        </w:rPr>
      </w:pPr>
      <w:r w:rsidRPr="00C766E1">
        <w:rPr>
          <w:b/>
          <w:noProof/>
          <w:sz w:val="24"/>
          <w:lang w:val="en-US"/>
        </w:rPr>
        <w:drawing>
          <wp:anchor distT="0" distB="137160" distL="114300" distR="114300" simplePos="0" relativeHeight="251658240" behindDoc="0" locked="0" layoutInCell="1" allowOverlap="1" wp14:anchorId="33EF75FD" wp14:editId="048E3EC2">
            <wp:simplePos x="0" y="0"/>
            <wp:positionH relativeFrom="column">
              <wp:posOffset>2540000</wp:posOffset>
            </wp:positionH>
            <wp:positionV relativeFrom="paragraph">
              <wp:posOffset>223520</wp:posOffset>
            </wp:positionV>
            <wp:extent cx="1028700" cy="826770"/>
            <wp:effectExtent l="0" t="0" r="0" b="0"/>
            <wp:wrapTopAndBottom/>
            <wp:docPr id="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Pr="00C766E1">
        <w:rPr>
          <w:b/>
          <w:sz w:val="24"/>
        </w:rPr>
        <w:t>_________</w:t>
      </w:r>
    </w:p>
    <w:p w14:paraId="7CD28970" w14:textId="70D1C2D2" w:rsidR="00B81C7D" w:rsidRPr="00C766E1" w:rsidRDefault="006552CB" w:rsidP="006552CB">
      <w:pPr>
        <w:suppressAutoHyphens w:val="0"/>
        <w:spacing w:line="240" w:lineRule="auto"/>
        <w:jc w:val="center"/>
        <w:rPr>
          <w:b/>
          <w:sz w:val="24"/>
        </w:rPr>
      </w:pPr>
      <w:r w:rsidRPr="00C766E1">
        <w:rPr>
          <w:b/>
          <w:sz w:val="24"/>
        </w:rPr>
        <w:t>UNITED NATIONS</w:t>
      </w:r>
      <w:bookmarkEnd w:id="257"/>
    </w:p>
    <w:p w14:paraId="3A2BE8D4" w14:textId="77777777" w:rsidR="00B81C7D" w:rsidRPr="00C766E1" w:rsidRDefault="00B81C7D">
      <w:pPr>
        <w:suppressAutoHyphens w:val="0"/>
        <w:spacing w:line="240" w:lineRule="auto"/>
        <w:rPr>
          <w:b/>
          <w:sz w:val="24"/>
        </w:rPr>
      </w:pPr>
      <w:r w:rsidRPr="00C766E1">
        <w:rPr>
          <w:b/>
          <w:sz w:val="24"/>
        </w:rPr>
        <w:br w:type="page"/>
      </w:r>
    </w:p>
    <w:bookmarkEnd w:id="258"/>
    <w:p w14:paraId="16A2B139" w14:textId="77777777" w:rsidR="00D87B26" w:rsidRPr="00C766E1" w:rsidRDefault="00D87B26" w:rsidP="00D87B26">
      <w:pPr>
        <w:spacing w:after="120"/>
        <w:ind w:left="1134" w:right="1134"/>
        <w:jc w:val="both"/>
      </w:pPr>
      <w:r w:rsidRPr="00C766E1">
        <w:rPr>
          <w:i/>
        </w:rPr>
        <w:lastRenderedPageBreak/>
        <w:t xml:space="preserve">Paragraph 6.26.1., </w:t>
      </w:r>
      <w:r w:rsidRPr="00C766E1">
        <w:t>amend to read:</w:t>
      </w:r>
    </w:p>
    <w:p w14:paraId="7A759BF7" w14:textId="77777777" w:rsidR="00D87B26" w:rsidRPr="00C766E1" w:rsidRDefault="00D87B26" w:rsidP="00D87B26">
      <w:pPr>
        <w:spacing w:after="120"/>
        <w:ind w:left="1134" w:right="1134"/>
      </w:pPr>
      <w:r w:rsidRPr="00C766E1">
        <w:t>"6.26.1.</w:t>
      </w:r>
      <w:r w:rsidRPr="00C766E1">
        <w:tab/>
        <w:t>Presence</w:t>
      </w:r>
    </w:p>
    <w:p w14:paraId="0CED3EC8" w14:textId="77777777" w:rsidR="00D87B26" w:rsidRPr="00C766E1" w:rsidRDefault="00D87B26" w:rsidP="00D87B26">
      <w:pPr>
        <w:spacing w:after="120"/>
        <w:ind w:left="1134" w:right="1134"/>
      </w:pPr>
      <w:r w:rsidRPr="00C766E1">
        <w:tab/>
      </w:r>
      <w:r w:rsidRPr="00C766E1">
        <w:tab/>
      </w:r>
      <w:r w:rsidRPr="00C766E1">
        <w:tab/>
        <w:t>Optional on motor vehicles and trailers."</w:t>
      </w:r>
    </w:p>
    <w:p w14:paraId="048E2F70" w14:textId="77777777" w:rsidR="00D87B26" w:rsidRPr="00C766E1" w:rsidRDefault="00D87B26" w:rsidP="00D87B26">
      <w:pPr>
        <w:spacing w:after="120"/>
        <w:ind w:left="1134" w:right="1134"/>
        <w:jc w:val="both"/>
      </w:pPr>
      <w:r w:rsidRPr="00C766E1">
        <w:rPr>
          <w:i/>
        </w:rPr>
        <w:t xml:space="preserve">Paragraph 6.26.7., </w:t>
      </w:r>
      <w:r w:rsidRPr="00C766E1">
        <w:t>amend to read:</w:t>
      </w:r>
    </w:p>
    <w:p w14:paraId="5DBE98AD" w14:textId="77777777" w:rsidR="00D87B26" w:rsidRPr="00C766E1" w:rsidRDefault="00D87B26" w:rsidP="00D87B26">
      <w:pPr>
        <w:spacing w:after="120"/>
        <w:ind w:left="1134" w:right="1134"/>
        <w:jc w:val="both"/>
      </w:pPr>
      <w:r w:rsidRPr="00C766E1">
        <w:t>"6.26.7.</w:t>
      </w:r>
      <w:r w:rsidRPr="00C766E1">
        <w:tab/>
        <w:t>Electrical Connections</w:t>
      </w:r>
    </w:p>
    <w:p w14:paraId="73F41F81" w14:textId="77777777" w:rsidR="00D87B26" w:rsidRPr="00C766E1" w:rsidRDefault="00D87B26" w:rsidP="00D87B26">
      <w:pPr>
        <w:spacing w:after="120"/>
        <w:ind w:left="2268" w:right="1134"/>
        <w:jc w:val="both"/>
      </w:pPr>
      <w:r w:rsidRPr="00C766E1">
        <w:tab/>
        <w:t>Motor vehicles: Manoeuvring lamps shall be so connected that they cannot be switched ON unless the</w:t>
      </w:r>
      <w:r w:rsidRPr="00C766E1">
        <w:rPr>
          <w:strike/>
        </w:rPr>
        <w:t xml:space="preserve"> </w:t>
      </w:r>
      <w:r w:rsidRPr="00C766E1">
        <w:t>main-beam headlamps or the dipped-beam headlamps of the motor vehicle are switched ON at the same time.</w:t>
      </w:r>
    </w:p>
    <w:p w14:paraId="77697EF6" w14:textId="77777777" w:rsidR="00D87B26" w:rsidRPr="00C766E1" w:rsidRDefault="00D87B26" w:rsidP="00D87B26">
      <w:pPr>
        <w:spacing w:after="120"/>
        <w:ind w:left="2268" w:right="1134"/>
        <w:jc w:val="both"/>
      </w:pPr>
      <w:r w:rsidRPr="00C766E1">
        <w:tab/>
        <w:t>The manoeuvring lamp(s) shall be switched ON automatically for slow manoeuvres up to 15 km/h provided that one of the following conditions is fulfilled:</w:t>
      </w:r>
    </w:p>
    <w:p w14:paraId="2538A12C" w14:textId="77777777" w:rsidR="00D87B26" w:rsidRPr="00C766E1" w:rsidRDefault="00D87B26" w:rsidP="00D87B26">
      <w:pPr>
        <w:spacing w:after="120"/>
        <w:ind w:left="2835" w:right="1134" w:hanging="567"/>
        <w:jc w:val="both"/>
      </w:pPr>
      <w:r w:rsidRPr="00C766E1">
        <w:t>(a)</w:t>
      </w:r>
      <w:r w:rsidRPr="00C766E1">
        <w:tab/>
        <w:t>Prior to the vehicle being set in motion for the first time after each manual activation of the propulsion system</w:t>
      </w:r>
      <w:r w:rsidRPr="00C766E1">
        <w:rPr>
          <w:rFonts w:eastAsia="MS Mincho"/>
        </w:rPr>
        <w:t>; or</w:t>
      </w:r>
    </w:p>
    <w:p w14:paraId="088BEDEE" w14:textId="77777777" w:rsidR="00D87B26" w:rsidRPr="00C766E1" w:rsidRDefault="00D87B26" w:rsidP="00D87B26">
      <w:pPr>
        <w:spacing w:after="120"/>
        <w:ind w:left="2835" w:right="1134" w:hanging="567"/>
        <w:jc w:val="both"/>
      </w:pPr>
      <w:r w:rsidRPr="00C766E1">
        <w:t>(b)</w:t>
      </w:r>
      <w:r w:rsidRPr="00C766E1">
        <w:tab/>
        <w:t>Reverse gear is engaged; or</w:t>
      </w:r>
    </w:p>
    <w:p w14:paraId="7B3367DF" w14:textId="77777777" w:rsidR="00D87B26" w:rsidRPr="00C766E1" w:rsidRDefault="00D87B26" w:rsidP="00D87B26">
      <w:pPr>
        <w:spacing w:after="120"/>
        <w:ind w:left="2835" w:right="1134" w:hanging="567"/>
        <w:jc w:val="both"/>
      </w:pPr>
      <w:r w:rsidRPr="00C766E1">
        <w:t>(c)</w:t>
      </w:r>
      <w:r w:rsidRPr="00C766E1">
        <w:tab/>
        <w:t xml:space="preserve">A camera-based system which assists parking manoeuvres is operating. </w:t>
      </w:r>
    </w:p>
    <w:p w14:paraId="7E24E0DA" w14:textId="77777777" w:rsidR="00D87B26" w:rsidRPr="00C766E1" w:rsidRDefault="00D87B26" w:rsidP="00D87B26">
      <w:pPr>
        <w:spacing w:after="120"/>
        <w:ind w:left="2268" w:right="1134"/>
        <w:jc w:val="both"/>
      </w:pPr>
      <w:r w:rsidRPr="00C766E1">
        <w:tab/>
        <w:t>The manoeuvring lamps shall be automatically switched OFF if the forward speed of the vehicle exceeds 15 km/h and they shall remain switched OFF until the switch ON conditions are met again.</w:t>
      </w:r>
    </w:p>
    <w:p w14:paraId="67D2FB5C" w14:textId="77777777" w:rsidR="00D87B26" w:rsidRPr="00C766E1" w:rsidRDefault="00D87B26" w:rsidP="00D87B26">
      <w:pPr>
        <w:spacing w:after="120"/>
        <w:ind w:left="2268" w:right="1134"/>
        <w:jc w:val="both"/>
      </w:pPr>
      <w:r w:rsidRPr="00C766E1">
        <w:t>Trailers: Manoeuvring lamps shall be so connected that they cannot be activated unless the position lamps of the trailer are switched ON at the same time and shall take their input speed directly from the trailer.</w:t>
      </w:r>
    </w:p>
    <w:p w14:paraId="2401F57B" w14:textId="77777777" w:rsidR="00D87B26" w:rsidRPr="00C766E1" w:rsidRDefault="00D87B26" w:rsidP="00D87B26">
      <w:pPr>
        <w:spacing w:after="120"/>
        <w:ind w:left="2268" w:right="1134"/>
        <w:jc w:val="both"/>
      </w:pPr>
      <w:r w:rsidRPr="00C766E1">
        <w:t>The manoeuvring lamp(s) shall be switched ON automatically for slow manoeuvres up to 15 km/h provided that one of the following conditions is fulfilled:</w:t>
      </w:r>
    </w:p>
    <w:p w14:paraId="7A33293A" w14:textId="77777777" w:rsidR="00D87B26" w:rsidRPr="00C766E1" w:rsidRDefault="00D87B26" w:rsidP="00D87B26">
      <w:pPr>
        <w:spacing w:after="120"/>
        <w:ind w:left="2835" w:right="1134" w:hanging="567"/>
        <w:jc w:val="both"/>
      </w:pPr>
      <w:r w:rsidRPr="00C766E1">
        <w:t>(a)</w:t>
      </w:r>
      <w:r w:rsidRPr="00C766E1">
        <w:tab/>
        <w:t>Prior to the trailer being set in motion for the first time after each manual activation of the vehicle propulsion system</w:t>
      </w:r>
      <w:r w:rsidRPr="00C766E1">
        <w:rPr>
          <w:rFonts w:eastAsia="MS Mincho"/>
        </w:rPr>
        <w:t>; or</w:t>
      </w:r>
    </w:p>
    <w:p w14:paraId="17C18318" w14:textId="77777777" w:rsidR="00D87B26" w:rsidRPr="00C766E1" w:rsidRDefault="00D87B26" w:rsidP="00D87B26">
      <w:pPr>
        <w:spacing w:after="120"/>
        <w:ind w:left="2835" w:right="1134" w:hanging="567"/>
        <w:jc w:val="both"/>
      </w:pPr>
      <w:r w:rsidRPr="00C766E1">
        <w:t>(b)</w:t>
      </w:r>
      <w:r w:rsidRPr="00C766E1">
        <w:tab/>
        <w:t>The reverse lamp is switched ON; or</w:t>
      </w:r>
    </w:p>
    <w:p w14:paraId="75CEEE48" w14:textId="77777777" w:rsidR="00D87B26" w:rsidRPr="00C766E1" w:rsidRDefault="00D87B26" w:rsidP="00D87B26">
      <w:pPr>
        <w:spacing w:after="120"/>
        <w:ind w:left="2835" w:right="1134" w:hanging="567"/>
        <w:jc w:val="both"/>
      </w:pPr>
      <w:r w:rsidRPr="00C766E1">
        <w:t>(c)</w:t>
      </w:r>
      <w:r w:rsidRPr="00C766E1">
        <w:tab/>
        <w:t xml:space="preserve">A camera-based system which assists parking manoeuvres is operating. </w:t>
      </w:r>
    </w:p>
    <w:p w14:paraId="1E9833B3" w14:textId="77777777" w:rsidR="00D87B26" w:rsidRPr="00C766E1" w:rsidRDefault="00D87B26" w:rsidP="00D87B26">
      <w:pPr>
        <w:spacing w:after="120"/>
        <w:ind w:left="2268" w:right="1134"/>
        <w:jc w:val="both"/>
      </w:pPr>
      <w:r w:rsidRPr="00C766E1">
        <w:tab/>
        <w:t>The manoeuvring lamps shall be automatically switched OFF if the forward speed of the trailer exceeds 15 km/h and they shall remain switched OFF until the switch ON conditions are met again."</w:t>
      </w:r>
    </w:p>
    <w:p w14:paraId="50041119" w14:textId="77777777" w:rsidR="00D87B26" w:rsidRPr="00C766E1" w:rsidRDefault="00D87B26" w:rsidP="00D87B26">
      <w:pPr>
        <w:spacing w:before="240"/>
        <w:jc w:val="center"/>
        <w:rPr>
          <w:u w:val="single"/>
        </w:rPr>
      </w:pPr>
      <w:r w:rsidRPr="00C766E1">
        <w:rPr>
          <w:u w:val="single"/>
        </w:rPr>
        <w:tab/>
      </w:r>
      <w:r w:rsidRPr="00C766E1">
        <w:rPr>
          <w:u w:val="single"/>
        </w:rPr>
        <w:tab/>
      </w:r>
      <w:r w:rsidRPr="00C766E1">
        <w:rPr>
          <w:u w:val="single"/>
        </w:rPr>
        <w:tab/>
      </w:r>
    </w:p>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5528"/>
        <w:gridCol w:w="2835"/>
      </w:tblGrid>
      <w:tr w:rsidR="00471C7D" w:rsidRPr="00471C7D" w14:paraId="39751FF8" w14:textId="77777777" w:rsidTr="3C21EA96">
        <w:trPr>
          <w:cantSplit/>
          <w:trHeight w:hRule="exact" w:val="851"/>
        </w:trPr>
        <w:tc>
          <w:tcPr>
            <w:tcW w:w="1276" w:type="dxa"/>
            <w:tcBorders>
              <w:bottom w:val="single" w:sz="4" w:space="0" w:color="auto"/>
            </w:tcBorders>
            <w:vAlign w:val="bottom"/>
          </w:tcPr>
          <w:p w14:paraId="3E7D5353" w14:textId="77777777" w:rsidR="006552CB" w:rsidRPr="00471C7D" w:rsidRDefault="006552CB" w:rsidP="006552CB">
            <w:bookmarkStart w:id="259" w:name="_Hlk4776541"/>
            <w:bookmarkStart w:id="260" w:name="_Hlk22630451"/>
            <w:bookmarkStart w:id="261" w:name="_Toc354410587"/>
            <w:bookmarkEnd w:id="259"/>
          </w:p>
        </w:tc>
        <w:tc>
          <w:tcPr>
            <w:tcW w:w="8363" w:type="dxa"/>
            <w:gridSpan w:val="2"/>
            <w:tcBorders>
              <w:bottom w:val="single" w:sz="4" w:space="0" w:color="auto"/>
            </w:tcBorders>
            <w:vAlign w:val="bottom"/>
          </w:tcPr>
          <w:p w14:paraId="68F27B67" w14:textId="73428AA4" w:rsidR="006552CB" w:rsidRPr="00471C7D" w:rsidRDefault="006552CB" w:rsidP="00B81C7D">
            <w:pPr>
              <w:jc w:val="right"/>
            </w:pPr>
            <w:r w:rsidRPr="00471C7D">
              <w:rPr>
                <w:sz w:val="40"/>
              </w:rPr>
              <w:t>E</w:t>
            </w:r>
            <w:r w:rsidRPr="00471C7D">
              <w:t>/ECE/324/Rev.1/Add.47/Rev.1</w:t>
            </w:r>
            <w:r w:rsidR="00754AAD" w:rsidRPr="00471C7D">
              <w:t>4</w:t>
            </w:r>
            <w:r w:rsidRPr="00471C7D">
              <w:t>/Amend.</w:t>
            </w:r>
            <w:r w:rsidR="00FD7CDE" w:rsidRPr="00471C7D">
              <w:t>3</w:t>
            </w:r>
            <w:r w:rsidRPr="00471C7D">
              <w:t>−</w:t>
            </w:r>
            <w:r w:rsidRPr="00471C7D">
              <w:rPr>
                <w:sz w:val="40"/>
              </w:rPr>
              <w:t>E</w:t>
            </w:r>
            <w:r w:rsidRPr="00471C7D">
              <w:t>/ECE/TRANS</w:t>
            </w:r>
            <w:r w:rsidR="00B81C7D" w:rsidRPr="00471C7D">
              <w:t>/505/Rev.1/Add.47/Rev.1</w:t>
            </w:r>
            <w:r w:rsidR="00C323A5" w:rsidRPr="00471C7D">
              <w:t>4</w:t>
            </w:r>
            <w:r w:rsidR="00B81C7D" w:rsidRPr="00471C7D">
              <w:t>/Amend.</w:t>
            </w:r>
            <w:r w:rsidR="00FD7CDE" w:rsidRPr="00471C7D">
              <w:t>3</w:t>
            </w:r>
          </w:p>
        </w:tc>
      </w:tr>
      <w:tr w:rsidR="00471C7D" w:rsidRPr="00471C7D" w14:paraId="3534B88E" w14:textId="77777777" w:rsidTr="3C21EA96">
        <w:trPr>
          <w:cantSplit/>
          <w:trHeight w:hRule="exact" w:val="2279"/>
        </w:trPr>
        <w:tc>
          <w:tcPr>
            <w:tcW w:w="1276" w:type="dxa"/>
            <w:tcBorders>
              <w:top w:val="single" w:sz="4" w:space="0" w:color="auto"/>
              <w:bottom w:val="single" w:sz="12" w:space="0" w:color="auto"/>
            </w:tcBorders>
          </w:tcPr>
          <w:p w14:paraId="5D58491B" w14:textId="77777777" w:rsidR="006552CB" w:rsidRPr="00471C7D" w:rsidRDefault="006552CB" w:rsidP="006552CB">
            <w:pPr>
              <w:spacing w:before="120"/>
            </w:pPr>
          </w:p>
        </w:tc>
        <w:tc>
          <w:tcPr>
            <w:tcW w:w="5528" w:type="dxa"/>
            <w:tcBorders>
              <w:top w:val="single" w:sz="4" w:space="0" w:color="auto"/>
              <w:bottom w:val="single" w:sz="12" w:space="0" w:color="auto"/>
            </w:tcBorders>
          </w:tcPr>
          <w:p w14:paraId="1EF96CBF" w14:textId="5FEA41E3" w:rsidR="006552CB" w:rsidRPr="00471C7D" w:rsidRDefault="006552CB" w:rsidP="3F5B067C">
            <w:pPr>
              <w:spacing w:before="120"/>
            </w:pPr>
          </w:p>
        </w:tc>
        <w:tc>
          <w:tcPr>
            <w:tcW w:w="2835" w:type="dxa"/>
            <w:tcBorders>
              <w:top w:val="single" w:sz="4" w:space="0" w:color="auto"/>
              <w:bottom w:val="single" w:sz="12" w:space="0" w:color="auto"/>
            </w:tcBorders>
          </w:tcPr>
          <w:p w14:paraId="61CDB05B" w14:textId="77777777" w:rsidR="006552CB" w:rsidRPr="00471C7D" w:rsidRDefault="006552CB" w:rsidP="006552CB">
            <w:pPr>
              <w:spacing w:before="120"/>
            </w:pPr>
          </w:p>
          <w:p w14:paraId="2AF36C26" w14:textId="77777777" w:rsidR="006552CB" w:rsidRPr="00471C7D" w:rsidRDefault="006552CB" w:rsidP="006552CB">
            <w:pPr>
              <w:spacing w:before="120"/>
            </w:pPr>
          </w:p>
          <w:p w14:paraId="5788C685" w14:textId="2D8EB0C1" w:rsidR="006552CB" w:rsidRPr="00471C7D" w:rsidRDefault="00471C7D" w:rsidP="00B81C7D">
            <w:pPr>
              <w:spacing w:before="120"/>
            </w:pPr>
            <w:r>
              <w:t>22 November</w:t>
            </w:r>
            <w:r w:rsidR="008D6CFD" w:rsidRPr="00471C7D">
              <w:t xml:space="preserve"> 2023</w:t>
            </w:r>
          </w:p>
        </w:tc>
      </w:tr>
    </w:tbl>
    <w:p w14:paraId="4298EA11" w14:textId="77777777" w:rsidR="006552CB" w:rsidRPr="00471C7D" w:rsidRDefault="006552CB" w:rsidP="006552CB">
      <w:pPr>
        <w:pStyle w:val="HChG"/>
        <w:spacing w:before="240" w:after="120"/>
      </w:pPr>
      <w:r w:rsidRPr="00471C7D">
        <w:tab/>
      </w:r>
      <w:r w:rsidRPr="00471C7D">
        <w:tab/>
      </w:r>
      <w:bookmarkStart w:id="262" w:name="_Toc340666199"/>
      <w:bookmarkStart w:id="263" w:name="_Toc340745062"/>
      <w:r w:rsidRPr="00471C7D">
        <w:t>Agreement</w:t>
      </w:r>
      <w:bookmarkEnd w:id="260"/>
      <w:bookmarkEnd w:id="261"/>
    </w:p>
    <w:p w14:paraId="7F5856C7" w14:textId="77777777" w:rsidR="006552CB" w:rsidRPr="00471C7D" w:rsidRDefault="006552CB" w:rsidP="006552CB">
      <w:pPr>
        <w:pStyle w:val="H1G"/>
        <w:spacing w:before="240"/>
      </w:pPr>
      <w:r w:rsidRPr="00471C7D">
        <w:rPr>
          <w:rStyle w:val="H1GChar"/>
        </w:rPr>
        <w:tab/>
      </w:r>
      <w:r w:rsidRPr="00471C7D">
        <w:rPr>
          <w:rStyle w:val="H1GChar"/>
        </w:rPr>
        <w:tab/>
      </w:r>
      <w:r w:rsidRPr="00471C7D">
        <w:t>Concerning the</w:t>
      </w:r>
      <w:r w:rsidRPr="00471C7D">
        <w:rPr>
          <w:smallCaps/>
        </w:rPr>
        <w:t xml:space="preserve"> </w:t>
      </w:r>
      <w:r w:rsidRPr="00471C7D">
        <w:t xml:space="preserve">Adoption of Harmonized Technical United Nations Regulations for Wheeled Vehicles, Equipment and Parts which can be Fitted and/or be Used on Wheeled Vehicles and the Conditions for Reciprocal Recognition of Approvals Granted </w:t>
      </w:r>
      <w:proofErr w:type="gramStart"/>
      <w:r w:rsidRPr="00471C7D">
        <w:t>on the Basis of</w:t>
      </w:r>
      <w:proofErr w:type="gramEnd"/>
      <w:r w:rsidRPr="00471C7D">
        <w:t xml:space="preserve"> these United Nations Regulations</w:t>
      </w:r>
      <w:r w:rsidRPr="00471C7D">
        <w:rPr>
          <w:rStyle w:val="a3"/>
          <w:b w:val="0"/>
          <w:sz w:val="20"/>
          <w:vertAlign w:val="baseline"/>
        </w:rPr>
        <w:footnoteReference w:customMarkFollows="1" w:id="58"/>
        <w:t>*</w:t>
      </w:r>
    </w:p>
    <w:p w14:paraId="7B0610DE" w14:textId="77777777" w:rsidR="006552CB" w:rsidRPr="00471C7D" w:rsidRDefault="006552CB" w:rsidP="006552CB">
      <w:pPr>
        <w:pStyle w:val="SingleTxtG"/>
        <w:spacing w:before="120"/>
      </w:pPr>
      <w:r w:rsidRPr="00471C7D">
        <w:t>(Revision 3, including the amendments which entered into force on 14 September 2017)</w:t>
      </w:r>
    </w:p>
    <w:p w14:paraId="32C2092A" w14:textId="77777777" w:rsidR="006552CB" w:rsidRPr="00471C7D" w:rsidRDefault="006552CB" w:rsidP="006552CB">
      <w:pPr>
        <w:pStyle w:val="H1G"/>
        <w:spacing w:before="120"/>
        <w:ind w:left="0" w:right="0" w:firstLine="0"/>
        <w:jc w:val="center"/>
      </w:pPr>
      <w:r w:rsidRPr="00471C7D">
        <w:t>_________</w:t>
      </w:r>
    </w:p>
    <w:p w14:paraId="58E6551E" w14:textId="77777777" w:rsidR="006552CB" w:rsidRPr="00471C7D" w:rsidRDefault="006552CB" w:rsidP="006552CB">
      <w:pPr>
        <w:pStyle w:val="H1G"/>
        <w:spacing w:before="240" w:after="120"/>
      </w:pPr>
      <w:r w:rsidRPr="00471C7D">
        <w:tab/>
      </w:r>
      <w:r w:rsidRPr="00471C7D">
        <w:tab/>
        <w:t>Addendum 47 – UN Regulation No. 48</w:t>
      </w:r>
    </w:p>
    <w:p w14:paraId="175C36F8" w14:textId="0B1ABA30" w:rsidR="006552CB" w:rsidRPr="00471C7D" w:rsidRDefault="006552CB" w:rsidP="006552CB">
      <w:pPr>
        <w:pStyle w:val="H1G"/>
        <w:spacing w:before="240"/>
      </w:pPr>
      <w:r w:rsidRPr="00471C7D">
        <w:tab/>
      </w:r>
      <w:r w:rsidRPr="00471C7D">
        <w:tab/>
        <w:t xml:space="preserve">Revision </w:t>
      </w:r>
      <w:r w:rsidR="008D6CFD" w:rsidRPr="00471C7D">
        <w:t>14</w:t>
      </w:r>
      <w:r w:rsidRPr="00471C7D">
        <w:t xml:space="preserve"> - Amendment </w:t>
      </w:r>
      <w:r w:rsidR="00187092" w:rsidRPr="00471C7D">
        <w:t>3</w:t>
      </w:r>
    </w:p>
    <w:p w14:paraId="47B57E1E" w14:textId="1A38EC10" w:rsidR="006552CB" w:rsidRPr="00471C7D" w:rsidRDefault="008D6CFD" w:rsidP="006552CB">
      <w:pPr>
        <w:pStyle w:val="SingleTxtG"/>
        <w:spacing w:after="360"/>
        <w:rPr>
          <w:spacing w:val="-2"/>
        </w:rPr>
      </w:pPr>
      <w:r w:rsidRPr="00471C7D">
        <w:rPr>
          <w:spacing w:val="-2"/>
        </w:rPr>
        <w:t xml:space="preserve">Supplement </w:t>
      </w:r>
      <w:r w:rsidR="00187092" w:rsidRPr="00471C7D">
        <w:rPr>
          <w:spacing w:val="-2"/>
        </w:rPr>
        <w:t>3</w:t>
      </w:r>
      <w:r w:rsidRPr="00471C7D">
        <w:rPr>
          <w:spacing w:val="-2"/>
        </w:rPr>
        <w:t xml:space="preserve"> to the </w:t>
      </w:r>
      <w:r w:rsidR="00261FC7" w:rsidRPr="00471C7D">
        <w:rPr>
          <w:spacing w:val="-2"/>
        </w:rPr>
        <w:t>0</w:t>
      </w:r>
      <w:r w:rsidR="007975E9" w:rsidRPr="00471C7D">
        <w:rPr>
          <w:spacing w:val="-2"/>
        </w:rPr>
        <w:t>8</w:t>
      </w:r>
      <w:r w:rsidR="006552CB" w:rsidRPr="00471C7D">
        <w:rPr>
          <w:spacing w:val="-2"/>
        </w:rPr>
        <w:t xml:space="preserve"> series of amendments – Date of entry into force: </w:t>
      </w:r>
      <w:r w:rsidR="00187092" w:rsidRPr="00471C7D">
        <w:t>24 September</w:t>
      </w:r>
      <w:r w:rsidRPr="00471C7D">
        <w:t xml:space="preserve"> 2023</w:t>
      </w:r>
    </w:p>
    <w:p w14:paraId="18B41D51" w14:textId="23AD55A4" w:rsidR="006552CB" w:rsidRPr="00471C7D" w:rsidRDefault="006552CB" w:rsidP="006552CB">
      <w:pPr>
        <w:pStyle w:val="H1G"/>
        <w:spacing w:before="120" w:after="120" w:line="240" w:lineRule="exact"/>
        <w:rPr>
          <w:lang w:val="en-US"/>
        </w:rPr>
      </w:pPr>
      <w:r w:rsidRPr="00471C7D">
        <w:rPr>
          <w:lang w:val="en-US"/>
        </w:rPr>
        <w:tab/>
      </w:r>
      <w:r w:rsidRPr="00471C7D">
        <w:rPr>
          <w:lang w:val="en-US"/>
        </w:rPr>
        <w:tab/>
      </w:r>
      <w:r w:rsidR="00E05CB7" w:rsidRPr="00471C7D">
        <w:t xml:space="preserve">Uniform provisions concerning the approval of vehicles with regard to the installation of lighting and light-signalling </w:t>
      </w:r>
      <w:proofErr w:type="gramStart"/>
      <w:r w:rsidR="00E05CB7" w:rsidRPr="00471C7D">
        <w:t>devices</w:t>
      </w:r>
      <w:proofErr w:type="gramEnd"/>
    </w:p>
    <w:p w14:paraId="50D56CCA" w14:textId="56397DC2" w:rsidR="006552CB" w:rsidRPr="00471C7D" w:rsidRDefault="006552CB" w:rsidP="009B0CE5">
      <w:pPr>
        <w:pStyle w:val="SingleTxtG"/>
        <w:spacing w:after="40"/>
        <w:jc w:val="left"/>
        <w:rPr>
          <w:lang w:eastAsia="en-GB"/>
        </w:rPr>
      </w:pPr>
      <w:r w:rsidRPr="00471C7D">
        <w:rPr>
          <w:spacing w:val="-4"/>
          <w:lang w:eastAsia="en-GB"/>
        </w:rPr>
        <w:t>This document is meant purely as documentation tool. The authentic and legal binding text is:</w:t>
      </w:r>
      <w:r w:rsidRPr="00471C7D">
        <w:rPr>
          <w:lang w:eastAsia="en-GB"/>
        </w:rPr>
        <w:t xml:space="preserve"> </w:t>
      </w:r>
      <w:r w:rsidRPr="00471C7D">
        <w:rPr>
          <w:spacing w:val="-6"/>
          <w:lang w:eastAsia="en-GB"/>
        </w:rPr>
        <w:t>ECE/TRANS/WP.29/</w:t>
      </w:r>
      <w:r w:rsidR="00187092" w:rsidRPr="00471C7D">
        <w:rPr>
          <w:spacing w:val="-6"/>
          <w:lang w:eastAsia="en-GB"/>
        </w:rPr>
        <w:t>2023/</w:t>
      </w:r>
      <w:r w:rsidR="00FE7156" w:rsidRPr="00471C7D">
        <w:rPr>
          <w:spacing w:val="-6"/>
          <w:lang w:eastAsia="en-GB"/>
        </w:rPr>
        <w:t>30</w:t>
      </w:r>
      <w:r w:rsidR="000D3294" w:rsidRPr="00471C7D">
        <w:rPr>
          <w:spacing w:val="-6"/>
          <w:lang w:eastAsia="en-GB"/>
        </w:rPr>
        <w:t>.</w:t>
      </w:r>
    </w:p>
    <w:p w14:paraId="26BB5C59" w14:textId="77777777" w:rsidR="006552CB" w:rsidRPr="00471C7D" w:rsidRDefault="006552CB" w:rsidP="006552CB">
      <w:pPr>
        <w:suppressAutoHyphens w:val="0"/>
        <w:spacing w:line="240" w:lineRule="auto"/>
        <w:jc w:val="center"/>
        <w:rPr>
          <w:b/>
          <w:sz w:val="24"/>
        </w:rPr>
      </w:pPr>
      <w:r w:rsidRPr="00471C7D">
        <w:rPr>
          <w:b/>
          <w:noProof/>
          <w:sz w:val="24"/>
          <w:lang w:val="en-US"/>
        </w:rPr>
        <w:drawing>
          <wp:anchor distT="0" distB="137160" distL="114300" distR="114300" simplePos="0" relativeHeight="251658240" behindDoc="0" locked="0" layoutInCell="1" allowOverlap="1" wp14:anchorId="33EF75FD" wp14:editId="048E3EC2">
            <wp:simplePos x="0" y="0"/>
            <wp:positionH relativeFrom="column">
              <wp:posOffset>2540000</wp:posOffset>
            </wp:positionH>
            <wp:positionV relativeFrom="paragraph">
              <wp:posOffset>223520</wp:posOffset>
            </wp:positionV>
            <wp:extent cx="1028700" cy="826770"/>
            <wp:effectExtent l="0" t="0" r="0" b="0"/>
            <wp:wrapTopAndBottom/>
            <wp:docPr id="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2"/>
                    <pic:cNvPicPr>
                      <a:picLocks noChangeAspect="1" noChangeArrowheads="1"/>
                    </pic:cNvPicPr>
                  </pic:nvPicPr>
                  <pic:blipFill>
                    <a:blip r:embed="rId149">
                      <a:extLst>
                        <a:ext uri="{28A0092B-C50C-407E-A947-70E740481C1C}">
                          <a14:useLocalDpi xmlns:a14="http://schemas.microsoft.com/office/drawing/2010/main" val="0"/>
                        </a:ext>
                      </a:extLst>
                    </a:blip>
                    <a:srcRect l="-7603" r="-7603"/>
                    <a:stretch>
                      <a:fillRect/>
                    </a:stretch>
                  </pic:blipFill>
                  <pic:spPr bwMode="auto">
                    <a:xfrm>
                      <a:off x="0" y="0"/>
                      <a:ext cx="1028700" cy="826770"/>
                    </a:xfrm>
                    <a:prstGeom prst="rect">
                      <a:avLst/>
                    </a:prstGeom>
                    <a:noFill/>
                  </pic:spPr>
                </pic:pic>
              </a:graphicData>
            </a:graphic>
            <wp14:sizeRelH relativeFrom="page">
              <wp14:pctWidth>0</wp14:pctWidth>
            </wp14:sizeRelH>
            <wp14:sizeRelV relativeFrom="page">
              <wp14:pctHeight>0</wp14:pctHeight>
            </wp14:sizeRelV>
          </wp:anchor>
        </w:drawing>
      </w:r>
      <w:r w:rsidRPr="00471C7D">
        <w:rPr>
          <w:b/>
          <w:sz w:val="24"/>
        </w:rPr>
        <w:t>_________</w:t>
      </w:r>
    </w:p>
    <w:p w14:paraId="7CD28970" w14:textId="70D1C2D2" w:rsidR="00B81C7D" w:rsidRPr="00471C7D" w:rsidRDefault="006552CB" w:rsidP="006552CB">
      <w:pPr>
        <w:suppressAutoHyphens w:val="0"/>
        <w:spacing w:line="240" w:lineRule="auto"/>
        <w:jc w:val="center"/>
        <w:rPr>
          <w:b/>
          <w:sz w:val="24"/>
        </w:rPr>
      </w:pPr>
      <w:r w:rsidRPr="00471C7D">
        <w:rPr>
          <w:b/>
          <w:sz w:val="24"/>
        </w:rPr>
        <w:t>UNITED NATIONS</w:t>
      </w:r>
      <w:bookmarkEnd w:id="262"/>
    </w:p>
    <w:p w14:paraId="3A2BE8D4" w14:textId="77777777" w:rsidR="00B81C7D" w:rsidRPr="00471C7D" w:rsidRDefault="00B81C7D">
      <w:pPr>
        <w:suppressAutoHyphens w:val="0"/>
        <w:spacing w:line="240" w:lineRule="auto"/>
        <w:rPr>
          <w:b/>
          <w:sz w:val="24"/>
        </w:rPr>
      </w:pPr>
      <w:r w:rsidRPr="00471C7D">
        <w:rPr>
          <w:b/>
          <w:sz w:val="24"/>
        </w:rPr>
        <w:br w:type="page"/>
      </w:r>
    </w:p>
    <w:bookmarkEnd w:id="263"/>
    <w:p w14:paraId="6F8FE678" w14:textId="77777777" w:rsidR="00FE6D6F" w:rsidRPr="00FE6D6F" w:rsidRDefault="00FE6D6F" w:rsidP="00FE6D6F">
      <w:pPr>
        <w:spacing w:after="120"/>
        <w:ind w:left="2268" w:right="1134" w:hanging="1134"/>
        <w:jc w:val="both"/>
      </w:pPr>
      <w:r w:rsidRPr="00FE6D6F">
        <w:rPr>
          <w:i/>
        </w:rPr>
        <w:lastRenderedPageBreak/>
        <w:t>Paragraph 2.3.11.</w:t>
      </w:r>
      <w:r w:rsidRPr="00FE6D6F">
        <w:t>, amend to read:</w:t>
      </w:r>
    </w:p>
    <w:p w14:paraId="7E897856" w14:textId="77777777" w:rsidR="00FE6D6F" w:rsidRPr="00FE6D6F" w:rsidRDefault="00FE6D6F" w:rsidP="00FE6D6F">
      <w:pPr>
        <w:spacing w:after="120"/>
        <w:ind w:left="2268" w:right="1134" w:hanging="1134"/>
        <w:jc w:val="both"/>
        <w:outlineLvl w:val="0"/>
        <w:rPr>
          <w:lang w:val="en-US"/>
        </w:rPr>
      </w:pPr>
      <w:r w:rsidRPr="00FE6D6F">
        <w:t>"</w:t>
      </w:r>
      <w:r w:rsidRPr="00FE6D6F">
        <w:rPr>
          <w:lang w:val="en-US"/>
        </w:rPr>
        <w:t>2.3.11.</w:t>
      </w:r>
      <w:r w:rsidRPr="00FE6D6F">
        <w:rPr>
          <w:lang w:val="en-US"/>
        </w:rPr>
        <w:tab/>
        <w:t>"</w:t>
      </w:r>
      <w:r w:rsidRPr="00FE6D6F">
        <w:rPr>
          <w:i/>
          <w:lang w:val="en-US"/>
        </w:rPr>
        <w:t>Park condition of a vehicle</w:t>
      </w:r>
      <w:r w:rsidRPr="00FE6D6F">
        <w:rPr>
          <w:lang w:val="en-US"/>
        </w:rPr>
        <w:t>" means:</w:t>
      </w:r>
    </w:p>
    <w:p w14:paraId="7ADA6710" w14:textId="77777777" w:rsidR="00FE6D6F" w:rsidRPr="00FE6D6F" w:rsidRDefault="00FE6D6F" w:rsidP="00FE6D6F">
      <w:pPr>
        <w:spacing w:after="120"/>
        <w:ind w:left="2268" w:right="1134" w:hanging="1134"/>
        <w:jc w:val="both"/>
        <w:outlineLvl w:val="0"/>
        <w:rPr>
          <w:lang w:val="en-US"/>
        </w:rPr>
      </w:pPr>
      <w:r w:rsidRPr="00FE6D6F">
        <w:rPr>
          <w:lang w:val="en-US"/>
        </w:rPr>
        <w:t>2.3.11.1.</w:t>
      </w:r>
      <w:r w:rsidRPr="00FE6D6F">
        <w:rPr>
          <w:lang w:val="en-US"/>
        </w:rPr>
        <w:tab/>
        <w:t>For a motor vehicle, when the vehicle is at standstill and its propulsion system is not running and its movable components are in the normal position(s) as defined in paragraph 2.3.9</w:t>
      </w:r>
      <w:proofErr w:type="gramStart"/>
      <w:r w:rsidRPr="00FE6D6F">
        <w:rPr>
          <w:lang w:val="en-US"/>
        </w:rPr>
        <w:t>.;</w:t>
      </w:r>
      <w:proofErr w:type="gramEnd"/>
    </w:p>
    <w:p w14:paraId="27B0B957" w14:textId="77777777" w:rsidR="00FE6D6F" w:rsidRPr="00FE6D6F" w:rsidRDefault="00FE6D6F" w:rsidP="00FE6D6F">
      <w:pPr>
        <w:spacing w:after="120"/>
        <w:ind w:left="2268" w:right="1134" w:hanging="1134"/>
        <w:jc w:val="both"/>
        <w:outlineLvl w:val="0"/>
        <w:rPr>
          <w:i/>
        </w:rPr>
      </w:pPr>
      <w:r w:rsidRPr="00FE6D6F">
        <w:rPr>
          <w:lang w:val="en-US"/>
        </w:rPr>
        <w:t>2.3.11.2.</w:t>
      </w:r>
      <w:r w:rsidRPr="00FE6D6F">
        <w:rPr>
          <w:lang w:val="en-US"/>
        </w:rPr>
        <w:tab/>
        <w:t>And for a trailer, when the trailer is connected to a drawing motor vehicle in the condition as described in paragraph 2.3.11.1. and its movable components are in the normal position(s) as defined in paragraph 2.3.9."</w:t>
      </w:r>
    </w:p>
    <w:p w14:paraId="41C30111" w14:textId="77777777" w:rsidR="00FE6D6F" w:rsidRPr="00FE6D6F" w:rsidRDefault="00FE6D6F" w:rsidP="00FE6D6F">
      <w:pPr>
        <w:spacing w:after="120"/>
        <w:ind w:left="2268" w:right="1134" w:hanging="1134"/>
      </w:pPr>
      <w:r w:rsidRPr="00FE6D6F">
        <w:rPr>
          <w:i/>
        </w:rPr>
        <w:t xml:space="preserve">Paragraph 5.5.3., </w:t>
      </w:r>
      <w:r w:rsidRPr="00FE6D6F">
        <w:rPr>
          <w:rFonts w:eastAsia="MS Mincho"/>
        </w:rPr>
        <w:t>amend</w:t>
      </w:r>
      <w:r w:rsidRPr="00FE6D6F">
        <w:t xml:space="preserve"> to read:</w:t>
      </w:r>
    </w:p>
    <w:p w14:paraId="710CC76F" w14:textId="77777777" w:rsidR="00FE6D6F" w:rsidRPr="00FE6D6F" w:rsidRDefault="00FE6D6F" w:rsidP="00FE6D6F">
      <w:pPr>
        <w:spacing w:after="120"/>
        <w:ind w:left="2268" w:right="1134" w:hanging="1134"/>
        <w:jc w:val="both"/>
        <w:rPr>
          <w:lang w:val="en-US"/>
        </w:rPr>
      </w:pPr>
      <w:r w:rsidRPr="00FE6D6F">
        <w:rPr>
          <w:lang w:val="en-US"/>
        </w:rPr>
        <w:t>"5.5.3.</w:t>
      </w:r>
      <w:r w:rsidRPr="00FE6D6F">
        <w:rPr>
          <w:lang w:val="en-US"/>
        </w:rPr>
        <w:tab/>
        <w:t>Satisfy the same colorimetric requirements."</w:t>
      </w:r>
    </w:p>
    <w:p w14:paraId="124BDA7F" w14:textId="77777777" w:rsidR="00FE6D6F" w:rsidRPr="00FE6D6F" w:rsidRDefault="00FE6D6F" w:rsidP="00FE6D6F">
      <w:pPr>
        <w:spacing w:after="120"/>
        <w:ind w:left="2268" w:right="1134" w:hanging="1134"/>
      </w:pPr>
      <w:r w:rsidRPr="00FE6D6F">
        <w:rPr>
          <w:i/>
        </w:rPr>
        <w:t xml:space="preserve">Paragraph 5.5.4., </w:t>
      </w:r>
      <w:r w:rsidRPr="00FE6D6F">
        <w:rPr>
          <w:rFonts w:eastAsia="MS Mincho"/>
        </w:rPr>
        <w:t>amend</w:t>
      </w:r>
      <w:r w:rsidRPr="00FE6D6F">
        <w:t xml:space="preserve"> to read:</w:t>
      </w:r>
    </w:p>
    <w:p w14:paraId="030A06A4" w14:textId="77777777" w:rsidR="00FE6D6F" w:rsidRPr="00FE6D6F" w:rsidRDefault="00FE6D6F" w:rsidP="00FE6D6F">
      <w:pPr>
        <w:spacing w:after="120"/>
        <w:ind w:left="2268" w:right="1134" w:hanging="1134"/>
        <w:jc w:val="both"/>
        <w:rPr>
          <w:i/>
        </w:rPr>
      </w:pPr>
      <w:r w:rsidRPr="00FE6D6F">
        <w:rPr>
          <w:lang w:val="en-US"/>
        </w:rPr>
        <w:t>"5.5.4.</w:t>
      </w:r>
      <w:r w:rsidRPr="00FE6D6F">
        <w:rPr>
          <w:lang w:val="en-US"/>
        </w:rPr>
        <w:tab/>
        <w:t>Have substantially identical photometric characteristics. This shall not apply to a matched pair of a function and/or an AFS."</w:t>
      </w:r>
    </w:p>
    <w:p w14:paraId="32AD8683" w14:textId="77777777" w:rsidR="00FE6D6F" w:rsidRPr="00FE6D6F" w:rsidRDefault="00FE6D6F" w:rsidP="00FE6D6F">
      <w:pPr>
        <w:spacing w:after="120"/>
        <w:ind w:left="2268" w:right="1134" w:hanging="1134"/>
        <w:jc w:val="both"/>
      </w:pPr>
      <w:r w:rsidRPr="00FE6D6F">
        <w:rPr>
          <w:i/>
        </w:rPr>
        <w:t>Paragraph 5.9.2.</w:t>
      </w:r>
      <w:r w:rsidRPr="00FE6D6F">
        <w:t>, amend to read:</w:t>
      </w:r>
    </w:p>
    <w:p w14:paraId="460E2DA1" w14:textId="77777777" w:rsidR="00FE6D6F" w:rsidRPr="00FE6D6F" w:rsidRDefault="00FE6D6F" w:rsidP="00FE6D6F">
      <w:pPr>
        <w:spacing w:after="120"/>
        <w:ind w:left="2268" w:right="1134" w:hanging="1134"/>
        <w:jc w:val="both"/>
        <w:outlineLvl w:val="0"/>
        <w:rPr>
          <w:b/>
          <w:bCs/>
        </w:rPr>
      </w:pPr>
      <w:r w:rsidRPr="00FE6D6F">
        <w:t>"5.9.2.</w:t>
      </w:r>
      <w:r w:rsidRPr="00FE6D6F">
        <w:tab/>
        <w:t>The photometric characteristics of any lamp may vary:</w:t>
      </w:r>
    </w:p>
    <w:p w14:paraId="28F94265" w14:textId="77777777" w:rsidR="00FE6D6F" w:rsidRPr="00FE6D6F" w:rsidRDefault="00FE6D6F" w:rsidP="00FE6D6F">
      <w:pPr>
        <w:spacing w:after="120"/>
        <w:ind w:left="2835" w:right="1134" w:hanging="567"/>
        <w:jc w:val="both"/>
      </w:pPr>
      <w:r w:rsidRPr="00FE6D6F">
        <w:t>(a)</w:t>
      </w:r>
      <w:r w:rsidRPr="00FE6D6F">
        <w:tab/>
        <w:t xml:space="preserve">In relation to the ambient </w:t>
      </w:r>
      <w:proofErr w:type="gramStart"/>
      <w:r w:rsidRPr="00FE6D6F">
        <w:t>light;</w:t>
      </w:r>
      <w:proofErr w:type="gramEnd"/>
    </w:p>
    <w:p w14:paraId="7D74EC69" w14:textId="77777777" w:rsidR="00FE6D6F" w:rsidRPr="00FE6D6F" w:rsidRDefault="00FE6D6F" w:rsidP="00FE6D6F">
      <w:pPr>
        <w:spacing w:after="120"/>
        <w:ind w:left="2835" w:right="1134" w:hanging="567"/>
        <w:jc w:val="both"/>
      </w:pPr>
      <w:r w:rsidRPr="00FE6D6F">
        <w:t>(b)</w:t>
      </w:r>
      <w:r w:rsidRPr="00FE6D6F">
        <w:tab/>
        <w:t>As a consequence of other lamps being switched ON or OFF; or</w:t>
      </w:r>
    </w:p>
    <w:p w14:paraId="099E828A" w14:textId="77777777" w:rsidR="00FE6D6F" w:rsidRPr="00FE6D6F" w:rsidRDefault="00FE6D6F" w:rsidP="00FE6D6F">
      <w:pPr>
        <w:spacing w:after="120"/>
        <w:ind w:left="2835" w:right="1134" w:hanging="567"/>
        <w:jc w:val="both"/>
      </w:pPr>
      <w:r w:rsidRPr="00FE6D6F">
        <w:t>(c)</w:t>
      </w:r>
      <w:r w:rsidRPr="00FE6D6F">
        <w:tab/>
        <w:t xml:space="preserve">When the lamp is being used to provide another lighting </w:t>
      </w:r>
      <w:proofErr w:type="gramStart"/>
      <w:r w:rsidRPr="00FE6D6F">
        <w:t>function;</w:t>
      </w:r>
      <w:proofErr w:type="gramEnd"/>
      <w:r w:rsidRPr="00FE6D6F">
        <w:t xml:space="preserve"> </w:t>
      </w:r>
    </w:p>
    <w:p w14:paraId="2102AE7E" w14:textId="77777777" w:rsidR="00FE6D6F" w:rsidRPr="00FE6D6F" w:rsidRDefault="00FE6D6F" w:rsidP="00FE6D6F">
      <w:pPr>
        <w:spacing w:after="120"/>
        <w:ind w:left="2268" w:right="1134"/>
        <w:jc w:val="both"/>
      </w:pPr>
      <w:r w:rsidRPr="00FE6D6F">
        <w:t>provided that any variation in the photometric characteristics is in compliance with the technical provisions for the lamp concerned."</w:t>
      </w:r>
    </w:p>
    <w:p w14:paraId="7EECE0C0" w14:textId="77777777" w:rsidR="00FE6D6F" w:rsidRPr="00FE6D6F" w:rsidRDefault="00FE6D6F" w:rsidP="00FE6D6F">
      <w:pPr>
        <w:spacing w:after="120"/>
        <w:ind w:left="2268" w:right="1134" w:hanging="1134"/>
        <w:jc w:val="both"/>
        <w:rPr>
          <w:szCs w:val="16"/>
        </w:rPr>
      </w:pPr>
      <w:r w:rsidRPr="00FE6D6F">
        <w:rPr>
          <w:i/>
          <w:szCs w:val="16"/>
        </w:rPr>
        <w:t>Paragraph 5.21.1.,</w:t>
      </w:r>
      <w:r w:rsidRPr="00FE6D6F">
        <w:rPr>
          <w:szCs w:val="16"/>
        </w:rPr>
        <w:t xml:space="preserve"> amend to read:</w:t>
      </w:r>
    </w:p>
    <w:p w14:paraId="607722CE" w14:textId="77777777" w:rsidR="00FE6D6F" w:rsidRPr="00FE6D6F" w:rsidRDefault="00FE6D6F" w:rsidP="00FE6D6F">
      <w:pPr>
        <w:spacing w:after="120"/>
        <w:ind w:left="2268" w:right="1134" w:hanging="1134"/>
        <w:jc w:val="both"/>
        <w:outlineLvl w:val="0"/>
        <w:rPr>
          <w:i/>
        </w:rPr>
      </w:pPr>
      <w:r w:rsidRPr="00FE6D6F">
        <w:rPr>
          <w:lang w:val="en-US"/>
        </w:rPr>
        <w:t>"</w:t>
      </w:r>
      <w:r w:rsidRPr="00FE6D6F">
        <w:t>5.21.1.</w:t>
      </w:r>
      <w:r w:rsidRPr="00FE6D6F">
        <w:tab/>
        <w:t>Additional lamps satisfying all the position, geometric visibility</w:t>
      </w:r>
      <w:r w:rsidRPr="00FE6D6F">
        <w:rPr>
          <w:b/>
          <w:bCs/>
        </w:rPr>
        <w:t xml:space="preserve">, </w:t>
      </w:r>
      <w:r w:rsidRPr="00FE6D6F">
        <w:rPr>
          <w:bCs/>
        </w:rPr>
        <w:t>colorimetric</w:t>
      </w:r>
      <w:r w:rsidRPr="00FE6D6F">
        <w:rPr>
          <w:b/>
          <w:bCs/>
        </w:rPr>
        <w:t xml:space="preserve"> </w:t>
      </w:r>
      <w:r w:rsidRPr="00FE6D6F">
        <w:t>and photometric requirements for the above indicated lamps shall be switched ON when the apparent surface in the direction of the reference axis of these lamps is more than 50 per cent hidden by the movable component; or</w:t>
      </w:r>
      <w:r w:rsidRPr="00FE6D6F">
        <w:rPr>
          <w:lang w:val="en-US"/>
        </w:rPr>
        <w:t>"</w:t>
      </w:r>
    </w:p>
    <w:p w14:paraId="557F18D1" w14:textId="77777777" w:rsidR="00FE6D6F" w:rsidRPr="00FE6D6F" w:rsidRDefault="00FE6D6F" w:rsidP="00FE6D6F">
      <w:pPr>
        <w:spacing w:after="120"/>
        <w:ind w:left="2268" w:right="521" w:hanging="1134"/>
        <w:jc w:val="both"/>
      </w:pPr>
      <w:r w:rsidRPr="00FE6D6F">
        <w:rPr>
          <w:i/>
        </w:rPr>
        <w:t>Paragraph 6.1.8.</w:t>
      </w:r>
      <w:r w:rsidRPr="00FE6D6F">
        <w:t xml:space="preserve">, </w:t>
      </w:r>
      <w:bookmarkStart w:id="264" w:name="_Hlk121152706"/>
      <w:r w:rsidRPr="00FE6D6F">
        <w:t xml:space="preserve">for "Circuit-closed" read "Closed-circuit". </w:t>
      </w:r>
    </w:p>
    <w:bookmarkEnd w:id="264"/>
    <w:p w14:paraId="07E7FDEB" w14:textId="77777777" w:rsidR="00FE6D6F" w:rsidRPr="00FE6D6F" w:rsidRDefault="00FE6D6F" w:rsidP="00FE6D6F">
      <w:pPr>
        <w:spacing w:after="120"/>
        <w:ind w:left="2268" w:right="1134" w:hanging="1134"/>
        <w:jc w:val="both"/>
        <w:rPr>
          <w:szCs w:val="16"/>
        </w:rPr>
      </w:pPr>
      <w:r w:rsidRPr="00FE6D6F">
        <w:rPr>
          <w:i/>
          <w:szCs w:val="16"/>
        </w:rPr>
        <w:t>Paragraph 6.1.8.1.,</w:t>
      </w:r>
      <w:r w:rsidRPr="00FE6D6F">
        <w:rPr>
          <w:szCs w:val="16"/>
        </w:rPr>
        <w:t xml:space="preserve"> for 6.1.7.1. read 6.1.7.2.</w:t>
      </w:r>
    </w:p>
    <w:p w14:paraId="6A04DABD" w14:textId="77777777" w:rsidR="00FE6D6F" w:rsidRPr="00FE6D6F" w:rsidRDefault="00FE6D6F" w:rsidP="00FE6D6F">
      <w:pPr>
        <w:spacing w:after="120"/>
        <w:ind w:left="2268" w:right="1134" w:hanging="1134"/>
        <w:jc w:val="both"/>
      </w:pPr>
      <w:r w:rsidRPr="00FE6D6F">
        <w:rPr>
          <w:i/>
        </w:rPr>
        <w:t>Paragraphs 6.1.9.3.1.and 6.1.9.3.1.1.,</w:t>
      </w:r>
      <w:r w:rsidRPr="00FE6D6F">
        <w:t xml:space="preserve"> for 6.1.7.1. read 6.1.7.2.</w:t>
      </w:r>
    </w:p>
    <w:p w14:paraId="5748719B" w14:textId="77777777" w:rsidR="00FE6D6F" w:rsidRPr="00FE6D6F" w:rsidRDefault="00FE6D6F" w:rsidP="00FE6D6F">
      <w:pPr>
        <w:spacing w:after="120"/>
        <w:ind w:left="2268" w:right="1134" w:hanging="1134"/>
        <w:jc w:val="both"/>
      </w:pPr>
      <w:r w:rsidRPr="00FE6D6F">
        <w:rPr>
          <w:i/>
        </w:rPr>
        <w:t>Paragraph 6.1.9.3.2.,</w:t>
      </w:r>
      <w:r w:rsidRPr="00FE6D6F">
        <w:t xml:space="preserve"> </w:t>
      </w:r>
      <w:r w:rsidRPr="00FE6D6F">
        <w:rPr>
          <w:szCs w:val="16"/>
        </w:rPr>
        <w:t>for 6.1.7.1. read 6.1.7.2.</w:t>
      </w:r>
    </w:p>
    <w:p w14:paraId="113B2532" w14:textId="77777777" w:rsidR="00FE6D6F" w:rsidRPr="00FE6D6F" w:rsidRDefault="00FE6D6F" w:rsidP="00FE6D6F">
      <w:pPr>
        <w:spacing w:after="120"/>
        <w:ind w:left="2268" w:right="1134" w:hanging="1134"/>
        <w:jc w:val="both"/>
      </w:pPr>
      <w:r w:rsidRPr="00FE6D6F">
        <w:rPr>
          <w:i/>
        </w:rPr>
        <w:t>Paragraph 6.1.9.3.4.(a),</w:t>
      </w:r>
      <w:r w:rsidRPr="00FE6D6F">
        <w:t xml:space="preserve"> </w:t>
      </w:r>
      <w:r w:rsidRPr="00FE6D6F">
        <w:rPr>
          <w:szCs w:val="16"/>
        </w:rPr>
        <w:t>for 6.1.7.1. read 6.1.7.2.</w:t>
      </w:r>
    </w:p>
    <w:p w14:paraId="250EB97F" w14:textId="77777777" w:rsidR="00FE6D6F" w:rsidRPr="00FE6D6F" w:rsidRDefault="00FE6D6F" w:rsidP="00FE6D6F">
      <w:pPr>
        <w:spacing w:after="120"/>
        <w:ind w:left="2268" w:right="1134" w:hanging="1134"/>
        <w:jc w:val="both"/>
        <w:rPr>
          <w:i/>
        </w:rPr>
      </w:pPr>
      <w:r w:rsidRPr="00FE6D6F">
        <w:rPr>
          <w:i/>
        </w:rPr>
        <w:t>Paragraph 6.1.9.3.5.,</w:t>
      </w:r>
      <w:r w:rsidRPr="00FE6D6F">
        <w:t xml:space="preserve"> </w:t>
      </w:r>
      <w:r w:rsidRPr="00FE6D6F">
        <w:rPr>
          <w:szCs w:val="16"/>
        </w:rPr>
        <w:t>for 6.1.7.1. read 6.1.7.2.</w:t>
      </w:r>
    </w:p>
    <w:p w14:paraId="40EEF7CE" w14:textId="77777777" w:rsidR="00FE6D6F" w:rsidRPr="00FE6D6F" w:rsidRDefault="00FE6D6F" w:rsidP="00FE6D6F">
      <w:pPr>
        <w:spacing w:after="120"/>
        <w:ind w:left="2268" w:right="521" w:hanging="1134"/>
        <w:jc w:val="both"/>
      </w:pPr>
      <w:r w:rsidRPr="00FE6D6F">
        <w:rPr>
          <w:i/>
        </w:rPr>
        <w:t>Paragraph 6.2.8.2.</w:t>
      </w:r>
      <w:r w:rsidRPr="00FE6D6F">
        <w:t>, amend to read:</w:t>
      </w:r>
    </w:p>
    <w:p w14:paraId="2AA57C4B" w14:textId="77777777" w:rsidR="00FE6D6F" w:rsidRPr="00FE6D6F" w:rsidRDefault="00FE6D6F" w:rsidP="00FE6D6F">
      <w:pPr>
        <w:spacing w:after="120"/>
        <w:ind w:left="2268" w:right="521" w:hanging="1134"/>
        <w:jc w:val="both"/>
      </w:pPr>
      <w:r w:rsidRPr="00FE6D6F">
        <w:t>"6.2.8.2.</w:t>
      </w:r>
      <w:r w:rsidRPr="00FE6D6F">
        <w:tab/>
        <w:t>A visual failure tell-tale whether flashing or not is mandatory:</w:t>
      </w:r>
    </w:p>
    <w:p w14:paraId="299E16A6" w14:textId="77777777" w:rsidR="00FE6D6F" w:rsidRPr="00FE6D6F" w:rsidRDefault="00FE6D6F" w:rsidP="00FE6D6F">
      <w:pPr>
        <w:spacing w:after="120" w:line="240" w:lineRule="auto"/>
        <w:ind w:left="2835" w:right="1133" w:hanging="567"/>
        <w:jc w:val="both"/>
      </w:pPr>
      <w:r w:rsidRPr="00FE6D6F">
        <w:t>(a)</w:t>
      </w:r>
      <w:r w:rsidRPr="00FE6D6F">
        <w:tab/>
        <w:t>In the case where the whole beam or the kink of the elbow of the cut-off is moved to produce bend lighting; or</w:t>
      </w:r>
    </w:p>
    <w:p w14:paraId="30D7AA22" w14:textId="77777777" w:rsidR="00FE6D6F" w:rsidRPr="00FE6D6F" w:rsidRDefault="00FE6D6F" w:rsidP="00FE6D6F">
      <w:pPr>
        <w:spacing w:after="120"/>
        <w:ind w:left="2835" w:right="1133" w:hanging="567"/>
        <w:jc w:val="both"/>
      </w:pPr>
      <w:r w:rsidRPr="00FE6D6F">
        <w:t>(b)</w:t>
      </w:r>
      <w:r w:rsidRPr="00FE6D6F">
        <w:tab/>
        <w:t>If one or more LED modules are used to produce the principal</w:t>
      </w:r>
      <w:r w:rsidRPr="00FE6D6F">
        <w:br/>
      </w:r>
      <w:proofErr w:type="gramStart"/>
      <w:r w:rsidRPr="00FE6D6F">
        <w:t>dipped-beam</w:t>
      </w:r>
      <w:proofErr w:type="gramEnd"/>
      <w:r w:rsidRPr="00FE6D6F">
        <w:t>, except when they are wired so that the failure of any one LED module causes all of them to stop emitting light.</w:t>
      </w:r>
    </w:p>
    <w:p w14:paraId="5CA6AD4C" w14:textId="77777777" w:rsidR="00FE6D6F" w:rsidRPr="00FE6D6F" w:rsidRDefault="00FE6D6F" w:rsidP="00FE6D6F">
      <w:pPr>
        <w:spacing w:after="120" w:line="240" w:lineRule="auto"/>
        <w:ind w:left="2268" w:right="1133"/>
        <w:jc w:val="both"/>
      </w:pPr>
      <w:r w:rsidRPr="00FE6D6F">
        <w:t>It shall be activated:</w:t>
      </w:r>
    </w:p>
    <w:p w14:paraId="01531960" w14:textId="77777777" w:rsidR="00FE6D6F" w:rsidRPr="00FE6D6F" w:rsidRDefault="00FE6D6F" w:rsidP="00FE6D6F">
      <w:pPr>
        <w:spacing w:after="120" w:line="240" w:lineRule="auto"/>
        <w:ind w:left="2835" w:right="1133" w:hanging="567"/>
        <w:jc w:val="both"/>
      </w:pPr>
      <w:r w:rsidRPr="00FE6D6F">
        <w:t>(a)</w:t>
      </w:r>
      <w:r w:rsidRPr="00FE6D6F">
        <w:tab/>
        <w:t>In the event of a malfunction of the displacement of the kink of the elbow of the cut-off; or</w:t>
      </w:r>
    </w:p>
    <w:p w14:paraId="6C012667" w14:textId="77777777" w:rsidR="00FE6D6F" w:rsidRPr="00FE6D6F" w:rsidRDefault="00FE6D6F" w:rsidP="00FE6D6F">
      <w:pPr>
        <w:spacing w:after="120" w:line="240" w:lineRule="auto"/>
        <w:ind w:left="2835" w:right="1133" w:hanging="567"/>
        <w:jc w:val="both"/>
      </w:pPr>
      <w:r w:rsidRPr="00FE6D6F">
        <w:t>(b)</w:t>
      </w:r>
      <w:r w:rsidRPr="00FE6D6F">
        <w:tab/>
        <w:t xml:space="preserve">In case of a failure of any one of the LED </w:t>
      </w:r>
      <w:proofErr w:type="gramStart"/>
      <w:r w:rsidRPr="00FE6D6F">
        <w:t>module</w:t>
      </w:r>
      <w:proofErr w:type="gramEnd"/>
      <w:r w:rsidRPr="00FE6D6F">
        <w:t>(s) producing the principal dipped-beam, except when they are wired so that the failure of any one LED module causes all of them to stop emitting light.</w:t>
      </w:r>
    </w:p>
    <w:p w14:paraId="032B35E8" w14:textId="77777777" w:rsidR="00FE6D6F" w:rsidRPr="00FE6D6F" w:rsidRDefault="00FE6D6F" w:rsidP="00FE6D6F">
      <w:pPr>
        <w:spacing w:after="120" w:line="240" w:lineRule="auto"/>
        <w:ind w:left="2268" w:right="1133"/>
        <w:jc w:val="both"/>
      </w:pPr>
      <w:r w:rsidRPr="00FE6D6F">
        <w:lastRenderedPageBreak/>
        <w:t>It shall remain activated while the failure is present. It may be cancelled temporarily, but shall be repeated whenever the device, which starts and stops the propulsion system, is switched ON and OFF."</w:t>
      </w:r>
    </w:p>
    <w:p w14:paraId="2BBFC74B" w14:textId="77777777" w:rsidR="00FE6D6F" w:rsidRPr="00FE6D6F" w:rsidRDefault="00FE6D6F" w:rsidP="00FE6D6F">
      <w:pPr>
        <w:spacing w:after="120"/>
        <w:ind w:left="1134" w:right="1134"/>
        <w:jc w:val="both"/>
        <w:rPr>
          <w:szCs w:val="16"/>
        </w:rPr>
      </w:pPr>
      <w:r w:rsidRPr="00FE6D6F">
        <w:rPr>
          <w:i/>
          <w:szCs w:val="16"/>
        </w:rPr>
        <w:t xml:space="preserve">Paragraph 6.2.9. and its subparagraphs, </w:t>
      </w:r>
      <w:r w:rsidRPr="00FE6D6F">
        <w:rPr>
          <w:szCs w:val="16"/>
        </w:rPr>
        <w:t>amend to read:</w:t>
      </w:r>
    </w:p>
    <w:p w14:paraId="774D630F" w14:textId="77777777" w:rsidR="00FE6D6F" w:rsidRPr="00FE6D6F" w:rsidRDefault="00FE6D6F" w:rsidP="00FE6D6F">
      <w:pPr>
        <w:spacing w:after="120"/>
        <w:ind w:left="2259" w:right="1134" w:hanging="1134"/>
        <w:jc w:val="both"/>
        <w:rPr>
          <w:i/>
        </w:rPr>
      </w:pPr>
      <w:r w:rsidRPr="00FE6D6F">
        <w:rPr>
          <w:lang w:val="en-US"/>
        </w:rPr>
        <w:t>"</w:t>
      </w:r>
      <w:r w:rsidRPr="00FE6D6F">
        <w:t>6.2.9.</w:t>
      </w:r>
      <w:r w:rsidRPr="00FE6D6F">
        <w:tab/>
        <w:t>Other requirements</w:t>
      </w:r>
      <w:r w:rsidRPr="00FE6D6F">
        <w:rPr>
          <w:i/>
        </w:rPr>
        <w:t xml:space="preserve"> </w:t>
      </w:r>
    </w:p>
    <w:p w14:paraId="6EDE2CFC" w14:textId="77777777" w:rsidR="00FE6D6F" w:rsidRPr="00FE6D6F" w:rsidRDefault="00FE6D6F" w:rsidP="00FE6D6F">
      <w:pPr>
        <w:tabs>
          <w:tab w:val="left" w:pos="5949"/>
        </w:tabs>
        <w:spacing w:after="120"/>
        <w:ind w:left="2268" w:right="1134" w:hanging="1134"/>
        <w:jc w:val="both"/>
        <w:rPr>
          <w:szCs w:val="16"/>
        </w:rPr>
      </w:pPr>
      <w:r w:rsidRPr="00FE6D6F">
        <w:rPr>
          <w:szCs w:val="16"/>
        </w:rPr>
        <w:t>6.2.9.1.</w:t>
      </w:r>
      <w:r w:rsidRPr="00FE6D6F">
        <w:rPr>
          <w:szCs w:val="16"/>
        </w:rPr>
        <w:tab/>
        <w:t>The requirements of paragraph 5.5.2. shall not apply to dipped-beam headlamps.</w:t>
      </w:r>
    </w:p>
    <w:p w14:paraId="5C70A72C" w14:textId="77777777" w:rsidR="00FE6D6F" w:rsidRPr="00FE6D6F" w:rsidRDefault="00FE6D6F" w:rsidP="00FE6D6F">
      <w:pPr>
        <w:tabs>
          <w:tab w:val="left" w:pos="5949"/>
        </w:tabs>
        <w:spacing w:after="120"/>
        <w:ind w:left="2268" w:right="1134" w:hanging="1134"/>
        <w:jc w:val="both"/>
        <w:rPr>
          <w:szCs w:val="16"/>
        </w:rPr>
      </w:pPr>
      <w:r w:rsidRPr="00FE6D6F">
        <w:rPr>
          <w:szCs w:val="16"/>
        </w:rPr>
        <w:t>6.2.9.2.</w:t>
      </w:r>
      <w:r w:rsidRPr="00FE6D6F">
        <w:rPr>
          <w:szCs w:val="16"/>
        </w:rPr>
        <w:tab/>
        <w:t>Dipped-beam headlamps with a light source or LED module(s) producing the principal dipped-beam having a total objective luminous flux for each headlamp which exceeds 2,000 lumens shall only be installed in conjunction with the installation of headlamp cleaning device(s) according to Regulation No. 45</w:t>
      </w:r>
      <w:r w:rsidRPr="00FE6D6F">
        <w:rPr>
          <w:szCs w:val="16"/>
          <w:vertAlign w:val="superscript"/>
        </w:rPr>
        <w:t>11</w:t>
      </w:r>
      <w:r w:rsidRPr="00FE6D6F">
        <w:rPr>
          <w:szCs w:val="16"/>
        </w:rPr>
        <w:t>.</w:t>
      </w:r>
    </w:p>
    <w:p w14:paraId="68CA24EA" w14:textId="77777777" w:rsidR="00FE6D6F" w:rsidRPr="00FE6D6F" w:rsidRDefault="00FE6D6F" w:rsidP="00FE6D6F">
      <w:pPr>
        <w:tabs>
          <w:tab w:val="left" w:pos="6232"/>
          <w:tab w:val="left" w:pos="6374"/>
        </w:tabs>
        <w:spacing w:after="120"/>
        <w:ind w:left="2268" w:right="1134" w:hanging="1134"/>
        <w:jc w:val="both"/>
        <w:rPr>
          <w:szCs w:val="16"/>
        </w:rPr>
      </w:pPr>
      <w:r w:rsidRPr="00FE6D6F">
        <w:rPr>
          <w:szCs w:val="16"/>
        </w:rPr>
        <w:t>6.2.9.3.</w:t>
      </w:r>
      <w:r w:rsidRPr="00FE6D6F">
        <w:rPr>
          <w:szCs w:val="16"/>
        </w:rPr>
        <w:tab/>
        <w:t>With respect to vertical inclination the provisions of paragraph 6.2.6.2.2. above shall not be applied for dipped-beam headlamps</w:t>
      </w:r>
      <w:r w:rsidRPr="00FE6D6F">
        <w:rPr>
          <w:szCs w:val="16"/>
          <w:lang w:eastAsia="fr-FR"/>
        </w:rPr>
        <w:t xml:space="preserve"> with a light source or LED module(s) producing the principal dipped beam and having an objective luminous flux for each headlamp which exceeds 2,000 lumens.</w:t>
      </w:r>
    </w:p>
    <w:p w14:paraId="2DF70E5C" w14:textId="77777777" w:rsidR="00FE6D6F" w:rsidRPr="00FE6D6F" w:rsidRDefault="00FE6D6F" w:rsidP="00FE6D6F">
      <w:pPr>
        <w:tabs>
          <w:tab w:val="left" w:pos="6374"/>
        </w:tabs>
        <w:spacing w:after="120"/>
        <w:ind w:left="2268" w:right="1134" w:hanging="1134"/>
        <w:jc w:val="both"/>
        <w:rPr>
          <w:szCs w:val="16"/>
        </w:rPr>
      </w:pPr>
      <w:r w:rsidRPr="00FE6D6F">
        <w:rPr>
          <w:szCs w:val="16"/>
        </w:rPr>
        <w:tab/>
        <w:t xml:space="preserve">In the case of filament lamps for which more than one test voltage is specified, the objective luminous flux which produces the principal </w:t>
      </w:r>
      <w:proofErr w:type="gramStart"/>
      <w:r w:rsidRPr="00FE6D6F">
        <w:rPr>
          <w:szCs w:val="16"/>
        </w:rPr>
        <w:t>dipped-beam</w:t>
      </w:r>
      <w:proofErr w:type="gramEnd"/>
      <w:r w:rsidRPr="00FE6D6F">
        <w:rPr>
          <w:szCs w:val="16"/>
        </w:rPr>
        <w:t>, as indicated in the communication form for the type approval of the device, is applied.</w:t>
      </w:r>
    </w:p>
    <w:p w14:paraId="79EEA1BB" w14:textId="77777777" w:rsidR="00FE6D6F" w:rsidRPr="00FE6D6F" w:rsidRDefault="00FE6D6F" w:rsidP="00FE6D6F">
      <w:pPr>
        <w:tabs>
          <w:tab w:val="left" w:pos="6374"/>
        </w:tabs>
        <w:spacing w:after="120"/>
        <w:ind w:left="2268" w:right="1134" w:hanging="1134"/>
        <w:jc w:val="both"/>
        <w:rPr>
          <w:szCs w:val="16"/>
        </w:rPr>
      </w:pPr>
      <w:r w:rsidRPr="00FE6D6F">
        <w:rPr>
          <w:szCs w:val="16"/>
        </w:rPr>
        <w:tab/>
        <w:t xml:space="preserve">In the case of dipped-beam headlamps equipped with an approved light source, the applicable objective luminous flux is the value at the relevant test voltage as given in the relevant data sheet in the Regulation, according to which the applied light source was approved, without </w:t>
      </w:r>
      <w:proofErr w:type="gramStart"/>
      <w:r w:rsidRPr="00FE6D6F">
        <w:rPr>
          <w:szCs w:val="16"/>
        </w:rPr>
        <w:t>taking into account</w:t>
      </w:r>
      <w:proofErr w:type="gramEnd"/>
      <w:r w:rsidRPr="00FE6D6F">
        <w:rPr>
          <w:szCs w:val="16"/>
        </w:rPr>
        <w:t xml:space="preserve"> the tolerances to the objective luminous flux specified on this datasheet.</w:t>
      </w:r>
    </w:p>
    <w:p w14:paraId="52BF799F" w14:textId="77777777" w:rsidR="00FE6D6F" w:rsidRPr="00FE6D6F" w:rsidRDefault="00FE6D6F" w:rsidP="00FE6D6F">
      <w:pPr>
        <w:tabs>
          <w:tab w:val="left" w:pos="5949"/>
        </w:tabs>
        <w:spacing w:after="120"/>
        <w:ind w:left="2268" w:right="1134" w:hanging="1134"/>
        <w:jc w:val="both"/>
        <w:rPr>
          <w:szCs w:val="16"/>
        </w:rPr>
      </w:pPr>
      <w:r w:rsidRPr="00FE6D6F">
        <w:rPr>
          <w:szCs w:val="16"/>
        </w:rPr>
        <w:t>6.2.9.4.</w:t>
      </w:r>
      <w:r w:rsidRPr="00FE6D6F">
        <w:rPr>
          <w:szCs w:val="16"/>
        </w:rPr>
        <w:tab/>
        <w:t>Only dipped-beam headlamps according to UN Regulations Nos. 98, 112 or 149 may be used to produce bend lighting.</w:t>
      </w:r>
    </w:p>
    <w:p w14:paraId="16A997D0" w14:textId="77777777" w:rsidR="00FE6D6F" w:rsidRPr="00FE6D6F" w:rsidRDefault="00FE6D6F" w:rsidP="00FE6D6F">
      <w:pPr>
        <w:tabs>
          <w:tab w:val="left" w:pos="6374"/>
        </w:tabs>
        <w:spacing w:after="120"/>
        <w:ind w:left="2268" w:right="1134" w:hanging="1134"/>
        <w:jc w:val="both"/>
        <w:rPr>
          <w:szCs w:val="16"/>
        </w:rPr>
      </w:pPr>
      <w:r w:rsidRPr="00FE6D6F">
        <w:rPr>
          <w:szCs w:val="16"/>
        </w:rPr>
        <w:tab/>
        <w:t>If bend lighting is produced by a horizontal movement of the whole beam or the kink of the elbow of the cut-off, it shall be switched ON only if the vehicle is in forward motion; this shall not apply if bend lighting is produced for a right turn in right hand traffic (left turn in left hand traffic)."</w:t>
      </w:r>
    </w:p>
    <w:p w14:paraId="0331D23E" w14:textId="77777777" w:rsidR="00FE6D6F" w:rsidRPr="00FE6D6F" w:rsidRDefault="00FE6D6F" w:rsidP="00FE6D6F">
      <w:pPr>
        <w:spacing w:after="120"/>
        <w:ind w:left="414" w:right="1134" w:firstLine="720"/>
        <w:jc w:val="both"/>
        <w:rPr>
          <w:i/>
          <w:iCs/>
        </w:rPr>
      </w:pPr>
      <w:r w:rsidRPr="00FE6D6F">
        <w:rPr>
          <w:i/>
          <w:iCs/>
        </w:rPr>
        <w:t xml:space="preserve">Paragraph 6.3.5., footnote 13, </w:t>
      </w:r>
      <w:r w:rsidRPr="00FE6D6F">
        <w:t>delete</w:t>
      </w:r>
      <w:r w:rsidRPr="00FE6D6F">
        <w:rPr>
          <w:i/>
          <w:iCs/>
        </w:rPr>
        <w:t>.</w:t>
      </w:r>
    </w:p>
    <w:p w14:paraId="295B5989" w14:textId="77777777" w:rsidR="00FE6D6F" w:rsidRPr="00FE6D6F" w:rsidRDefault="00FE6D6F" w:rsidP="00FE6D6F">
      <w:pPr>
        <w:spacing w:after="120"/>
        <w:ind w:left="414" w:right="1134" w:firstLine="720"/>
        <w:jc w:val="both"/>
        <w:rPr>
          <w:bCs/>
          <w:szCs w:val="16"/>
        </w:rPr>
      </w:pPr>
      <w:r w:rsidRPr="00FE6D6F">
        <w:rPr>
          <w:i/>
          <w:iCs/>
        </w:rPr>
        <w:t xml:space="preserve">Paragraph 6.3.6.1.1., reference to footnote 13, </w:t>
      </w:r>
      <w:r w:rsidRPr="00FE6D6F">
        <w:t>delete</w:t>
      </w:r>
      <w:r w:rsidRPr="00FE6D6F">
        <w:rPr>
          <w:i/>
          <w:iCs/>
        </w:rPr>
        <w:t>.</w:t>
      </w:r>
    </w:p>
    <w:p w14:paraId="30869B6A" w14:textId="77777777" w:rsidR="00FE6D6F" w:rsidRPr="00FE6D6F" w:rsidRDefault="00FE6D6F" w:rsidP="00FE6D6F">
      <w:pPr>
        <w:spacing w:after="120"/>
        <w:ind w:left="2268" w:right="1134" w:hanging="1134"/>
        <w:jc w:val="both"/>
      </w:pPr>
      <w:r w:rsidRPr="00FE6D6F">
        <w:rPr>
          <w:i/>
        </w:rPr>
        <w:t>Paragraph 6.3.8.</w:t>
      </w:r>
      <w:r w:rsidRPr="00FE6D6F">
        <w:t>, amend to read:</w:t>
      </w:r>
    </w:p>
    <w:p w14:paraId="3704F64B" w14:textId="77777777" w:rsidR="00FE6D6F" w:rsidRPr="00FE6D6F" w:rsidRDefault="00FE6D6F" w:rsidP="00FE6D6F">
      <w:pPr>
        <w:spacing w:after="120"/>
        <w:ind w:left="2268" w:right="1134" w:hanging="1134"/>
        <w:jc w:val="both"/>
      </w:pPr>
      <w:r w:rsidRPr="00FE6D6F">
        <w:t>"6.3.8.</w:t>
      </w:r>
      <w:r w:rsidRPr="00FE6D6F">
        <w:tab/>
        <w:t xml:space="preserve">Tell-tale </w:t>
      </w:r>
    </w:p>
    <w:p w14:paraId="54696B58" w14:textId="77777777" w:rsidR="00FE6D6F" w:rsidRPr="00FE6D6F" w:rsidRDefault="00FE6D6F" w:rsidP="00FE6D6F">
      <w:pPr>
        <w:spacing w:after="120"/>
        <w:ind w:left="2268" w:right="1134"/>
        <w:jc w:val="both"/>
      </w:pPr>
      <w:r w:rsidRPr="00FE6D6F">
        <w:t>Closed-circuit tell-tale mandatory."</w:t>
      </w:r>
    </w:p>
    <w:p w14:paraId="6B47EF79" w14:textId="77777777" w:rsidR="00FE6D6F" w:rsidRPr="00FE6D6F" w:rsidRDefault="00FE6D6F" w:rsidP="00FE6D6F">
      <w:pPr>
        <w:spacing w:after="120"/>
        <w:ind w:left="2268" w:right="1134" w:hanging="1134"/>
        <w:jc w:val="both"/>
      </w:pPr>
      <w:r w:rsidRPr="00FE6D6F">
        <w:rPr>
          <w:i/>
        </w:rPr>
        <w:t>Paragraph 6.4.8.</w:t>
      </w:r>
      <w:r w:rsidRPr="00FE6D6F">
        <w:t>, amend to read:</w:t>
      </w:r>
    </w:p>
    <w:p w14:paraId="41BAF35C" w14:textId="77777777" w:rsidR="00FE6D6F" w:rsidRPr="00FE6D6F" w:rsidRDefault="00FE6D6F" w:rsidP="00FE6D6F">
      <w:pPr>
        <w:spacing w:after="120"/>
        <w:ind w:left="2268" w:right="1134" w:hanging="1134"/>
        <w:jc w:val="both"/>
      </w:pPr>
      <w:r w:rsidRPr="00FE6D6F">
        <w:t>"6.4.8.</w:t>
      </w:r>
      <w:r w:rsidRPr="00FE6D6F">
        <w:tab/>
        <w:t xml:space="preserve">Tell-tale </w:t>
      </w:r>
    </w:p>
    <w:p w14:paraId="3C16FABF" w14:textId="77777777" w:rsidR="00FE6D6F" w:rsidRPr="00FE6D6F" w:rsidRDefault="00FE6D6F" w:rsidP="00FE6D6F">
      <w:pPr>
        <w:spacing w:after="120"/>
        <w:ind w:left="2268" w:right="1134"/>
        <w:jc w:val="both"/>
      </w:pPr>
      <w:r w:rsidRPr="00FE6D6F">
        <w:t>Tell-tale optional, however a tell-tale indicating failure is mandatory if required by the component regulation."</w:t>
      </w:r>
    </w:p>
    <w:p w14:paraId="589E418F" w14:textId="77777777" w:rsidR="00FE6D6F" w:rsidRPr="00FE6D6F" w:rsidRDefault="00FE6D6F" w:rsidP="00FE6D6F">
      <w:pPr>
        <w:spacing w:after="120"/>
        <w:ind w:left="2268" w:right="1134" w:hanging="1134"/>
        <w:jc w:val="both"/>
        <w:rPr>
          <w:szCs w:val="16"/>
        </w:rPr>
      </w:pPr>
      <w:r w:rsidRPr="00FE6D6F">
        <w:rPr>
          <w:i/>
          <w:szCs w:val="16"/>
        </w:rPr>
        <w:t>Paragraph 6.5.7.,</w:t>
      </w:r>
      <w:r w:rsidRPr="00FE6D6F">
        <w:rPr>
          <w:szCs w:val="16"/>
        </w:rPr>
        <w:t xml:space="preserve"> amend to read:</w:t>
      </w:r>
    </w:p>
    <w:p w14:paraId="4A45F26D" w14:textId="77777777" w:rsidR="00FE6D6F" w:rsidRPr="00FE6D6F" w:rsidRDefault="00FE6D6F" w:rsidP="00FE6D6F">
      <w:pPr>
        <w:tabs>
          <w:tab w:val="left" w:pos="6374"/>
        </w:tabs>
        <w:spacing w:after="120"/>
        <w:ind w:left="2268" w:right="1134" w:hanging="1134"/>
        <w:jc w:val="both"/>
      </w:pPr>
      <w:r w:rsidRPr="00FE6D6F">
        <w:rPr>
          <w:lang w:val="en-US"/>
        </w:rPr>
        <w:t>"</w:t>
      </w:r>
      <w:r w:rsidRPr="00FE6D6F">
        <w:t>6.5.7.</w:t>
      </w:r>
      <w:r w:rsidRPr="00FE6D6F">
        <w:tab/>
        <w:t>Electrical connections</w:t>
      </w:r>
    </w:p>
    <w:p w14:paraId="78721384" w14:textId="77777777" w:rsidR="00FE6D6F" w:rsidRPr="00FE6D6F" w:rsidRDefault="00FE6D6F" w:rsidP="00FE6D6F">
      <w:pPr>
        <w:tabs>
          <w:tab w:val="left" w:pos="6374"/>
        </w:tabs>
        <w:spacing w:after="120"/>
        <w:ind w:left="2268" w:right="1134" w:hanging="1134"/>
        <w:jc w:val="both"/>
      </w:pPr>
      <w:r w:rsidRPr="00FE6D6F">
        <w:tab/>
        <w:t>Direction-indicator lamps shall switch ON independently of the other lamps. All direction-indicator lamps on one side of a vehicle shall be switched ON and OFF by means of one control and shall flash in phase.</w:t>
      </w:r>
    </w:p>
    <w:p w14:paraId="4B639993" w14:textId="77777777" w:rsidR="00FE6D6F" w:rsidRPr="00FE6D6F" w:rsidRDefault="00FE6D6F" w:rsidP="00FE6D6F">
      <w:pPr>
        <w:tabs>
          <w:tab w:val="left" w:pos="6374"/>
        </w:tabs>
        <w:spacing w:after="120"/>
        <w:ind w:left="2268" w:right="1134" w:hanging="1134"/>
        <w:jc w:val="both"/>
      </w:pPr>
      <w:r w:rsidRPr="00FE6D6F">
        <w:tab/>
        <w:t>On M</w:t>
      </w:r>
      <w:r w:rsidRPr="00FE6D6F">
        <w:rPr>
          <w:vertAlign w:val="subscript"/>
        </w:rPr>
        <w:t>1</w:t>
      </w:r>
      <w:r w:rsidRPr="00FE6D6F">
        <w:t xml:space="preserve"> and N</w:t>
      </w:r>
      <w:r w:rsidRPr="00FE6D6F">
        <w:rPr>
          <w:vertAlign w:val="subscript"/>
        </w:rPr>
        <w:t>1</w:t>
      </w:r>
      <w:r w:rsidRPr="00FE6D6F">
        <w:t xml:space="preserve"> vehicles less than 6 m in length, with an arrangement complying with paragraph 6.5.5.2. above, the amber side-marker lamps, when mounted, </w:t>
      </w:r>
      <w:r w:rsidRPr="00FE6D6F">
        <w:lastRenderedPageBreak/>
        <w:t>shall also flash at the same frequency (in phase) with the direction-indicator lamps.</w:t>
      </w:r>
    </w:p>
    <w:p w14:paraId="47078886" w14:textId="77777777" w:rsidR="00FE6D6F" w:rsidRPr="00FE6D6F" w:rsidRDefault="00FE6D6F" w:rsidP="00FE6D6F">
      <w:pPr>
        <w:tabs>
          <w:tab w:val="left" w:pos="6374"/>
        </w:tabs>
        <w:spacing w:after="120"/>
        <w:ind w:left="2268" w:right="1134" w:hanging="1134"/>
        <w:jc w:val="both"/>
        <w:rPr>
          <w:bCs/>
        </w:rPr>
      </w:pPr>
      <w:r w:rsidRPr="00FE6D6F">
        <w:tab/>
      </w:r>
      <w:r w:rsidRPr="00FE6D6F">
        <w:rPr>
          <w:bCs/>
        </w:rPr>
        <w:t>A direction indicator capable of being activated in different modes (static or sequential), shall not switch between both modes once activated.</w:t>
      </w:r>
    </w:p>
    <w:p w14:paraId="070D5AA5" w14:textId="77777777" w:rsidR="00FE6D6F" w:rsidRPr="00FE6D6F" w:rsidRDefault="00FE6D6F" w:rsidP="00FE6D6F">
      <w:pPr>
        <w:tabs>
          <w:tab w:val="left" w:pos="6374"/>
        </w:tabs>
        <w:spacing w:after="120"/>
        <w:ind w:left="2268" w:right="1134" w:hanging="1134"/>
        <w:jc w:val="both"/>
        <w:rPr>
          <w:bCs/>
          <w:sz w:val="16"/>
          <w:szCs w:val="16"/>
        </w:rPr>
      </w:pPr>
      <w:r w:rsidRPr="00FE6D6F">
        <w:rPr>
          <w:bCs/>
        </w:rPr>
        <w:tab/>
        <w:t>If two optional lamps (category 2a or 2b) are installed on vehicles in categories M</w:t>
      </w:r>
      <w:r w:rsidRPr="00FE6D6F">
        <w:rPr>
          <w:bCs/>
          <w:vertAlign w:val="subscript"/>
        </w:rPr>
        <w:t>2</w:t>
      </w:r>
      <w:r w:rsidRPr="00FE6D6F">
        <w:rPr>
          <w:bCs/>
        </w:rPr>
        <w:t>, M</w:t>
      </w:r>
      <w:r w:rsidRPr="00FE6D6F">
        <w:rPr>
          <w:bCs/>
          <w:vertAlign w:val="subscript"/>
        </w:rPr>
        <w:t>3</w:t>
      </w:r>
      <w:r w:rsidRPr="00FE6D6F">
        <w:rPr>
          <w:bCs/>
        </w:rPr>
        <w:t>, N</w:t>
      </w:r>
      <w:r w:rsidRPr="00FE6D6F">
        <w:rPr>
          <w:bCs/>
          <w:vertAlign w:val="subscript"/>
        </w:rPr>
        <w:t>2</w:t>
      </w:r>
      <w:r w:rsidRPr="00FE6D6F">
        <w:rPr>
          <w:bCs/>
        </w:rPr>
        <w:t>, N</w:t>
      </w:r>
      <w:r w:rsidRPr="00FE6D6F">
        <w:rPr>
          <w:bCs/>
          <w:vertAlign w:val="subscript"/>
        </w:rPr>
        <w:t>3</w:t>
      </w:r>
      <w:r w:rsidRPr="00FE6D6F">
        <w:rPr>
          <w:bCs/>
        </w:rPr>
        <w:t xml:space="preserve">, they shall be operated in the same mode as the other mandatory rear direction indicator lamps (category 2a or 2b); </w:t>
      </w:r>
      <w:proofErr w:type="gramStart"/>
      <w:r w:rsidRPr="00FE6D6F">
        <w:rPr>
          <w:bCs/>
        </w:rPr>
        <w:t>i.e.</w:t>
      </w:r>
      <w:proofErr w:type="gramEnd"/>
      <w:r w:rsidRPr="00FE6D6F">
        <w:rPr>
          <w:bCs/>
        </w:rPr>
        <w:t xml:space="preserve"> static or sequential."</w:t>
      </w:r>
    </w:p>
    <w:p w14:paraId="265B16E1" w14:textId="77777777" w:rsidR="00FE6D6F" w:rsidRPr="00FE6D6F" w:rsidRDefault="00FE6D6F" w:rsidP="00FE6D6F">
      <w:pPr>
        <w:spacing w:after="120"/>
        <w:ind w:left="414" w:right="1134" w:firstLine="720"/>
        <w:jc w:val="both"/>
        <w:rPr>
          <w:i/>
          <w:iCs/>
        </w:rPr>
      </w:pPr>
      <w:r w:rsidRPr="00FE6D6F">
        <w:rPr>
          <w:i/>
          <w:iCs/>
        </w:rPr>
        <w:t xml:space="preserve">Paragraph 6.5.8., reference to footnote 13, </w:t>
      </w:r>
      <w:r w:rsidRPr="00FE6D6F">
        <w:t>delete</w:t>
      </w:r>
      <w:r w:rsidRPr="00FE6D6F">
        <w:rPr>
          <w:i/>
          <w:iCs/>
        </w:rPr>
        <w:t>.</w:t>
      </w:r>
    </w:p>
    <w:p w14:paraId="0F896C4A" w14:textId="77777777" w:rsidR="00FE6D6F" w:rsidRPr="00FE6D6F" w:rsidRDefault="00FE6D6F" w:rsidP="00FE6D6F">
      <w:pPr>
        <w:spacing w:after="120"/>
        <w:ind w:left="2268" w:right="1134" w:hanging="1134"/>
        <w:jc w:val="both"/>
      </w:pPr>
      <w:r w:rsidRPr="00FE6D6F">
        <w:rPr>
          <w:i/>
        </w:rPr>
        <w:t>Paragraph 6.6.8.</w:t>
      </w:r>
      <w:r w:rsidRPr="00FE6D6F">
        <w:t xml:space="preserve">, for "circuit-closed" read "closed-circuit".  </w:t>
      </w:r>
    </w:p>
    <w:p w14:paraId="260C0F5A" w14:textId="77777777" w:rsidR="00FE6D6F" w:rsidRPr="00FE6D6F" w:rsidRDefault="00FE6D6F" w:rsidP="00FE6D6F">
      <w:pPr>
        <w:spacing w:after="120"/>
        <w:ind w:left="2268" w:right="1134" w:hanging="1134"/>
        <w:jc w:val="both"/>
      </w:pPr>
      <w:r w:rsidRPr="00FE6D6F">
        <w:rPr>
          <w:i/>
        </w:rPr>
        <w:t>Paragraph 6.7.8.</w:t>
      </w:r>
      <w:r w:rsidRPr="00FE6D6F">
        <w:t>, amend to read:</w:t>
      </w:r>
    </w:p>
    <w:p w14:paraId="37B5B993" w14:textId="77777777" w:rsidR="00FE6D6F" w:rsidRPr="00FE6D6F" w:rsidRDefault="00FE6D6F" w:rsidP="00FE6D6F">
      <w:pPr>
        <w:spacing w:after="120"/>
        <w:ind w:left="2268" w:right="1134" w:hanging="1134"/>
        <w:jc w:val="both"/>
      </w:pPr>
      <w:r w:rsidRPr="00FE6D6F">
        <w:t>“6.7.8.</w:t>
      </w:r>
      <w:r w:rsidRPr="00FE6D6F">
        <w:tab/>
        <w:t xml:space="preserve">Tell-tale </w:t>
      </w:r>
    </w:p>
    <w:p w14:paraId="519D19FD" w14:textId="77777777" w:rsidR="00FE6D6F" w:rsidRPr="00FE6D6F" w:rsidRDefault="00FE6D6F" w:rsidP="00FE6D6F">
      <w:pPr>
        <w:spacing w:after="120"/>
        <w:ind w:left="2268" w:right="1134"/>
        <w:jc w:val="both"/>
        <w:rPr>
          <w:bCs/>
          <w:i/>
          <w:strike/>
        </w:rPr>
      </w:pPr>
      <w:r w:rsidRPr="00FE6D6F">
        <w:t>Tell-tale optional, however a tell-tale indicating failure is mandatory if required by the component regulation.</w:t>
      </w:r>
      <w:r w:rsidRPr="00FE6D6F">
        <w:rPr>
          <w:bCs/>
        </w:rPr>
        <w:t>”</w:t>
      </w:r>
    </w:p>
    <w:p w14:paraId="12FAD3BB" w14:textId="77777777" w:rsidR="00FE6D6F" w:rsidRPr="00FE6D6F" w:rsidRDefault="00FE6D6F" w:rsidP="00FE6D6F">
      <w:pPr>
        <w:spacing w:after="120"/>
        <w:ind w:left="2268" w:right="1134" w:hanging="1134"/>
        <w:jc w:val="both"/>
      </w:pPr>
      <w:r w:rsidRPr="00FE6D6F">
        <w:rPr>
          <w:i/>
        </w:rPr>
        <w:t>Paragraph 6.9.8.</w:t>
      </w:r>
      <w:r w:rsidRPr="00FE6D6F">
        <w:t xml:space="preserve">, for "Circuit-closed" read "Closed-circuit". </w:t>
      </w:r>
    </w:p>
    <w:p w14:paraId="3B997816" w14:textId="77777777" w:rsidR="00FE6D6F" w:rsidRPr="00FE6D6F" w:rsidRDefault="00FE6D6F" w:rsidP="00FE6D6F">
      <w:pPr>
        <w:spacing w:after="120"/>
        <w:ind w:left="2268" w:right="1134" w:hanging="1134"/>
        <w:jc w:val="both"/>
      </w:pPr>
      <w:r w:rsidRPr="00FE6D6F">
        <w:rPr>
          <w:i/>
        </w:rPr>
        <w:t>Paragraph 6.10.8.</w:t>
      </w:r>
      <w:r w:rsidRPr="00FE6D6F">
        <w:t xml:space="preserve">, for "Circuit-closed" read "Closed-circuit".  </w:t>
      </w:r>
    </w:p>
    <w:p w14:paraId="09A0C4F4" w14:textId="77777777" w:rsidR="00FE6D6F" w:rsidRPr="00FE6D6F" w:rsidRDefault="00FE6D6F" w:rsidP="00FE6D6F">
      <w:pPr>
        <w:spacing w:after="120"/>
        <w:ind w:left="2268" w:right="1134" w:hanging="1134"/>
        <w:jc w:val="both"/>
      </w:pPr>
      <w:r w:rsidRPr="00FE6D6F">
        <w:rPr>
          <w:i/>
        </w:rPr>
        <w:t>Paragraph 6.11.8.</w:t>
      </w:r>
      <w:r w:rsidRPr="00FE6D6F">
        <w:t>, amend to read:</w:t>
      </w:r>
    </w:p>
    <w:p w14:paraId="77B079C3" w14:textId="77777777" w:rsidR="00FE6D6F" w:rsidRPr="00FE6D6F" w:rsidRDefault="00FE6D6F" w:rsidP="00FE6D6F">
      <w:pPr>
        <w:spacing w:after="120"/>
        <w:ind w:left="2268" w:right="1134" w:hanging="1134"/>
        <w:jc w:val="both"/>
      </w:pPr>
      <w:r w:rsidRPr="00FE6D6F">
        <w:t>"6.11.8.</w:t>
      </w:r>
      <w:r w:rsidRPr="00FE6D6F">
        <w:tab/>
        <w:t xml:space="preserve">Tell-tale </w:t>
      </w:r>
    </w:p>
    <w:p w14:paraId="483C25BA" w14:textId="77777777" w:rsidR="00FE6D6F" w:rsidRPr="00FE6D6F" w:rsidRDefault="00FE6D6F" w:rsidP="00FE6D6F">
      <w:pPr>
        <w:spacing w:after="120"/>
        <w:ind w:left="2268" w:right="1134"/>
        <w:jc w:val="both"/>
      </w:pPr>
      <w:r w:rsidRPr="00FE6D6F">
        <w:t>Closed-circuit tell-tale mandatory.</w:t>
      </w:r>
    </w:p>
    <w:p w14:paraId="46801C06" w14:textId="77777777" w:rsidR="00FE6D6F" w:rsidRPr="00FE6D6F" w:rsidRDefault="00FE6D6F" w:rsidP="00FE6D6F">
      <w:pPr>
        <w:spacing w:after="120"/>
        <w:ind w:left="2268" w:right="1134"/>
        <w:jc w:val="both"/>
      </w:pPr>
      <w:r w:rsidRPr="00FE6D6F">
        <w:t>A tell-tale indicating failure is mandatory if required by the component regulation."</w:t>
      </w:r>
    </w:p>
    <w:p w14:paraId="3BBFE8A6" w14:textId="77777777" w:rsidR="00FE6D6F" w:rsidRPr="00FE6D6F" w:rsidRDefault="00FE6D6F" w:rsidP="00FE6D6F">
      <w:pPr>
        <w:spacing w:after="120"/>
        <w:ind w:left="2268" w:right="1134" w:hanging="1134"/>
        <w:jc w:val="both"/>
      </w:pPr>
      <w:r w:rsidRPr="00FE6D6F">
        <w:rPr>
          <w:i/>
        </w:rPr>
        <w:t>Paragraph 6.12.8.</w:t>
      </w:r>
      <w:r w:rsidRPr="00FE6D6F">
        <w:t>, amend to read:</w:t>
      </w:r>
    </w:p>
    <w:p w14:paraId="4C4CF34F" w14:textId="77777777" w:rsidR="00FE6D6F" w:rsidRPr="00FE6D6F" w:rsidRDefault="00FE6D6F" w:rsidP="00FE6D6F">
      <w:pPr>
        <w:spacing w:after="120"/>
        <w:ind w:left="2268" w:right="1134" w:hanging="1134"/>
        <w:jc w:val="both"/>
      </w:pPr>
      <w:r w:rsidRPr="00FE6D6F">
        <w:t>"6.12.8.</w:t>
      </w:r>
      <w:r w:rsidRPr="00FE6D6F">
        <w:tab/>
        <w:t xml:space="preserve">Tell-tale </w:t>
      </w:r>
    </w:p>
    <w:p w14:paraId="3F1EF0B8" w14:textId="77777777" w:rsidR="00FE6D6F" w:rsidRPr="00FE6D6F" w:rsidRDefault="00FE6D6F" w:rsidP="00FE6D6F">
      <w:pPr>
        <w:spacing w:after="120"/>
        <w:ind w:left="2268" w:right="1134"/>
        <w:jc w:val="both"/>
      </w:pPr>
      <w:r w:rsidRPr="00FE6D6F">
        <w:t>Closed-circuit tell-tale optional. If there is one, it shall not be possible to confuse it with the tell-tale for the front and rear position lamps.</w:t>
      </w:r>
    </w:p>
    <w:p w14:paraId="2105A693" w14:textId="77777777" w:rsidR="00FE6D6F" w:rsidRPr="00FE6D6F" w:rsidRDefault="00FE6D6F" w:rsidP="00FE6D6F">
      <w:pPr>
        <w:spacing w:after="120"/>
        <w:ind w:left="2268" w:right="1134"/>
        <w:jc w:val="both"/>
      </w:pPr>
      <w:r w:rsidRPr="00FE6D6F">
        <w:t>However, a tell-tale indicating failure is mandatory if required by the component regulation."</w:t>
      </w:r>
    </w:p>
    <w:p w14:paraId="70D4262C" w14:textId="77777777" w:rsidR="00FE6D6F" w:rsidRPr="00FE6D6F" w:rsidRDefault="00FE6D6F" w:rsidP="00FE6D6F">
      <w:pPr>
        <w:spacing w:after="120"/>
        <w:ind w:left="2268" w:right="1134" w:hanging="1134"/>
        <w:jc w:val="both"/>
      </w:pPr>
      <w:r w:rsidRPr="00FE6D6F">
        <w:rPr>
          <w:i/>
        </w:rPr>
        <w:t>Paragraph 6.18.8.</w:t>
      </w:r>
      <w:r w:rsidRPr="00FE6D6F">
        <w:t>, amend to read:</w:t>
      </w:r>
    </w:p>
    <w:p w14:paraId="15C95ED9" w14:textId="77777777" w:rsidR="00FE6D6F" w:rsidRPr="00FE6D6F" w:rsidRDefault="00FE6D6F" w:rsidP="00FE6D6F">
      <w:pPr>
        <w:spacing w:after="120"/>
        <w:ind w:left="2268" w:right="1134" w:hanging="1134"/>
        <w:jc w:val="both"/>
      </w:pPr>
      <w:r w:rsidRPr="00FE6D6F">
        <w:t>"6.18.8.</w:t>
      </w:r>
      <w:r w:rsidRPr="00FE6D6F">
        <w:tab/>
        <w:t xml:space="preserve">Tell-tale </w:t>
      </w:r>
    </w:p>
    <w:p w14:paraId="69485DDB" w14:textId="77777777" w:rsidR="00FE6D6F" w:rsidRPr="00FE6D6F" w:rsidRDefault="00FE6D6F" w:rsidP="00FE6D6F">
      <w:pPr>
        <w:spacing w:after="120"/>
        <w:ind w:left="2268" w:right="1134"/>
        <w:jc w:val="both"/>
      </w:pPr>
      <w:r w:rsidRPr="00FE6D6F">
        <w:t xml:space="preserve">Tell-tale optional. If it </w:t>
      </w:r>
      <w:proofErr w:type="gramStart"/>
      <w:r w:rsidRPr="00FE6D6F">
        <w:t>exists</w:t>
      </w:r>
      <w:proofErr w:type="gramEnd"/>
      <w:r w:rsidRPr="00FE6D6F">
        <w:t xml:space="preserve"> its function shall be carried out by the tell-tale required for the front and rear position lamps.</w:t>
      </w:r>
    </w:p>
    <w:p w14:paraId="18458F26" w14:textId="77777777" w:rsidR="00FE6D6F" w:rsidRPr="00FE6D6F" w:rsidRDefault="00FE6D6F" w:rsidP="00FE6D6F">
      <w:pPr>
        <w:spacing w:after="120"/>
        <w:ind w:left="2268" w:right="1134"/>
        <w:jc w:val="both"/>
      </w:pPr>
      <w:r w:rsidRPr="00FE6D6F">
        <w:t>However, a tell-tale indicating failure is mandatory if required by the component regulation."</w:t>
      </w:r>
    </w:p>
    <w:p w14:paraId="3F91708F" w14:textId="77777777" w:rsidR="00FE6D6F" w:rsidRPr="00FE6D6F" w:rsidRDefault="00FE6D6F" w:rsidP="00FE6D6F">
      <w:pPr>
        <w:spacing w:after="120"/>
        <w:ind w:left="2268" w:right="1134" w:hanging="1134"/>
        <w:jc w:val="both"/>
        <w:rPr>
          <w:szCs w:val="16"/>
        </w:rPr>
      </w:pPr>
      <w:r w:rsidRPr="00FE6D6F">
        <w:rPr>
          <w:i/>
          <w:szCs w:val="16"/>
        </w:rPr>
        <w:t>Paragraph 6.18.9.,</w:t>
      </w:r>
      <w:r w:rsidRPr="00FE6D6F">
        <w:rPr>
          <w:szCs w:val="16"/>
        </w:rPr>
        <w:t xml:space="preserve"> amend to read:</w:t>
      </w:r>
    </w:p>
    <w:p w14:paraId="4997E9ED" w14:textId="77777777" w:rsidR="00FE6D6F" w:rsidRPr="00FE6D6F" w:rsidRDefault="00FE6D6F" w:rsidP="00FE6D6F">
      <w:pPr>
        <w:tabs>
          <w:tab w:val="left" w:pos="6374"/>
        </w:tabs>
        <w:spacing w:after="120"/>
        <w:ind w:left="2268" w:right="1134" w:hanging="1134"/>
        <w:jc w:val="both"/>
      </w:pPr>
      <w:r w:rsidRPr="00FE6D6F">
        <w:rPr>
          <w:lang w:val="en-US"/>
        </w:rPr>
        <w:t>"</w:t>
      </w:r>
      <w:r w:rsidRPr="00FE6D6F">
        <w:t>6.18.9.</w:t>
      </w:r>
      <w:r w:rsidRPr="00FE6D6F">
        <w:tab/>
        <w:t>Other requirements</w:t>
      </w:r>
    </w:p>
    <w:p w14:paraId="63F609FA" w14:textId="77777777" w:rsidR="00FE6D6F" w:rsidRPr="00FE6D6F" w:rsidRDefault="00FE6D6F" w:rsidP="00FE6D6F">
      <w:pPr>
        <w:tabs>
          <w:tab w:val="left" w:pos="6374"/>
        </w:tabs>
        <w:spacing w:after="120"/>
        <w:ind w:left="2268" w:right="1134" w:hanging="1134"/>
        <w:jc w:val="both"/>
      </w:pPr>
      <w:r w:rsidRPr="00FE6D6F">
        <w:tab/>
        <w:t>When the rearmost side-marker lamp is combined with the rear position lamp reciprocally incorporated with the rear fog-lamp or stop lamp, the photometric characteristics of the side-marker lamp may be modified during the entire time of the rear fog lamp or stop lamp are switched ON.</w:t>
      </w:r>
    </w:p>
    <w:p w14:paraId="70E9B6B3" w14:textId="77777777" w:rsidR="00FE6D6F" w:rsidRPr="00FE6D6F" w:rsidRDefault="00FE6D6F" w:rsidP="00FE6D6F">
      <w:pPr>
        <w:tabs>
          <w:tab w:val="left" w:pos="6374"/>
        </w:tabs>
        <w:spacing w:after="120"/>
        <w:ind w:left="2268" w:right="1134" w:hanging="1134"/>
        <w:jc w:val="both"/>
      </w:pPr>
      <w:r w:rsidRPr="00FE6D6F">
        <w:tab/>
        <w:t>Rear side-marker lamps shall be amber if they flash with the rear direction-indicator lamp.</w:t>
      </w:r>
    </w:p>
    <w:p w14:paraId="5112ED08" w14:textId="77777777" w:rsidR="00FE6D6F" w:rsidRPr="00FE6D6F" w:rsidRDefault="00FE6D6F" w:rsidP="00FE6D6F">
      <w:pPr>
        <w:tabs>
          <w:tab w:val="left" w:pos="6374"/>
        </w:tabs>
        <w:spacing w:after="120"/>
        <w:ind w:left="2268" w:right="1134" w:hanging="1134"/>
        <w:jc w:val="both"/>
        <w:rPr>
          <w:bCs/>
        </w:rPr>
      </w:pPr>
      <w:r w:rsidRPr="00FE6D6F">
        <w:tab/>
      </w:r>
      <w:r w:rsidRPr="00FE6D6F">
        <w:rPr>
          <w:bCs/>
        </w:rPr>
        <w:t>When an optional side-marker lamp is grouped or combined with a position lamp that is reciprocally incorporated or grouped with the direction indicator, the electrical connection of the side-marker lamp on the relevant side of the vehicle may be such that it is switched OFF during the entire period (both ON and OFF cycle) of activation of the direction indicator lamp."</w:t>
      </w:r>
    </w:p>
    <w:p w14:paraId="5F02904F" w14:textId="77777777" w:rsidR="00FE6D6F" w:rsidRDefault="00FE6D6F" w:rsidP="00FE6D6F">
      <w:pPr>
        <w:spacing w:after="120"/>
        <w:ind w:left="1134" w:right="1134"/>
        <w:jc w:val="both"/>
        <w:rPr>
          <w:rFonts w:eastAsia="SimSun"/>
          <w:lang w:val="en-US" w:eastAsia="zh-CN"/>
        </w:rPr>
      </w:pPr>
      <w:r w:rsidRPr="00FE6D6F">
        <w:rPr>
          <w:i/>
          <w:iCs/>
        </w:rPr>
        <w:lastRenderedPageBreak/>
        <w:t xml:space="preserve">Paragraph </w:t>
      </w:r>
      <w:r w:rsidRPr="00FE6D6F">
        <w:rPr>
          <w:rFonts w:hint="eastAsia"/>
          <w:i/>
          <w:iCs/>
        </w:rPr>
        <w:t>6.19</w:t>
      </w:r>
      <w:r w:rsidRPr="00FE6D6F">
        <w:rPr>
          <w:i/>
          <w:iCs/>
        </w:rPr>
        <w:t xml:space="preserve">., </w:t>
      </w:r>
      <w:r w:rsidRPr="00FE6D6F">
        <w:rPr>
          <w:rFonts w:eastAsia="SimSun" w:hint="eastAsia"/>
          <w:i/>
          <w:iCs/>
          <w:lang w:val="en-US" w:eastAsia="zh-CN"/>
        </w:rPr>
        <w:t>headline</w:t>
      </w:r>
      <w:r w:rsidRPr="00FE6D6F">
        <w:rPr>
          <w:rFonts w:eastAsia="SimSun"/>
          <w:i/>
          <w:iCs/>
          <w:lang w:val="en-US" w:eastAsia="zh-CN"/>
        </w:rPr>
        <w:t xml:space="preserve">, </w:t>
      </w:r>
      <w:r w:rsidRPr="00FE6D6F">
        <w:rPr>
          <w:rFonts w:eastAsia="SimSun"/>
          <w:lang w:val="en-US" w:eastAsia="zh-CN"/>
        </w:rPr>
        <w:t xml:space="preserve">for </w:t>
      </w:r>
      <w:r w:rsidRPr="00FE6D6F">
        <w:t>"</w:t>
      </w:r>
      <w:proofErr w:type="gramStart"/>
      <w:r w:rsidRPr="00FE6D6F">
        <w:rPr>
          <w:rFonts w:hint="eastAsia"/>
        </w:rPr>
        <w:t>Day</w:t>
      </w:r>
      <w:r w:rsidRPr="00FE6D6F">
        <w:rPr>
          <w:rFonts w:eastAsia="SimSun" w:hint="eastAsia"/>
          <w:lang w:val="en-US" w:eastAsia="zh-CN"/>
        </w:rPr>
        <w:t>-</w:t>
      </w:r>
      <w:r w:rsidRPr="00FE6D6F">
        <w:rPr>
          <w:rFonts w:hint="eastAsia"/>
        </w:rPr>
        <w:t>time</w:t>
      </w:r>
      <w:proofErr w:type="gramEnd"/>
      <w:r w:rsidRPr="00FE6D6F">
        <w:t>" read "</w:t>
      </w:r>
      <w:r w:rsidRPr="00FE6D6F">
        <w:rPr>
          <w:rFonts w:eastAsia="SimSun" w:hint="eastAsia"/>
          <w:lang w:val="en-US" w:eastAsia="zh-CN"/>
        </w:rPr>
        <w:t>Daytime</w:t>
      </w:r>
      <w:r w:rsidRPr="00FE6D6F">
        <w:rPr>
          <w:rFonts w:eastAsia="SimSun"/>
          <w:lang w:val="en-US" w:eastAsia="zh-CN"/>
        </w:rPr>
        <w:t xml:space="preserve">". </w:t>
      </w:r>
    </w:p>
    <w:p w14:paraId="7C6D3930" w14:textId="47493853" w:rsidR="00FE6D6F" w:rsidRPr="00FE6D6F" w:rsidRDefault="00FE6D6F" w:rsidP="00FE6D6F">
      <w:pPr>
        <w:spacing w:after="120"/>
        <w:ind w:left="1134" w:right="1134"/>
        <w:jc w:val="both"/>
      </w:pPr>
      <w:r w:rsidRPr="00FE6D6F">
        <w:rPr>
          <w:i/>
        </w:rPr>
        <w:t xml:space="preserve">Paragraph 6.20., </w:t>
      </w:r>
      <w:r w:rsidRPr="00FE6D6F">
        <w:rPr>
          <w:rFonts w:eastAsia="MS Mincho"/>
        </w:rPr>
        <w:t>amend</w:t>
      </w:r>
      <w:r w:rsidRPr="00FE6D6F">
        <w:t xml:space="preserve"> to read:</w:t>
      </w:r>
    </w:p>
    <w:p w14:paraId="0537E84B" w14:textId="77777777" w:rsidR="00FE6D6F" w:rsidRPr="00FE6D6F" w:rsidRDefault="00FE6D6F" w:rsidP="00FE6D6F">
      <w:pPr>
        <w:spacing w:after="120"/>
        <w:ind w:left="2268" w:right="1134" w:hanging="1134"/>
        <w:jc w:val="both"/>
        <w:rPr>
          <w:lang w:val="en-US"/>
        </w:rPr>
      </w:pPr>
      <w:r w:rsidRPr="00FE6D6F">
        <w:rPr>
          <w:lang w:val="en-US"/>
        </w:rPr>
        <w:t>"6.20.</w:t>
      </w:r>
      <w:r w:rsidRPr="00FE6D6F">
        <w:rPr>
          <w:lang w:val="en-US"/>
        </w:rPr>
        <w:tab/>
        <w:t xml:space="preserve">Cornering lamp </w:t>
      </w:r>
      <w:r w:rsidRPr="00FE6D6F">
        <w:rPr>
          <w:bCs/>
          <w:lang w:val="en-US"/>
        </w:rPr>
        <w:t xml:space="preserve">(UN </w:t>
      </w:r>
      <w:r w:rsidRPr="00FE6D6F">
        <w:rPr>
          <w:lang w:val="en-US"/>
        </w:rPr>
        <w:t>Regulation No. 119 or 149)"</w:t>
      </w:r>
    </w:p>
    <w:p w14:paraId="4CD7307B" w14:textId="77777777" w:rsidR="00FE6D6F" w:rsidRPr="00FE6D6F" w:rsidRDefault="00FE6D6F" w:rsidP="00FE6D6F">
      <w:pPr>
        <w:spacing w:after="120"/>
        <w:ind w:left="2268" w:right="1134" w:hanging="1134"/>
        <w:jc w:val="both"/>
      </w:pPr>
      <w:r w:rsidRPr="00FE6D6F">
        <w:rPr>
          <w:i/>
        </w:rPr>
        <w:t>Paragraph 6.20.8.</w:t>
      </w:r>
      <w:r w:rsidRPr="00FE6D6F">
        <w:t>, amend to read:</w:t>
      </w:r>
    </w:p>
    <w:p w14:paraId="766BB11A" w14:textId="77777777" w:rsidR="00FE6D6F" w:rsidRPr="00FE6D6F" w:rsidRDefault="00FE6D6F" w:rsidP="00FE6D6F">
      <w:pPr>
        <w:spacing w:after="120"/>
        <w:ind w:left="2268" w:right="1134" w:hanging="1134"/>
        <w:jc w:val="both"/>
      </w:pPr>
      <w:r w:rsidRPr="00FE6D6F">
        <w:t>"6.20.8.</w:t>
      </w:r>
      <w:r w:rsidRPr="00FE6D6F">
        <w:tab/>
        <w:t xml:space="preserve">Tell-tale </w:t>
      </w:r>
    </w:p>
    <w:p w14:paraId="1C762B28" w14:textId="77777777" w:rsidR="00FE6D6F" w:rsidRPr="00FE6D6F" w:rsidRDefault="00FE6D6F" w:rsidP="00FE6D6F">
      <w:pPr>
        <w:spacing w:after="120"/>
        <w:ind w:left="2268" w:right="1134"/>
        <w:jc w:val="both"/>
      </w:pPr>
      <w:r w:rsidRPr="00FE6D6F">
        <w:t>None. However, a tell-tale indicating failure is mandatory if required by the component regulation."</w:t>
      </w:r>
    </w:p>
    <w:p w14:paraId="7C6268FB" w14:textId="77777777" w:rsidR="00FE6D6F" w:rsidRPr="00FE6D6F" w:rsidRDefault="00FE6D6F" w:rsidP="00FE6D6F">
      <w:pPr>
        <w:spacing w:after="120"/>
        <w:ind w:left="2268" w:right="1134" w:hanging="1134"/>
        <w:jc w:val="both"/>
      </w:pPr>
      <w:r w:rsidRPr="00FE6D6F">
        <w:rPr>
          <w:i/>
          <w:iCs/>
        </w:rPr>
        <w:t xml:space="preserve">Paragraph 6.22.4.1.2., footnote 14, </w:t>
      </w:r>
      <w:r w:rsidRPr="00FE6D6F">
        <w:t xml:space="preserve">renumber to 13. </w:t>
      </w:r>
    </w:p>
    <w:p w14:paraId="66626203" w14:textId="77777777" w:rsidR="00FE6D6F" w:rsidRPr="00FE6D6F" w:rsidRDefault="00FE6D6F" w:rsidP="00FE6D6F">
      <w:pPr>
        <w:spacing w:after="120"/>
        <w:ind w:left="2268" w:right="1134" w:hanging="1134"/>
        <w:jc w:val="both"/>
      </w:pPr>
      <w:r w:rsidRPr="00FE6D6F">
        <w:rPr>
          <w:i/>
        </w:rPr>
        <w:t>Paragraph 6.22.7.4.3.</w:t>
      </w:r>
      <w:r w:rsidRPr="00FE6D6F">
        <w:t>, amend to read:</w:t>
      </w:r>
    </w:p>
    <w:p w14:paraId="6756FE9B" w14:textId="77777777" w:rsidR="00FE6D6F" w:rsidRPr="00FE6D6F" w:rsidRDefault="00FE6D6F" w:rsidP="00FE6D6F">
      <w:pPr>
        <w:tabs>
          <w:tab w:val="left" w:pos="-1440"/>
          <w:tab w:val="left" w:pos="-720"/>
          <w:tab w:val="left" w:pos="2268"/>
        </w:tabs>
        <w:spacing w:after="120" w:line="240" w:lineRule="exact"/>
        <w:ind w:left="2268" w:right="1134" w:hanging="1134"/>
        <w:jc w:val="both"/>
        <w:rPr>
          <w:bCs/>
        </w:rPr>
      </w:pPr>
      <w:r w:rsidRPr="00FE6D6F">
        <w:rPr>
          <w:bCs/>
        </w:rPr>
        <w:t>"6.22.7.4.3.</w:t>
      </w:r>
      <w:r w:rsidRPr="00FE6D6F">
        <w:rPr>
          <w:bCs/>
        </w:rPr>
        <w:tab/>
        <w:t>The class E mode(s) of the passing-beam shall not operate unless the vehicle's speed exceeds 60 km/h and one or more of the following conditions is/are automatically detected:</w:t>
      </w:r>
    </w:p>
    <w:p w14:paraId="0F726145" w14:textId="77777777" w:rsidR="00FE6D6F" w:rsidRPr="00FE6D6F" w:rsidRDefault="00FE6D6F" w:rsidP="00FE6D6F">
      <w:pPr>
        <w:spacing w:after="120"/>
        <w:ind w:left="2835" w:right="1134" w:hanging="567"/>
        <w:jc w:val="both"/>
      </w:pPr>
      <w:r w:rsidRPr="00FE6D6F">
        <w:t>(a)</w:t>
      </w:r>
      <w:r w:rsidRPr="00FE6D6F">
        <w:tab/>
        <w:t xml:space="preserve">The road characteristics correspond to motorway </w:t>
      </w:r>
      <w:proofErr w:type="gramStart"/>
      <w:r w:rsidRPr="00FE6D6F">
        <w:t>conditions</w:t>
      </w:r>
      <w:r w:rsidRPr="00FE6D6F">
        <w:rPr>
          <w:b/>
          <w:bCs/>
          <w:vertAlign w:val="superscript"/>
        </w:rPr>
        <w:t>14</w:t>
      </w:r>
      <w:proofErr w:type="gramEnd"/>
      <w:r w:rsidRPr="00FE6D6F">
        <w:t xml:space="preserve"> or the vehicle's speed exceeds 110 km/h (E-signal applies); </w:t>
      </w:r>
    </w:p>
    <w:p w14:paraId="320A4931" w14:textId="77777777" w:rsidR="00FE6D6F" w:rsidRPr="00FE6D6F" w:rsidRDefault="00FE6D6F" w:rsidP="00FE6D6F">
      <w:pPr>
        <w:spacing w:after="120"/>
        <w:ind w:left="2835" w:right="1134" w:hanging="567"/>
        <w:jc w:val="both"/>
      </w:pPr>
      <w:r w:rsidRPr="00FE6D6F">
        <w:t>(b)</w:t>
      </w:r>
      <w:r w:rsidRPr="00FE6D6F">
        <w:tab/>
        <w:t>In case of a class E mode of the passing-beam which, according to the system's approval documents /communication sheet, complies with a "data set" of UN Regulation No. 123, Annex 3, Table 6, or of UN Regulation No. 149, Table 14 only.</w:t>
      </w:r>
    </w:p>
    <w:p w14:paraId="4FA6AE52" w14:textId="77777777" w:rsidR="00FE6D6F" w:rsidRPr="00FE6D6F" w:rsidRDefault="00FE6D6F" w:rsidP="00FE6D6F">
      <w:pPr>
        <w:tabs>
          <w:tab w:val="left" w:pos="-1440"/>
          <w:tab w:val="left" w:pos="-720"/>
        </w:tabs>
        <w:spacing w:after="120" w:line="240" w:lineRule="exact"/>
        <w:ind w:left="2835" w:right="1134"/>
        <w:jc w:val="both"/>
        <w:rPr>
          <w:bCs/>
        </w:rPr>
      </w:pPr>
      <w:r w:rsidRPr="00FE6D6F">
        <w:rPr>
          <w:bCs/>
        </w:rPr>
        <w:t>Data set E1: the vehicle's speed exceeds 100 km/h (E1-signal applies</w:t>
      </w:r>
      <w:proofErr w:type="gramStart"/>
      <w:r w:rsidRPr="00FE6D6F">
        <w:rPr>
          <w:bCs/>
        </w:rPr>
        <w:t>);</w:t>
      </w:r>
      <w:proofErr w:type="gramEnd"/>
    </w:p>
    <w:p w14:paraId="487A719B" w14:textId="77777777" w:rsidR="00FE6D6F" w:rsidRPr="00FE6D6F" w:rsidRDefault="00FE6D6F" w:rsidP="00FE6D6F">
      <w:pPr>
        <w:tabs>
          <w:tab w:val="left" w:pos="-1440"/>
          <w:tab w:val="left" w:pos="-720"/>
        </w:tabs>
        <w:spacing w:after="120" w:line="240" w:lineRule="exact"/>
        <w:ind w:left="2835" w:right="1134"/>
        <w:jc w:val="both"/>
        <w:rPr>
          <w:bCs/>
        </w:rPr>
      </w:pPr>
      <w:r w:rsidRPr="00FE6D6F">
        <w:rPr>
          <w:bCs/>
        </w:rPr>
        <w:tab/>
        <w:t>Data set E2: the vehicle's speed exceeds 90 km/h (E2-signal applies</w:t>
      </w:r>
      <w:proofErr w:type="gramStart"/>
      <w:r w:rsidRPr="00FE6D6F">
        <w:rPr>
          <w:bCs/>
        </w:rPr>
        <w:t>);</w:t>
      </w:r>
      <w:proofErr w:type="gramEnd"/>
    </w:p>
    <w:p w14:paraId="1C651DC7" w14:textId="77777777" w:rsidR="00FE6D6F" w:rsidRPr="00FE6D6F" w:rsidRDefault="00FE6D6F" w:rsidP="00FE6D6F">
      <w:pPr>
        <w:spacing w:after="120"/>
        <w:ind w:left="1134" w:right="1134"/>
        <w:jc w:val="both"/>
        <w:rPr>
          <w:bCs/>
          <w:iCs/>
          <w:szCs w:val="16"/>
        </w:rPr>
      </w:pPr>
      <w:r w:rsidRPr="00FE6D6F">
        <w:rPr>
          <w:bCs/>
        </w:rPr>
        <w:tab/>
      </w:r>
      <w:r w:rsidRPr="00FE6D6F">
        <w:rPr>
          <w:bCs/>
        </w:rPr>
        <w:tab/>
      </w:r>
      <w:r w:rsidRPr="00FE6D6F">
        <w:rPr>
          <w:bCs/>
        </w:rPr>
        <w:tab/>
      </w:r>
      <w:r w:rsidRPr="00FE6D6F">
        <w:rPr>
          <w:bCs/>
        </w:rPr>
        <w:tab/>
        <w:t>Data set E3: the vehicle's speed exceeds 80 km/h (E3-signal applies)."</w:t>
      </w:r>
    </w:p>
    <w:p w14:paraId="6E34264B" w14:textId="77777777" w:rsidR="00FE6D6F" w:rsidRPr="00FE6D6F" w:rsidRDefault="00FE6D6F" w:rsidP="00FE6D6F">
      <w:pPr>
        <w:spacing w:after="120"/>
        <w:ind w:left="2268" w:right="1134" w:hanging="1134"/>
        <w:jc w:val="both"/>
      </w:pPr>
      <w:r w:rsidRPr="00FE6D6F">
        <w:rPr>
          <w:i/>
          <w:iCs/>
        </w:rPr>
        <w:t>Paragraph 6.22.7.4.5., footnote 16,</w:t>
      </w:r>
      <w:r w:rsidRPr="00FE6D6F">
        <w:t xml:space="preserve"> renumber to 15.</w:t>
      </w:r>
    </w:p>
    <w:p w14:paraId="61AE04A1" w14:textId="77777777" w:rsidR="00FE6D6F" w:rsidRPr="00FE6D6F" w:rsidRDefault="00FE6D6F" w:rsidP="00FE6D6F">
      <w:pPr>
        <w:spacing w:after="120"/>
        <w:ind w:left="2268" w:right="1134" w:hanging="1134"/>
        <w:jc w:val="both"/>
        <w:rPr>
          <w:szCs w:val="16"/>
        </w:rPr>
      </w:pPr>
      <w:r w:rsidRPr="00FE6D6F">
        <w:rPr>
          <w:i/>
          <w:szCs w:val="16"/>
        </w:rPr>
        <w:t>Paragraph 6.22.9.1.,</w:t>
      </w:r>
      <w:r w:rsidRPr="00FE6D6F">
        <w:rPr>
          <w:szCs w:val="16"/>
        </w:rPr>
        <w:t xml:space="preserve"> amend to read:</w:t>
      </w:r>
    </w:p>
    <w:p w14:paraId="6BF47837" w14:textId="77777777" w:rsidR="00FE6D6F" w:rsidRPr="00FE6D6F" w:rsidRDefault="00FE6D6F" w:rsidP="00FE6D6F">
      <w:pPr>
        <w:spacing w:after="120"/>
        <w:ind w:left="2268" w:right="1134" w:hanging="1134"/>
        <w:jc w:val="both"/>
      </w:pPr>
      <w:r w:rsidRPr="00FE6D6F">
        <w:rPr>
          <w:lang w:val="en-US"/>
        </w:rPr>
        <w:t>"</w:t>
      </w:r>
      <w:r w:rsidRPr="00FE6D6F">
        <w:t>6.22.9.1.</w:t>
      </w:r>
      <w:r w:rsidRPr="00FE6D6F">
        <w:tab/>
        <w:t>An AFS shall be permitted only in conjunction with the installation of headlamp cleaning device(s) according to UN Regulation No. 45</w:t>
      </w:r>
      <w:r w:rsidRPr="00FE6D6F">
        <w:rPr>
          <w:strike/>
          <w:vertAlign w:val="superscript"/>
        </w:rPr>
        <w:t>17</w:t>
      </w:r>
      <w:r w:rsidRPr="00FE6D6F">
        <w:rPr>
          <w:vertAlign w:val="superscript"/>
        </w:rPr>
        <w:t xml:space="preserve">16 </w:t>
      </w:r>
      <w:r w:rsidRPr="00FE6D6F">
        <w:t>for at least those lighting units, which are indicated under item 9.2.3. of the communication form conforming to the model in Annex 1 to UN Regulation No. 123</w:t>
      </w:r>
      <w:r w:rsidRPr="00FE6D6F">
        <w:rPr>
          <w:iCs/>
          <w:kern w:val="2"/>
          <w:lang w:eastAsia="ja-JP"/>
        </w:rPr>
        <w:t xml:space="preserve"> or under item 9.3.2.3. of the communication form conforming to the model in Annex 1 to the 00 series of amendments to UN Regulation No. 149</w:t>
      </w:r>
      <w:r w:rsidRPr="00FE6D6F">
        <w:t xml:space="preserve">, </w:t>
      </w:r>
      <w:r w:rsidRPr="00FE6D6F">
        <w:rPr>
          <w:iCs/>
          <w:kern w:val="2"/>
          <w:lang w:eastAsia="ja-JP"/>
        </w:rPr>
        <w:t>or under item 9.2.2.3. of the communication form conforming to the model in Annex 1 to the 01 series of amendments to UN Regulation No. 149</w:t>
      </w:r>
      <w:r w:rsidRPr="00FE6D6F">
        <w:t>, if the total objective luminous flux of the light sources of these units exceeds 2,000 </w:t>
      </w:r>
      <w:proofErr w:type="spellStart"/>
      <w:r w:rsidRPr="00FE6D6F">
        <w:t>lm</w:t>
      </w:r>
      <w:proofErr w:type="spellEnd"/>
      <w:r w:rsidRPr="00FE6D6F">
        <w:t xml:space="preserve"> per side, and which contribute to the class C (basic) </w:t>
      </w:r>
      <w:proofErr w:type="gramStart"/>
      <w:r w:rsidRPr="00FE6D6F">
        <w:t>passing-beam</w:t>
      </w:r>
      <w:proofErr w:type="gramEnd"/>
      <w:r w:rsidRPr="00FE6D6F">
        <w:t>."</w:t>
      </w:r>
    </w:p>
    <w:p w14:paraId="1CB4CD1E" w14:textId="77777777" w:rsidR="00FE6D6F" w:rsidRPr="00FE6D6F" w:rsidRDefault="00FE6D6F" w:rsidP="00FE6D6F">
      <w:pPr>
        <w:spacing w:after="120"/>
        <w:ind w:left="2268" w:right="1134" w:hanging="1134"/>
        <w:jc w:val="both"/>
      </w:pPr>
      <w:r w:rsidRPr="00FE6D6F">
        <w:rPr>
          <w:i/>
        </w:rPr>
        <w:t>Paragraph 6.24.9.1.,</w:t>
      </w:r>
      <w:r w:rsidRPr="00FE6D6F">
        <w:t xml:space="preserve"> amend to read:</w:t>
      </w:r>
    </w:p>
    <w:p w14:paraId="5F2DCA8B" w14:textId="77777777" w:rsidR="00FE6D6F" w:rsidRPr="00FE6D6F" w:rsidRDefault="00FE6D6F" w:rsidP="00FE6D6F">
      <w:pPr>
        <w:tabs>
          <w:tab w:val="left" w:pos="6374"/>
        </w:tabs>
        <w:spacing w:after="120"/>
        <w:ind w:left="2268" w:right="1134" w:hanging="1134"/>
        <w:jc w:val="both"/>
        <w:rPr>
          <w:b/>
          <w:bCs/>
        </w:rPr>
      </w:pPr>
      <w:r w:rsidRPr="00FE6D6F">
        <w:rPr>
          <w:b/>
          <w:bCs/>
          <w:lang w:val="en-US"/>
        </w:rPr>
        <w:t>"</w:t>
      </w:r>
      <w:r w:rsidRPr="00FE6D6F">
        <w:t>6.24.9.1.</w:t>
      </w:r>
      <w:r w:rsidRPr="00FE6D6F">
        <w:tab/>
        <w:t>The exterior courtesy lamp shall not be switched ON unless the vehicle is stationary and one or more of the following conditions is satisfied:</w:t>
      </w:r>
    </w:p>
    <w:p w14:paraId="7AC01DBE" w14:textId="77777777" w:rsidR="00FE6D6F" w:rsidRPr="00FE6D6F" w:rsidRDefault="00FE6D6F" w:rsidP="00FE6D6F">
      <w:pPr>
        <w:spacing w:after="120"/>
        <w:ind w:left="2835" w:right="1134" w:hanging="567"/>
        <w:jc w:val="both"/>
      </w:pPr>
      <w:r w:rsidRPr="00FE6D6F">
        <w:t>(a)</w:t>
      </w:r>
      <w:r w:rsidRPr="00FE6D6F">
        <w:tab/>
        <w:t>The propulsion system is stopped; or</w:t>
      </w:r>
    </w:p>
    <w:p w14:paraId="37420DC4" w14:textId="77777777" w:rsidR="00FE6D6F" w:rsidRPr="00FE6D6F" w:rsidRDefault="00FE6D6F" w:rsidP="00FE6D6F">
      <w:pPr>
        <w:spacing w:after="120"/>
        <w:ind w:left="2835" w:right="1134" w:hanging="567"/>
        <w:jc w:val="both"/>
      </w:pPr>
      <w:r w:rsidRPr="00FE6D6F">
        <w:t>(b)</w:t>
      </w:r>
      <w:r w:rsidRPr="00FE6D6F">
        <w:tab/>
        <w:t>A driver or passenger door is opened; or</w:t>
      </w:r>
    </w:p>
    <w:p w14:paraId="7C16E8E6" w14:textId="77777777" w:rsidR="00FE6D6F" w:rsidRPr="00FE6D6F" w:rsidRDefault="00FE6D6F" w:rsidP="00FE6D6F">
      <w:pPr>
        <w:spacing w:after="120"/>
        <w:ind w:left="2835" w:right="1134" w:hanging="567"/>
        <w:jc w:val="both"/>
        <w:rPr>
          <w:strike/>
        </w:rPr>
      </w:pPr>
      <w:r w:rsidRPr="00FE6D6F">
        <w:t>(c)</w:t>
      </w:r>
      <w:r w:rsidRPr="00FE6D6F">
        <w:tab/>
        <w:t>A load compartment door is opened.</w:t>
      </w:r>
      <w:r w:rsidRPr="00FE6D6F">
        <w:tab/>
      </w:r>
    </w:p>
    <w:p w14:paraId="15F1B173" w14:textId="77777777" w:rsidR="00FE6D6F" w:rsidRPr="00FE6D6F" w:rsidRDefault="00FE6D6F" w:rsidP="00FE6D6F">
      <w:pPr>
        <w:spacing w:after="120"/>
        <w:ind w:left="2268" w:right="1134"/>
        <w:jc w:val="both"/>
        <w:rPr>
          <w:lang w:val="en-US"/>
        </w:rPr>
      </w:pPr>
      <w:r w:rsidRPr="00FE6D6F">
        <w:t>The provisions of paragraph 5.10. shall be met in all fixed positions of use.</w:t>
      </w:r>
      <w:r w:rsidRPr="00FE6D6F">
        <w:rPr>
          <w:lang w:val="en-US"/>
        </w:rPr>
        <w:t>"</w:t>
      </w:r>
    </w:p>
    <w:p w14:paraId="74313FD9" w14:textId="77777777" w:rsidR="00FE6D6F" w:rsidRPr="00FE6D6F" w:rsidRDefault="00FE6D6F" w:rsidP="00FE6D6F">
      <w:pPr>
        <w:spacing w:after="120"/>
        <w:ind w:left="1134" w:right="1134"/>
        <w:jc w:val="both"/>
        <w:rPr>
          <w:rFonts w:eastAsia="SimSun"/>
          <w:lang w:val="en-US" w:eastAsia="zh-CN"/>
        </w:rPr>
      </w:pPr>
      <w:r w:rsidRPr="00FE6D6F">
        <w:rPr>
          <w:i/>
        </w:rPr>
        <w:t xml:space="preserve">Paragraph </w:t>
      </w:r>
      <w:r w:rsidRPr="00FE6D6F">
        <w:rPr>
          <w:rFonts w:hint="eastAsia"/>
          <w:i/>
        </w:rPr>
        <w:t>6.24.9.2</w:t>
      </w:r>
      <w:r w:rsidRPr="00FE6D6F">
        <w:rPr>
          <w:i/>
        </w:rPr>
        <w:t>.,</w:t>
      </w:r>
      <w:r w:rsidRPr="00FE6D6F">
        <w:t xml:space="preserve"> </w:t>
      </w:r>
      <w:r w:rsidRPr="00FE6D6F">
        <w:rPr>
          <w:rFonts w:eastAsia="SimSun"/>
          <w:lang w:val="en-US" w:eastAsia="zh-CN"/>
        </w:rPr>
        <w:t xml:space="preserve">for </w:t>
      </w:r>
      <w:r w:rsidRPr="00FE6D6F">
        <w:t>"</w:t>
      </w:r>
      <w:proofErr w:type="gramStart"/>
      <w:r w:rsidRPr="00FE6D6F">
        <w:t>d</w:t>
      </w:r>
      <w:r w:rsidRPr="00FE6D6F">
        <w:rPr>
          <w:rFonts w:hint="eastAsia"/>
        </w:rPr>
        <w:t>ay</w:t>
      </w:r>
      <w:r w:rsidRPr="00FE6D6F">
        <w:rPr>
          <w:rFonts w:eastAsia="SimSun" w:hint="eastAsia"/>
          <w:lang w:val="en-US" w:eastAsia="zh-CN"/>
        </w:rPr>
        <w:t>-</w:t>
      </w:r>
      <w:r w:rsidRPr="00FE6D6F">
        <w:rPr>
          <w:rFonts w:hint="eastAsia"/>
        </w:rPr>
        <w:t>time</w:t>
      </w:r>
      <w:proofErr w:type="gramEnd"/>
      <w:r w:rsidRPr="00FE6D6F">
        <w:t>" read "d</w:t>
      </w:r>
      <w:proofErr w:type="spellStart"/>
      <w:r w:rsidRPr="00FE6D6F">
        <w:rPr>
          <w:rFonts w:eastAsia="SimSun" w:hint="eastAsia"/>
          <w:lang w:val="en-US" w:eastAsia="zh-CN"/>
        </w:rPr>
        <w:t>aytime</w:t>
      </w:r>
      <w:proofErr w:type="spellEnd"/>
      <w:r w:rsidRPr="00FE6D6F">
        <w:rPr>
          <w:rFonts w:eastAsia="SimSun"/>
          <w:lang w:val="en-US" w:eastAsia="zh-CN"/>
        </w:rPr>
        <w:t xml:space="preserve">". </w:t>
      </w:r>
    </w:p>
    <w:p w14:paraId="206B5514" w14:textId="77777777" w:rsidR="00FE6D6F" w:rsidRPr="00FE6D6F" w:rsidRDefault="00FE6D6F" w:rsidP="00FE6D6F">
      <w:pPr>
        <w:spacing w:after="120"/>
        <w:ind w:left="2268" w:right="1134" w:hanging="1134"/>
        <w:jc w:val="both"/>
        <w:rPr>
          <w:i/>
          <w:szCs w:val="16"/>
        </w:rPr>
      </w:pPr>
      <w:r w:rsidRPr="00FE6D6F">
        <w:rPr>
          <w:i/>
        </w:rPr>
        <w:t>Paragraph</w:t>
      </w:r>
      <w:r w:rsidRPr="00FE6D6F">
        <w:rPr>
          <w:i/>
          <w:iCs/>
        </w:rPr>
        <w:t xml:space="preserve"> 12.2., footnote 18, </w:t>
      </w:r>
      <w:r w:rsidRPr="00FE6D6F">
        <w:t xml:space="preserve">renumber to 17. </w:t>
      </w:r>
    </w:p>
    <w:p w14:paraId="50ABB3CF" w14:textId="77777777" w:rsidR="00FE6D6F" w:rsidRPr="00FE6D6F" w:rsidRDefault="00FE6D6F" w:rsidP="00FE6D6F">
      <w:pPr>
        <w:spacing w:after="120"/>
        <w:ind w:left="2268" w:right="1134" w:hanging="1134"/>
        <w:jc w:val="both"/>
      </w:pPr>
      <w:r w:rsidRPr="00FE6D6F">
        <w:rPr>
          <w:i/>
        </w:rPr>
        <w:t>Annex 1</w:t>
      </w:r>
      <w:r w:rsidRPr="00FE6D6F">
        <w:t xml:space="preserve">, </w:t>
      </w:r>
    </w:p>
    <w:p w14:paraId="661DFA58" w14:textId="77777777" w:rsidR="00FE6D6F" w:rsidRPr="00FE6D6F" w:rsidRDefault="00FE6D6F" w:rsidP="00FE6D6F">
      <w:pPr>
        <w:spacing w:after="120"/>
        <w:ind w:left="2268" w:right="1134" w:hanging="1134"/>
        <w:jc w:val="both"/>
      </w:pPr>
      <w:r w:rsidRPr="00FE6D6F">
        <w:rPr>
          <w:i/>
          <w:iCs/>
        </w:rPr>
        <w:t>Item</w:t>
      </w:r>
      <w:r w:rsidRPr="00FE6D6F" w:rsidDel="008B0D2B">
        <w:rPr>
          <w:i/>
          <w:iCs/>
        </w:rPr>
        <w:t xml:space="preserve"> </w:t>
      </w:r>
      <w:r w:rsidRPr="00FE6D6F">
        <w:rPr>
          <w:i/>
          <w:iCs/>
        </w:rPr>
        <w:t>9.2.</w:t>
      </w:r>
      <w:r w:rsidRPr="00FE6D6F">
        <w:t>, amend to read:</w:t>
      </w:r>
    </w:p>
    <w:p w14:paraId="2719DC42" w14:textId="77777777" w:rsidR="00FE6D6F" w:rsidRPr="00FE6D6F" w:rsidRDefault="00FE6D6F" w:rsidP="00FE6D6F">
      <w:pPr>
        <w:tabs>
          <w:tab w:val="left" w:pos="1985"/>
          <w:tab w:val="left" w:pos="4962"/>
          <w:tab w:val="left" w:leader="dot" w:pos="8505"/>
        </w:tabs>
        <w:spacing w:after="100"/>
        <w:ind w:left="1134" w:right="1134"/>
        <w:jc w:val="both"/>
        <w:rPr>
          <w:szCs w:val="14"/>
        </w:rPr>
      </w:pPr>
      <w:r w:rsidRPr="00FE6D6F">
        <w:t>"</w:t>
      </w:r>
      <w:r w:rsidRPr="00FE6D6F">
        <w:rPr>
          <w:szCs w:val="14"/>
        </w:rPr>
        <w:t>9.2.</w:t>
      </w:r>
      <w:r w:rsidRPr="00FE6D6F">
        <w:rPr>
          <w:szCs w:val="14"/>
        </w:rPr>
        <w:tab/>
        <w:t>Dipped-beam headlamps:</w:t>
      </w:r>
      <w:r w:rsidRPr="00FE6D6F">
        <w:rPr>
          <w:szCs w:val="14"/>
        </w:rPr>
        <w:tab/>
        <w:t>yes/no</w:t>
      </w:r>
      <w:r w:rsidRPr="00FE6D6F">
        <w:rPr>
          <w:szCs w:val="14"/>
          <w:vertAlign w:val="superscript"/>
        </w:rPr>
        <w:t>2</w:t>
      </w:r>
      <w:r w:rsidRPr="00FE6D6F">
        <w:rPr>
          <w:szCs w:val="14"/>
        </w:rPr>
        <w:t xml:space="preserve"> ..............................................</w:t>
      </w:r>
    </w:p>
    <w:p w14:paraId="2623A519" w14:textId="77777777" w:rsidR="00FE6D6F" w:rsidRPr="00FE6D6F" w:rsidRDefault="00FE6D6F" w:rsidP="00FE6D6F">
      <w:pPr>
        <w:pageBreakBefore/>
        <w:tabs>
          <w:tab w:val="left" w:pos="1985"/>
          <w:tab w:val="left" w:pos="4962"/>
          <w:tab w:val="left" w:leader="dot" w:pos="8505"/>
        </w:tabs>
        <w:ind w:left="1985" w:right="1134" w:hanging="851"/>
        <w:jc w:val="both"/>
        <w:rPr>
          <w:szCs w:val="14"/>
        </w:rPr>
      </w:pPr>
      <w:r w:rsidRPr="00FE6D6F">
        <w:rPr>
          <w:szCs w:val="14"/>
        </w:rPr>
        <w:lastRenderedPageBreak/>
        <w:t>9.2.1.</w:t>
      </w:r>
      <w:r w:rsidRPr="00FE6D6F">
        <w:rPr>
          <w:szCs w:val="14"/>
        </w:rPr>
        <w:tab/>
        <w:t>Tell-tale indicating failure, as required by component regulation and/or indicating failure of bend lighting function as required in paragraph 6.2.8.1., fitted:</w:t>
      </w:r>
    </w:p>
    <w:p w14:paraId="408170BF" w14:textId="77777777" w:rsidR="00FE6D6F" w:rsidRPr="00FE6D6F" w:rsidRDefault="00FE6D6F" w:rsidP="00FE6D6F">
      <w:pPr>
        <w:tabs>
          <w:tab w:val="left" w:pos="1985"/>
          <w:tab w:val="left" w:pos="4962"/>
          <w:tab w:val="left" w:leader="dot" w:pos="8505"/>
        </w:tabs>
        <w:spacing w:after="100"/>
        <w:ind w:left="1985" w:right="1134" w:hanging="851"/>
        <w:jc w:val="both"/>
        <w:rPr>
          <w:szCs w:val="14"/>
        </w:rPr>
      </w:pPr>
      <w:r w:rsidRPr="00FE6D6F">
        <w:rPr>
          <w:szCs w:val="14"/>
        </w:rPr>
        <w:tab/>
        <w:t>yes/no</w:t>
      </w:r>
      <w:r w:rsidRPr="00FE6D6F">
        <w:rPr>
          <w:szCs w:val="14"/>
          <w:vertAlign w:val="superscript"/>
        </w:rPr>
        <w:t>2</w:t>
      </w:r>
      <w:r w:rsidRPr="00FE6D6F">
        <w:rPr>
          <w:szCs w:val="14"/>
        </w:rPr>
        <w:t xml:space="preserve"> .............................................</w:t>
      </w:r>
      <w:r w:rsidRPr="00FE6D6F">
        <w:t xml:space="preserve"> "</w:t>
      </w:r>
    </w:p>
    <w:p w14:paraId="40CF1FDC" w14:textId="77777777" w:rsidR="00FE6D6F" w:rsidRPr="00FE6D6F" w:rsidRDefault="00FE6D6F" w:rsidP="00FE6D6F">
      <w:pPr>
        <w:spacing w:after="120"/>
        <w:ind w:left="2268" w:right="1134" w:hanging="1134"/>
        <w:jc w:val="both"/>
      </w:pPr>
      <w:r w:rsidRPr="00FE6D6F">
        <w:rPr>
          <w:i/>
          <w:iCs/>
        </w:rPr>
        <w:t>Item</w:t>
      </w:r>
      <w:r w:rsidRPr="00FE6D6F" w:rsidDel="008B0D2B">
        <w:rPr>
          <w:i/>
          <w:iCs/>
        </w:rPr>
        <w:t xml:space="preserve"> </w:t>
      </w:r>
      <w:r w:rsidRPr="00FE6D6F">
        <w:rPr>
          <w:i/>
          <w:iCs/>
        </w:rPr>
        <w:t>9.4</w:t>
      </w:r>
      <w:r w:rsidRPr="00FE6D6F">
        <w:t>., amend to read:</w:t>
      </w:r>
    </w:p>
    <w:p w14:paraId="650617E8" w14:textId="77777777" w:rsidR="00FE6D6F" w:rsidRPr="00FE6D6F" w:rsidRDefault="00FE6D6F" w:rsidP="00FE6D6F">
      <w:pPr>
        <w:tabs>
          <w:tab w:val="left" w:pos="1985"/>
          <w:tab w:val="left" w:pos="4962"/>
          <w:tab w:val="left" w:leader="dot" w:pos="8505"/>
        </w:tabs>
        <w:spacing w:after="100"/>
        <w:ind w:left="1134" w:right="1134"/>
        <w:jc w:val="both"/>
        <w:rPr>
          <w:szCs w:val="14"/>
        </w:rPr>
      </w:pPr>
      <w:r w:rsidRPr="00FE6D6F">
        <w:t>"</w:t>
      </w:r>
      <w:r w:rsidRPr="00FE6D6F">
        <w:rPr>
          <w:szCs w:val="14"/>
        </w:rPr>
        <w:t>9.4.</w:t>
      </w:r>
      <w:r w:rsidRPr="00FE6D6F">
        <w:rPr>
          <w:szCs w:val="14"/>
        </w:rPr>
        <w:tab/>
        <w:t xml:space="preserve">Reversing lamps: </w:t>
      </w:r>
      <w:r w:rsidRPr="00FE6D6F">
        <w:rPr>
          <w:szCs w:val="14"/>
        </w:rPr>
        <w:tab/>
        <w:t>yes/no</w:t>
      </w:r>
      <w:r w:rsidRPr="00FE6D6F">
        <w:rPr>
          <w:szCs w:val="14"/>
          <w:vertAlign w:val="superscript"/>
        </w:rPr>
        <w:t>2</w:t>
      </w:r>
      <w:r w:rsidRPr="00FE6D6F">
        <w:rPr>
          <w:szCs w:val="14"/>
        </w:rPr>
        <w:t xml:space="preserve"> ..............................................</w:t>
      </w:r>
    </w:p>
    <w:p w14:paraId="35D00915" w14:textId="77777777" w:rsidR="00FE6D6F" w:rsidRPr="00FE6D6F" w:rsidRDefault="00FE6D6F" w:rsidP="00FE6D6F">
      <w:pPr>
        <w:tabs>
          <w:tab w:val="left" w:pos="1985"/>
          <w:tab w:val="left" w:pos="4962"/>
          <w:tab w:val="left" w:leader="dot" w:pos="8505"/>
        </w:tabs>
        <w:ind w:left="1973" w:right="1134" w:hanging="839"/>
        <w:jc w:val="both"/>
        <w:rPr>
          <w:szCs w:val="14"/>
        </w:rPr>
      </w:pPr>
      <w:r w:rsidRPr="00FE6D6F">
        <w:rPr>
          <w:szCs w:val="14"/>
        </w:rPr>
        <w:t>9.4.1.</w:t>
      </w:r>
      <w:r w:rsidRPr="00FE6D6F">
        <w:rPr>
          <w:szCs w:val="14"/>
        </w:rPr>
        <w:tab/>
        <w:t>Tell-tale indicating failure, as required by component regulation, fitted:</w:t>
      </w:r>
    </w:p>
    <w:p w14:paraId="08F93064" w14:textId="77777777" w:rsidR="00FE6D6F" w:rsidRPr="00FE6D6F" w:rsidRDefault="00FE6D6F" w:rsidP="00FE6D6F">
      <w:pPr>
        <w:tabs>
          <w:tab w:val="left" w:pos="1985"/>
          <w:tab w:val="left" w:pos="4962"/>
          <w:tab w:val="left" w:leader="dot" w:pos="8505"/>
        </w:tabs>
        <w:spacing w:after="100"/>
        <w:ind w:left="1974" w:right="1134" w:hanging="840"/>
        <w:jc w:val="both"/>
        <w:rPr>
          <w:szCs w:val="14"/>
        </w:rPr>
      </w:pPr>
      <w:r w:rsidRPr="00FE6D6F">
        <w:rPr>
          <w:szCs w:val="14"/>
        </w:rPr>
        <w:tab/>
        <w:t>yes/no</w:t>
      </w:r>
      <w:r w:rsidRPr="00FE6D6F">
        <w:rPr>
          <w:szCs w:val="14"/>
          <w:vertAlign w:val="superscript"/>
        </w:rPr>
        <w:t>2</w:t>
      </w:r>
      <w:r w:rsidRPr="00FE6D6F">
        <w:rPr>
          <w:szCs w:val="14"/>
        </w:rPr>
        <w:t xml:space="preserve"> .............................................</w:t>
      </w:r>
      <w:r w:rsidRPr="00FE6D6F">
        <w:t xml:space="preserve"> "</w:t>
      </w:r>
    </w:p>
    <w:p w14:paraId="5AC223EC" w14:textId="77777777" w:rsidR="00FE6D6F" w:rsidRPr="00FE6D6F" w:rsidRDefault="00FE6D6F" w:rsidP="00FE6D6F">
      <w:pPr>
        <w:spacing w:after="120"/>
        <w:ind w:left="2268" w:right="1134" w:hanging="1134"/>
        <w:jc w:val="both"/>
      </w:pPr>
      <w:r w:rsidRPr="00FE6D6F">
        <w:rPr>
          <w:i/>
          <w:iCs/>
        </w:rPr>
        <w:t>Item</w:t>
      </w:r>
      <w:r w:rsidRPr="00FE6D6F" w:rsidDel="008B0D2B">
        <w:rPr>
          <w:i/>
          <w:iCs/>
        </w:rPr>
        <w:t xml:space="preserve"> </w:t>
      </w:r>
      <w:r w:rsidRPr="00FE6D6F">
        <w:rPr>
          <w:i/>
          <w:iCs/>
        </w:rPr>
        <w:t>9.13</w:t>
      </w:r>
      <w:r w:rsidRPr="00FE6D6F">
        <w:t>., amend to read:</w:t>
      </w:r>
    </w:p>
    <w:p w14:paraId="64E90C65" w14:textId="77777777" w:rsidR="00FE6D6F" w:rsidRPr="00FE6D6F" w:rsidRDefault="00FE6D6F" w:rsidP="00FE6D6F">
      <w:pPr>
        <w:tabs>
          <w:tab w:val="left" w:pos="1985"/>
          <w:tab w:val="left" w:pos="4962"/>
          <w:tab w:val="left" w:leader="dot" w:pos="8505"/>
        </w:tabs>
        <w:spacing w:after="100"/>
        <w:ind w:left="1974" w:right="1134" w:hanging="840"/>
        <w:jc w:val="both"/>
        <w:rPr>
          <w:szCs w:val="14"/>
        </w:rPr>
      </w:pPr>
      <w:r w:rsidRPr="00FE6D6F">
        <w:t>"</w:t>
      </w:r>
      <w:r w:rsidRPr="00FE6D6F">
        <w:rPr>
          <w:szCs w:val="14"/>
        </w:rPr>
        <w:t>9.13.</w:t>
      </w:r>
      <w:r w:rsidRPr="00FE6D6F">
        <w:rPr>
          <w:szCs w:val="14"/>
        </w:rPr>
        <w:tab/>
        <w:t>Rear fog-lamps: yes/no</w:t>
      </w:r>
      <w:r w:rsidRPr="00FE6D6F">
        <w:rPr>
          <w:szCs w:val="14"/>
          <w:vertAlign w:val="superscript"/>
        </w:rPr>
        <w:t>2</w:t>
      </w:r>
      <w:r w:rsidRPr="00FE6D6F">
        <w:rPr>
          <w:szCs w:val="14"/>
        </w:rPr>
        <w:t xml:space="preserve"> ................................................. </w:t>
      </w:r>
    </w:p>
    <w:p w14:paraId="5B8D5B9A" w14:textId="77777777" w:rsidR="00FE6D6F" w:rsidRPr="00FE6D6F" w:rsidRDefault="00FE6D6F" w:rsidP="00FE6D6F">
      <w:pPr>
        <w:tabs>
          <w:tab w:val="left" w:pos="1985"/>
          <w:tab w:val="left" w:pos="4962"/>
          <w:tab w:val="left" w:leader="dot" w:pos="8505"/>
        </w:tabs>
        <w:ind w:left="1973" w:right="1134" w:hanging="839"/>
        <w:jc w:val="both"/>
        <w:rPr>
          <w:szCs w:val="14"/>
        </w:rPr>
      </w:pPr>
      <w:r w:rsidRPr="00FE6D6F">
        <w:rPr>
          <w:szCs w:val="14"/>
        </w:rPr>
        <w:t>9.13.1.</w:t>
      </w:r>
      <w:r w:rsidRPr="00FE6D6F">
        <w:rPr>
          <w:szCs w:val="14"/>
        </w:rPr>
        <w:tab/>
        <w:t xml:space="preserve">Tell-tale indicating failure, as required by component regulation, fitted: </w:t>
      </w:r>
    </w:p>
    <w:p w14:paraId="590005C6" w14:textId="77777777" w:rsidR="00FE6D6F" w:rsidRPr="00FE6D6F" w:rsidRDefault="00FE6D6F" w:rsidP="00FE6D6F">
      <w:pPr>
        <w:tabs>
          <w:tab w:val="left" w:pos="1985"/>
          <w:tab w:val="left" w:pos="4962"/>
          <w:tab w:val="left" w:leader="dot" w:pos="8505"/>
        </w:tabs>
        <w:spacing w:after="100"/>
        <w:ind w:left="1974" w:right="1134" w:hanging="840"/>
        <w:jc w:val="both"/>
        <w:rPr>
          <w:szCs w:val="14"/>
        </w:rPr>
      </w:pPr>
      <w:r w:rsidRPr="00FE6D6F">
        <w:rPr>
          <w:szCs w:val="14"/>
        </w:rPr>
        <w:tab/>
        <w:t>yes/no</w:t>
      </w:r>
      <w:r w:rsidRPr="00FE6D6F">
        <w:rPr>
          <w:szCs w:val="14"/>
          <w:vertAlign w:val="superscript"/>
        </w:rPr>
        <w:t>2</w:t>
      </w:r>
      <w:r w:rsidRPr="00FE6D6F">
        <w:rPr>
          <w:szCs w:val="14"/>
        </w:rPr>
        <w:t xml:space="preserve"> ................................................. </w:t>
      </w:r>
      <w:r w:rsidRPr="00FE6D6F">
        <w:t>"</w:t>
      </w:r>
    </w:p>
    <w:p w14:paraId="70EA6D2B" w14:textId="77777777" w:rsidR="00FE6D6F" w:rsidRPr="00FE6D6F" w:rsidRDefault="00FE6D6F" w:rsidP="00FE6D6F">
      <w:pPr>
        <w:spacing w:after="120"/>
        <w:ind w:left="2268" w:right="1134" w:hanging="1134"/>
        <w:jc w:val="both"/>
      </w:pPr>
      <w:r w:rsidRPr="00FE6D6F">
        <w:rPr>
          <w:i/>
          <w:iCs/>
        </w:rPr>
        <w:t>Item</w:t>
      </w:r>
      <w:r w:rsidRPr="00FE6D6F" w:rsidDel="008B0D2B">
        <w:rPr>
          <w:i/>
          <w:iCs/>
        </w:rPr>
        <w:t xml:space="preserve"> </w:t>
      </w:r>
      <w:r w:rsidRPr="00FE6D6F">
        <w:rPr>
          <w:i/>
          <w:iCs/>
        </w:rPr>
        <w:t>9.14</w:t>
      </w:r>
      <w:r w:rsidRPr="00FE6D6F">
        <w:t>., amend to read:</w:t>
      </w:r>
    </w:p>
    <w:p w14:paraId="6C6B0E91" w14:textId="77777777" w:rsidR="00FE6D6F" w:rsidRPr="00FE6D6F" w:rsidRDefault="00FE6D6F" w:rsidP="00FE6D6F">
      <w:pPr>
        <w:tabs>
          <w:tab w:val="left" w:pos="1985"/>
          <w:tab w:val="left" w:pos="4962"/>
          <w:tab w:val="left" w:leader="dot" w:pos="8505"/>
        </w:tabs>
        <w:spacing w:after="100"/>
        <w:ind w:left="1974" w:right="1134" w:hanging="840"/>
        <w:jc w:val="both"/>
        <w:rPr>
          <w:szCs w:val="14"/>
        </w:rPr>
      </w:pPr>
      <w:r w:rsidRPr="00FE6D6F">
        <w:t>"</w:t>
      </w:r>
      <w:r w:rsidRPr="00FE6D6F">
        <w:rPr>
          <w:szCs w:val="14"/>
        </w:rPr>
        <w:t>9.14.</w:t>
      </w:r>
      <w:r w:rsidRPr="00FE6D6F">
        <w:rPr>
          <w:szCs w:val="14"/>
        </w:rPr>
        <w:tab/>
        <w:t>Parking lamps: yes/no</w:t>
      </w:r>
      <w:r w:rsidRPr="00FE6D6F">
        <w:rPr>
          <w:szCs w:val="14"/>
          <w:vertAlign w:val="superscript"/>
        </w:rPr>
        <w:t>2</w:t>
      </w:r>
      <w:r w:rsidRPr="00FE6D6F">
        <w:rPr>
          <w:szCs w:val="14"/>
        </w:rPr>
        <w:t xml:space="preserve"> ................................................. </w:t>
      </w:r>
    </w:p>
    <w:p w14:paraId="621ACBEE" w14:textId="77777777" w:rsidR="00FE6D6F" w:rsidRPr="00FE6D6F" w:rsidRDefault="00FE6D6F" w:rsidP="00FE6D6F">
      <w:pPr>
        <w:tabs>
          <w:tab w:val="left" w:pos="1985"/>
          <w:tab w:val="left" w:pos="4962"/>
          <w:tab w:val="left" w:leader="dot" w:pos="8505"/>
        </w:tabs>
        <w:ind w:left="1973" w:right="1134" w:hanging="839"/>
        <w:jc w:val="both"/>
        <w:rPr>
          <w:szCs w:val="14"/>
        </w:rPr>
      </w:pPr>
      <w:r w:rsidRPr="00FE6D6F">
        <w:rPr>
          <w:szCs w:val="14"/>
        </w:rPr>
        <w:t>9.14.1.</w:t>
      </w:r>
      <w:r w:rsidRPr="00FE6D6F">
        <w:rPr>
          <w:szCs w:val="14"/>
        </w:rPr>
        <w:tab/>
        <w:t xml:space="preserve">Tell-tale indicating failure, as required by component regulation, fitted: </w:t>
      </w:r>
    </w:p>
    <w:p w14:paraId="390E6205" w14:textId="77777777" w:rsidR="00FE6D6F" w:rsidRPr="00FE6D6F" w:rsidRDefault="00FE6D6F" w:rsidP="00FE6D6F">
      <w:pPr>
        <w:tabs>
          <w:tab w:val="left" w:pos="1985"/>
          <w:tab w:val="left" w:pos="4962"/>
          <w:tab w:val="left" w:leader="dot" w:pos="8505"/>
        </w:tabs>
        <w:spacing w:after="100"/>
        <w:ind w:left="1974" w:right="1134" w:hanging="840"/>
        <w:jc w:val="both"/>
        <w:rPr>
          <w:szCs w:val="14"/>
        </w:rPr>
      </w:pPr>
      <w:r w:rsidRPr="00FE6D6F">
        <w:rPr>
          <w:szCs w:val="14"/>
        </w:rPr>
        <w:tab/>
        <w:t>yes/no</w:t>
      </w:r>
      <w:r w:rsidRPr="00FE6D6F">
        <w:rPr>
          <w:szCs w:val="14"/>
          <w:vertAlign w:val="superscript"/>
        </w:rPr>
        <w:t>2</w:t>
      </w:r>
      <w:r w:rsidRPr="00FE6D6F">
        <w:rPr>
          <w:szCs w:val="14"/>
        </w:rPr>
        <w:t xml:space="preserve"> ................................................. </w:t>
      </w:r>
      <w:r w:rsidRPr="00FE6D6F">
        <w:t>"</w:t>
      </w:r>
    </w:p>
    <w:p w14:paraId="77D33D9E" w14:textId="77777777" w:rsidR="00FE6D6F" w:rsidRPr="00FE6D6F" w:rsidRDefault="00FE6D6F" w:rsidP="00FE6D6F">
      <w:pPr>
        <w:spacing w:after="120"/>
        <w:ind w:left="2268" w:right="1134" w:hanging="1134"/>
        <w:jc w:val="both"/>
      </w:pPr>
      <w:r w:rsidRPr="00FE6D6F">
        <w:rPr>
          <w:i/>
          <w:iCs/>
        </w:rPr>
        <w:t>Item</w:t>
      </w:r>
      <w:r w:rsidRPr="00FE6D6F" w:rsidDel="008B0D2B">
        <w:rPr>
          <w:i/>
          <w:iCs/>
        </w:rPr>
        <w:t xml:space="preserve"> </w:t>
      </w:r>
      <w:r w:rsidRPr="00FE6D6F">
        <w:rPr>
          <w:i/>
          <w:iCs/>
        </w:rPr>
        <w:t>9.20</w:t>
      </w:r>
      <w:r w:rsidRPr="00FE6D6F">
        <w:t>., amend to read:</w:t>
      </w:r>
    </w:p>
    <w:p w14:paraId="7DEFD480" w14:textId="77777777" w:rsidR="00FE6D6F" w:rsidRPr="00FE6D6F" w:rsidRDefault="00FE6D6F" w:rsidP="00FE6D6F">
      <w:pPr>
        <w:tabs>
          <w:tab w:val="left" w:pos="1985"/>
          <w:tab w:val="left" w:pos="4962"/>
          <w:tab w:val="left" w:leader="dot" w:pos="8505"/>
        </w:tabs>
        <w:spacing w:after="100"/>
        <w:ind w:left="1974" w:right="1134" w:hanging="840"/>
        <w:jc w:val="both"/>
        <w:rPr>
          <w:szCs w:val="14"/>
        </w:rPr>
      </w:pPr>
      <w:r w:rsidRPr="00FE6D6F">
        <w:t>"</w:t>
      </w:r>
      <w:r w:rsidRPr="00FE6D6F">
        <w:rPr>
          <w:szCs w:val="14"/>
        </w:rPr>
        <w:t>9.20.</w:t>
      </w:r>
      <w:r w:rsidRPr="00FE6D6F">
        <w:rPr>
          <w:szCs w:val="14"/>
        </w:rPr>
        <w:tab/>
        <w:t>Side marker lamps: yes/no</w:t>
      </w:r>
      <w:r w:rsidRPr="00FE6D6F">
        <w:rPr>
          <w:szCs w:val="14"/>
          <w:vertAlign w:val="superscript"/>
        </w:rPr>
        <w:t>2</w:t>
      </w:r>
      <w:r w:rsidRPr="00FE6D6F">
        <w:rPr>
          <w:szCs w:val="14"/>
        </w:rPr>
        <w:t xml:space="preserve"> ................................................. </w:t>
      </w:r>
    </w:p>
    <w:p w14:paraId="74B8274F" w14:textId="77777777" w:rsidR="00FE6D6F" w:rsidRPr="00FE6D6F" w:rsidRDefault="00FE6D6F" w:rsidP="00FE6D6F">
      <w:pPr>
        <w:tabs>
          <w:tab w:val="left" w:pos="1985"/>
          <w:tab w:val="left" w:pos="4962"/>
          <w:tab w:val="left" w:leader="dot" w:pos="8505"/>
        </w:tabs>
        <w:ind w:left="1973" w:right="1134" w:hanging="839"/>
        <w:jc w:val="both"/>
        <w:rPr>
          <w:szCs w:val="14"/>
        </w:rPr>
      </w:pPr>
      <w:r w:rsidRPr="00FE6D6F">
        <w:rPr>
          <w:szCs w:val="14"/>
        </w:rPr>
        <w:t>9.20.1.</w:t>
      </w:r>
      <w:r w:rsidRPr="00FE6D6F">
        <w:rPr>
          <w:szCs w:val="14"/>
        </w:rPr>
        <w:tab/>
        <w:t xml:space="preserve">Tell-tale indicating failure, as required by component regulation, fitted: </w:t>
      </w:r>
    </w:p>
    <w:p w14:paraId="57C908CB" w14:textId="77777777" w:rsidR="00FE6D6F" w:rsidRPr="00FE6D6F" w:rsidRDefault="00FE6D6F" w:rsidP="00FE6D6F">
      <w:pPr>
        <w:tabs>
          <w:tab w:val="left" w:pos="1985"/>
          <w:tab w:val="left" w:pos="4962"/>
          <w:tab w:val="left" w:leader="dot" w:pos="8505"/>
        </w:tabs>
        <w:spacing w:after="100"/>
        <w:ind w:left="1974" w:right="1134" w:hanging="840"/>
        <w:jc w:val="both"/>
        <w:rPr>
          <w:szCs w:val="14"/>
        </w:rPr>
      </w:pPr>
      <w:r w:rsidRPr="00FE6D6F">
        <w:rPr>
          <w:szCs w:val="14"/>
        </w:rPr>
        <w:tab/>
        <w:t>yes/no</w:t>
      </w:r>
      <w:r w:rsidRPr="00FE6D6F">
        <w:rPr>
          <w:szCs w:val="14"/>
          <w:vertAlign w:val="superscript"/>
        </w:rPr>
        <w:t>2</w:t>
      </w:r>
      <w:r w:rsidRPr="00FE6D6F">
        <w:rPr>
          <w:szCs w:val="14"/>
        </w:rPr>
        <w:t xml:space="preserve"> ................................................. </w:t>
      </w:r>
      <w:r w:rsidRPr="00FE6D6F">
        <w:t>"</w:t>
      </w:r>
    </w:p>
    <w:p w14:paraId="566340C4" w14:textId="77777777" w:rsidR="00FE6D6F" w:rsidRPr="00FE6D6F" w:rsidRDefault="00FE6D6F" w:rsidP="00FE6D6F">
      <w:pPr>
        <w:spacing w:after="120"/>
        <w:ind w:left="2268" w:right="1134" w:hanging="1134"/>
        <w:jc w:val="both"/>
      </w:pPr>
      <w:r w:rsidRPr="00FE6D6F">
        <w:rPr>
          <w:i/>
          <w:iCs/>
        </w:rPr>
        <w:t>Item</w:t>
      </w:r>
      <w:r w:rsidRPr="00FE6D6F" w:rsidDel="008B0D2B">
        <w:rPr>
          <w:i/>
          <w:iCs/>
        </w:rPr>
        <w:t xml:space="preserve"> </w:t>
      </w:r>
      <w:r w:rsidRPr="00FE6D6F">
        <w:rPr>
          <w:i/>
          <w:iCs/>
        </w:rPr>
        <w:t>9.23</w:t>
      </w:r>
      <w:r w:rsidRPr="00FE6D6F">
        <w:t>., amend to read:</w:t>
      </w:r>
    </w:p>
    <w:p w14:paraId="38B8840F" w14:textId="77777777" w:rsidR="00FE6D6F" w:rsidRPr="00FE6D6F" w:rsidRDefault="00FE6D6F" w:rsidP="00FE6D6F">
      <w:pPr>
        <w:tabs>
          <w:tab w:val="left" w:pos="1985"/>
          <w:tab w:val="left" w:pos="4962"/>
          <w:tab w:val="left" w:leader="dot" w:pos="8505"/>
        </w:tabs>
        <w:spacing w:after="100"/>
        <w:ind w:left="1974" w:right="1134" w:hanging="840"/>
        <w:jc w:val="both"/>
        <w:rPr>
          <w:szCs w:val="14"/>
        </w:rPr>
      </w:pPr>
      <w:r w:rsidRPr="00FE6D6F">
        <w:t>"</w:t>
      </w:r>
      <w:r w:rsidRPr="00FE6D6F">
        <w:rPr>
          <w:szCs w:val="14"/>
        </w:rPr>
        <w:t>9.23.</w:t>
      </w:r>
      <w:r w:rsidRPr="00FE6D6F">
        <w:rPr>
          <w:szCs w:val="14"/>
        </w:rPr>
        <w:tab/>
        <w:t xml:space="preserve">Cornering lamps: </w:t>
      </w:r>
      <w:r w:rsidRPr="00FE6D6F">
        <w:rPr>
          <w:szCs w:val="14"/>
        </w:rPr>
        <w:tab/>
        <w:t>yes/no</w:t>
      </w:r>
      <w:r w:rsidRPr="00FE6D6F">
        <w:rPr>
          <w:szCs w:val="14"/>
          <w:vertAlign w:val="superscript"/>
        </w:rPr>
        <w:t>2</w:t>
      </w:r>
      <w:r w:rsidRPr="00FE6D6F">
        <w:rPr>
          <w:szCs w:val="14"/>
        </w:rPr>
        <w:t xml:space="preserve"> .............................................</w:t>
      </w:r>
    </w:p>
    <w:p w14:paraId="19AEF9A9" w14:textId="77777777" w:rsidR="00FE6D6F" w:rsidRPr="00FE6D6F" w:rsidRDefault="00FE6D6F" w:rsidP="00FE6D6F">
      <w:pPr>
        <w:tabs>
          <w:tab w:val="left" w:pos="1985"/>
          <w:tab w:val="left" w:pos="4962"/>
          <w:tab w:val="left" w:leader="dot" w:pos="8505"/>
        </w:tabs>
        <w:ind w:left="1973" w:right="1134" w:hanging="839"/>
        <w:jc w:val="both"/>
        <w:rPr>
          <w:szCs w:val="14"/>
        </w:rPr>
      </w:pPr>
      <w:r w:rsidRPr="00FE6D6F">
        <w:rPr>
          <w:szCs w:val="14"/>
        </w:rPr>
        <w:t>9.23.1.</w:t>
      </w:r>
      <w:r w:rsidRPr="00FE6D6F">
        <w:rPr>
          <w:szCs w:val="14"/>
        </w:rPr>
        <w:tab/>
        <w:t>Tell-tale indicating failure, as required by component regulation, fitted:</w:t>
      </w:r>
    </w:p>
    <w:p w14:paraId="68AC8370" w14:textId="77777777" w:rsidR="00FE6D6F" w:rsidRPr="00FE6D6F" w:rsidRDefault="00FE6D6F" w:rsidP="00FE6D6F">
      <w:pPr>
        <w:tabs>
          <w:tab w:val="left" w:pos="1985"/>
          <w:tab w:val="left" w:pos="4962"/>
          <w:tab w:val="left" w:leader="dot" w:pos="8505"/>
        </w:tabs>
        <w:spacing w:after="100"/>
        <w:ind w:left="1974" w:right="1134" w:hanging="840"/>
        <w:jc w:val="both"/>
        <w:rPr>
          <w:i/>
        </w:rPr>
      </w:pPr>
      <w:r w:rsidRPr="00FE6D6F">
        <w:rPr>
          <w:szCs w:val="14"/>
        </w:rPr>
        <w:tab/>
        <w:t>yes/no</w:t>
      </w:r>
      <w:r w:rsidRPr="00FE6D6F">
        <w:rPr>
          <w:szCs w:val="14"/>
          <w:vertAlign w:val="superscript"/>
        </w:rPr>
        <w:t>2</w:t>
      </w:r>
      <w:r w:rsidRPr="00FE6D6F">
        <w:rPr>
          <w:szCs w:val="14"/>
        </w:rPr>
        <w:t xml:space="preserve"> ............................................</w:t>
      </w:r>
      <w:r w:rsidRPr="00FE6D6F">
        <w:t xml:space="preserve"> "</w:t>
      </w:r>
    </w:p>
    <w:p w14:paraId="3D3B3E9F" w14:textId="77777777" w:rsidR="00FE6D6F" w:rsidRPr="00FE6D6F" w:rsidRDefault="00FE6D6F" w:rsidP="00FE6D6F">
      <w:pPr>
        <w:spacing w:after="120"/>
        <w:ind w:left="1134" w:right="1134"/>
        <w:rPr>
          <w:rFonts w:eastAsia="MS Mincho"/>
          <w:szCs w:val="16"/>
        </w:rPr>
      </w:pPr>
      <w:r w:rsidRPr="00FE6D6F">
        <w:rPr>
          <w:i/>
          <w:szCs w:val="16"/>
        </w:rPr>
        <w:t>Annex 2,</w:t>
      </w:r>
      <w:r w:rsidRPr="00FE6D6F">
        <w:rPr>
          <w:rFonts w:eastAsia="MS Mincho"/>
          <w:szCs w:val="16"/>
        </w:rPr>
        <w:t xml:space="preserve"> amend to read:</w:t>
      </w:r>
    </w:p>
    <w:p w14:paraId="24DE38EC" w14:textId="77777777" w:rsidR="00FE6D6F" w:rsidRPr="00FE6D6F" w:rsidRDefault="00FE6D6F" w:rsidP="00FE6D6F">
      <w:pPr>
        <w:spacing w:after="120"/>
        <w:ind w:left="1134" w:right="1134"/>
        <w:rPr>
          <w:rFonts w:eastAsia="MS Mincho"/>
          <w:b/>
          <w:sz w:val="28"/>
          <w:szCs w:val="28"/>
        </w:rPr>
      </w:pPr>
      <w:r w:rsidRPr="00FE6D6F">
        <w:rPr>
          <w:b/>
          <w:bCs/>
          <w:sz w:val="28"/>
          <w:szCs w:val="28"/>
          <w:lang w:val="en-US"/>
        </w:rPr>
        <w:t>"</w:t>
      </w:r>
      <w:r w:rsidRPr="00FE6D6F">
        <w:rPr>
          <w:b/>
          <w:sz w:val="28"/>
          <w:szCs w:val="28"/>
        </w:rPr>
        <w:t>Arrangements of approval marks</w:t>
      </w:r>
    </w:p>
    <w:p w14:paraId="7C3A836F" w14:textId="77777777" w:rsidR="00FE6D6F" w:rsidRPr="00FE6D6F" w:rsidRDefault="00FE6D6F" w:rsidP="00FE6D6F">
      <w:pPr>
        <w:ind w:left="1134" w:right="1134"/>
        <w:rPr>
          <w:szCs w:val="16"/>
        </w:rPr>
      </w:pPr>
      <w:r w:rsidRPr="00FE6D6F">
        <w:rPr>
          <w:szCs w:val="16"/>
        </w:rPr>
        <w:t>Model A</w:t>
      </w:r>
    </w:p>
    <w:p w14:paraId="6BD12106" w14:textId="77777777" w:rsidR="00FE6D6F" w:rsidRPr="00FE6D6F" w:rsidRDefault="00FE6D6F" w:rsidP="00FE6D6F">
      <w:pPr>
        <w:ind w:left="1134" w:right="1134"/>
        <w:rPr>
          <w:szCs w:val="16"/>
        </w:rPr>
      </w:pPr>
      <w:r w:rsidRPr="00FE6D6F">
        <w:rPr>
          <w:szCs w:val="16"/>
        </w:rPr>
        <w:t>(See paragraph 4.4. of this Regulation)</w:t>
      </w:r>
    </w:p>
    <w:p w14:paraId="50ECCC01" w14:textId="77777777" w:rsidR="00FE6D6F" w:rsidRPr="00FE6D6F" w:rsidRDefault="00FE6D6F" w:rsidP="00FE6D6F">
      <w:pPr>
        <w:tabs>
          <w:tab w:val="left" w:pos="1700"/>
          <w:tab w:val="left" w:pos="4536"/>
          <w:tab w:val="left" w:leader="dot" w:pos="8505"/>
        </w:tabs>
        <w:spacing w:after="120"/>
        <w:ind w:left="1134" w:right="1134"/>
        <w:jc w:val="both"/>
        <w:rPr>
          <w:szCs w:val="16"/>
        </w:rPr>
      </w:pPr>
    </w:p>
    <w:p w14:paraId="275B20B3" w14:textId="77777777" w:rsidR="00FE6D6F" w:rsidRPr="00FE6D6F" w:rsidRDefault="00FE6D6F" w:rsidP="00FE6D6F">
      <w:pPr>
        <w:tabs>
          <w:tab w:val="left" w:pos="1700"/>
          <w:tab w:val="left" w:pos="4536"/>
          <w:tab w:val="left" w:leader="dot" w:pos="8505"/>
        </w:tabs>
        <w:spacing w:after="120"/>
        <w:ind w:left="1134" w:right="1134"/>
        <w:jc w:val="both"/>
        <w:rPr>
          <w:szCs w:val="16"/>
        </w:rPr>
      </w:pPr>
      <w:r w:rsidRPr="00FE6D6F">
        <w:rPr>
          <w:noProof/>
          <w:szCs w:val="16"/>
          <w:lang w:val="it-IT" w:eastAsia="it-IT"/>
        </w:rPr>
        <mc:AlternateContent>
          <mc:Choice Requires="wps">
            <w:drawing>
              <wp:anchor distT="0" distB="0" distL="114300" distR="114300" simplePos="0" relativeHeight="251660288" behindDoc="0" locked="0" layoutInCell="1" allowOverlap="1" wp14:anchorId="3C6ED683" wp14:editId="03283D1B">
                <wp:simplePos x="0" y="0"/>
                <wp:positionH relativeFrom="column">
                  <wp:posOffset>4153535</wp:posOffset>
                </wp:positionH>
                <wp:positionV relativeFrom="paragraph">
                  <wp:posOffset>365760</wp:posOffset>
                </wp:positionV>
                <wp:extent cx="444500" cy="378460"/>
                <wp:effectExtent l="0" t="0" r="0" b="2540"/>
                <wp:wrapNone/>
                <wp:docPr id="267" name="Casella di testo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378460"/>
                        </a:xfrm>
                        <a:prstGeom prst="rect">
                          <a:avLst/>
                        </a:prstGeom>
                        <a:solidFill>
                          <a:srgbClr val="FFFFFF"/>
                        </a:solidFill>
                        <a:ln>
                          <a:noFill/>
                        </a:ln>
                      </wps:spPr>
                      <wps:txbx>
                        <w:txbxContent>
                          <w:p w14:paraId="3615F3C9" w14:textId="77777777" w:rsidR="00FE6D6F" w:rsidRPr="00C67F39" w:rsidRDefault="00FE6D6F" w:rsidP="00FE6D6F">
                            <w:pPr>
                              <w:rPr>
                                <w:rFonts w:ascii="Arial" w:hAnsi="Arial"/>
                                <w:sz w:val="52"/>
                                <w:szCs w:val="52"/>
                                <w:lang w:eastAsia="ja-JP"/>
                              </w:rPr>
                            </w:pPr>
                            <w:r w:rsidRPr="0085694D">
                              <w:rPr>
                                <w:rFonts w:ascii="Arial" w:hAnsi="Arial"/>
                                <w:sz w:val="52"/>
                                <w:szCs w:val="52"/>
                              </w:rPr>
                              <w:t>08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6ED683" id="_x0000_t202" coordsize="21600,21600" o:spt="202" path="m,l,21600r21600,l21600,xe">
                <v:stroke joinstyle="miter"/>
                <v:path gradientshapeok="t" o:connecttype="rect"/>
              </v:shapetype>
              <v:shape id="Casella di testo 145" o:spid="_x0000_s1026" type="#_x0000_t202" style="position:absolute;left:0;text-align:left;margin-left:327.05pt;margin-top:28.8pt;width:35pt;height:29.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" stroked="f">
                <v:textbox inset="0,0,0,0">
                  <w:txbxContent>
                    <w:p w14:paraId="3615F3C9" w14:textId="77777777" w:rsidR="00FE6D6F" w:rsidRPr="00C67F39" w:rsidRDefault="00FE6D6F" w:rsidP="00FE6D6F">
                      <w:pPr>
                        <w:rPr>
                          <w:rFonts w:ascii="Arial" w:hAnsi="Arial"/>
                          <w:sz w:val="52"/>
                          <w:szCs w:val="52"/>
                          <w:lang w:eastAsia="ja-JP"/>
                        </w:rPr>
                      </w:pPr>
                      <w:r w:rsidRPr="0085694D">
                        <w:rPr>
                          <w:rFonts w:ascii="Arial" w:hAnsi="Arial"/>
                          <w:sz w:val="52"/>
                          <w:szCs w:val="52"/>
                        </w:rPr>
                        <w:t>08</w:t>
                      </w:r>
                    </w:p>
                  </w:txbxContent>
                </v:textbox>
              </v:shape>
            </w:pict>
          </mc:Fallback>
        </mc:AlternateContent>
      </w:r>
      <w:r w:rsidRPr="00FE6D6F">
        <w:rPr>
          <w:noProof/>
          <w:szCs w:val="16"/>
          <w:lang w:val="it-IT" w:eastAsia="it-IT"/>
        </w:rPr>
        <w:drawing>
          <wp:inline distT="0" distB="0" distL="0" distR="0" wp14:anchorId="39BCDC4C" wp14:editId="1D5C1EE3">
            <wp:extent cx="5303520" cy="1009650"/>
            <wp:effectExtent l="0" t="0" r="0" b="0"/>
            <wp:docPr id="268" name="Immagine 2" descr="Description: Description: reg-48-graph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2" descr="Description: Description: reg-48-graphic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3520" cy="1009650"/>
                    </a:xfrm>
                    <a:prstGeom prst="rect">
                      <a:avLst/>
                    </a:prstGeom>
                    <a:noFill/>
                    <a:ln>
                      <a:noFill/>
                    </a:ln>
                  </pic:spPr>
                </pic:pic>
              </a:graphicData>
            </a:graphic>
          </wp:inline>
        </w:drawing>
      </w:r>
    </w:p>
    <w:p w14:paraId="6E0240CD" w14:textId="77777777" w:rsidR="00FE6D6F" w:rsidRPr="00FE6D6F" w:rsidRDefault="00FE6D6F" w:rsidP="00FE6D6F">
      <w:pPr>
        <w:tabs>
          <w:tab w:val="left" w:pos="1700"/>
          <w:tab w:val="left" w:pos="8505"/>
        </w:tabs>
        <w:spacing w:after="120"/>
        <w:ind w:left="1134" w:right="1134"/>
        <w:jc w:val="right"/>
        <w:rPr>
          <w:szCs w:val="16"/>
        </w:rPr>
      </w:pPr>
      <w:r w:rsidRPr="00FE6D6F">
        <w:rPr>
          <w:szCs w:val="16"/>
        </w:rPr>
        <w:tab/>
        <w:t>a = 8 mm min.</w:t>
      </w:r>
    </w:p>
    <w:p w14:paraId="677CE724" w14:textId="77777777" w:rsidR="00FE6D6F" w:rsidRPr="00FE6D6F" w:rsidRDefault="00FE6D6F" w:rsidP="00FE6D6F">
      <w:pPr>
        <w:tabs>
          <w:tab w:val="left" w:pos="1700"/>
          <w:tab w:val="left" w:pos="4536"/>
        </w:tabs>
        <w:spacing w:before="120" w:after="240"/>
        <w:ind w:left="1134" w:right="1134"/>
        <w:jc w:val="both"/>
        <w:rPr>
          <w:szCs w:val="16"/>
        </w:rPr>
      </w:pPr>
      <w:r w:rsidRPr="00FE6D6F">
        <w:rPr>
          <w:szCs w:val="16"/>
        </w:rPr>
        <w:tab/>
        <w:t xml:space="preserve">The above approval mark affixed to a vehicle shows that the vehicle type concerned has, </w:t>
      </w:r>
      <w:proofErr w:type="gramStart"/>
      <w:r w:rsidRPr="00FE6D6F">
        <w:rPr>
          <w:szCs w:val="16"/>
        </w:rPr>
        <w:t>with regard to</w:t>
      </w:r>
      <w:proofErr w:type="gramEnd"/>
      <w:r w:rsidRPr="00FE6D6F">
        <w:rPr>
          <w:szCs w:val="16"/>
        </w:rPr>
        <w:t xml:space="preserve"> the installation of lighting and light</w:t>
      </w:r>
      <w:r w:rsidRPr="00FE6D6F">
        <w:rPr>
          <w:szCs w:val="16"/>
        </w:rPr>
        <w:noBreakHyphen/>
        <w:t xml:space="preserve">signalling devices, been approved in the Netherlands (E4) pursuant to UN Regulation No. 48 as amended by the </w:t>
      </w:r>
      <w:r w:rsidRPr="00FE6D6F">
        <w:rPr>
          <w:bCs/>
          <w:szCs w:val="16"/>
        </w:rPr>
        <w:t>08 series of amendments. The approval number indicates that the approval was granted in accordance with the requirements of UN Regulation No. 48 as amended by the 08 series of amendments</w:t>
      </w:r>
      <w:r w:rsidRPr="00FE6D6F">
        <w:rPr>
          <w:szCs w:val="16"/>
        </w:rPr>
        <w:t>.</w:t>
      </w:r>
    </w:p>
    <w:p w14:paraId="3DBC34DB" w14:textId="77777777" w:rsidR="00FE6D6F" w:rsidRPr="00FE6D6F" w:rsidRDefault="00FE6D6F" w:rsidP="00FE6D6F">
      <w:pPr>
        <w:ind w:left="1134" w:right="1134"/>
        <w:rPr>
          <w:szCs w:val="16"/>
        </w:rPr>
      </w:pPr>
      <w:r w:rsidRPr="00FE6D6F">
        <w:rPr>
          <w:szCs w:val="16"/>
        </w:rPr>
        <w:t>Model B</w:t>
      </w:r>
    </w:p>
    <w:p w14:paraId="78449B29" w14:textId="77777777" w:rsidR="00FE6D6F" w:rsidRPr="00FE6D6F" w:rsidRDefault="00FE6D6F" w:rsidP="00FE6D6F">
      <w:pPr>
        <w:ind w:left="1134" w:right="1134"/>
        <w:rPr>
          <w:szCs w:val="16"/>
        </w:rPr>
      </w:pPr>
      <w:r w:rsidRPr="00FE6D6F">
        <w:rPr>
          <w:szCs w:val="16"/>
        </w:rPr>
        <w:t>(See paragraph 4.5. of this Regulation)</w:t>
      </w:r>
    </w:p>
    <w:p w14:paraId="7B01596B" w14:textId="77777777" w:rsidR="00FE6D6F" w:rsidRPr="00FE6D6F" w:rsidRDefault="00FE6D6F" w:rsidP="00FE6D6F">
      <w:pPr>
        <w:spacing w:after="120"/>
        <w:ind w:left="1134" w:right="1134"/>
        <w:jc w:val="both"/>
      </w:pPr>
    </w:p>
    <w:p w14:paraId="7DD062DE" w14:textId="77777777" w:rsidR="00FE6D6F" w:rsidRPr="00FE6D6F" w:rsidRDefault="00FE6D6F" w:rsidP="00FE6D6F">
      <w:pPr>
        <w:widowControl w:val="0"/>
        <w:suppressAutoHyphens w:val="0"/>
        <w:spacing w:line="240" w:lineRule="auto"/>
        <w:ind w:left="709" w:right="1134"/>
        <w:jc w:val="both"/>
        <w:outlineLvl w:val="0"/>
        <w:rPr>
          <w:lang w:val="fr-FR" w:eastAsia="fr-FR"/>
        </w:rPr>
      </w:pPr>
      <w:r w:rsidRPr="00FE6D6F">
        <w:rPr>
          <w:noProof/>
          <w:lang w:val="it-IT" w:eastAsia="it-IT"/>
        </w:rPr>
        <w:lastRenderedPageBreak/>
        <mc:AlternateContent>
          <mc:Choice Requires="wps">
            <w:drawing>
              <wp:anchor distT="0" distB="0" distL="114300" distR="114300" simplePos="0" relativeHeight="251661312" behindDoc="0" locked="0" layoutInCell="1" allowOverlap="1" wp14:anchorId="7219BBAF" wp14:editId="604224E1">
                <wp:simplePos x="0" y="0"/>
                <wp:positionH relativeFrom="column">
                  <wp:posOffset>3742055</wp:posOffset>
                </wp:positionH>
                <wp:positionV relativeFrom="paragraph">
                  <wp:posOffset>132554</wp:posOffset>
                </wp:positionV>
                <wp:extent cx="414020" cy="318026"/>
                <wp:effectExtent l="0" t="0" r="5080" b="6350"/>
                <wp:wrapNone/>
                <wp:docPr id="269" name="Casella di testo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318026"/>
                        </a:xfrm>
                        <a:prstGeom prst="rect">
                          <a:avLst/>
                        </a:prstGeom>
                        <a:solidFill>
                          <a:srgbClr val="FFFFFF"/>
                        </a:solidFill>
                        <a:ln>
                          <a:noFill/>
                        </a:ln>
                      </wps:spPr>
                      <wps:txbx>
                        <w:txbxContent>
                          <w:p w14:paraId="4F0F5CB4" w14:textId="77777777" w:rsidR="00FE6D6F" w:rsidRPr="00117DF6" w:rsidRDefault="00FE6D6F" w:rsidP="00FE6D6F">
                            <w:pPr>
                              <w:spacing w:line="240" w:lineRule="auto"/>
                              <w:rPr>
                                <w:rFonts w:ascii="Arial" w:hAnsi="Arial"/>
                                <w:bCs/>
                                <w:lang w:eastAsia="ja-JP"/>
                              </w:rPr>
                            </w:pPr>
                            <w:r w:rsidRPr="007622E0">
                              <w:rPr>
                                <w:rFonts w:ascii="Arial" w:hAnsi="Arial"/>
                                <w:sz w:val="52"/>
                                <w:szCs w:val="52"/>
                              </w:rPr>
                              <w:t>08</w:t>
                            </w:r>
                            <w:r w:rsidRPr="00117DF6">
                              <w:rPr>
                                <w:rFonts w:ascii="Arial" w:hAnsi="Arial"/>
                                <w:bCs/>
                                <w:sz w:val="52"/>
                                <w:szCs w:val="52"/>
                              </w:rPr>
                              <w:t>0</w:t>
                            </w:r>
                            <w:r>
                              <w:rPr>
                                <w:rFonts w:ascii="Arial" w:hAnsi="Arial"/>
                                <w:bCs/>
                                <w:sz w:val="52"/>
                                <w:szCs w:val="52"/>
                                <w:lang w:eastAsia="ja-JP"/>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19BBAF" id="Casella di testo 148" o:spid="_x0000_s1027" type="#_x0000_t202" style="position:absolute;left:0;text-align:left;margin-left:294.65pt;margin-top:10.45pt;width:32.6pt;height:2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" stroked="f">
                <v:textbox inset="0,0,0,0">
                  <w:txbxContent>
                    <w:p w14:paraId="4F0F5CB4" w14:textId="77777777" w:rsidR="00FE6D6F" w:rsidRPr="00117DF6" w:rsidRDefault="00FE6D6F" w:rsidP="00FE6D6F">
                      <w:pPr>
                        <w:spacing w:line="240" w:lineRule="auto"/>
                        <w:rPr>
                          <w:rFonts w:ascii="Arial" w:hAnsi="Arial"/>
                          <w:bCs/>
                          <w:lang w:eastAsia="ja-JP"/>
                        </w:rPr>
                      </w:pPr>
                      <w:r w:rsidRPr="007622E0">
                        <w:rPr>
                          <w:rFonts w:ascii="Arial" w:hAnsi="Arial"/>
                          <w:sz w:val="52"/>
                          <w:szCs w:val="52"/>
                        </w:rPr>
                        <w:t>08</w:t>
                      </w:r>
                      <w:r w:rsidRPr="00117DF6">
                        <w:rPr>
                          <w:rFonts w:ascii="Arial" w:hAnsi="Arial"/>
                          <w:bCs/>
                          <w:sz w:val="52"/>
                          <w:szCs w:val="52"/>
                        </w:rPr>
                        <w:t>0</w:t>
                      </w:r>
                      <w:r>
                        <w:rPr>
                          <w:rFonts w:ascii="Arial" w:hAnsi="Arial"/>
                          <w:bCs/>
                          <w:sz w:val="52"/>
                          <w:szCs w:val="52"/>
                          <w:lang w:eastAsia="ja-JP"/>
                        </w:rPr>
                        <w:t>6</w:t>
                      </w:r>
                    </w:p>
                  </w:txbxContent>
                </v:textbox>
              </v:shape>
            </w:pict>
          </mc:Fallback>
        </mc:AlternateContent>
      </w:r>
      <w:r w:rsidRPr="00FE6D6F">
        <w:rPr>
          <w:noProof/>
          <w:lang w:val="it-IT" w:eastAsia="it-IT"/>
        </w:rPr>
        <w:drawing>
          <wp:inline distT="0" distB="0" distL="0" distR="0" wp14:anchorId="648DB2C3" wp14:editId="2B0FD9AD">
            <wp:extent cx="5502275" cy="993775"/>
            <wp:effectExtent l="0" t="0" r="3175" b="0"/>
            <wp:docPr id="270"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02275" cy="993775"/>
                    </a:xfrm>
                    <a:prstGeom prst="rect">
                      <a:avLst/>
                    </a:prstGeom>
                    <a:noFill/>
                    <a:ln>
                      <a:noFill/>
                    </a:ln>
                  </pic:spPr>
                </pic:pic>
              </a:graphicData>
            </a:graphic>
          </wp:inline>
        </w:drawing>
      </w:r>
    </w:p>
    <w:p w14:paraId="3E6DC85F" w14:textId="77777777" w:rsidR="00FE6D6F" w:rsidRPr="00FE6D6F" w:rsidRDefault="00FE6D6F" w:rsidP="00FE6D6F">
      <w:pPr>
        <w:tabs>
          <w:tab w:val="left" w:pos="1700"/>
          <w:tab w:val="left" w:pos="8505"/>
        </w:tabs>
        <w:spacing w:after="120"/>
        <w:ind w:left="1134" w:right="1134"/>
        <w:jc w:val="right"/>
        <w:rPr>
          <w:szCs w:val="16"/>
        </w:rPr>
      </w:pPr>
      <w:r w:rsidRPr="00FE6D6F">
        <w:tab/>
      </w:r>
      <w:r w:rsidRPr="00FE6D6F">
        <w:rPr>
          <w:szCs w:val="16"/>
        </w:rPr>
        <w:t>a = 8 mm min.</w:t>
      </w:r>
    </w:p>
    <w:p w14:paraId="14ACC9BE" w14:textId="77777777" w:rsidR="00FE6D6F" w:rsidRPr="00FE6D6F" w:rsidRDefault="00FE6D6F" w:rsidP="00FE6D6F">
      <w:pPr>
        <w:tabs>
          <w:tab w:val="left" w:pos="1700"/>
          <w:tab w:val="left" w:pos="4536"/>
          <w:tab w:val="left" w:leader="dot" w:pos="8505"/>
        </w:tabs>
        <w:spacing w:after="120"/>
        <w:ind w:left="1134" w:right="1134"/>
        <w:jc w:val="both"/>
        <w:rPr>
          <w:bCs/>
        </w:rPr>
      </w:pPr>
      <w:r w:rsidRPr="00FE6D6F">
        <w:tab/>
        <w:t xml:space="preserve">The above approval mark affixed to a vehicle shows that the vehicle type concerned has been approved in the Netherlands (E4) pursuant to UN Regulation No. 48 as amended by the </w:t>
      </w:r>
      <w:r w:rsidRPr="00FE6D6F">
        <w:rPr>
          <w:bCs/>
          <w:szCs w:val="16"/>
        </w:rPr>
        <w:t>08</w:t>
      </w:r>
      <w:r w:rsidRPr="00FE6D6F">
        <w:rPr>
          <w:bCs/>
        </w:rPr>
        <w:t xml:space="preserve"> series of amendments and UN Regulation No. 33.</w:t>
      </w:r>
      <w:r w:rsidRPr="00FE6D6F">
        <w:rPr>
          <w:bCs/>
          <w:vertAlign w:val="superscript"/>
        </w:rPr>
        <w:t>1</w:t>
      </w:r>
      <w:r w:rsidRPr="00FE6D6F">
        <w:rPr>
          <w:bCs/>
        </w:rPr>
        <w:t xml:space="preserve"> The approval number indicates that, at the dates when the respective approvals were given, Regulation No. 48 was amended by the </w:t>
      </w:r>
      <w:r w:rsidRPr="00FE6D6F">
        <w:rPr>
          <w:bCs/>
          <w:szCs w:val="16"/>
        </w:rPr>
        <w:t xml:space="preserve">08 </w:t>
      </w:r>
      <w:r w:rsidRPr="00FE6D6F">
        <w:t>series of amendments and UN Regulation No. 33 was still in its original form</w:t>
      </w:r>
      <w:r w:rsidRPr="00FE6D6F">
        <w:rPr>
          <w:bCs/>
        </w:rPr>
        <w:t>.</w:t>
      </w:r>
    </w:p>
    <w:p w14:paraId="43C440B6" w14:textId="77777777" w:rsidR="00FE6D6F" w:rsidRPr="00FE6D6F" w:rsidRDefault="00FE6D6F" w:rsidP="00FE6D6F">
      <w:pPr>
        <w:tabs>
          <w:tab w:val="left" w:pos="1700"/>
          <w:tab w:val="left" w:pos="4536"/>
          <w:tab w:val="left" w:leader="dot" w:pos="8505"/>
        </w:tabs>
        <w:spacing w:after="120"/>
        <w:ind w:left="1134" w:right="1134"/>
        <w:jc w:val="both"/>
        <w:rPr>
          <w:bCs/>
        </w:rPr>
      </w:pPr>
      <w:r w:rsidRPr="00FE6D6F">
        <w:rPr>
          <w:bCs/>
        </w:rPr>
        <w:t>__________</w:t>
      </w:r>
    </w:p>
    <w:p w14:paraId="5AF352EB" w14:textId="77777777" w:rsidR="00FE6D6F" w:rsidRPr="00FE6D6F" w:rsidRDefault="00FE6D6F" w:rsidP="00FE6D6F">
      <w:pPr>
        <w:spacing w:after="120"/>
        <w:ind w:left="1134" w:right="1134" w:hanging="425"/>
        <w:jc w:val="both"/>
        <w:rPr>
          <w:sz w:val="18"/>
          <w:szCs w:val="18"/>
        </w:rPr>
      </w:pPr>
      <w:r w:rsidRPr="00FE6D6F">
        <w:rPr>
          <w:i/>
          <w:snapToGrid w:val="0"/>
          <w:sz w:val="18"/>
          <w:szCs w:val="18"/>
        </w:rPr>
        <w:tab/>
      </w:r>
      <w:r w:rsidRPr="00FE6D6F">
        <w:rPr>
          <w:sz w:val="18"/>
          <w:szCs w:val="18"/>
          <w:vertAlign w:val="superscript"/>
        </w:rPr>
        <w:t>1</w:t>
      </w:r>
      <w:r w:rsidRPr="00FE6D6F">
        <w:rPr>
          <w:sz w:val="18"/>
          <w:szCs w:val="18"/>
        </w:rPr>
        <w:t xml:space="preserve"> The second number is given merely as an example.</w:t>
      </w:r>
      <w:r w:rsidRPr="00FE6D6F">
        <w:rPr>
          <w:sz w:val="18"/>
          <w:szCs w:val="18"/>
          <w:lang w:val="en-US"/>
        </w:rPr>
        <w:t>"</w:t>
      </w:r>
    </w:p>
    <w:p w14:paraId="43C0E22E" w14:textId="77777777" w:rsidR="00FE6D6F" w:rsidRPr="00FE6D6F" w:rsidRDefault="00FE6D6F" w:rsidP="00FE6D6F">
      <w:pPr>
        <w:spacing w:after="120"/>
        <w:ind w:left="1134" w:right="1134"/>
        <w:rPr>
          <w:rFonts w:eastAsia="MS Mincho"/>
          <w:szCs w:val="16"/>
        </w:rPr>
      </w:pPr>
      <w:r w:rsidRPr="00FE6D6F">
        <w:rPr>
          <w:i/>
          <w:szCs w:val="16"/>
        </w:rPr>
        <w:t>Annex 6</w:t>
      </w:r>
      <w:r w:rsidRPr="00FE6D6F">
        <w:rPr>
          <w:rFonts w:eastAsia="MS Mincho"/>
          <w:szCs w:val="16"/>
        </w:rPr>
        <w:t xml:space="preserve">, </w:t>
      </w:r>
      <w:r w:rsidRPr="00FE6D6F">
        <w:rPr>
          <w:rFonts w:eastAsia="MS Mincho"/>
          <w:i/>
          <w:iCs/>
          <w:szCs w:val="16"/>
        </w:rPr>
        <w:t>paragraph 5.4.3.,</w:t>
      </w:r>
      <w:r w:rsidRPr="00FE6D6F">
        <w:rPr>
          <w:rFonts w:eastAsia="MS Mincho"/>
          <w:szCs w:val="16"/>
        </w:rPr>
        <w:t xml:space="preserve"> amend to read:</w:t>
      </w:r>
    </w:p>
    <w:p w14:paraId="59B1CC43" w14:textId="77777777" w:rsidR="00FE6D6F" w:rsidRPr="00FE6D6F" w:rsidRDefault="00FE6D6F" w:rsidP="00FE6D6F">
      <w:pPr>
        <w:spacing w:after="120"/>
        <w:ind w:left="2268" w:right="1134" w:hanging="1134"/>
        <w:jc w:val="both"/>
      </w:pPr>
      <w:r w:rsidRPr="00FE6D6F">
        <w:rPr>
          <w:lang w:val="en-US"/>
        </w:rPr>
        <w:t>"</w:t>
      </w:r>
      <w:r w:rsidRPr="00FE6D6F">
        <w:t>5.4.3.</w:t>
      </w:r>
      <w:r w:rsidRPr="00FE6D6F">
        <w:tab/>
        <w:t xml:space="preserve">Vehicles with non-conventional suspension, where the propulsion system </w:t>
      </w:r>
      <w:proofErr w:type="gramStart"/>
      <w:r w:rsidRPr="00FE6D6F">
        <w:t>has to</w:t>
      </w:r>
      <w:proofErr w:type="gramEnd"/>
      <w:r w:rsidRPr="00FE6D6F">
        <w:t xml:space="preserve"> be running.</w:t>
      </w:r>
    </w:p>
    <w:p w14:paraId="14F6001B" w14:textId="77777777" w:rsidR="00FE6D6F" w:rsidRPr="00FE6D6F" w:rsidRDefault="00FE6D6F" w:rsidP="00FE6D6F">
      <w:pPr>
        <w:spacing w:after="120"/>
        <w:ind w:left="2268" w:right="1134"/>
        <w:rPr>
          <w:lang w:val="en-US"/>
        </w:rPr>
      </w:pPr>
      <w:r w:rsidRPr="00FE6D6F">
        <w:rPr>
          <w:lang w:val="en-US"/>
        </w:rPr>
        <w:t>Before making any measurement wait until the vehicle has assumed its final attitude with the engine running."</w:t>
      </w:r>
    </w:p>
    <w:p w14:paraId="50041119" w14:textId="77777777" w:rsidR="00D87B26" w:rsidRPr="00173DA3" w:rsidRDefault="00D87B26" w:rsidP="00D87B26">
      <w:pPr>
        <w:spacing w:before="240"/>
        <w:jc w:val="center"/>
        <w:rPr>
          <w:u w:val="single"/>
        </w:rPr>
      </w:pPr>
      <w:r w:rsidRPr="003D3861">
        <w:rPr>
          <w:u w:val="single"/>
        </w:rPr>
        <w:tab/>
      </w:r>
      <w:r w:rsidRPr="003D3861">
        <w:rPr>
          <w:u w:val="single"/>
        </w:rPr>
        <w:tab/>
      </w:r>
      <w:r w:rsidRPr="003D3861">
        <w:rPr>
          <w:u w:val="single"/>
        </w:rPr>
        <w:tab/>
      </w:r>
    </w:p>
    <w:sectPr w:rsidR="00385790" w:rsidRPr="00385790" w:rsidSect="00B640C6">
      <w:headerReference w:type="first" r:id="rId145"/>
      <w:footerReference w:type="first" r:id="rId146"/>
      <w:footnotePr>
        <w:numRestart w:val="eachSect"/>
      </w:footnotePr>
      <w:endnotePr>
        <w:numFmt w:val="decimal"/>
      </w:endnotePr>
      <w:pgSz w:w="11907" w:h="16840" w:code="9"/>
      <w:pgMar w:top="1701" w:right="1134" w:bottom="2268" w:left="1134" w:header="1134" w:footer="1701"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3947" w:rsidRDefault="00ED3947"/>
  </w:endnote>
  <w:endnote w:type="continuationSeparator" w:id="0">
    <w:p w:rsidR="00ED3947" w:rsidRDefault="00ED3947"/>
  </w:endnote>
  <w:endnote w:type="continuationNotice" w:id="1">
    <w:p w:rsidR="00ED3947" w:rsidRDefault="00ED39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P MathA">
    <w:altName w:val="Symbol"/>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
    <w:altName w:val="Arial"/>
    <w:panose1 w:val="00000000000000000000"/>
    <w:charset w:val="00"/>
    <w:family w:val="swiss"/>
    <w:notTrueType/>
    <w:pitch w:val="variable"/>
    <w:sig w:usb0="00000003" w:usb1="00000000" w:usb2="00000000" w:usb3="00000000" w:csb0="00000001" w:csb1="00000000"/>
  </w:font>
  <w:font w:name="Letter Gothic">
    <w:altName w:val="Courier New"/>
    <w:panose1 w:val="00000000000000000000"/>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HGMaruGothicMPRO">
    <w:altName w:val="MS Gothic"/>
    <w:charset w:val="80"/>
    <w:family w:val="modern"/>
    <w:pitch w:val="fixed"/>
    <w:sig w:usb0="80000281" w:usb1="28C76CF8" w:usb2="00000010" w:usb3="00000000" w:csb0="00020000"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9E77F2">
    <w:pPr>
      <w:pStyle w:val="ac"/>
      <w:tabs>
        <w:tab w:val="right" w:pos="9638"/>
      </w:tabs>
      <w:jc w:val="both"/>
      <w:rPr>
        <w:sz w:val="18"/>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156E61">
    <w:pPr>
      <w:pStyle w:val="ac"/>
      <w:tabs>
        <w:tab w:val="right" w:pos="9638"/>
      </w:tabs>
      <w:rPr>
        <w:sz w:val="18"/>
      </w:rPr>
    </w:pPr>
    <w:r w:rsidRPr="00156E61">
      <w:rPr>
        <w:b/>
        <w:sz w:val="18"/>
      </w:rPr>
      <w:fldChar w:fldCharType="begin"/>
    </w:r>
    <w:r w:rsidRPr="00156E61">
      <w:rPr>
        <w:b/>
        <w:sz w:val="18"/>
      </w:rPr>
      <w:instrText xml:space="preserve"> PAGE  \* MERGEFORMAT </w:instrText>
    </w:r>
    <w:r w:rsidRPr="00156E61">
      <w:rPr>
        <w:b/>
        <w:sz w:val="18"/>
      </w:rPr>
      <w:fldChar w:fldCharType="separate"/>
    </w:r>
    <w:r w:rsidR="00141408">
      <w:rPr>
        <w:b/>
        <w:noProof/>
        <w:sz w:val="18"/>
      </w:rPr>
      <w:t>108</w:t>
    </w:r>
    <w:r w:rsidRPr="00156E61">
      <w:rPr>
        <w:b/>
        <w:sz w:val="18"/>
      </w:rPr>
      <w:fldChar w:fldCharType="end"/>
    </w:r>
    <w:r>
      <w:rPr>
        <w:sz w:val="18"/>
      </w:rPr>
      <w:tab/>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156E61">
    <w:pPr>
      <w:pStyle w:val="ac"/>
      <w:tabs>
        <w:tab w:val="right" w:pos="9638"/>
      </w:tabs>
      <w:rPr>
        <w:b/>
        <w:sz w:val="18"/>
      </w:rPr>
    </w:pPr>
    <w:r>
      <w:tab/>
    </w:r>
    <w:r w:rsidRPr="00156E61">
      <w:rPr>
        <w:b/>
        <w:sz w:val="18"/>
      </w:rPr>
      <w:fldChar w:fldCharType="begin"/>
    </w:r>
    <w:r w:rsidRPr="00156E61">
      <w:rPr>
        <w:b/>
        <w:sz w:val="18"/>
      </w:rPr>
      <w:instrText xml:space="preserve"> PAGE  \* MERGEFORMAT </w:instrText>
    </w:r>
    <w:r w:rsidRPr="00156E61">
      <w:rPr>
        <w:b/>
        <w:sz w:val="18"/>
      </w:rPr>
      <w:fldChar w:fldCharType="separate"/>
    </w:r>
    <w:r w:rsidR="00141408">
      <w:rPr>
        <w:b/>
        <w:noProof/>
        <w:sz w:val="18"/>
      </w:rPr>
      <w:t>107</w:t>
    </w:r>
    <w:r w:rsidRPr="00156E61">
      <w:rPr>
        <w:b/>
        <w:sz w:val="18"/>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C03A6B">
    <w:r w:rsidRPr="003A3812">
      <w:rPr>
        <w:b/>
      </w:rPr>
      <w:fldChar w:fldCharType="begin"/>
    </w:r>
    <w:r w:rsidRPr="003A3812">
      <w:rPr>
        <w:b/>
      </w:rPr>
      <w:instrText xml:space="preserve"> PAGE  \* MERGEFORMAT </w:instrText>
    </w:r>
    <w:r w:rsidRPr="003A3812">
      <w:rPr>
        <w:b/>
      </w:rPr>
      <w:fldChar w:fldCharType="separate"/>
    </w:r>
    <w:r w:rsidR="00141408">
      <w:rPr>
        <w:b/>
        <w:noProof/>
      </w:rPr>
      <w:t>96</w:t>
    </w:r>
    <w:r w:rsidRPr="003A3812">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395C8E">
    <w:pPr>
      <w:jc w:val="right"/>
    </w:pPr>
    <w:r w:rsidRPr="003A3812">
      <w:rPr>
        <w:b/>
      </w:rPr>
      <w:fldChar w:fldCharType="begin"/>
    </w:r>
    <w:r w:rsidRPr="003A3812">
      <w:rPr>
        <w:b/>
      </w:rPr>
      <w:instrText xml:space="preserve"> PAGE  \* MERGEFORMAT </w:instrText>
    </w:r>
    <w:r w:rsidRPr="003A3812">
      <w:rPr>
        <w:b/>
      </w:rPr>
      <w:fldChar w:fldCharType="separate"/>
    </w:r>
    <w:r w:rsidR="00141408">
      <w:rPr>
        <w:b/>
        <w:noProof/>
      </w:rPr>
      <w:t>109</w:t>
    </w:r>
    <w:r w:rsidRPr="003A3812">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156E61">
    <w:pPr>
      <w:pStyle w:val="ac"/>
      <w:tabs>
        <w:tab w:val="right" w:pos="9638"/>
      </w:tabs>
      <w:rPr>
        <w:sz w:val="18"/>
      </w:rPr>
    </w:pPr>
    <w:r w:rsidRPr="00156E61">
      <w:rPr>
        <w:b/>
        <w:sz w:val="18"/>
      </w:rPr>
      <w:fldChar w:fldCharType="begin"/>
    </w:r>
    <w:r w:rsidRPr="00156E61">
      <w:rPr>
        <w:b/>
        <w:sz w:val="18"/>
      </w:rPr>
      <w:instrText xml:space="preserve"> PAGE  \* MERGEFORMAT </w:instrText>
    </w:r>
    <w:r w:rsidRPr="00156E61">
      <w:rPr>
        <w:b/>
        <w:sz w:val="18"/>
      </w:rPr>
      <w:fldChar w:fldCharType="separate"/>
    </w:r>
    <w:r>
      <w:rPr>
        <w:b/>
        <w:noProof/>
        <w:sz w:val="18"/>
      </w:rPr>
      <w:t>112</w:t>
    </w:r>
    <w:r w:rsidRPr="00156E61">
      <w:rPr>
        <w:b/>
        <w:sz w:val="18"/>
      </w:rPr>
      <w:fldChar w:fldCharType="end"/>
    </w:r>
    <w:r>
      <w:rPr>
        <w:sz w:val="18"/>
      </w:rPr>
      <w:tab/>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156E61">
    <w:pPr>
      <w:pStyle w:val="ac"/>
      <w:tabs>
        <w:tab w:val="right" w:pos="9638"/>
      </w:tabs>
      <w:rPr>
        <w:b/>
        <w:sz w:val="18"/>
      </w:rPr>
    </w:pPr>
    <w:r>
      <w:tab/>
    </w:r>
    <w:r w:rsidRPr="00156E61">
      <w:rPr>
        <w:b/>
        <w:sz w:val="18"/>
      </w:rPr>
      <w:fldChar w:fldCharType="begin"/>
    </w:r>
    <w:r w:rsidRPr="00156E61">
      <w:rPr>
        <w:b/>
        <w:sz w:val="18"/>
      </w:rPr>
      <w:instrText xml:space="preserve"> PAGE  \* MERGEFORMAT </w:instrText>
    </w:r>
    <w:r w:rsidRPr="00156E61">
      <w:rPr>
        <w:b/>
        <w:sz w:val="18"/>
      </w:rPr>
      <w:fldChar w:fldCharType="separate"/>
    </w:r>
    <w:r w:rsidR="00141408">
      <w:rPr>
        <w:b/>
        <w:noProof/>
        <w:sz w:val="18"/>
      </w:rPr>
      <w:t>111</w:t>
    </w:r>
    <w:r w:rsidRPr="00156E61">
      <w:rPr>
        <w:b/>
        <w:sz w:val="18"/>
      </w:rPr>
      <w:fldChar w:fldCharType="end"/>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395C8E">
    <w:r w:rsidRPr="003A3812">
      <w:rPr>
        <w:b/>
      </w:rPr>
      <w:fldChar w:fldCharType="begin"/>
    </w:r>
    <w:r w:rsidRPr="003A3812">
      <w:rPr>
        <w:b/>
      </w:rPr>
      <w:instrText xml:space="preserve"> PAGE  \* MERGEFORMAT </w:instrText>
    </w:r>
    <w:r w:rsidRPr="003A3812">
      <w:rPr>
        <w:b/>
      </w:rPr>
      <w:fldChar w:fldCharType="separate"/>
    </w:r>
    <w:r w:rsidR="00141408">
      <w:rPr>
        <w:b/>
        <w:noProof/>
      </w:rPr>
      <w:t>110</w:t>
    </w:r>
    <w:r w:rsidRPr="003A3812">
      <w:fldChar w:fldCharType="end"/>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156E61">
    <w:pPr>
      <w:pStyle w:val="ac"/>
      <w:tabs>
        <w:tab w:val="right" w:pos="9638"/>
      </w:tabs>
      <w:rPr>
        <w:sz w:val="18"/>
      </w:rPr>
    </w:pPr>
    <w:r w:rsidRPr="00156E61">
      <w:rPr>
        <w:b/>
        <w:sz w:val="18"/>
      </w:rPr>
      <w:fldChar w:fldCharType="begin"/>
    </w:r>
    <w:r w:rsidRPr="00156E61">
      <w:rPr>
        <w:b/>
        <w:sz w:val="18"/>
      </w:rPr>
      <w:instrText xml:space="preserve"> PAGE  \* MERGEFORMAT </w:instrText>
    </w:r>
    <w:r w:rsidRPr="00156E61">
      <w:rPr>
        <w:b/>
        <w:sz w:val="18"/>
      </w:rPr>
      <w:fldChar w:fldCharType="separate"/>
    </w:r>
    <w:r w:rsidR="00141408">
      <w:rPr>
        <w:b/>
        <w:noProof/>
        <w:sz w:val="18"/>
      </w:rPr>
      <w:t>116</w:t>
    </w:r>
    <w:r w:rsidRPr="00156E61">
      <w:rPr>
        <w:b/>
        <w:sz w:val="18"/>
      </w:rPr>
      <w:fldChar w:fldCharType="end"/>
    </w:r>
    <w:r>
      <w:rPr>
        <w:sz w:val="18"/>
      </w:rPr>
      <w:tab/>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156E61">
    <w:pPr>
      <w:pStyle w:val="ac"/>
      <w:tabs>
        <w:tab w:val="right" w:pos="9638"/>
      </w:tabs>
      <w:rPr>
        <w:b/>
        <w:sz w:val="18"/>
      </w:rPr>
    </w:pPr>
    <w:r>
      <w:tab/>
    </w:r>
    <w:r w:rsidRPr="00156E61">
      <w:rPr>
        <w:b/>
        <w:sz w:val="18"/>
      </w:rPr>
      <w:fldChar w:fldCharType="begin"/>
    </w:r>
    <w:r w:rsidRPr="00156E61">
      <w:rPr>
        <w:b/>
        <w:sz w:val="18"/>
      </w:rPr>
      <w:instrText xml:space="preserve"> PAGE  \* MERGEFORMAT </w:instrText>
    </w:r>
    <w:r w:rsidRPr="00156E61">
      <w:rPr>
        <w:b/>
        <w:sz w:val="18"/>
      </w:rPr>
      <w:fldChar w:fldCharType="separate"/>
    </w:r>
    <w:r w:rsidR="00141408">
      <w:rPr>
        <w:b/>
        <w:noProof/>
        <w:sz w:val="18"/>
      </w:rPr>
      <w:t>115</w:t>
    </w:r>
    <w:r w:rsidRPr="00156E61">
      <w:rPr>
        <w:b/>
        <w:sz w:val="18"/>
      </w:rPr>
      <w:fldChar w:fldCharType="end"/>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395C8E">
    <w:r w:rsidRPr="003A3812">
      <w:rPr>
        <w:b/>
      </w:rPr>
      <w:fldChar w:fldCharType="begin"/>
    </w:r>
    <w:r w:rsidRPr="003A3812">
      <w:rPr>
        <w:b/>
      </w:rPr>
      <w:instrText xml:space="preserve"> PAGE  \* MERGEFORMAT </w:instrText>
    </w:r>
    <w:r w:rsidRPr="003A3812">
      <w:rPr>
        <w:b/>
      </w:rPr>
      <w:fldChar w:fldCharType="separate"/>
    </w:r>
    <w:r w:rsidR="00141408">
      <w:rPr>
        <w:b/>
        <w:noProof/>
      </w:rPr>
      <w:t>112</w:t>
    </w:r>
    <w:r w:rsidRPr="003A3812">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156E61">
    <w:pPr>
      <w:pStyle w:val="ac"/>
      <w:tabs>
        <w:tab w:val="right" w:pos="9638"/>
      </w:tabs>
      <w:rPr>
        <w:b/>
        <w:sz w:val="18"/>
      </w:rPr>
    </w:pPr>
    <w:r>
      <w:tab/>
    </w:r>
    <w:r w:rsidRPr="00156E61">
      <w:rPr>
        <w:b/>
        <w:sz w:val="18"/>
      </w:rPr>
      <w:fldChar w:fldCharType="begin"/>
    </w:r>
    <w:r w:rsidRPr="00156E61">
      <w:rPr>
        <w:b/>
        <w:sz w:val="18"/>
      </w:rPr>
      <w:instrText xml:space="preserve"> PAGE  \* MERGEFORMAT </w:instrText>
    </w:r>
    <w:r w:rsidRPr="00156E61">
      <w:rPr>
        <w:b/>
        <w:sz w:val="18"/>
      </w:rPr>
      <w:fldChar w:fldCharType="separate"/>
    </w:r>
    <w:r w:rsidR="00141408">
      <w:rPr>
        <w:b/>
        <w:noProof/>
        <w:sz w:val="18"/>
      </w:rPr>
      <w:t>89</w:t>
    </w:r>
    <w:r w:rsidRPr="00156E61">
      <w:rPr>
        <w:b/>
        <w:sz w:val="18"/>
      </w:rPr>
      <w:fldChar w:fldCharType="end"/>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395C8E">
    <w:pPr>
      <w:jc w:val="right"/>
    </w:pPr>
    <w:r w:rsidRPr="003A3812">
      <w:rPr>
        <w:b/>
      </w:rPr>
      <w:fldChar w:fldCharType="begin"/>
    </w:r>
    <w:r w:rsidRPr="003A3812">
      <w:rPr>
        <w:b/>
      </w:rPr>
      <w:instrText xml:space="preserve"> PAGE  \* MERGEFORMAT </w:instrText>
    </w:r>
    <w:r w:rsidRPr="003A3812">
      <w:rPr>
        <w:b/>
      </w:rPr>
      <w:fldChar w:fldCharType="separate"/>
    </w:r>
    <w:r w:rsidR="00141408">
      <w:rPr>
        <w:b/>
        <w:noProof/>
      </w:rPr>
      <w:t>117</w:t>
    </w:r>
    <w:r w:rsidRPr="003A3812">
      <w:fldChar w:fldCharType="end"/>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156E61">
    <w:pPr>
      <w:pStyle w:val="ac"/>
      <w:tabs>
        <w:tab w:val="right" w:pos="9638"/>
      </w:tabs>
      <w:rPr>
        <w:sz w:val="18"/>
      </w:rPr>
    </w:pPr>
    <w:r w:rsidRPr="00156E61">
      <w:rPr>
        <w:b/>
        <w:sz w:val="18"/>
      </w:rPr>
      <w:fldChar w:fldCharType="begin"/>
    </w:r>
    <w:r w:rsidRPr="00156E61">
      <w:rPr>
        <w:b/>
        <w:sz w:val="18"/>
      </w:rPr>
      <w:instrText xml:space="preserve"> PAGE  \* MERGEFORMAT </w:instrText>
    </w:r>
    <w:r w:rsidRPr="00156E61">
      <w:rPr>
        <w:b/>
        <w:sz w:val="18"/>
      </w:rPr>
      <w:fldChar w:fldCharType="separate"/>
    </w:r>
    <w:r>
      <w:rPr>
        <w:b/>
        <w:noProof/>
        <w:sz w:val="18"/>
      </w:rPr>
      <w:t>120</w:t>
    </w:r>
    <w:r w:rsidRPr="00156E61">
      <w:rPr>
        <w:b/>
        <w:sz w:val="18"/>
      </w:rPr>
      <w:fldChar w:fldCharType="end"/>
    </w:r>
    <w:r>
      <w:rPr>
        <w:sz w:val="18"/>
      </w:rPr>
      <w:tab/>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156E61">
    <w:pPr>
      <w:pStyle w:val="ac"/>
      <w:tabs>
        <w:tab w:val="right" w:pos="9638"/>
      </w:tabs>
      <w:rPr>
        <w:b/>
        <w:sz w:val="18"/>
      </w:rPr>
    </w:pPr>
    <w:r>
      <w:tab/>
    </w:r>
    <w:r w:rsidRPr="00156E61">
      <w:rPr>
        <w:b/>
        <w:sz w:val="18"/>
      </w:rPr>
      <w:fldChar w:fldCharType="begin"/>
    </w:r>
    <w:r w:rsidRPr="00156E61">
      <w:rPr>
        <w:b/>
        <w:sz w:val="18"/>
      </w:rPr>
      <w:instrText xml:space="preserve"> PAGE  \* MERGEFORMAT </w:instrText>
    </w:r>
    <w:r w:rsidRPr="00156E61">
      <w:rPr>
        <w:b/>
        <w:sz w:val="18"/>
      </w:rPr>
      <w:fldChar w:fldCharType="separate"/>
    </w:r>
    <w:r w:rsidR="00141408">
      <w:rPr>
        <w:b/>
        <w:noProof/>
        <w:sz w:val="18"/>
      </w:rPr>
      <w:t>119</w:t>
    </w:r>
    <w:r w:rsidRPr="00156E61">
      <w:rPr>
        <w:b/>
        <w:sz w:val="18"/>
      </w:rPr>
      <w:fldChar w:fldCharType="end"/>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395C8E">
    <w:r w:rsidRPr="003A3812">
      <w:rPr>
        <w:b/>
      </w:rPr>
      <w:fldChar w:fldCharType="begin"/>
    </w:r>
    <w:r w:rsidRPr="003A3812">
      <w:rPr>
        <w:b/>
      </w:rPr>
      <w:instrText xml:space="preserve"> PAGE  \* MERGEFORMAT </w:instrText>
    </w:r>
    <w:r w:rsidRPr="003A3812">
      <w:rPr>
        <w:b/>
      </w:rPr>
      <w:fldChar w:fldCharType="separate"/>
    </w:r>
    <w:r w:rsidR="00141408">
      <w:rPr>
        <w:b/>
        <w:noProof/>
      </w:rPr>
      <w:t>118</w:t>
    </w:r>
    <w:r w:rsidRPr="003A3812">
      <w:fldChar w:fldCharType="end"/>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156E61">
    <w:pPr>
      <w:pStyle w:val="ac"/>
      <w:tabs>
        <w:tab w:val="right" w:pos="9638"/>
      </w:tabs>
      <w:rPr>
        <w:sz w:val="18"/>
      </w:rPr>
    </w:pPr>
    <w:r w:rsidRPr="00156E61">
      <w:rPr>
        <w:b/>
        <w:sz w:val="18"/>
      </w:rPr>
      <w:fldChar w:fldCharType="begin"/>
    </w:r>
    <w:r w:rsidRPr="00156E61">
      <w:rPr>
        <w:b/>
        <w:sz w:val="18"/>
      </w:rPr>
      <w:instrText xml:space="preserve"> PAGE  \* MERGEFORMAT </w:instrText>
    </w:r>
    <w:r w:rsidRPr="00156E61">
      <w:rPr>
        <w:b/>
        <w:sz w:val="18"/>
      </w:rPr>
      <w:fldChar w:fldCharType="separate"/>
    </w:r>
    <w:r w:rsidR="00141408">
      <w:rPr>
        <w:b/>
        <w:noProof/>
        <w:sz w:val="18"/>
      </w:rPr>
      <w:t>128</w:t>
    </w:r>
    <w:r w:rsidRPr="00156E61">
      <w:rPr>
        <w:b/>
        <w:sz w:val="18"/>
      </w:rPr>
      <w:fldChar w:fldCharType="end"/>
    </w:r>
    <w:r>
      <w:rPr>
        <w:sz w:val="18"/>
      </w:rPr>
      <w:tab/>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156E61">
    <w:pPr>
      <w:pStyle w:val="ac"/>
      <w:tabs>
        <w:tab w:val="right" w:pos="9638"/>
      </w:tabs>
      <w:rPr>
        <w:b/>
        <w:sz w:val="18"/>
      </w:rPr>
    </w:pPr>
    <w:r>
      <w:tab/>
    </w:r>
    <w:r w:rsidRPr="00156E61">
      <w:rPr>
        <w:b/>
        <w:sz w:val="18"/>
      </w:rPr>
      <w:fldChar w:fldCharType="begin"/>
    </w:r>
    <w:r w:rsidRPr="00156E61">
      <w:rPr>
        <w:b/>
        <w:sz w:val="18"/>
      </w:rPr>
      <w:instrText xml:space="preserve"> PAGE  \* MERGEFORMAT </w:instrText>
    </w:r>
    <w:r w:rsidRPr="00156E61">
      <w:rPr>
        <w:b/>
        <w:sz w:val="18"/>
      </w:rPr>
      <w:fldChar w:fldCharType="separate"/>
    </w:r>
    <w:r w:rsidR="00141408">
      <w:rPr>
        <w:b/>
        <w:noProof/>
        <w:sz w:val="18"/>
      </w:rPr>
      <w:t>121</w:t>
    </w:r>
    <w:r w:rsidRPr="00156E61">
      <w:rPr>
        <w:b/>
        <w:sz w:val="18"/>
      </w:rPr>
      <w:fldChar w:fldCharType="end"/>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395C8E">
    <w:r w:rsidRPr="003A3812">
      <w:rPr>
        <w:b/>
      </w:rPr>
      <w:fldChar w:fldCharType="begin"/>
    </w:r>
    <w:r w:rsidRPr="003A3812">
      <w:rPr>
        <w:b/>
      </w:rPr>
      <w:instrText xml:space="preserve"> PAGE  \* MERGEFORMAT </w:instrText>
    </w:r>
    <w:r w:rsidRPr="003A3812">
      <w:rPr>
        <w:b/>
      </w:rPr>
      <w:fldChar w:fldCharType="separate"/>
    </w:r>
    <w:r w:rsidR="00141408">
      <w:rPr>
        <w:b/>
        <w:noProof/>
      </w:rPr>
      <w:t>120</w:t>
    </w:r>
    <w:r w:rsidRPr="003A3812">
      <w:fldChar w:fldCharType="end"/>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E80691">
    <w:pPr>
      <w:jc w:val="right"/>
    </w:pPr>
    <w:r w:rsidRPr="003A3812">
      <w:rPr>
        <w:b/>
      </w:rPr>
      <w:fldChar w:fldCharType="begin"/>
    </w:r>
    <w:r w:rsidRPr="003A3812">
      <w:rPr>
        <w:b/>
      </w:rPr>
      <w:instrText xml:space="preserve"> PAGE  \* MERGEFORMAT </w:instrText>
    </w:r>
    <w:r w:rsidRPr="003A3812">
      <w:rPr>
        <w:b/>
      </w:rPr>
      <w:fldChar w:fldCharType="separate"/>
    </w:r>
    <w:r w:rsidR="00141408">
      <w:rPr>
        <w:b/>
        <w:noProof/>
      </w:rPr>
      <w:t>123</w:t>
    </w:r>
    <w:r w:rsidRPr="003A3812">
      <w:fldChar w:fldCharType="end"/>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156E61">
    <w:pPr>
      <w:pStyle w:val="ac"/>
      <w:tabs>
        <w:tab w:val="right" w:pos="9638"/>
      </w:tabs>
      <w:rPr>
        <w:b/>
        <w:sz w:val="18"/>
      </w:rPr>
    </w:pPr>
    <w:r>
      <w:tab/>
    </w:r>
    <w:r w:rsidRPr="00156E61">
      <w:rPr>
        <w:b/>
        <w:sz w:val="18"/>
      </w:rPr>
      <w:fldChar w:fldCharType="begin"/>
    </w:r>
    <w:r w:rsidRPr="00156E61">
      <w:rPr>
        <w:b/>
        <w:sz w:val="18"/>
      </w:rPr>
      <w:instrText xml:space="preserve"> PAGE  \* MERGEFORMAT </w:instrText>
    </w:r>
    <w:r w:rsidRPr="00156E61">
      <w:rPr>
        <w:b/>
        <w:sz w:val="18"/>
      </w:rPr>
      <w:fldChar w:fldCharType="separate"/>
    </w:r>
    <w:r w:rsidR="00141408">
      <w:rPr>
        <w:b/>
        <w:noProof/>
        <w:sz w:val="18"/>
      </w:rPr>
      <w:t>127</w:t>
    </w:r>
    <w:r w:rsidRPr="00156E61">
      <w:rPr>
        <w:b/>
        <w:sz w:val="18"/>
      </w:rPr>
      <w:fldChar w:fldCharType="end"/>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E80691">
    <w:pPr>
      <w:tabs>
        <w:tab w:val="left" w:pos="1485"/>
      </w:tabs>
    </w:pPr>
    <w:r w:rsidRPr="003A3812">
      <w:rPr>
        <w:b/>
      </w:rPr>
      <w:fldChar w:fldCharType="begin"/>
    </w:r>
    <w:r w:rsidRPr="003A3812">
      <w:rPr>
        <w:b/>
      </w:rPr>
      <w:instrText xml:space="preserve"> PAGE  \* MERGEFORMAT </w:instrText>
    </w:r>
    <w:r w:rsidRPr="003A3812">
      <w:rPr>
        <w:b/>
      </w:rPr>
      <w:fldChar w:fldCharType="separate"/>
    </w:r>
    <w:r w:rsidR="00141408">
      <w:rPr>
        <w:b/>
        <w:noProof/>
      </w:rPr>
      <w:t>124</w:t>
    </w:r>
    <w:r w:rsidRPr="003A3812">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FF1DA4">
    <w:r>
      <w:rPr>
        <w:noProof/>
        <w:lang w:val="en-US" w:eastAsia="ko-KR"/>
      </w:rPr>
      <w:drawing>
        <wp:anchor distT="0" distB="0" distL="114300" distR="114300" simplePos="0" relativeHeight="251657728" behindDoc="0" locked="1" layoutInCell="1" allowOverlap="1">
          <wp:simplePos x="0" y="0"/>
          <wp:positionH relativeFrom="column">
            <wp:posOffset>5148580</wp:posOffset>
          </wp:positionH>
          <wp:positionV relativeFrom="paragraph">
            <wp:posOffset>-79375</wp:posOffset>
          </wp:positionV>
          <wp:extent cx="930275" cy="230505"/>
          <wp:effectExtent l="0" t="0" r="3175" b="0"/>
          <wp:wrapNone/>
          <wp:docPr id="271" name="Picture 1001" descr="Description: Description: recycle_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1001" descr="Description: Description: recycle_Englis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0275" cy="230505"/>
                  </a:xfrm>
                  <a:prstGeom prst="rect">
                    <a:avLst/>
                  </a:prstGeom>
                  <a:noFill/>
                  <a:ln>
                    <a:noFill/>
                  </a:ln>
                </pic:spPr>
              </pic:pic>
            </a:graphicData>
          </a:graphic>
          <wp14:sizeRelH relativeFrom="page">
            <wp14:pctWidth>0</wp14:pctWidth>
          </wp14:sizeRelH>
          <wp14:sizeRelV relativeFrom="page">
            <wp14:pctHeight>0</wp14:pctHeight>
          </wp14:sizeRelV>
        </wp:anchor>
      </w:drawing>
    </w:r>
    <w:r w:rsidR="003E578D">
      <w:t>GE.14-</w: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C03A6B">
    <w:pPr>
      <w:tabs>
        <w:tab w:val="left" w:pos="1485"/>
      </w:tabs>
    </w:pPr>
    <w:r w:rsidRPr="003A3812">
      <w:rPr>
        <w:b/>
      </w:rPr>
      <w:fldChar w:fldCharType="begin"/>
    </w:r>
    <w:r w:rsidRPr="003A3812">
      <w:rPr>
        <w:b/>
      </w:rPr>
      <w:instrText xml:space="preserve"> PAGE  \* MERGEFORMAT </w:instrText>
    </w:r>
    <w:r w:rsidRPr="003A3812">
      <w:rPr>
        <w:b/>
      </w:rPr>
      <w:fldChar w:fldCharType="separate"/>
    </w:r>
    <w:r w:rsidR="00141408">
      <w:rPr>
        <w:b/>
        <w:noProof/>
      </w:rPr>
      <w:t>126</w:t>
    </w:r>
    <w:r w:rsidRPr="003A3812">
      <w:fldChar w:fldCharType="end"/>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0975CF" w:rsidRDefault="003E578D" w:rsidP="000975CF">
    <w:pPr>
      <w:tabs>
        <w:tab w:val="left" w:pos="1485"/>
      </w:tabs>
      <w:jc w:val="right"/>
      <w:rPr>
        <w:sz w:val="18"/>
        <w:szCs w:val="18"/>
      </w:rPr>
    </w:pPr>
    <w:r w:rsidRPr="000975CF">
      <w:rPr>
        <w:b/>
        <w:sz w:val="18"/>
        <w:szCs w:val="18"/>
      </w:rPr>
      <w:fldChar w:fldCharType="begin"/>
    </w:r>
    <w:r w:rsidRPr="000975CF">
      <w:rPr>
        <w:b/>
        <w:sz w:val="18"/>
        <w:szCs w:val="18"/>
      </w:rPr>
      <w:instrText xml:space="preserve"> PAGE  \* MERGEFORMAT </w:instrText>
    </w:r>
    <w:r w:rsidRPr="000975CF">
      <w:rPr>
        <w:b/>
        <w:sz w:val="18"/>
        <w:szCs w:val="18"/>
      </w:rPr>
      <w:fldChar w:fldCharType="separate"/>
    </w:r>
    <w:r w:rsidR="00141408">
      <w:rPr>
        <w:b/>
        <w:noProof/>
        <w:sz w:val="18"/>
        <w:szCs w:val="18"/>
      </w:rPr>
      <w:t>129</w:t>
    </w:r>
    <w:r w:rsidRPr="000975CF">
      <w:rPr>
        <w:sz w:val="18"/>
        <w:szCs w:val="18"/>
      </w:rPr>
      <w:fldChar w:fldCharType="end"/>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0975CF" w:rsidRDefault="003E578D" w:rsidP="000975CF">
    <w:pPr>
      <w:tabs>
        <w:tab w:val="left" w:pos="1485"/>
      </w:tabs>
      <w:rPr>
        <w:sz w:val="18"/>
        <w:szCs w:val="18"/>
      </w:rPr>
    </w:pPr>
    <w:r w:rsidRPr="000975CF">
      <w:rPr>
        <w:b/>
        <w:sz w:val="18"/>
        <w:szCs w:val="18"/>
      </w:rPr>
      <w:fldChar w:fldCharType="begin"/>
    </w:r>
    <w:r w:rsidRPr="000975CF">
      <w:rPr>
        <w:b/>
        <w:sz w:val="18"/>
        <w:szCs w:val="18"/>
      </w:rPr>
      <w:instrText xml:space="preserve"> PAGE  \* MERGEFORMAT </w:instrText>
    </w:r>
    <w:r w:rsidRPr="000975CF">
      <w:rPr>
        <w:b/>
        <w:sz w:val="18"/>
        <w:szCs w:val="18"/>
      </w:rPr>
      <w:fldChar w:fldCharType="separate"/>
    </w:r>
    <w:r w:rsidR="00141408">
      <w:rPr>
        <w:b/>
        <w:noProof/>
        <w:sz w:val="18"/>
        <w:szCs w:val="18"/>
      </w:rPr>
      <w:t>130</w:t>
    </w:r>
    <w:r w:rsidRPr="000975CF">
      <w:rPr>
        <w:sz w:val="18"/>
        <w:szCs w:val="18"/>
      </w:rPr>
      <w:fldChar w:fldCharType="end"/>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0975CF" w:rsidRDefault="003E578D" w:rsidP="007F7D8C">
    <w:pPr>
      <w:tabs>
        <w:tab w:val="left" w:pos="1485"/>
      </w:tabs>
      <w:jc w:val="right"/>
      <w:rPr>
        <w:sz w:val="18"/>
        <w:szCs w:val="18"/>
      </w:rPr>
    </w:pPr>
    <w:r w:rsidRPr="000975CF">
      <w:rPr>
        <w:b/>
        <w:sz w:val="18"/>
        <w:szCs w:val="18"/>
      </w:rPr>
      <w:fldChar w:fldCharType="begin"/>
    </w:r>
    <w:r w:rsidRPr="000975CF">
      <w:rPr>
        <w:b/>
        <w:sz w:val="18"/>
        <w:szCs w:val="18"/>
      </w:rPr>
      <w:instrText xml:space="preserve"> PAGE  \* MERGEFORMAT </w:instrText>
    </w:r>
    <w:r w:rsidRPr="000975CF">
      <w:rPr>
        <w:b/>
        <w:sz w:val="18"/>
        <w:szCs w:val="18"/>
      </w:rPr>
      <w:fldChar w:fldCharType="separate"/>
    </w:r>
    <w:r w:rsidR="00141408">
      <w:rPr>
        <w:b/>
        <w:noProof/>
        <w:sz w:val="18"/>
        <w:szCs w:val="18"/>
      </w:rPr>
      <w:t>131</w:t>
    </w:r>
    <w:r w:rsidRPr="000975CF">
      <w:rPr>
        <w:sz w:val="18"/>
        <w:szCs w:val="18"/>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9E77F2">
    <w:pPr>
      <w:pStyle w:val="ac"/>
      <w:tabs>
        <w:tab w:val="right" w:pos="9638"/>
      </w:tabs>
      <w:jc w:val="both"/>
      <w:rPr>
        <w:sz w:val="18"/>
      </w:rPr>
    </w:pPr>
    <w:r w:rsidRPr="009E77F2">
      <w:rPr>
        <w:b/>
        <w:sz w:val="18"/>
      </w:rPr>
      <w:fldChar w:fldCharType="begin"/>
    </w:r>
    <w:r w:rsidRPr="009E77F2">
      <w:rPr>
        <w:b/>
        <w:sz w:val="18"/>
      </w:rPr>
      <w:instrText xml:space="preserve"> PAGE  \* MERGEFORMAT </w:instrText>
    </w:r>
    <w:r w:rsidRPr="009E77F2">
      <w:rPr>
        <w:b/>
        <w:sz w:val="18"/>
      </w:rPr>
      <w:fldChar w:fldCharType="separate"/>
    </w:r>
    <w:r w:rsidR="00141408">
      <w:rPr>
        <w:b/>
        <w:noProof/>
        <w:sz w:val="18"/>
      </w:rPr>
      <w:t>90</w:t>
    </w:r>
    <w:r w:rsidRPr="009E77F2">
      <w:rPr>
        <w:sz w:val="1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9E77F2">
    <w:pPr>
      <w:jc w:val="right"/>
    </w:pPr>
    <w:r w:rsidRPr="009E77F2">
      <w:rPr>
        <w:b/>
      </w:rPr>
      <w:fldChar w:fldCharType="begin"/>
    </w:r>
    <w:r w:rsidRPr="009E77F2">
      <w:rPr>
        <w:b/>
      </w:rPr>
      <w:instrText xml:space="preserve"> PAGE  \* MERGEFORMAT </w:instrText>
    </w:r>
    <w:r w:rsidRPr="009E77F2">
      <w:rPr>
        <w:b/>
      </w:rPr>
      <w:fldChar w:fldCharType="separate"/>
    </w:r>
    <w:r w:rsidR="00141408">
      <w:rPr>
        <w:b/>
        <w:noProof/>
      </w:rPr>
      <w:t>3</w:t>
    </w:r>
    <w:r w:rsidRPr="009E77F2">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156E61">
    <w:pPr>
      <w:pStyle w:val="ac"/>
      <w:tabs>
        <w:tab w:val="right" w:pos="9638"/>
      </w:tabs>
      <w:rPr>
        <w:sz w:val="18"/>
      </w:rPr>
    </w:pPr>
    <w:r w:rsidRPr="00156E61">
      <w:rPr>
        <w:b/>
        <w:sz w:val="18"/>
      </w:rPr>
      <w:fldChar w:fldCharType="begin"/>
    </w:r>
    <w:r w:rsidRPr="00156E61">
      <w:rPr>
        <w:b/>
        <w:sz w:val="18"/>
      </w:rPr>
      <w:instrText xml:space="preserve"> PAGE  \* MERGEFORMAT </w:instrText>
    </w:r>
    <w:r w:rsidRPr="00156E61">
      <w:rPr>
        <w:b/>
        <w:sz w:val="18"/>
      </w:rPr>
      <w:fldChar w:fldCharType="separate"/>
    </w:r>
    <w:r w:rsidR="00141408">
      <w:rPr>
        <w:b/>
        <w:noProof/>
        <w:sz w:val="18"/>
      </w:rPr>
      <w:t>94</w:t>
    </w:r>
    <w:r w:rsidRPr="00156E61">
      <w:rPr>
        <w:b/>
        <w:sz w:val="18"/>
      </w:rPr>
      <w:fldChar w:fldCharType="end"/>
    </w:r>
    <w:r>
      <w:rPr>
        <w:sz w:val="18"/>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156E61">
    <w:pPr>
      <w:pStyle w:val="ac"/>
      <w:tabs>
        <w:tab w:val="right" w:pos="9638"/>
      </w:tabs>
      <w:rPr>
        <w:b/>
        <w:sz w:val="18"/>
      </w:rPr>
    </w:pPr>
    <w:r>
      <w:tab/>
    </w:r>
    <w:r w:rsidRPr="00156E61">
      <w:rPr>
        <w:b/>
        <w:sz w:val="18"/>
      </w:rPr>
      <w:fldChar w:fldCharType="begin"/>
    </w:r>
    <w:r w:rsidRPr="00156E61">
      <w:rPr>
        <w:b/>
        <w:sz w:val="18"/>
      </w:rPr>
      <w:instrText xml:space="preserve"> PAGE  \* MERGEFORMAT </w:instrText>
    </w:r>
    <w:r w:rsidRPr="00156E61">
      <w:rPr>
        <w:b/>
        <w:sz w:val="18"/>
      </w:rPr>
      <w:fldChar w:fldCharType="separate"/>
    </w:r>
    <w:r w:rsidR="00141408">
      <w:rPr>
        <w:b/>
        <w:noProof/>
        <w:sz w:val="18"/>
      </w:rPr>
      <w:t>93</w:t>
    </w:r>
    <w:r w:rsidRPr="00156E61">
      <w:rPr>
        <w:b/>
        <w:sz w:val="18"/>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F23C9C">
    <w:pPr>
      <w:jc w:val="right"/>
    </w:pPr>
    <w:r w:rsidRPr="003A3812">
      <w:rPr>
        <w:b/>
      </w:rPr>
      <w:fldChar w:fldCharType="begin"/>
    </w:r>
    <w:r w:rsidRPr="003A3812">
      <w:rPr>
        <w:b/>
      </w:rPr>
      <w:instrText xml:space="preserve"> PAGE  \* MERGEFORMAT </w:instrText>
    </w:r>
    <w:r w:rsidRPr="003A3812">
      <w:rPr>
        <w:b/>
      </w:rPr>
      <w:fldChar w:fldCharType="separate"/>
    </w:r>
    <w:r w:rsidR="00141408">
      <w:rPr>
        <w:b/>
        <w:noProof/>
      </w:rPr>
      <w:t>91</w:t>
    </w:r>
    <w:r w:rsidRPr="003A3812">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Pr="00156E61" w:rsidRDefault="003E578D" w:rsidP="00F23C9C">
    <w:pPr>
      <w:jc w:val="right"/>
    </w:pPr>
    <w:r w:rsidRPr="003A3812">
      <w:rPr>
        <w:b/>
      </w:rPr>
      <w:fldChar w:fldCharType="begin"/>
    </w:r>
    <w:r w:rsidRPr="003A3812">
      <w:rPr>
        <w:b/>
      </w:rPr>
      <w:instrText xml:space="preserve"> PAGE  \* MERGEFORMAT </w:instrText>
    </w:r>
    <w:r w:rsidRPr="003A3812">
      <w:rPr>
        <w:b/>
      </w:rPr>
      <w:fldChar w:fldCharType="separate"/>
    </w:r>
    <w:r w:rsidR="00141408">
      <w:rPr>
        <w:b/>
        <w:noProof/>
      </w:rPr>
      <w:t>95</w:t>
    </w:r>
    <w:r w:rsidRPr="003A3812">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3947" w:rsidRPr="000B175B" w:rsidRDefault="00ED3947" w:rsidP="000B175B">
      <w:pPr>
        <w:tabs>
          <w:tab w:val="right" w:pos="2155"/>
        </w:tabs>
        <w:spacing w:after="80"/>
        <w:ind w:left="680"/>
        <w:rPr>
          <w:u w:val="single"/>
        </w:rPr>
      </w:pPr>
      <w:r>
        <w:rPr>
          <w:u w:val="single"/>
        </w:rPr>
        <w:tab/>
      </w:r>
    </w:p>
  </w:footnote>
  <w:footnote w:type="continuationSeparator" w:id="0">
    <w:p w:rsidR="00ED3947" w:rsidRPr="00FC68B7" w:rsidRDefault="00ED3947" w:rsidP="00FC68B7">
      <w:pPr>
        <w:tabs>
          <w:tab w:val="left" w:pos="2155"/>
        </w:tabs>
        <w:spacing w:after="80"/>
        <w:ind w:left="680"/>
        <w:rPr>
          <w:u w:val="single"/>
        </w:rPr>
      </w:pPr>
      <w:r>
        <w:rPr>
          <w:u w:val="single"/>
        </w:rPr>
        <w:tab/>
      </w:r>
    </w:p>
  </w:footnote>
  <w:footnote w:type="continuationNotice" w:id="1">
    <w:p w:rsidR="00ED3947" w:rsidRDefault="00ED3947"/>
  </w:footnote>
  <w:footnote w:id="2">
    <w:p w:rsidR="003E578D" w:rsidRPr="003406B0" w:rsidRDefault="003E578D">
      <w:pPr>
        <w:pStyle w:val="a9"/>
      </w:pPr>
      <w:r>
        <w:rPr>
          <w:rStyle w:val="a3"/>
        </w:rPr>
        <w:tab/>
      </w:r>
      <w:r w:rsidRPr="00156E61">
        <w:rPr>
          <w:rStyle w:val="a3"/>
          <w:sz w:val="20"/>
          <w:vertAlign w:val="baseline"/>
        </w:rPr>
        <w:t>*</w:t>
      </w:r>
      <w:r>
        <w:rPr>
          <w:rStyle w:val="a3"/>
          <w:sz w:val="20"/>
          <w:vertAlign w:val="baseline"/>
        </w:rPr>
        <w:tab/>
      </w:r>
      <w:r w:rsidRPr="00156E61">
        <w:t>Former title of the Agreement: Agreement Concerning the Adoption of Uniform Conditions of Approval and Reciprocal Recognition of Approval for Motor Vehicle Equipment and Parts, done at Geneva on 20 March 1958.</w:t>
      </w:r>
    </w:p>
  </w:footnote>
  <w:footnote w:id="3">
    <w:p w:rsidR="003E578D" w:rsidRPr="003406B0" w:rsidRDefault="003E578D" w:rsidP="002555CE">
      <w:pPr>
        <w:pStyle w:val="a9"/>
        <w:widowControl w:val="0"/>
        <w:tabs>
          <w:tab w:val="clear" w:pos="1021"/>
          <w:tab w:val="right" w:pos="1020"/>
        </w:tabs>
      </w:pPr>
      <w:r>
        <w:tab/>
      </w:r>
      <w:r>
        <w:rPr>
          <w:rStyle w:val="a3"/>
        </w:rPr>
        <w:footnoteRef/>
      </w:r>
      <w:r>
        <w:tab/>
      </w:r>
      <w:r w:rsidRPr="00954131">
        <w:rPr>
          <w:lang w:val="en-US"/>
        </w:rPr>
        <w:t xml:space="preserve">As defined in the Consolidated Resolution on the Construction of Vehicles (R.E.3.), document ECE/TRANS/WP.29/78/Rev.3, para. 2 </w:t>
      </w:r>
      <w:r w:rsidRPr="00954131">
        <w:t xml:space="preserve">- </w:t>
      </w:r>
      <w:hyperlink r:id="rId1" w:history="1">
        <w:r w:rsidRPr="00954131">
          <w:rPr>
            <w:rStyle w:val="a7"/>
          </w:rPr>
          <w:t>www.unece.org/trans/main/wp29/wp29wgs/wp29gen/wp29resolutions.html</w:t>
        </w:r>
      </w:hyperlink>
    </w:p>
  </w:footnote>
  <w:footnote w:id="4">
    <w:p w:rsidR="003E578D" w:rsidRPr="003406B0" w:rsidRDefault="003E578D" w:rsidP="009A2FA3">
      <w:pPr>
        <w:pStyle w:val="a9"/>
        <w:widowControl w:val="0"/>
        <w:tabs>
          <w:tab w:val="clear" w:pos="1021"/>
          <w:tab w:val="right" w:pos="1020"/>
        </w:tabs>
      </w:pPr>
      <w:r>
        <w:tab/>
      </w:r>
      <w:r>
        <w:rPr>
          <w:rStyle w:val="a3"/>
        </w:rPr>
        <w:footnoteRef/>
      </w:r>
      <w:r>
        <w:tab/>
      </w:r>
      <w:r w:rsidRPr="009A2FA3">
        <w:rPr>
          <w:lang w:val="en-US"/>
        </w:rPr>
        <w:t>In the case of lighting devices for the rear registration plate and direction-indicators of categories 5 and 6, the "light-emitting surface" shall be used.</w:t>
      </w:r>
    </w:p>
  </w:footnote>
  <w:footnote w:id="5">
    <w:p w:rsidR="003E578D" w:rsidRPr="003406B0" w:rsidRDefault="003E578D" w:rsidP="008F67AA">
      <w:pPr>
        <w:pStyle w:val="a9"/>
        <w:widowControl w:val="0"/>
        <w:tabs>
          <w:tab w:val="clear" w:pos="1021"/>
          <w:tab w:val="right" w:pos="1020"/>
        </w:tabs>
      </w:pPr>
      <w:r>
        <w:tab/>
      </w:r>
      <w:r>
        <w:rPr>
          <w:rStyle w:val="a3"/>
        </w:rPr>
        <w:footnoteRef/>
      </w:r>
      <w:r>
        <w:tab/>
      </w:r>
      <w:r w:rsidRPr="008F67AA">
        <w:t>Examples to enable a decision regarding reciprocal incorporation of lamps c</w:t>
      </w:r>
      <w:r>
        <w:t>an be found in Annex 3, Part 7.</w:t>
      </w:r>
    </w:p>
  </w:footnote>
  <w:footnote w:id="6">
    <w:p w:rsidR="003E578D" w:rsidRPr="003406B0" w:rsidRDefault="003E578D" w:rsidP="009A2FA3">
      <w:pPr>
        <w:pStyle w:val="a9"/>
        <w:widowControl w:val="0"/>
        <w:tabs>
          <w:tab w:val="clear" w:pos="1021"/>
          <w:tab w:val="right" w:pos="1020"/>
        </w:tabs>
      </w:pPr>
      <w:r>
        <w:tab/>
      </w:r>
      <w:r>
        <w:rPr>
          <w:rStyle w:val="a3"/>
        </w:rPr>
        <w:footnoteRef/>
      </w:r>
      <w:r>
        <w:tab/>
      </w:r>
      <w:r w:rsidRPr="009A2FA3">
        <w:t>CIE Publication 15.2, 1986, Colorimetry, the CIE 1931 standard colorimetric observer.</w:t>
      </w:r>
    </w:p>
  </w:footnote>
  <w:footnote w:id="7">
    <w:p w:rsidR="003E578D" w:rsidRPr="003406B0" w:rsidRDefault="003E578D" w:rsidP="009C1000">
      <w:pPr>
        <w:pStyle w:val="a9"/>
        <w:tabs>
          <w:tab w:val="clear" w:pos="1021"/>
          <w:tab w:val="right" w:pos="1020"/>
        </w:tabs>
        <w:rPr>
          <w:spacing w:val="-2"/>
        </w:rPr>
      </w:pPr>
      <w:r>
        <w:tab/>
      </w:r>
      <w:r>
        <w:rPr>
          <w:rStyle w:val="a3"/>
        </w:rPr>
        <w:footnoteRef/>
      </w:r>
      <w:r>
        <w:tab/>
      </w:r>
      <w:r w:rsidRPr="00954131">
        <w:rPr>
          <w:szCs w:val="18"/>
        </w:rPr>
        <w:t xml:space="preserve">The distinguishing numbers of the Contracting Parties to the 1958 Agreement are reproduced in Annex 3 to the Consolidated Resolution on the Construction of Vehicles (R.E.3), </w:t>
      </w:r>
      <w:r w:rsidRPr="00954131">
        <w:rPr>
          <w:rStyle w:val="a3"/>
          <w:szCs w:val="18"/>
          <w:vertAlign w:val="baseline"/>
        </w:rPr>
        <w:t xml:space="preserve">document </w:t>
      </w:r>
      <w:r w:rsidRPr="00954131">
        <w:rPr>
          <w:szCs w:val="18"/>
        </w:rPr>
        <w:t>ECE/</w:t>
      </w:r>
      <w:r w:rsidRPr="00954131">
        <w:rPr>
          <w:rStyle w:val="a3"/>
          <w:szCs w:val="18"/>
          <w:vertAlign w:val="baseline"/>
        </w:rPr>
        <w:t>TRANS/WP.29/78/Rev.</w:t>
      </w:r>
      <w:r w:rsidRPr="00954131">
        <w:rPr>
          <w:szCs w:val="18"/>
        </w:rPr>
        <w:t xml:space="preserve"> 3, Annex 3 </w:t>
      </w:r>
      <w:r w:rsidRPr="00954131">
        <w:t xml:space="preserve">- </w:t>
      </w:r>
      <w:hyperlink r:id="rId2" w:history="1">
        <w:r w:rsidRPr="00954131">
          <w:rPr>
            <w:rStyle w:val="a7"/>
            <w:szCs w:val="18"/>
          </w:rPr>
          <w:t>www.unece.org/trans/main/wp29/wp29wgs/wp29gen/wp29resolutions.html</w:t>
        </w:r>
      </w:hyperlink>
    </w:p>
  </w:footnote>
  <w:footnote w:id="8">
    <w:p w:rsidR="003E578D" w:rsidRPr="003406B0" w:rsidRDefault="003E578D" w:rsidP="00E555AD">
      <w:pPr>
        <w:pStyle w:val="a9"/>
        <w:widowControl w:val="0"/>
        <w:tabs>
          <w:tab w:val="clear" w:pos="1021"/>
          <w:tab w:val="right" w:pos="1020"/>
        </w:tabs>
      </w:pPr>
      <w:r>
        <w:tab/>
      </w:r>
      <w:r>
        <w:rPr>
          <w:rStyle w:val="a3"/>
        </w:rPr>
        <w:footnoteRef/>
      </w:r>
      <w:r>
        <w:tab/>
      </w:r>
      <w:r w:rsidRPr="00E555AD">
        <w:t>This does not apply to dedicated objects that may be added to the exterior of the headlamp.</w:t>
      </w:r>
    </w:p>
  </w:footnote>
  <w:footnote w:id="9">
    <w:p w:rsidR="003E578D" w:rsidRPr="003406B0" w:rsidRDefault="003E578D" w:rsidP="00AA2D60">
      <w:pPr>
        <w:pStyle w:val="a9"/>
        <w:widowControl w:val="0"/>
        <w:tabs>
          <w:tab w:val="clear" w:pos="1021"/>
          <w:tab w:val="right" w:pos="1020"/>
        </w:tabs>
      </w:pPr>
      <w:r>
        <w:tab/>
      </w:r>
      <w:r>
        <w:rPr>
          <w:rStyle w:val="a3"/>
        </w:rPr>
        <w:footnoteRef/>
      </w:r>
      <w:r>
        <w:tab/>
        <w:t xml:space="preserve"> </w:t>
      </w:r>
      <w:r w:rsidRPr="00AA2D60">
        <w:t>Measurement of the chromaticity coordinates of the light emitted by the lamps is not part of this regulation</w:t>
      </w:r>
      <w:r w:rsidRPr="00AA2D60">
        <w:rPr>
          <w:bCs/>
        </w:rPr>
        <w:t>.</w:t>
      </w:r>
    </w:p>
  </w:footnote>
  <w:footnote w:id="10">
    <w:p w:rsidR="003E578D" w:rsidRPr="003406B0" w:rsidRDefault="003E578D" w:rsidP="00AA2D60">
      <w:pPr>
        <w:pStyle w:val="a9"/>
        <w:widowControl w:val="0"/>
        <w:tabs>
          <w:tab w:val="clear" w:pos="1021"/>
          <w:tab w:val="right" w:pos="1020"/>
        </w:tabs>
      </w:pPr>
      <w:r>
        <w:tab/>
      </w:r>
      <w:r>
        <w:rPr>
          <w:rStyle w:val="a3"/>
        </w:rPr>
        <w:footnoteRef/>
      </w:r>
      <w:r>
        <w:tab/>
      </w:r>
      <w:r w:rsidRPr="00AA2D60">
        <w:t>Also known as white or colourless retro-reflector.</w:t>
      </w:r>
    </w:p>
  </w:footnote>
  <w:footnote w:id="11">
    <w:p w:rsidR="003E578D" w:rsidRPr="003406B0" w:rsidRDefault="003E578D" w:rsidP="00AA2D60">
      <w:pPr>
        <w:pStyle w:val="a9"/>
        <w:widowControl w:val="0"/>
        <w:tabs>
          <w:tab w:val="clear" w:pos="1021"/>
          <w:tab w:val="right" w:pos="1020"/>
        </w:tabs>
      </w:pPr>
      <w:r>
        <w:tab/>
      </w:r>
      <w:r>
        <w:rPr>
          <w:rStyle w:val="a3"/>
        </w:rPr>
        <w:footnoteRef/>
      </w:r>
      <w:r>
        <w:tab/>
      </w:r>
      <w:r w:rsidRPr="00AA2D60">
        <w:rPr>
          <w:bCs/>
        </w:rPr>
        <w:t xml:space="preserve">Nothing in this Regulation shall preclude the Contracting Parties applying this Regulation from allowing the use of white conspicuity markings to the rear in their territories. </w:t>
      </w:r>
    </w:p>
  </w:footnote>
  <w:footnote w:id="12">
    <w:p w:rsidR="003E578D" w:rsidRPr="003406B0" w:rsidRDefault="003E578D" w:rsidP="00DF7C92">
      <w:pPr>
        <w:pStyle w:val="a9"/>
        <w:widowControl w:val="0"/>
        <w:tabs>
          <w:tab w:val="clear" w:pos="1021"/>
          <w:tab w:val="right" w:pos="1020"/>
        </w:tabs>
      </w:pPr>
      <w:r>
        <w:tab/>
      </w:r>
      <w:r>
        <w:rPr>
          <w:rStyle w:val="a3"/>
        </w:rPr>
        <w:footnoteRef/>
      </w:r>
      <w:r>
        <w:tab/>
      </w:r>
      <w:r w:rsidRPr="00954131">
        <w:rPr>
          <w:lang w:val="en-US"/>
        </w:rPr>
        <w:t xml:space="preserve">As defined in the Consolidated Resolution on the Construction of Vehicles (R.E.3.), document ECE/TRANS/WP.29/78/Rev.3, para. 2 </w:t>
      </w:r>
      <w:r w:rsidRPr="00954131">
        <w:t xml:space="preserve">- </w:t>
      </w:r>
      <w:hyperlink r:id="rId3" w:history="1">
        <w:r w:rsidRPr="00954131">
          <w:rPr>
            <w:rStyle w:val="a7"/>
          </w:rPr>
          <w:t>www.unece.org/trans/main/wp29/wp29wgs/wp29gen/wp29resolutions.html</w:t>
        </w:r>
      </w:hyperlink>
    </w:p>
  </w:footnote>
  <w:footnote w:id="13">
    <w:p w:rsidR="003E578D" w:rsidRPr="003406B0" w:rsidRDefault="003E578D" w:rsidP="0025221C">
      <w:pPr>
        <w:pStyle w:val="a9"/>
      </w:pPr>
      <w:r>
        <w:tab/>
      </w:r>
      <w:r>
        <w:rPr>
          <w:rStyle w:val="a3"/>
        </w:rPr>
        <w:footnoteRef/>
      </w:r>
      <w:r>
        <w:tab/>
      </w:r>
      <w:r w:rsidRPr="0025221C">
        <w:t>Contracting Parties to the respective regulations can still prohibit the use of mechanical cleaning systems when headlamps with plastic lenses, marked "PL", are installed.</w:t>
      </w:r>
    </w:p>
  </w:footnote>
  <w:footnote w:id="14">
    <w:p w:rsidR="003E578D" w:rsidRPr="003406B0" w:rsidRDefault="003E578D" w:rsidP="0025221C">
      <w:pPr>
        <w:pStyle w:val="a9"/>
      </w:pPr>
      <w:r>
        <w:tab/>
      </w:r>
      <w:r>
        <w:rPr>
          <w:rStyle w:val="a3"/>
        </w:rPr>
        <w:footnoteRef/>
      </w:r>
      <w:r>
        <w:tab/>
      </w:r>
      <w:r w:rsidRPr="00954131">
        <w:rPr>
          <w:lang w:val="en-US"/>
        </w:rPr>
        <w:t xml:space="preserve">As defined in the Consolidated Resolution on the Construction of Vehicles (R.E.3.), document ECE/TRANS/WP.29/78/Rev.3, para. 2 </w:t>
      </w:r>
      <w:r w:rsidRPr="00954131">
        <w:t xml:space="preserve">- </w:t>
      </w:r>
      <w:hyperlink r:id="rId4" w:history="1">
        <w:r w:rsidRPr="00954131">
          <w:rPr>
            <w:rStyle w:val="a7"/>
          </w:rPr>
          <w:t>www.unece.org/trans/main/wp29/wp29wgs/wp29gen/wp29resolutions.html</w:t>
        </w:r>
      </w:hyperlink>
    </w:p>
  </w:footnote>
  <w:footnote w:id="15">
    <w:p w:rsidR="003E578D" w:rsidRPr="003406B0" w:rsidRDefault="003E578D" w:rsidP="004F3AA4">
      <w:pPr>
        <w:pStyle w:val="a9"/>
        <w:widowControl w:val="0"/>
        <w:tabs>
          <w:tab w:val="clear" w:pos="1021"/>
          <w:tab w:val="right" w:pos="1020"/>
        </w:tabs>
      </w:pPr>
      <w:r>
        <w:tab/>
      </w:r>
      <w:r>
        <w:rPr>
          <w:rStyle w:val="a3"/>
        </w:rPr>
        <w:footnoteRef/>
      </w:r>
      <w:r>
        <w:tab/>
      </w:r>
      <w:r w:rsidRPr="00FF2543">
        <w:rPr>
          <w:bCs/>
          <w:iCs/>
          <w:lang w:val="en-US"/>
        </w:rPr>
        <w:t>New vehicle types which do not comply with this provision may continue</w:t>
      </w:r>
      <w:r w:rsidRPr="0007059E">
        <w:rPr>
          <w:bCs/>
          <w:iCs/>
        </w:rPr>
        <w:t xml:space="preserve"> </w:t>
      </w:r>
      <w:r w:rsidRPr="0007059E">
        <w:rPr>
          <w:bCs/>
          <w:iCs/>
          <w:lang w:val="en-US"/>
        </w:rPr>
        <w:t>to be approved until 18 months after the entry into force of Supplement 4 to</w:t>
      </w:r>
      <w:r w:rsidRPr="0007059E">
        <w:rPr>
          <w:bCs/>
          <w:iCs/>
        </w:rPr>
        <w:t xml:space="preserve"> </w:t>
      </w:r>
      <w:r w:rsidRPr="0007059E">
        <w:rPr>
          <w:bCs/>
          <w:iCs/>
          <w:lang w:val="en-US"/>
        </w:rPr>
        <w:t xml:space="preserve">the 03 series of amendments. </w:t>
      </w:r>
    </w:p>
  </w:footnote>
  <w:footnote w:id="16">
    <w:p w:rsidR="003E578D" w:rsidRPr="003406B0" w:rsidRDefault="003E578D" w:rsidP="007A3A29">
      <w:pPr>
        <w:pStyle w:val="a9"/>
        <w:widowControl w:val="0"/>
        <w:tabs>
          <w:tab w:val="clear" w:pos="1021"/>
          <w:tab w:val="right" w:pos="1020"/>
        </w:tabs>
      </w:pPr>
      <w:r>
        <w:tab/>
      </w:r>
      <w:r>
        <w:rPr>
          <w:rStyle w:val="a3"/>
        </w:rPr>
        <w:footnoteRef/>
      </w:r>
      <w:r>
        <w:tab/>
      </w:r>
      <w:r w:rsidRPr="007A3A29">
        <w:rPr>
          <w:rFonts w:hint="eastAsia"/>
          <w:bCs/>
        </w:rPr>
        <w:t xml:space="preserve">The Contracting Parties not applying Regulation No. 87 may prohibit the presence of </w:t>
      </w:r>
      <w:r w:rsidRPr="007A3A29">
        <w:rPr>
          <w:bCs/>
        </w:rPr>
        <w:t>DRL</w:t>
      </w:r>
      <w:r w:rsidRPr="007A3A29">
        <w:t xml:space="preserve"> </w:t>
      </w:r>
      <w:r w:rsidRPr="007A3A29">
        <w:rPr>
          <w:rFonts w:hint="eastAsia"/>
          <w:bCs/>
        </w:rPr>
        <w:t xml:space="preserve">(as specified in </w:t>
      </w:r>
      <w:r w:rsidRPr="007A3A29">
        <w:rPr>
          <w:bCs/>
        </w:rPr>
        <w:t>paragraph</w:t>
      </w:r>
      <w:r w:rsidRPr="007A3A29">
        <w:rPr>
          <w:rFonts w:hint="eastAsia"/>
          <w:bCs/>
        </w:rPr>
        <w:t xml:space="preserve"> 5.22</w:t>
      </w:r>
      <w:r w:rsidRPr="007A3A29">
        <w:rPr>
          <w:bCs/>
        </w:rPr>
        <w:t>.</w:t>
      </w:r>
      <w:r w:rsidRPr="007A3A29">
        <w:rPr>
          <w:rFonts w:hint="eastAsia"/>
          <w:bCs/>
        </w:rPr>
        <w:t>) on the basis of national regulations</w:t>
      </w:r>
      <w:r w:rsidRPr="007A3A29">
        <w:rPr>
          <w:bCs/>
        </w:rPr>
        <w:t>.</w:t>
      </w:r>
    </w:p>
  </w:footnote>
  <w:footnote w:id="17">
    <w:p w:rsidR="003E578D" w:rsidRPr="003406B0" w:rsidRDefault="003E578D" w:rsidP="007A3A29">
      <w:pPr>
        <w:pStyle w:val="a9"/>
        <w:widowControl w:val="0"/>
        <w:tabs>
          <w:tab w:val="clear" w:pos="1021"/>
          <w:tab w:val="right" w:pos="1020"/>
        </w:tabs>
      </w:pPr>
      <w:r>
        <w:tab/>
      </w:r>
      <w:r>
        <w:rPr>
          <w:rStyle w:val="a3"/>
        </w:rPr>
        <w:footnoteRef/>
      </w:r>
      <w:r>
        <w:tab/>
      </w:r>
      <w:r w:rsidRPr="00670842">
        <w:rPr>
          <w:bCs/>
          <w:iCs/>
        </w:rPr>
        <w:t>New vehicle types which do not comply with this provision may continue to be approved until 18 months after the entry into force of Supplement 4 to the 03 series of amendments</w:t>
      </w:r>
      <w:r w:rsidRPr="00670842">
        <w:rPr>
          <w:bCs/>
          <w:iCs/>
          <w:lang w:val="en-US"/>
        </w:rPr>
        <w:t>.</w:t>
      </w:r>
    </w:p>
  </w:footnote>
  <w:footnote w:id="18">
    <w:p w:rsidR="003E578D" w:rsidRPr="003406B0" w:rsidRDefault="003E578D" w:rsidP="005853E6">
      <w:pPr>
        <w:pStyle w:val="a9"/>
        <w:widowControl w:val="0"/>
        <w:tabs>
          <w:tab w:val="clear" w:pos="1021"/>
          <w:tab w:val="right" w:pos="1020"/>
        </w:tabs>
      </w:pPr>
      <w:r>
        <w:tab/>
      </w:r>
      <w:r>
        <w:rPr>
          <w:rStyle w:val="a3"/>
        </w:rPr>
        <w:footnoteRef/>
      </w:r>
      <w:r>
        <w:tab/>
      </w:r>
      <w:r w:rsidRPr="005853E6">
        <w:t xml:space="preserve">In case of additional "two symmetrically placed lighting units" the horizontal distance may be </w:t>
      </w:r>
      <w:r w:rsidRPr="008D500F">
        <w:t xml:space="preserve">200 mm (C in the figure). </w:t>
      </w:r>
    </w:p>
  </w:footnote>
  <w:footnote w:id="19">
    <w:p w:rsidR="003E578D" w:rsidRPr="00D01152" w:rsidRDefault="003E578D" w:rsidP="00D01152">
      <w:pPr>
        <w:pStyle w:val="a9"/>
        <w:widowControl w:val="0"/>
        <w:tabs>
          <w:tab w:val="clear" w:pos="1021"/>
          <w:tab w:val="right" w:pos="1020"/>
        </w:tabs>
      </w:pPr>
      <w:r>
        <w:tab/>
      </w:r>
      <w:r>
        <w:rPr>
          <w:rStyle w:val="a3"/>
        </w:rPr>
        <w:footnoteRef/>
      </w:r>
      <w:r>
        <w:tab/>
      </w:r>
      <w:r w:rsidRPr="00D01152">
        <w:rPr>
          <w:szCs w:val="18"/>
        </w:rPr>
        <w:t>Traffic directions being separated by means of road construction, or, a corresponding lateral distance of opposing traffic is identified. This implies a reduction of undue glare from vehicles headlamps in opposing traffic.</w:t>
      </w:r>
      <w:r>
        <w:t xml:space="preserve"> </w:t>
      </w:r>
    </w:p>
  </w:footnote>
  <w:footnote w:id="20">
    <w:p w:rsidR="003E578D" w:rsidRPr="003406B0" w:rsidRDefault="003E578D" w:rsidP="004610EA">
      <w:pPr>
        <w:pStyle w:val="a9"/>
        <w:widowControl w:val="0"/>
        <w:tabs>
          <w:tab w:val="clear" w:pos="1021"/>
          <w:tab w:val="right" w:pos="1020"/>
        </w:tabs>
      </w:pPr>
      <w:r>
        <w:tab/>
      </w:r>
      <w:r>
        <w:rPr>
          <w:rStyle w:val="a3"/>
        </w:rPr>
        <w:footnoteRef/>
      </w:r>
      <w:r>
        <w:tab/>
      </w:r>
      <w:r w:rsidRPr="004610EA">
        <w:t xml:space="preserve">This provision does not apply for </w:t>
      </w:r>
      <w:r>
        <w:t>passing-beam</w:t>
      </w:r>
      <w:r w:rsidRPr="004610EA">
        <w:t xml:space="preserve"> lighting when bend lighting is produced for a right turn in right hand traffic (left turn in left-hand traffic).</w:t>
      </w:r>
    </w:p>
  </w:footnote>
  <w:footnote w:id="21">
    <w:p w:rsidR="003E578D" w:rsidRPr="003406B0" w:rsidRDefault="003E578D" w:rsidP="004610EA">
      <w:pPr>
        <w:pStyle w:val="a9"/>
        <w:widowControl w:val="0"/>
        <w:tabs>
          <w:tab w:val="clear" w:pos="1021"/>
          <w:tab w:val="right" w:pos="1020"/>
        </w:tabs>
      </w:pPr>
      <w:r>
        <w:tab/>
      </w:r>
      <w:r>
        <w:rPr>
          <w:rStyle w:val="a3"/>
        </w:rPr>
        <w:footnoteRef/>
      </w:r>
      <w:r>
        <w:tab/>
      </w:r>
      <w:r w:rsidRPr="004610EA">
        <w:t>Contracting Parties to the respective Regulations can still prohibit the use of mechanical cleaning systems when headlamps with plastic lenses, marked 'PL', are installed.</w:t>
      </w:r>
    </w:p>
  </w:footnote>
  <w:footnote w:id="22">
    <w:p w:rsidR="003E578D" w:rsidRPr="00DF4DC6" w:rsidRDefault="003E578D" w:rsidP="00DF4DC6">
      <w:pPr>
        <w:pStyle w:val="a9"/>
        <w:widowControl w:val="0"/>
        <w:tabs>
          <w:tab w:val="clear" w:pos="1021"/>
          <w:tab w:val="right" w:pos="1020"/>
        </w:tabs>
      </w:pPr>
      <w:r>
        <w:tab/>
      </w:r>
      <w:r>
        <w:rPr>
          <w:rStyle w:val="a3"/>
        </w:rPr>
        <w:footnoteRef/>
      </w:r>
      <w:r>
        <w:tab/>
        <w:t xml:space="preserve">Note by the secretariat: for paragraph 6.21.4.1.3., please refer to the text of the 03 series of amendments as contained in document </w:t>
      </w:r>
      <w:r w:rsidRPr="00DF4DC6">
        <w:t>E/ECE/324/Rev.1/Add.47/Rev.</w:t>
      </w:r>
      <w:r>
        <w:t xml:space="preserve">6 - </w:t>
      </w:r>
      <w:r w:rsidRPr="005E0D9C">
        <w:t>E/ECE/TRANS/505/Rev.1/Add.47/Rev.</w:t>
      </w:r>
      <w:r>
        <w:t>6</w:t>
      </w:r>
    </w:p>
  </w:footnote>
  <w:footnote w:id="23">
    <w:p w:rsidR="003E578D" w:rsidRPr="003406B0" w:rsidRDefault="003E578D" w:rsidP="00760A75">
      <w:pPr>
        <w:pStyle w:val="a9"/>
        <w:widowControl w:val="0"/>
        <w:tabs>
          <w:tab w:val="clear" w:pos="1021"/>
          <w:tab w:val="right" w:pos="1020"/>
        </w:tabs>
      </w:pPr>
      <w:r>
        <w:tab/>
      </w:r>
      <w:r>
        <w:rPr>
          <w:rStyle w:val="a3"/>
        </w:rPr>
        <w:footnoteRef/>
      </w:r>
      <w:r>
        <w:tab/>
        <w:t>Distinguishing number of the country which has granted/refused/withdrawn approval (see approval provisions in the Regulation).</w:t>
      </w:r>
    </w:p>
  </w:footnote>
  <w:footnote w:id="24">
    <w:p w:rsidR="003E578D" w:rsidRPr="003406B0" w:rsidRDefault="003E578D" w:rsidP="00760A75">
      <w:pPr>
        <w:pStyle w:val="a9"/>
        <w:widowControl w:val="0"/>
        <w:tabs>
          <w:tab w:val="clear" w:pos="1021"/>
          <w:tab w:val="right" w:pos="1020"/>
        </w:tabs>
      </w:pPr>
      <w:r>
        <w:tab/>
      </w:r>
      <w:r>
        <w:rPr>
          <w:rStyle w:val="a3"/>
        </w:rPr>
        <w:footnoteRef/>
      </w:r>
      <w:r>
        <w:tab/>
        <w:t xml:space="preserve">Strike out which does not apply. </w:t>
      </w:r>
    </w:p>
  </w:footnote>
  <w:footnote w:id="25">
    <w:p w:rsidR="003E578D" w:rsidRPr="003406B0" w:rsidRDefault="003E578D" w:rsidP="00E80938">
      <w:pPr>
        <w:pStyle w:val="a9"/>
        <w:widowControl w:val="0"/>
        <w:tabs>
          <w:tab w:val="clear" w:pos="1021"/>
          <w:tab w:val="right" w:pos="1020"/>
        </w:tabs>
      </w:pPr>
      <w:r>
        <w:tab/>
      </w:r>
      <w:r>
        <w:rPr>
          <w:rStyle w:val="a3"/>
        </w:rPr>
        <w:footnoteRef/>
      </w:r>
      <w:r>
        <w:tab/>
      </w:r>
      <w:r w:rsidRPr="00E80938">
        <w:t>The second number is given merely as an example.</w:t>
      </w:r>
    </w:p>
  </w:footnote>
  <w:footnote w:id="26">
    <w:p w:rsidR="003E578D" w:rsidRPr="003406B0" w:rsidRDefault="003E578D" w:rsidP="00130961">
      <w:pPr>
        <w:pStyle w:val="a9"/>
        <w:widowControl w:val="0"/>
        <w:tabs>
          <w:tab w:val="clear" w:pos="1021"/>
          <w:tab w:val="right" w:pos="1020"/>
        </w:tabs>
      </w:pPr>
      <w:r>
        <w:tab/>
      </w:r>
      <w:r>
        <w:rPr>
          <w:rStyle w:val="a3"/>
        </w:rPr>
        <w:footnoteRef/>
      </w:r>
      <w:r>
        <w:tab/>
      </w:r>
      <w:r w:rsidRPr="002528D1">
        <w:rPr>
          <w:lang w:val="en-US"/>
        </w:rPr>
        <w:t xml:space="preserve">As defined in the Consolidated Resolution on the Construction of Vehicles (R.E.3.), document ECE/TRANS/WP.29/78/Rev.3, para. 2 </w:t>
      </w:r>
      <w:r w:rsidRPr="002528D1">
        <w:t xml:space="preserve">- </w:t>
      </w:r>
      <w:hyperlink r:id="rId5" w:history="1">
        <w:r w:rsidRPr="002528D1">
          <w:rPr>
            <w:rStyle w:val="a7"/>
          </w:rPr>
          <w:t>www.unece.org/trans/main/wp29/wp29wgs/wp29gen/wp29resolutions.html</w:t>
        </w:r>
      </w:hyperlink>
    </w:p>
  </w:footnote>
  <w:footnote w:id="27">
    <w:p w:rsidR="003E578D" w:rsidRPr="009737B8" w:rsidRDefault="003E578D" w:rsidP="00F44733">
      <w:pPr>
        <w:pStyle w:val="a9"/>
      </w:pPr>
      <w:r>
        <w:tab/>
      </w:r>
      <w:r w:rsidRPr="009737B8">
        <w:rPr>
          <w:rStyle w:val="a3"/>
        </w:rPr>
        <w:footnoteRef/>
      </w:r>
      <w:r w:rsidRPr="009737B8">
        <w:tab/>
      </w:r>
      <w:r w:rsidRPr="009737B8">
        <w:rPr>
          <w:bCs/>
          <w:szCs w:val="18"/>
        </w:rPr>
        <w:t>Good visibility (meteorological optical range MOR &gt; 2,000 m defined according to WMO, Guide to Meteorological Instruments and Methods of Observation, Sixth Edition, ISBN: 92-63-16008-2, pp 1. 9. 1/ 1. 9. 11, Geneva 1996).</w:t>
      </w:r>
    </w:p>
  </w:footnote>
  <w:footnote w:id="28">
    <w:p w:rsidR="003E578D" w:rsidRPr="006C613A" w:rsidRDefault="003E578D" w:rsidP="00F44733">
      <w:pPr>
        <w:pStyle w:val="a9"/>
      </w:pPr>
      <w:r>
        <w:tab/>
      </w:r>
      <w:r w:rsidRPr="006C613A">
        <w:rPr>
          <w:rStyle w:val="a3"/>
          <w:bCs/>
        </w:rPr>
        <w:footnoteRef/>
      </w:r>
      <w:r w:rsidRPr="006C613A">
        <w:t xml:space="preserve"> </w:t>
      </w:r>
      <w:r w:rsidRPr="006C613A">
        <w:tab/>
      </w:r>
      <w:r w:rsidRPr="006C613A">
        <w:rPr>
          <w:bCs/>
          <w:szCs w:val="18"/>
        </w:rPr>
        <w:t xml:space="preserve">Good visibility (meteorological optical range MOR &gt; 2,000 m defined according to WMO, Guide to Meteorological Instruments and Methods of Observation, Sixth Edition, ISBN: 92-63-16008-2, pp 1. 9. 1/ 1. 9. 11, </w:t>
      </w:r>
      <w:smartTag w:uri="urn:schemas-microsoft-com:office:smarttags" w:element="place">
        <w:smartTag w:uri="urn:schemas-microsoft-com:office:smarttags" w:element="City">
          <w:r w:rsidRPr="006C613A">
            <w:rPr>
              <w:bCs/>
              <w:szCs w:val="18"/>
            </w:rPr>
            <w:t>Geneva</w:t>
          </w:r>
        </w:smartTag>
      </w:smartTag>
      <w:r w:rsidRPr="006C613A">
        <w:rPr>
          <w:bCs/>
          <w:szCs w:val="18"/>
        </w:rPr>
        <w:t xml:space="preserve"> 1996)</w:t>
      </w:r>
    </w:p>
  </w:footnote>
  <w:footnote w:id="31">
    <w:p w:rsidR="00B701B3" w:rsidRPr="009E5D87" w:rsidRDefault="00B701B3" w:rsidP="00C711C7">
      <w:pPr>
        <w:pStyle w:val="FootnoteText"/>
        <w:rPr>
          <w:lang w:val="fr-CH"/>
        </w:rPr>
      </w:pPr>
      <w:r>
        <w:tab/>
      </w:r>
      <w:r w:rsidRPr="009E5D87">
        <w:rPr>
          <w:rStyle w:val="FootnoteReference"/>
          <w:sz w:val="20"/>
          <w:vertAlign w:val="baseline"/>
        </w:rPr>
        <w:t>*</w:t>
      </w:r>
      <w:r>
        <w:rPr>
          <w:sz w:val="20"/>
        </w:rPr>
        <w:tab/>
      </w:r>
      <w:r w:rsidRPr="00014D07">
        <w:t xml:space="preserve">Former title of the Agreement: Agreement Concerning the Adoption of Uniform Conditions of Approval and Reciprocal Recognition of Approval for Motor Vehicle Equipment and Parts, </w:t>
      </w:r>
      <w:r>
        <w:t>d</w:t>
      </w:r>
      <w:r w:rsidRPr="00014D07">
        <w:t>on</w:t>
      </w:r>
      <w:r>
        <w:t>e at Geneva on</w:t>
      </w:r>
      <w:r w:rsidRPr="00014D07">
        <w:t xml:space="preserve"> 20 March 1958</w:t>
      </w:r>
      <w:r>
        <w:t>.</w:t>
      </w:r>
    </w:p>
  </w:footnote>
  <w:footnote w:id="32">
    <w:p w:rsidR="00B701B3" w:rsidRPr="009E5D87" w:rsidRDefault="00B701B3" w:rsidP="00C711C7">
      <w:pPr>
        <w:pStyle w:val="FootnoteText"/>
        <w:rPr>
          <w:lang w:val="fr-CH"/>
        </w:rPr>
      </w:pPr>
      <w:r>
        <w:tab/>
      </w:r>
      <w:r w:rsidRPr="009E5D87">
        <w:rPr>
          <w:rStyle w:val="FootnoteReference"/>
          <w:sz w:val="20"/>
          <w:vertAlign w:val="baseline"/>
        </w:rPr>
        <w:t>*</w:t>
      </w:r>
      <w:r>
        <w:rPr>
          <w:sz w:val="20"/>
        </w:rPr>
        <w:tab/>
      </w:r>
      <w:r w:rsidRPr="00014D07">
        <w:t xml:space="preserve">Former title of the Agreement: Agreement Concerning the Adoption of Uniform Conditions of Approval and Reciprocal Recognition of Approval for Motor Vehicle Equipment and Parts, </w:t>
      </w:r>
      <w:r>
        <w:t>d</w:t>
      </w:r>
      <w:r w:rsidRPr="00014D07">
        <w:t>on</w:t>
      </w:r>
      <w:r>
        <w:t>e at Geneva on</w:t>
      </w:r>
      <w:r w:rsidRPr="00014D07">
        <w:t xml:space="preserve"> 20 March 1958</w:t>
      </w:r>
      <w:r>
        <w:t>.</w:t>
      </w:r>
    </w:p>
  </w:footnote>
  <w:footnote w:id="33">
    <w:p w14:paraId="25E43A3E" w14:textId="77777777" w:rsidR="00B701B3" w:rsidRPr="00AC033F" w:rsidRDefault="00B701B3" w:rsidP="00C711C7">
      <w:pPr>
        <w:pStyle w:val="FootnoteText"/>
      </w:pPr>
      <w:r>
        <w:tab/>
      </w:r>
      <w:r w:rsidRPr="009E5D87">
        <w:rPr>
          <w:rStyle w:val="FootnoteReference"/>
          <w:sz w:val="20"/>
          <w:vertAlign w:val="baseline"/>
        </w:rPr>
        <w:t>*</w:t>
      </w:r>
      <w:r>
        <w:rPr>
          <w:sz w:val="20"/>
        </w:rPr>
        <w:tab/>
      </w:r>
      <w:r w:rsidRPr="00014D07">
        <w:t xml:space="preserve">Former title of the Agreement: Agreement Concerning the Adoption of Uniform Conditions of Approval and Reciprocal Recognition of Approval for Motor Vehicle Equipment and Parts, </w:t>
      </w:r>
      <w:r>
        <w:t>d</w:t>
      </w:r>
      <w:r w:rsidRPr="00014D07">
        <w:t>on</w:t>
      </w:r>
      <w:r>
        <w:t>e at Geneva on</w:t>
      </w:r>
      <w:r w:rsidRPr="00014D07">
        <w:t xml:space="preserve"> 20 March 1958</w:t>
      </w:r>
      <w:r>
        <w:t>.</w:t>
      </w:r>
    </w:p>
  </w:footnote>
  <w:footnote w:id="34">
    <w:p w14:paraId="7EAEC1D9" w14:textId="77777777" w:rsidR="00B701B3" w:rsidRPr="00E53330" w:rsidRDefault="00B701B3" w:rsidP="00C711C7">
      <w:pPr>
        <w:pStyle w:val="FootnoteText"/>
      </w:pPr>
      <w:r>
        <w:tab/>
      </w:r>
      <w:r w:rsidRPr="009E5D87">
        <w:rPr>
          <w:rStyle w:val="FootnoteReference"/>
          <w:sz w:val="20"/>
          <w:vertAlign w:val="baseline"/>
        </w:rPr>
        <w:t>*</w:t>
      </w:r>
      <w:r>
        <w:rPr>
          <w:sz w:val="20"/>
        </w:rPr>
        <w:tab/>
      </w:r>
      <w:r w:rsidRPr="00014D07">
        <w:t xml:space="preserve">Former title of the Agreement: Agreement Concerning the Adoption of Uniform Conditions of Approval and Reciprocal Recognition of Approval for Motor Vehicle Equipment and Parts, </w:t>
      </w:r>
      <w:r>
        <w:t>d</w:t>
      </w:r>
      <w:r w:rsidRPr="00014D07">
        <w:t>on</w:t>
      </w:r>
      <w:r>
        <w:t>e at Geneva on</w:t>
      </w:r>
      <w:r w:rsidRPr="00014D07">
        <w:t xml:space="preserve"> 20 March 1958</w:t>
      </w:r>
      <w:r>
        <w:t>.</w:t>
      </w:r>
    </w:p>
  </w:footnote>
  <w:footnote w:id="35">
    <w:p w14:paraId="14BF8793" w14:textId="77777777" w:rsidR="00A61C62" w:rsidRDefault="00A61C62" w:rsidP="00A61C62">
      <w:pPr>
        <w:pStyle w:val="FootnoteText"/>
      </w:pPr>
      <w:r>
        <w:tab/>
      </w:r>
      <w:r>
        <w:rPr>
          <w:rStyle w:val="FootnoteReference"/>
          <w:sz w:val="20"/>
        </w:rPr>
        <w:t>*</w:t>
      </w:r>
      <w:r>
        <w:rPr>
          <w:sz w:val="20"/>
        </w:rPr>
        <w:tab/>
      </w:r>
      <w:r>
        <w:t>Former titles of the Agreement:</w:t>
      </w:r>
    </w:p>
    <w:p w14:paraId="12C0DCA9" w14:textId="77777777" w:rsidR="00A61C62" w:rsidRDefault="00A61C62" w:rsidP="00A61C62">
      <w:pPr>
        <w:pStyle w:val="FootnoteText"/>
        <w:rPr>
          <w:sz w:val="20"/>
        </w:rPr>
      </w:pPr>
      <w:r>
        <w:tab/>
      </w:r>
      <w:r>
        <w:tab/>
      </w:r>
      <w:r>
        <w:rPr>
          <w:spacing w:val="-4"/>
        </w:rPr>
        <w:t>Agreement concerning the Adoption of Uniform Conditions of Approval and Reciprocal Recognition of Approval for Motor Vehicle Equipment and Parts, done at Geneva on 20 March 1958 (original version);</w:t>
      </w:r>
    </w:p>
    <w:p w14:paraId="0BDDF319" w14:textId="77777777" w:rsidR="00A61C62" w:rsidRDefault="00A61C62" w:rsidP="00A61C62">
      <w:pPr>
        <w:pStyle w:val="FootnoteText"/>
      </w:pPr>
      <w:r>
        <w:tab/>
      </w:r>
      <w:r>
        <w:tab/>
        <w:t>Agreement concerning the Adoption of Uniform Technical Prescriptions for Wheeled Vehicles, Equipment and Parts which can be Fitted and/or be Used on Wheeled Vehicles and the Conditions for Reciprocal Recognition of Approvals Granted on the Basis of these Prescriptions, done at Geneva on 5 October 1995 (Revision 2).</w:t>
      </w:r>
    </w:p>
  </w:footnote>
  <w:footnote w:id="36">
    <w:p w14:paraId="14BF8793" w14:textId="77777777" w:rsidR="00A61C62" w:rsidRDefault="00A61C62" w:rsidP="00A61C62">
      <w:pPr>
        <w:pStyle w:val="FootnoteText"/>
      </w:pPr>
      <w:r>
        <w:tab/>
      </w:r>
      <w:r>
        <w:rPr>
          <w:rStyle w:val="FootnoteReference"/>
          <w:sz w:val="20"/>
        </w:rPr>
        <w:t>*</w:t>
      </w:r>
      <w:r>
        <w:rPr>
          <w:sz w:val="20"/>
        </w:rPr>
        <w:tab/>
      </w:r>
      <w:r>
        <w:t>Former titles of the Agreement:</w:t>
      </w:r>
    </w:p>
    <w:p w14:paraId="12C0DCA9" w14:textId="77777777" w:rsidR="00A61C62" w:rsidRDefault="00A61C62" w:rsidP="00A61C62">
      <w:pPr>
        <w:pStyle w:val="FootnoteText"/>
        <w:rPr>
          <w:sz w:val="20"/>
        </w:rPr>
      </w:pPr>
      <w:r>
        <w:tab/>
      </w:r>
      <w:r>
        <w:tab/>
      </w:r>
      <w:r>
        <w:rPr>
          <w:spacing w:val="-4"/>
        </w:rPr>
        <w:t>Agreement concerning the Adoption of Uniform Conditions of Approval and Reciprocal Recognition of Approval for Motor Vehicle Equipment and Parts, done at Geneva on 20 March 1958 (original version);</w:t>
      </w:r>
    </w:p>
    <w:p w14:paraId="0BDDF319" w14:textId="77777777" w:rsidR="00A61C62" w:rsidRDefault="00A61C62" w:rsidP="00A61C62">
      <w:pPr>
        <w:pStyle w:val="FootnoteText"/>
      </w:pPr>
      <w:r>
        <w:tab/>
      </w:r>
      <w:r>
        <w:tab/>
        <w:t xml:space="preserve">Agreement concerning the Adoption of Uniform Technical Prescriptions for Wheeled Vehicles, Equipment and Parts which can be Fitted and/or be Used on Wheeled Vehicles and the Conditions for Reciprocal Recognition of Approvals Granted </w:t>
      </w:r>
      <w:proofErr w:type="gramStart"/>
      <w:r>
        <w:t>on the Basis of</w:t>
      </w:r>
      <w:proofErr w:type="gramEnd"/>
      <w:r>
        <w:t xml:space="preserve"> these Prescriptions, done at Geneva on 5 October 1995 (Revision 2).</w:t>
      </w:r>
    </w:p>
  </w:footnote>
  <w:footnote w:id="37">
    <w:p w14:paraId="14BF8793" w14:textId="77777777" w:rsidR="00A61C62" w:rsidRDefault="00A61C62" w:rsidP="00A61C62">
      <w:pPr>
        <w:pStyle w:val="FootnoteText"/>
      </w:pPr>
      <w:r>
        <w:tab/>
      </w:r>
      <w:r>
        <w:rPr>
          <w:rStyle w:val="FootnoteReference"/>
          <w:sz w:val="20"/>
        </w:rPr>
        <w:t>*</w:t>
      </w:r>
      <w:r>
        <w:rPr>
          <w:sz w:val="20"/>
        </w:rPr>
        <w:tab/>
      </w:r>
      <w:r>
        <w:t>Former titles of the Agreement:</w:t>
      </w:r>
    </w:p>
    <w:p w14:paraId="12C0DCA9" w14:textId="77777777" w:rsidR="00A61C62" w:rsidRDefault="00A61C62" w:rsidP="00A61C62">
      <w:pPr>
        <w:pStyle w:val="FootnoteText"/>
        <w:rPr>
          <w:sz w:val="20"/>
        </w:rPr>
      </w:pPr>
      <w:r>
        <w:tab/>
      </w:r>
      <w:r>
        <w:tab/>
      </w:r>
      <w:r>
        <w:rPr>
          <w:spacing w:val="-4"/>
        </w:rPr>
        <w:t>Agreement concerning the Adoption of Uniform Conditions of Approval and Reciprocal Recognition of Approval for Motor Vehicle Equipment and Parts, done at Geneva on 20 March 1958 (original version);</w:t>
      </w:r>
    </w:p>
    <w:p w14:paraId="0BDDF319" w14:textId="77777777" w:rsidR="00A61C62" w:rsidRDefault="00A61C62" w:rsidP="00A61C62">
      <w:pPr>
        <w:pStyle w:val="FootnoteText"/>
      </w:pPr>
      <w:r>
        <w:tab/>
      </w:r>
      <w:r>
        <w:tab/>
        <w:t>Agreement concerning the Adoption of Uniform Technical Prescriptions for Wheeled Vehicles, Equipment and Parts which can be Fitted and/or be Used on Wheeled Vehicles and the Conditions for Reciprocal Recognition of Approvals Granted on the Basis of these Prescriptions, done at Geneva on 5 October 1995 (Revision 2).</w:t>
      </w:r>
    </w:p>
  </w:footnote>
  <w:footnote w:id="38">
    <w:p w14:paraId="600A55C4" w14:textId="77777777" w:rsidR="006552CB" w:rsidRPr="00A153B0" w:rsidRDefault="006552CB" w:rsidP="006552CB">
      <w:pPr>
        <w:pStyle w:val="FootnoteText"/>
        <w:rPr>
          <w:lang w:val="en-US"/>
        </w:rPr>
      </w:pPr>
      <w:r>
        <w:tab/>
      </w:r>
      <w:r w:rsidRPr="00A153B0">
        <w:rPr>
          <w:rStyle w:val="FootnoteReference"/>
          <w:sz w:val="20"/>
          <w:lang w:val="en-US"/>
        </w:rPr>
        <w:t>*</w:t>
      </w:r>
      <w:r w:rsidRPr="00A153B0">
        <w:rPr>
          <w:sz w:val="20"/>
          <w:lang w:val="en-US"/>
        </w:rPr>
        <w:tab/>
      </w:r>
      <w:r w:rsidRPr="00A153B0">
        <w:rPr>
          <w:lang w:val="en-US"/>
        </w:rPr>
        <w:t>Former titles of the Agreement:</w:t>
      </w:r>
    </w:p>
    <w:p w14:paraId="07893060" w14:textId="77777777" w:rsidR="006552CB" w:rsidRPr="00A153B0" w:rsidRDefault="006552CB" w:rsidP="006552CB">
      <w:pPr>
        <w:pStyle w:val="FootnoteText"/>
        <w:rPr>
          <w:sz w:val="20"/>
          <w:lang w:val="en-US"/>
        </w:rPr>
      </w:pPr>
      <w:r w:rsidRPr="00A153B0">
        <w:rPr>
          <w:lang w:val="en-US"/>
        </w:rPr>
        <w:tab/>
      </w:r>
      <w:r w:rsidRPr="00A153B0">
        <w:rPr>
          <w:lang w:val="en-US"/>
        </w:rPr>
        <w:tab/>
      </w:r>
      <w:r w:rsidRPr="00A153B0">
        <w:rPr>
          <w:spacing w:val="-4"/>
          <w:lang w:val="en-US"/>
        </w:rPr>
        <w:t>Agreement concerning the Adoption of Uniform Conditions of Approval and Reciprocal Recognition of Approval for Motor Vehicle Equipment and Parts, done at Geneva on 20 March 1958 (original version);</w:t>
      </w:r>
    </w:p>
    <w:p w14:paraId="35118321" w14:textId="77777777" w:rsidR="006552CB" w:rsidRPr="00E964DF" w:rsidRDefault="006552CB" w:rsidP="006552CB">
      <w:pPr>
        <w:pStyle w:val="FootnoteText"/>
        <w:rPr>
          <w:lang w:val="en-US"/>
        </w:rPr>
      </w:pPr>
      <w:r w:rsidRPr="00A153B0">
        <w:rPr>
          <w:lang w:val="en-US"/>
        </w:rPr>
        <w:tab/>
      </w:r>
      <w:r w:rsidRPr="00A153B0">
        <w:rPr>
          <w:lang w:val="en-US"/>
        </w:rPr>
        <w:tab/>
        <w:t>Agreement concerning the Adoption of Uniform Technical Prescriptions for Wheeled Vehicles, Equipment and Parts which can be Fitted and/or be Used on Wheeled Vehicles and the Conditions for Reciprocal Recognition of Approvals Granted on the Basis of these Prescriptions, done at Geneva on 5 October 1995 (Revision 2).</w:t>
      </w:r>
    </w:p>
  </w:footnote>
  <w:footnote w:id="39">
    <w:p w14:paraId="041FE438" w14:textId="77777777" w:rsidR="00EE737F" w:rsidRPr="00CF762D" w:rsidRDefault="00EE737F" w:rsidP="00593C84">
      <w:pPr>
        <w:pStyle w:val="FootnoteText"/>
        <w:widowControl w:val="0"/>
        <w:tabs>
          <w:tab w:val="clear" w:pos="1021"/>
          <w:tab w:val="right" w:pos="1020"/>
        </w:tabs>
      </w:pPr>
      <w:r>
        <w:tab/>
      </w:r>
      <w:r>
        <w:rPr>
          <w:rStyle w:val="FootnoteReference"/>
        </w:rPr>
        <w:footnoteRef/>
      </w:r>
      <w:r>
        <w:tab/>
      </w:r>
      <w:r w:rsidRPr="00013A55">
        <w:t>In the case of lighting devices for the rear registration plate and direction-indicators of categories 5 and 6, the "</w:t>
      </w:r>
      <w:r w:rsidRPr="008B33DF">
        <w:rPr>
          <w:szCs w:val="24"/>
        </w:rPr>
        <w:t>light</w:t>
      </w:r>
      <w:r w:rsidRPr="00013A55">
        <w:t>-emitting surface" shall be used.</w:t>
      </w:r>
    </w:p>
  </w:footnote>
  <w:footnote w:id="40">
    <w:p w14:paraId="5682F509" w14:textId="77777777" w:rsidR="00EE737F" w:rsidRPr="003406B0" w:rsidRDefault="00EE737F" w:rsidP="00593C84">
      <w:pPr>
        <w:pStyle w:val="FootnoteText"/>
        <w:widowControl w:val="0"/>
        <w:tabs>
          <w:tab w:val="clear" w:pos="1021"/>
          <w:tab w:val="right" w:pos="1020"/>
        </w:tabs>
      </w:pPr>
      <w:r>
        <w:tab/>
      </w:r>
      <w:r>
        <w:rPr>
          <w:rStyle w:val="FootnoteReference"/>
        </w:rPr>
        <w:footnoteRef/>
      </w:r>
      <w:r>
        <w:tab/>
      </w:r>
      <w:r w:rsidRPr="00A600F0">
        <w:rPr>
          <w:spacing w:val="-4"/>
        </w:rPr>
        <w:t>Examples to enable a decision regarding reciprocal incorporation of lamps can be found in Annex 3, Part 7.</w:t>
      </w:r>
    </w:p>
  </w:footnote>
  <w:footnote w:id="41">
    <w:p w14:paraId="78FF390D" w14:textId="77777777" w:rsidR="00EE737F" w:rsidRPr="003406B0" w:rsidRDefault="00EE737F" w:rsidP="00593C84">
      <w:pPr>
        <w:pStyle w:val="FootnoteText"/>
        <w:widowControl w:val="0"/>
        <w:tabs>
          <w:tab w:val="clear" w:pos="1021"/>
          <w:tab w:val="right" w:pos="1020"/>
        </w:tabs>
      </w:pPr>
      <w:r>
        <w:tab/>
      </w:r>
      <w:r>
        <w:rPr>
          <w:rStyle w:val="FootnoteReference"/>
        </w:rPr>
        <w:footnoteRef/>
      </w:r>
      <w:r>
        <w:tab/>
      </w:r>
      <w:r w:rsidRPr="009A2FA3">
        <w:t>CIE Publication 15.2, 1986, Colorimetry, the CIE 1931 standard colorimetric observer.</w:t>
      </w:r>
    </w:p>
  </w:footnote>
  <w:footnote w:id="42">
    <w:p w14:paraId="600A55C4" w14:textId="77777777" w:rsidR="006552CB" w:rsidRPr="00A153B0" w:rsidRDefault="006552CB" w:rsidP="006552CB">
      <w:pPr>
        <w:pStyle w:val="FootnoteText"/>
        <w:rPr>
          <w:lang w:val="en-US"/>
        </w:rPr>
      </w:pPr>
      <w:r>
        <w:tab/>
      </w:r>
      <w:r w:rsidRPr="00A153B0">
        <w:rPr>
          <w:rStyle w:val="FootnoteReference"/>
          <w:sz w:val="20"/>
          <w:lang w:val="en-US"/>
        </w:rPr>
        <w:t>*</w:t>
      </w:r>
      <w:r w:rsidRPr="00A153B0">
        <w:rPr>
          <w:sz w:val="20"/>
          <w:lang w:val="en-US"/>
        </w:rPr>
        <w:tab/>
      </w:r>
      <w:r w:rsidRPr="00A153B0">
        <w:rPr>
          <w:lang w:val="en-US"/>
        </w:rPr>
        <w:t>Former titles of the Agreement:</w:t>
      </w:r>
    </w:p>
    <w:p w14:paraId="07893060" w14:textId="77777777" w:rsidR="006552CB" w:rsidRPr="00A153B0" w:rsidRDefault="006552CB" w:rsidP="006552CB">
      <w:pPr>
        <w:pStyle w:val="FootnoteText"/>
        <w:rPr>
          <w:sz w:val="20"/>
          <w:lang w:val="en-US"/>
        </w:rPr>
      </w:pPr>
      <w:r w:rsidRPr="00A153B0">
        <w:rPr>
          <w:lang w:val="en-US"/>
        </w:rPr>
        <w:tab/>
      </w:r>
      <w:r w:rsidRPr="00A153B0">
        <w:rPr>
          <w:lang w:val="en-US"/>
        </w:rPr>
        <w:tab/>
      </w:r>
      <w:r w:rsidRPr="00A153B0">
        <w:rPr>
          <w:spacing w:val="-4"/>
          <w:lang w:val="en-US"/>
        </w:rPr>
        <w:t>Agreement concerning the Adoption of Uniform Conditions of Approval and Reciprocal Recognition of Approval for Motor Vehicle Equipment and Parts, done at Geneva on 20 March 1958 (original version);</w:t>
      </w:r>
    </w:p>
    <w:p w14:paraId="35118321" w14:textId="77777777" w:rsidR="006552CB" w:rsidRPr="00E964DF" w:rsidRDefault="006552CB" w:rsidP="006552CB">
      <w:pPr>
        <w:pStyle w:val="FootnoteText"/>
        <w:rPr>
          <w:lang w:val="en-US"/>
        </w:rPr>
      </w:pPr>
      <w:r w:rsidRPr="00A153B0">
        <w:rPr>
          <w:lang w:val="en-US"/>
        </w:rPr>
        <w:tab/>
      </w:r>
      <w:r w:rsidRPr="00A153B0">
        <w:rPr>
          <w:lang w:val="en-US"/>
        </w:rPr>
        <w:tab/>
        <w:t>Agreement concerning the Adoption of Uniform Technical Prescriptions for Wheeled Vehicles, Equipment and Parts which can be Fitted and/or be Used on Wheeled Vehicles and the Conditions for Reciprocal Recognition of Approvals Granted on the Basis of these Prescriptions, done at Geneva on 5 October 1995 (Revision 2).</w:t>
      </w:r>
    </w:p>
  </w:footnote>
  <w:footnote w:id="43">
    <w:p w14:paraId="600A55C4" w14:textId="77777777" w:rsidR="006552CB" w:rsidRPr="00261FC7" w:rsidRDefault="006552CB" w:rsidP="006552CB">
      <w:pPr>
        <w:pStyle w:val="FootnoteText"/>
        <w:rPr>
          <w:lang w:val="en-US"/>
        </w:rPr>
      </w:pPr>
      <w:r w:rsidRPr="00E57DAD">
        <w:tab/>
      </w:r>
      <w:r w:rsidRPr="00261FC7">
        <w:rPr>
          <w:rStyle w:val="FootnoteReference"/>
          <w:sz w:val="20"/>
          <w:lang w:val="en-US"/>
        </w:rPr>
        <w:t>*</w:t>
      </w:r>
      <w:r w:rsidRPr="00261FC7">
        <w:rPr>
          <w:sz w:val="20"/>
          <w:lang w:val="en-US"/>
        </w:rPr>
        <w:tab/>
      </w:r>
      <w:r w:rsidRPr="00261FC7">
        <w:rPr>
          <w:lang w:val="en-US"/>
        </w:rPr>
        <w:t>Former titles of the Agreement:</w:t>
      </w:r>
    </w:p>
    <w:p w14:paraId="07893060" w14:textId="77777777" w:rsidR="006552CB" w:rsidRPr="00261FC7" w:rsidRDefault="006552CB" w:rsidP="006552CB">
      <w:pPr>
        <w:pStyle w:val="FootnoteText"/>
        <w:rPr>
          <w:sz w:val="20"/>
          <w:lang w:val="en-US"/>
        </w:rPr>
      </w:pPr>
      <w:r w:rsidRPr="00261FC7">
        <w:rPr>
          <w:lang w:val="en-US"/>
        </w:rPr>
        <w:tab/>
      </w:r>
      <w:r w:rsidRPr="00261FC7">
        <w:rPr>
          <w:lang w:val="en-US"/>
        </w:rPr>
        <w:tab/>
      </w:r>
      <w:r w:rsidRPr="00261FC7">
        <w:rPr>
          <w:spacing w:val="-4"/>
          <w:lang w:val="en-US"/>
        </w:rPr>
        <w:t>Agreement concerning the Adoption of Uniform Conditions of Approval and Reciprocal Recognition of Approval for Motor Vehicle Equipment and Parts, done at Geneva on 20 March 1958 (original version);</w:t>
      </w:r>
    </w:p>
    <w:p w14:paraId="35118321" w14:textId="77777777" w:rsidR="006552CB" w:rsidRPr="00E964DF" w:rsidRDefault="006552CB" w:rsidP="006552CB">
      <w:pPr>
        <w:pStyle w:val="FootnoteText"/>
        <w:rPr>
          <w:lang w:val="en-US"/>
        </w:rPr>
      </w:pPr>
      <w:r w:rsidRPr="00261FC7">
        <w:rPr>
          <w:lang w:val="en-US"/>
        </w:rPr>
        <w:tab/>
      </w:r>
      <w:r w:rsidRPr="00261FC7">
        <w:rPr>
          <w:lang w:val="en-US"/>
        </w:rPr>
        <w:tab/>
        <w:t>Agreement concerning the Adoption of Uniform Technical Prescriptions for Wheeled Vehicles, Equipment and Parts which can be Fitted and/or be Used on Wheeled Vehicles and the Conditions for Reciprocal Recognition of Approvals Granted on the Basis of these Prescriptions, done at Geneva on 5 October 1995 (Revision 2).</w:t>
      </w:r>
    </w:p>
  </w:footnote>
  <w:footnote w:id="44">
    <w:p w14:paraId="600A55C4" w14:textId="77777777" w:rsidR="006552CB" w:rsidRPr="00F156CB" w:rsidRDefault="006552CB" w:rsidP="006552CB">
      <w:pPr>
        <w:pStyle w:val="FootnoteText"/>
        <w:rPr>
          <w:lang w:val="en-US"/>
        </w:rPr>
      </w:pPr>
      <w:r w:rsidRPr="00F156CB">
        <w:tab/>
      </w:r>
      <w:r w:rsidRPr="00F156CB">
        <w:rPr>
          <w:rStyle w:val="FootnoteReference"/>
          <w:sz w:val="20"/>
          <w:lang w:val="en-US"/>
        </w:rPr>
        <w:t>*</w:t>
      </w:r>
      <w:r w:rsidRPr="00F156CB">
        <w:rPr>
          <w:sz w:val="20"/>
          <w:lang w:val="en-US"/>
        </w:rPr>
        <w:tab/>
      </w:r>
      <w:r w:rsidRPr="00F156CB">
        <w:rPr>
          <w:lang w:val="en-US"/>
        </w:rPr>
        <w:t>Former titles of the Agreement:</w:t>
      </w:r>
    </w:p>
    <w:p w14:paraId="07893060" w14:textId="77777777" w:rsidR="006552CB" w:rsidRPr="00F156CB" w:rsidRDefault="006552CB" w:rsidP="006552CB">
      <w:pPr>
        <w:pStyle w:val="FootnoteText"/>
        <w:rPr>
          <w:sz w:val="20"/>
          <w:lang w:val="en-US"/>
        </w:rPr>
      </w:pPr>
      <w:r w:rsidRPr="00F156CB">
        <w:rPr>
          <w:lang w:val="en-US"/>
        </w:rPr>
        <w:tab/>
      </w:r>
      <w:r w:rsidRPr="00F156CB">
        <w:rPr>
          <w:lang w:val="en-US"/>
        </w:rPr>
        <w:tab/>
      </w:r>
      <w:r w:rsidRPr="00F156CB">
        <w:rPr>
          <w:spacing w:val="-4"/>
          <w:lang w:val="en-US"/>
        </w:rPr>
        <w:t>Agreement concerning the Adoption of Uniform Conditions of Approval and Reciprocal Recognition of Approval for Motor Vehicle Equipment and Parts, done at Geneva on 20 March 1958 (original version</w:t>
      </w:r>
      <w:proofErr w:type="gramStart"/>
      <w:r w:rsidRPr="00F156CB">
        <w:rPr>
          <w:spacing w:val="-4"/>
          <w:lang w:val="en-US"/>
        </w:rPr>
        <w:t>);</w:t>
      </w:r>
      <w:proofErr w:type="gramEnd"/>
    </w:p>
    <w:p w14:paraId="35118321" w14:textId="77777777" w:rsidR="006552CB" w:rsidRPr="00F156CB" w:rsidRDefault="006552CB" w:rsidP="006552CB">
      <w:pPr>
        <w:pStyle w:val="FootnoteText"/>
        <w:rPr>
          <w:lang w:val="en-US"/>
        </w:rPr>
      </w:pPr>
      <w:r w:rsidRPr="00F156CB">
        <w:rPr>
          <w:lang w:val="en-US"/>
        </w:rPr>
        <w:tab/>
      </w:r>
      <w:r w:rsidRPr="00F156CB">
        <w:rPr>
          <w:lang w:val="en-US"/>
        </w:rPr>
        <w:tab/>
        <w:t>Agreement concerning the Adoption of Uniform Technical Prescriptions for Wheeled Vehicles, Equipment and Parts which can be Fitted and/or be Used on Wheeled Vehicles and the Conditions for Reciprocal Recognition of Approvals Granted on the Basis of these Prescriptions, done at Geneva on 5 October 1995 (Revision 2).</w:t>
      </w:r>
    </w:p>
  </w:footnote>
  <w:footnote w:id="45">
    <w:p w14:paraId="600A55C4" w14:textId="77777777" w:rsidR="006552CB" w:rsidRPr="00007786" w:rsidRDefault="006552CB" w:rsidP="006552CB">
      <w:pPr>
        <w:pStyle w:val="FootnoteText"/>
        <w:rPr>
          <w:lang w:val="en-US"/>
        </w:rPr>
      </w:pPr>
      <w:r w:rsidRPr="00007786">
        <w:tab/>
      </w:r>
      <w:r w:rsidRPr="00007786">
        <w:rPr>
          <w:rStyle w:val="FootnoteReference"/>
          <w:sz w:val="20"/>
          <w:lang w:val="en-US"/>
        </w:rPr>
        <w:t>*</w:t>
      </w:r>
      <w:r w:rsidRPr="00007786">
        <w:rPr>
          <w:sz w:val="20"/>
          <w:lang w:val="en-US"/>
        </w:rPr>
        <w:tab/>
      </w:r>
      <w:r w:rsidRPr="00007786">
        <w:rPr>
          <w:lang w:val="en-US"/>
        </w:rPr>
        <w:t>Former titles of the Agreement:</w:t>
      </w:r>
    </w:p>
    <w:p w14:paraId="07893060" w14:textId="77777777" w:rsidR="006552CB" w:rsidRPr="00007786" w:rsidRDefault="006552CB" w:rsidP="006552CB">
      <w:pPr>
        <w:pStyle w:val="FootnoteText"/>
        <w:rPr>
          <w:sz w:val="20"/>
          <w:lang w:val="en-US"/>
        </w:rPr>
      </w:pPr>
      <w:r w:rsidRPr="00007786">
        <w:rPr>
          <w:lang w:val="en-US"/>
        </w:rPr>
        <w:tab/>
      </w:r>
      <w:r w:rsidRPr="00007786">
        <w:rPr>
          <w:lang w:val="en-US"/>
        </w:rPr>
        <w:tab/>
      </w:r>
      <w:r w:rsidRPr="00007786">
        <w:rPr>
          <w:spacing w:val="-4"/>
          <w:lang w:val="en-US"/>
        </w:rPr>
        <w:t>Agreement concerning the Adoption of Uniform Conditions of Approval and Reciprocal Recognition of Approval for Motor Vehicle Equipment and Parts, done at Geneva on 20 March 1958 (original version</w:t>
      </w:r>
      <w:proofErr w:type="gramStart"/>
      <w:r w:rsidRPr="00007786">
        <w:rPr>
          <w:spacing w:val="-4"/>
          <w:lang w:val="en-US"/>
        </w:rPr>
        <w:t>);</w:t>
      </w:r>
      <w:proofErr w:type="gramEnd"/>
    </w:p>
    <w:p w14:paraId="35118321" w14:textId="77777777" w:rsidR="006552CB" w:rsidRPr="00007786" w:rsidRDefault="006552CB" w:rsidP="006552CB">
      <w:pPr>
        <w:pStyle w:val="FootnoteText"/>
        <w:rPr>
          <w:lang w:val="en-US"/>
        </w:rPr>
      </w:pPr>
      <w:r w:rsidRPr="00007786">
        <w:rPr>
          <w:lang w:val="en-US"/>
        </w:rPr>
        <w:tab/>
      </w:r>
      <w:r w:rsidRPr="00007786">
        <w:rPr>
          <w:lang w:val="en-US"/>
        </w:rPr>
        <w:tab/>
        <w:t>Agreement concerning the Adoption of Uniform Technical Prescriptions for Wheeled Vehicles, Equipment and Parts which can be Fitted and/or be Used on Wheeled Vehicles and the Conditions for Reciprocal Recognition of Approvals Granted on the Basis of these Prescriptions, done at Geneva on 5 October 1995 (Revision 2).</w:t>
      </w:r>
    </w:p>
  </w:footnote>
  <w:footnote w:id="46">
    <w:p w14:paraId="600A55C4" w14:textId="77777777" w:rsidR="006552CB" w:rsidRPr="00FB2531" w:rsidRDefault="006552CB" w:rsidP="006552CB">
      <w:pPr>
        <w:pStyle w:val="FootnoteText"/>
        <w:rPr>
          <w:lang w:val="en-US"/>
        </w:rPr>
      </w:pPr>
      <w:r w:rsidRPr="00FB2531">
        <w:tab/>
      </w:r>
      <w:r w:rsidRPr="00FB2531">
        <w:rPr>
          <w:rStyle w:val="FootnoteReference"/>
          <w:sz w:val="20"/>
          <w:lang w:val="en-US"/>
        </w:rPr>
        <w:t>*</w:t>
      </w:r>
      <w:r w:rsidRPr="00FB2531">
        <w:rPr>
          <w:sz w:val="20"/>
          <w:lang w:val="en-US"/>
        </w:rPr>
        <w:tab/>
      </w:r>
      <w:r w:rsidRPr="00FB2531">
        <w:rPr>
          <w:lang w:val="en-US"/>
        </w:rPr>
        <w:t>Former titles of the Agreement:</w:t>
      </w:r>
    </w:p>
    <w:p w14:paraId="07893060" w14:textId="77777777" w:rsidR="006552CB" w:rsidRPr="00FB2531" w:rsidRDefault="006552CB" w:rsidP="006552CB">
      <w:pPr>
        <w:pStyle w:val="FootnoteText"/>
        <w:rPr>
          <w:sz w:val="20"/>
          <w:lang w:val="en-US"/>
        </w:rPr>
      </w:pPr>
      <w:r w:rsidRPr="00FB2531">
        <w:rPr>
          <w:lang w:val="en-US"/>
        </w:rPr>
        <w:tab/>
      </w:r>
      <w:r w:rsidRPr="00FB2531">
        <w:rPr>
          <w:lang w:val="en-US"/>
        </w:rPr>
        <w:tab/>
      </w:r>
      <w:r w:rsidRPr="00FB2531">
        <w:rPr>
          <w:spacing w:val="-4"/>
          <w:lang w:val="en-US"/>
        </w:rPr>
        <w:t>Agreement concerning the Adoption of Uniform Conditions of Approval and Reciprocal Recognition of Approval for Motor Vehicle Equipment and Parts, done at Geneva on 20 March 1958 (original version</w:t>
      </w:r>
      <w:proofErr w:type="gramStart"/>
      <w:r w:rsidRPr="00FB2531">
        <w:rPr>
          <w:spacing w:val="-4"/>
          <w:lang w:val="en-US"/>
        </w:rPr>
        <w:t>);</w:t>
      </w:r>
      <w:proofErr w:type="gramEnd"/>
    </w:p>
    <w:p w14:paraId="35118321" w14:textId="77777777" w:rsidR="006552CB" w:rsidRPr="00FB2531" w:rsidRDefault="006552CB" w:rsidP="006552CB">
      <w:pPr>
        <w:pStyle w:val="FootnoteText"/>
        <w:rPr>
          <w:lang w:val="en-US"/>
        </w:rPr>
      </w:pPr>
      <w:r w:rsidRPr="00FB2531">
        <w:rPr>
          <w:lang w:val="en-US"/>
        </w:rPr>
        <w:tab/>
      </w:r>
      <w:r w:rsidRPr="00FB2531">
        <w:rPr>
          <w:lang w:val="en-US"/>
        </w:rPr>
        <w:tab/>
        <w:t>Agreement concerning the Adoption of Uniform Technical Prescriptions for Wheeled Vehicles, Equipment and Parts which can be Fitted and/or be Used on Wheeled Vehicles and the Conditions for Reciprocal Recognition of Approvals Granted on the Basis of these Prescriptions, done at Geneva on 5 October 1995 (Revision 2).</w:t>
      </w:r>
    </w:p>
  </w:footnote>
  <w:footnote w:id="47">
    <w:p w14:paraId="600A55C4" w14:textId="77777777" w:rsidR="006552CB" w:rsidRPr="006D32BA" w:rsidRDefault="006552CB" w:rsidP="006552CB">
      <w:pPr>
        <w:pStyle w:val="FootnoteText"/>
        <w:rPr>
          <w:lang w:val="en-US"/>
        </w:rPr>
      </w:pPr>
      <w:r w:rsidRPr="00007786">
        <w:tab/>
      </w:r>
      <w:r w:rsidRPr="006D32BA">
        <w:rPr>
          <w:rStyle w:val="FootnoteReference"/>
          <w:sz w:val="20"/>
          <w:lang w:val="en-US"/>
        </w:rPr>
        <w:t>*</w:t>
      </w:r>
      <w:r w:rsidRPr="006D32BA">
        <w:rPr>
          <w:sz w:val="20"/>
          <w:lang w:val="en-US"/>
        </w:rPr>
        <w:tab/>
      </w:r>
      <w:r w:rsidRPr="006D32BA">
        <w:rPr>
          <w:lang w:val="en-US"/>
        </w:rPr>
        <w:t>Former titles of the Agreement:</w:t>
      </w:r>
    </w:p>
    <w:p w14:paraId="07893060" w14:textId="77777777" w:rsidR="006552CB" w:rsidRPr="006D32BA" w:rsidRDefault="006552CB" w:rsidP="006552CB">
      <w:pPr>
        <w:pStyle w:val="FootnoteText"/>
        <w:rPr>
          <w:sz w:val="20"/>
          <w:lang w:val="en-US"/>
        </w:rPr>
      </w:pPr>
      <w:r w:rsidRPr="006D32BA">
        <w:rPr>
          <w:lang w:val="en-US"/>
        </w:rPr>
        <w:tab/>
      </w:r>
      <w:r w:rsidRPr="006D32BA">
        <w:rPr>
          <w:lang w:val="en-US"/>
        </w:rPr>
        <w:tab/>
      </w:r>
      <w:r w:rsidRPr="006D32BA">
        <w:rPr>
          <w:spacing w:val="-4"/>
          <w:lang w:val="en-US"/>
        </w:rPr>
        <w:t>Agreement concerning the Adoption of Uniform Conditions of Approval and Reciprocal Recognition of Approval for Motor Vehicle Equipment and Parts, done at Geneva on 20 March 1958 (original version</w:t>
      </w:r>
      <w:proofErr w:type="gramStart"/>
      <w:r w:rsidRPr="006D32BA">
        <w:rPr>
          <w:spacing w:val="-4"/>
          <w:lang w:val="en-US"/>
        </w:rPr>
        <w:t>);</w:t>
      </w:r>
      <w:proofErr w:type="gramEnd"/>
    </w:p>
    <w:p w14:paraId="35118321" w14:textId="77777777" w:rsidR="006552CB" w:rsidRPr="00007786" w:rsidRDefault="006552CB" w:rsidP="006552CB">
      <w:pPr>
        <w:pStyle w:val="FootnoteText"/>
        <w:rPr>
          <w:lang w:val="en-US"/>
        </w:rPr>
      </w:pPr>
      <w:r w:rsidRPr="006D32BA">
        <w:rPr>
          <w:lang w:val="en-US"/>
        </w:rPr>
        <w:tab/>
      </w:r>
      <w:r w:rsidRPr="006D32BA">
        <w:rPr>
          <w:lang w:val="en-US"/>
        </w:rPr>
        <w:tab/>
        <w:t>Agreement concerning the Adoption of Uniform Technical Prescriptions for Wheeled Vehicles, Equipment and Parts which can be Fitted and/or be Used on Wheeled Vehicles and the Conditions for Reciprocal Recognition of Approvals Granted on the Basis of these Prescriptions, done at Geneva on 5 October 1995 (Revision 2).</w:t>
      </w:r>
    </w:p>
  </w:footnote>
  <w:footnote w:id="48">
    <w:p w14:paraId="600A55C4" w14:textId="77777777" w:rsidR="006552CB" w:rsidRPr="009D261A" w:rsidRDefault="006552CB" w:rsidP="006552CB">
      <w:pPr>
        <w:pStyle w:val="FootnoteText"/>
        <w:rPr>
          <w:lang w:val="en-US"/>
        </w:rPr>
      </w:pPr>
      <w:r w:rsidRPr="009D261A">
        <w:tab/>
      </w:r>
      <w:r w:rsidRPr="009D261A">
        <w:rPr>
          <w:rStyle w:val="FootnoteReference"/>
          <w:sz w:val="20"/>
          <w:lang w:val="en-US"/>
        </w:rPr>
        <w:t>*</w:t>
      </w:r>
      <w:r w:rsidRPr="009D261A">
        <w:rPr>
          <w:sz w:val="20"/>
          <w:lang w:val="en-US"/>
        </w:rPr>
        <w:tab/>
      </w:r>
      <w:r w:rsidRPr="009D261A">
        <w:rPr>
          <w:lang w:val="en-US"/>
        </w:rPr>
        <w:t>Former titles of the Agreement:</w:t>
      </w:r>
    </w:p>
    <w:p w14:paraId="07893060" w14:textId="77777777" w:rsidR="006552CB" w:rsidRPr="009D261A" w:rsidRDefault="006552CB" w:rsidP="006552CB">
      <w:pPr>
        <w:pStyle w:val="FootnoteText"/>
        <w:rPr>
          <w:sz w:val="20"/>
          <w:lang w:val="en-US"/>
        </w:rPr>
      </w:pPr>
      <w:r w:rsidRPr="009D261A">
        <w:rPr>
          <w:lang w:val="en-US"/>
        </w:rPr>
        <w:tab/>
      </w:r>
      <w:r w:rsidRPr="009D261A">
        <w:rPr>
          <w:lang w:val="en-US"/>
        </w:rPr>
        <w:tab/>
      </w:r>
      <w:r w:rsidRPr="009D261A">
        <w:rPr>
          <w:spacing w:val="-4"/>
          <w:lang w:val="en-US"/>
        </w:rPr>
        <w:t>Agreement concerning the Adoption of Uniform Conditions of Approval and Reciprocal Recognition of Approval for Motor Vehicle Equipment and Parts, done at Geneva on 20 March 1958 (original version</w:t>
      </w:r>
      <w:proofErr w:type="gramStart"/>
      <w:r w:rsidRPr="009D261A">
        <w:rPr>
          <w:spacing w:val="-4"/>
          <w:lang w:val="en-US"/>
        </w:rPr>
        <w:t>);</w:t>
      </w:r>
      <w:proofErr w:type="gramEnd"/>
    </w:p>
    <w:p w14:paraId="35118321" w14:textId="77777777" w:rsidR="006552CB" w:rsidRPr="009D261A" w:rsidRDefault="006552CB" w:rsidP="006552CB">
      <w:pPr>
        <w:pStyle w:val="FootnoteText"/>
        <w:rPr>
          <w:lang w:val="en-US"/>
        </w:rPr>
      </w:pPr>
      <w:r w:rsidRPr="009D261A">
        <w:rPr>
          <w:lang w:val="en-US"/>
        </w:rPr>
        <w:tab/>
      </w:r>
      <w:r w:rsidRPr="009D261A">
        <w:rPr>
          <w:lang w:val="en-US"/>
        </w:rPr>
        <w:tab/>
        <w:t>Agreement concerning the Adoption of Uniform Technical Prescriptions for Wheeled Vehicles, Equipment and Parts which can be Fitted and/or be Used on Wheeled Vehicles and the Conditions for Reciprocal Recognition of Approvals Granted on the Basis of these Prescriptions, done at Geneva on 5 October 1995 (Revision 2).</w:t>
      </w:r>
    </w:p>
  </w:footnote>
  <w:footnote w:id="49">
    <w:p w14:paraId="600A55C4" w14:textId="77777777" w:rsidR="006552CB" w:rsidRPr="00FB0813" w:rsidRDefault="006552CB" w:rsidP="006552CB">
      <w:pPr>
        <w:pStyle w:val="FootnoteText"/>
        <w:rPr>
          <w:lang w:val="en-US"/>
        </w:rPr>
      </w:pPr>
      <w:r w:rsidRPr="00FB0813">
        <w:tab/>
      </w:r>
      <w:r w:rsidRPr="00FB0813">
        <w:rPr>
          <w:rStyle w:val="FootnoteReference"/>
          <w:sz w:val="20"/>
          <w:lang w:val="en-US"/>
        </w:rPr>
        <w:t>*</w:t>
      </w:r>
      <w:r w:rsidRPr="00FB0813">
        <w:rPr>
          <w:sz w:val="20"/>
          <w:lang w:val="en-US"/>
        </w:rPr>
        <w:tab/>
      </w:r>
      <w:r w:rsidRPr="00FB0813">
        <w:rPr>
          <w:lang w:val="en-US"/>
        </w:rPr>
        <w:t>Former titles of the Agreement:</w:t>
      </w:r>
    </w:p>
    <w:p w14:paraId="07893060" w14:textId="77777777" w:rsidR="006552CB" w:rsidRPr="00FB0813" w:rsidRDefault="006552CB" w:rsidP="006552CB">
      <w:pPr>
        <w:pStyle w:val="FootnoteText"/>
        <w:rPr>
          <w:sz w:val="20"/>
          <w:lang w:val="en-US"/>
        </w:rPr>
      </w:pPr>
      <w:r w:rsidRPr="00FB0813">
        <w:rPr>
          <w:lang w:val="en-US"/>
        </w:rPr>
        <w:tab/>
      </w:r>
      <w:r w:rsidRPr="00FB0813">
        <w:rPr>
          <w:lang w:val="en-US"/>
        </w:rPr>
        <w:tab/>
      </w:r>
      <w:r w:rsidRPr="00FB0813">
        <w:rPr>
          <w:spacing w:val="-4"/>
          <w:lang w:val="en-US"/>
        </w:rPr>
        <w:t>Agreement concerning the Adoption of Uniform Conditions of Approval and Reciprocal Recognition of Approval for Motor Vehicle Equipment and Parts, done at Geneva on 20 March 1958 (original version</w:t>
      </w:r>
      <w:proofErr w:type="gramStart"/>
      <w:r w:rsidRPr="00FB0813">
        <w:rPr>
          <w:spacing w:val="-4"/>
          <w:lang w:val="en-US"/>
        </w:rPr>
        <w:t>);</w:t>
      </w:r>
      <w:proofErr w:type="gramEnd"/>
    </w:p>
    <w:p w14:paraId="35118321" w14:textId="77777777" w:rsidR="006552CB" w:rsidRPr="00FB0813" w:rsidRDefault="006552CB" w:rsidP="006552CB">
      <w:pPr>
        <w:pStyle w:val="FootnoteText"/>
        <w:rPr>
          <w:lang w:val="en-US"/>
        </w:rPr>
      </w:pPr>
      <w:r w:rsidRPr="00FB0813">
        <w:rPr>
          <w:lang w:val="en-US"/>
        </w:rPr>
        <w:tab/>
      </w:r>
      <w:r w:rsidRPr="00FB0813">
        <w:rPr>
          <w:lang w:val="en-US"/>
        </w:rPr>
        <w:tab/>
        <w:t>Agreement concerning the Adoption of Uniform Technical Prescriptions for Wheeled Vehicles, Equipment and Parts which can be Fitted and/or be Used on Wheeled Vehicles and the Conditions for Reciprocal Recognition of Approvals Granted on the Basis of these Prescriptions, done at Geneva on 5 October 1995 (Revision 2).</w:t>
      </w:r>
    </w:p>
  </w:footnote>
  <w:footnote w:id="50">
    <w:p w14:paraId="600A55C4" w14:textId="77777777" w:rsidR="006552CB" w:rsidRPr="00E21F1C" w:rsidRDefault="006552CB" w:rsidP="006552CB">
      <w:pPr>
        <w:pStyle w:val="FootnoteText"/>
        <w:rPr>
          <w:lang w:val="en-US"/>
        </w:rPr>
      </w:pPr>
      <w:r w:rsidRPr="00E21F1C">
        <w:tab/>
      </w:r>
      <w:r w:rsidRPr="00E21F1C">
        <w:rPr>
          <w:rStyle w:val="FootnoteReference"/>
          <w:sz w:val="20"/>
          <w:lang w:val="en-US"/>
        </w:rPr>
        <w:t>*</w:t>
      </w:r>
      <w:r w:rsidRPr="00E21F1C">
        <w:rPr>
          <w:sz w:val="20"/>
          <w:lang w:val="en-US"/>
        </w:rPr>
        <w:tab/>
      </w:r>
      <w:r w:rsidRPr="00E21F1C">
        <w:rPr>
          <w:lang w:val="en-US"/>
        </w:rPr>
        <w:t>Former titles of the Agreement:</w:t>
      </w:r>
    </w:p>
    <w:p w14:paraId="07893060" w14:textId="77777777" w:rsidR="006552CB" w:rsidRPr="00E21F1C" w:rsidRDefault="006552CB" w:rsidP="006552CB">
      <w:pPr>
        <w:pStyle w:val="FootnoteText"/>
        <w:rPr>
          <w:sz w:val="20"/>
          <w:lang w:val="en-US"/>
        </w:rPr>
      </w:pPr>
      <w:r w:rsidRPr="00E21F1C">
        <w:rPr>
          <w:lang w:val="en-US"/>
        </w:rPr>
        <w:tab/>
      </w:r>
      <w:r w:rsidRPr="00E21F1C">
        <w:rPr>
          <w:lang w:val="en-US"/>
        </w:rPr>
        <w:tab/>
      </w:r>
      <w:r w:rsidRPr="00E21F1C">
        <w:rPr>
          <w:spacing w:val="-4"/>
          <w:lang w:val="en-US"/>
        </w:rPr>
        <w:t>Agreement concerning the Adoption of Uniform Conditions of Approval and Reciprocal Recognition of Approval for Motor Vehicle Equipment and Parts, done at Geneva on 20 March 1958 (original version</w:t>
      </w:r>
      <w:proofErr w:type="gramStart"/>
      <w:r w:rsidRPr="00E21F1C">
        <w:rPr>
          <w:spacing w:val="-4"/>
          <w:lang w:val="en-US"/>
        </w:rPr>
        <w:t>);</w:t>
      </w:r>
      <w:proofErr w:type="gramEnd"/>
    </w:p>
    <w:p w14:paraId="35118321" w14:textId="77777777" w:rsidR="006552CB" w:rsidRPr="00E21F1C" w:rsidRDefault="006552CB" w:rsidP="006552CB">
      <w:pPr>
        <w:pStyle w:val="FootnoteText"/>
        <w:rPr>
          <w:lang w:val="en-US"/>
        </w:rPr>
      </w:pPr>
      <w:r w:rsidRPr="00E21F1C">
        <w:rPr>
          <w:lang w:val="en-US"/>
        </w:rPr>
        <w:tab/>
      </w:r>
      <w:r w:rsidRPr="00E21F1C">
        <w:rPr>
          <w:lang w:val="en-US"/>
        </w:rPr>
        <w:tab/>
        <w:t>Agreement concerning the Adoption of Uniform Technical Prescriptions for Wheeled Vehicles, Equipment and Parts which can be Fitted and/or be Used on Wheeled Vehicles and the Conditions for Reciprocal Recognition of Approvals Granted on the Basis of these Prescriptions, done at Geneva on 5 October 1995 (Revision 2).</w:t>
      </w:r>
    </w:p>
  </w:footnote>
  <w:footnote w:id="51">
    <w:p w14:paraId="600A55C4" w14:textId="77777777" w:rsidR="006552CB" w:rsidRPr="00B85EE2" w:rsidRDefault="006552CB" w:rsidP="006552CB">
      <w:pPr>
        <w:pStyle w:val="FootnoteText"/>
        <w:rPr>
          <w:lang w:val="en-US"/>
        </w:rPr>
      </w:pPr>
      <w:r w:rsidRPr="00B85EE2">
        <w:tab/>
      </w:r>
      <w:r w:rsidRPr="00B85EE2">
        <w:rPr>
          <w:rStyle w:val="FootnoteReference"/>
          <w:sz w:val="20"/>
          <w:lang w:val="en-US"/>
        </w:rPr>
        <w:t>*</w:t>
      </w:r>
      <w:r w:rsidRPr="00B85EE2">
        <w:rPr>
          <w:sz w:val="20"/>
          <w:lang w:val="en-US"/>
        </w:rPr>
        <w:tab/>
      </w:r>
      <w:r w:rsidRPr="00B85EE2">
        <w:rPr>
          <w:lang w:val="en-US"/>
        </w:rPr>
        <w:t>Former titles of the Agreement:</w:t>
      </w:r>
    </w:p>
    <w:p w14:paraId="07893060" w14:textId="77777777" w:rsidR="006552CB" w:rsidRPr="00B85EE2" w:rsidRDefault="006552CB" w:rsidP="006552CB">
      <w:pPr>
        <w:pStyle w:val="FootnoteText"/>
        <w:rPr>
          <w:sz w:val="20"/>
          <w:lang w:val="en-US"/>
        </w:rPr>
      </w:pPr>
      <w:r w:rsidRPr="00B85EE2">
        <w:rPr>
          <w:lang w:val="en-US"/>
        </w:rPr>
        <w:tab/>
      </w:r>
      <w:r w:rsidRPr="00B85EE2">
        <w:rPr>
          <w:lang w:val="en-US"/>
        </w:rPr>
        <w:tab/>
      </w:r>
      <w:r w:rsidRPr="00B85EE2">
        <w:rPr>
          <w:spacing w:val="-4"/>
          <w:lang w:val="en-US"/>
        </w:rPr>
        <w:t>Agreement concerning the Adoption of Uniform Conditions of Approval and Reciprocal Recognition of Approval for Motor Vehicle Equipment and Parts, done at Geneva on 20 March 1958 (original version</w:t>
      </w:r>
      <w:proofErr w:type="gramStart"/>
      <w:r w:rsidRPr="00B85EE2">
        <w:rPr>
          <w:spacing w:val="-4"/>
          <w:lang w:val="en-US"/>
        </w:rPr>
        <w:t>);</w:t>
      </w:r>
      <w:proofErr w:type="gramEnd"/>
    </w:p>
    <w:p w14:paraId="35118321" w14:textId="77777777" w:rsidR="006552CB" w:rsidRPr="00B85EE2" w:rsidRDefault="006552CB" w:rsidP="006552CB">
      <w:pPr>
        <w:pStyle w:val="FootnoteText"/>
        <w:rPr>
          <w:lang w:val="en-US"/>
        </w:rPr>
      </w:pPr>
      <w:r w:rsidRPr="00B85EE2">
        <w:rPr>
          <w:lang w:val="en-US"/>
        </w:rPr>
        <w:tab/>
      </w:r>
      <w:r w:rsidRPr="00B85EE2">
        <w:rPr>
          <w:lang w:val="en-US"/>
        </w:rPr>
        <w:tab/>
        <w:t xml:space="preserve">Agreement concerning the Adoption of Uniform Technical Prescriptions for Wheeled Vehicles, Equipment and Parts which can be Fitted and/or be Used on Wheeled Vehicles and the Conditions for Reciprocal Recognition of Approvals Granted </w:t>
      </w:r>
      <w:proofErr w:type="gramStart"/>
      <w:r w:rsidRPr="00B85EE2">
        <w:rPr>
          <w:lang w:val="en-US"/>
        </w:rPr>
        <w:t>on the Basis of</w:t>
      </w:r>
      <w:proofErr w:type="gramEnd"/>
      <w:r w:rsidRPr="00B85EE2">
        <w:rPr>
          <w:lang w:val="en-US"/>
        </w:rPr>
        <w:t xml:space="preserve"> these Prescriptions, done at Geneva on 5 October 1995 (Revision 2).</w:t>
      </w:r>
    </w:p>
  </w:footnote>
  <w:footnote w:id="52">
    <w:p w14:paraId="7CD56334" w14:textId="77777777" w:rsidR="007C4B66" w:rsidRPr="00D850B1" w:rsidRDefault="007C4B66" w:rsidP="007C4B66">
      <w:pPr>
        <w:pStyle w:val="FootnoteText"/>
        <w:rPr>
          <w:lang w:val="en-US"/>
        </w:rPr>
      </w:pPr>
      <w:r>
        <w:tab/>
      </w:r>
      <w:r>
        <w:rPr>
          <w:rStyle w:val="FootnoteReference"/>
        </w:rPr>
        <w:footnoteRef/>
      </w:r>
      <w:r>
        <w:t xml:space="preserve"> </w:t>
      </w:r>
      <w:r>
        <w:tab/>
      </w:r>
      <w:r w:rsidRPr="00892186">
        <w:rPr>
          <w:i/>
          <w:iCs/>
        </w:rPr>
        <w:t>Note by the secretariat</w:t>
      </w:r>
      <w:r>
        <w:t xml:space="preserve">: the </w:t>
      </w:r>
      <w:r w:rsidRPr="0068310A">
        <w:t>International Organization of Motor Vehicle Manufacturers (OICA)</w:t>
      </w:r>
      <w:r>
        <w:t xml:space="preserve"> holds the view that in paragraphs 12.7.2. and 12.7.3.  the date of 1 September 2023 should be postponed to 1 September 2024. Once a decision on the date is taken, this footnote should be deleted from the adopted legal text.    </w:t>
      </w:r>
    </w:p>
  </w:footnote>
  <w:footnote w:id="53">
    <w:p w14:paraId="600A55C4" w14:textId="77777777" w:rsidR="006552CB" w:rsidRPr="00610427" w:rsidRDefault="006552CB" w:rsidP="006552CB">
      <w:pPr>
        <w:pStyle w:val="FootnoteText"/>
        <w:rPr>
          <w:color w:val="000000" w:themeColor="text1"/>
          <w:lang w:val="en-US"/>
        </w:rPr>
      </w:pPr>
      <w:r w:rsidRPr="00610427">
        <w:rPr>
          <w:color w:val="000000" w:themeColor="text1"/>
        </w:rPr>
        <w:tab/>
      </w:r>
      <w:r w:rsidRPr="00610427">
        <w:rPr>
          <w:rStyle w:val="FootnoteReference"/>
          <w:color w:val="000000" w:themeColor="text1"/>
          <w:sz w:val="20"/>
          <w:lang w:val="en-US"/>
        </w:rPr>
        <w:t>*</w:t>
      </w:r>
      <w:r w:rsidRPr="00610427">
        <w:rPr>
          <w:color w:val="000000" w:themeColor="text1"/>
          <w:sz w:val="20"/>
          <w:lang w:val="en-US"/>
        </w:rPr>
        <w:tab/>
      </w:r>
      <w:r w:rsidRPr="00610427">
        <w:rPr>
          <w:color w:val="000000" w:themeColor="text1"/>
          <w:lang w:val="en-US"/>
        </w:rPr>
        <w:t>Former titles of the Agreement:</w:t>
      </w:r>
    </w:p>
    <w:p w14:paraId="07893060" w14:textId="77777777" w:rsidR="006552CB" w:rsidRPr="00610427" w:rsidRDefault="006552CB" w:rsidP="006552CB">
      <w:pPr>
        <w:pStyle w:val="FootnoteText"/>
        <w:rPr>
          <w:color w:val="000000" w:themeColor="text1"/>
          <w:sz w:val="20"/>
          <w:lang w:val="en-US"/>
        </w:rPr>
      </w:pPr>
      <w:r w:rsidRPr="00610427">
        <w:rPr>
          <w:color w:val="000000" w:themeColor="text1"/>
          <w:lang w:val="en-US"/>
        </w:rPr>
        <w:tab/>
      </w:r>
      <w:r w:rsidRPr="00610427">
        <w:rPr>
          <w:color w:val="000000" w:themeColor="text1"/>
          <w:lang w:val="en-US"/>
        </w:rPr>
        <w:tab/>
      </w:r>
      <w:r w:rsidRPr="00610427">
        <w:rPr>
          <w:color w:val="000000" w:themeColor="text1"/>
          <w:spacing w:val="-4"/>
          <w:lang w:val="en-US"/>
        </w:rPr>
        <w:t>Agreement concerning the Adoption of Uniform Conditions of Approval and Reciprocal Recognition of Approval for Motor Vehicle Equipment and Parts, done at Geneva on 20 March 1958 (original version);</w:t>
      </w:r>
    </w:p>
    <w:p w14:paraId="35118321" w14:textId="77777777" w:rsidR="006552CB" w:rsidRPr="00610427" w:rsidRDefault="006552CB" w:rsidP="006552CB">
      <w:pPr>
        <w:pStyle w:val="FootnoteText"/>
        <w:rPr>
          <w:color w:val="000000" w:themeColor="text1"/>
          <w:lang w:val="en-US"/>
        </w:rPr>
      </w:pPr>
      <w:r w:rsidRPr="00610427">
        <w:rPr>
          <w:color w:val="000000" w:themeColor="text1"/>
          <w:lang w:val="en-US"/>
        </w:rPr>
        <w:tab/>
      </w:r>
      <w:r w:rsidRPr="00610427">
        <w:rPr>
          <w:color w:val="000000" w:themeColor="text1"/>
          <w:lang w:val="en-US"/>
        </w:rPr>
        <w:tab/>
        <w:t>Agreement concerning the Adoption of Uniform Technical Prescriptions for Wheeled Vehicles, Equipment and Parts which can be Fitted and/or be Used on Wheeled Vehicles and the Conditions for Reciprocal Recognition of Approvals Granted on the Basis of these Prescriptions, done at Geneva on 5 October 1995 (Revision 2).</w:t>
      </w:r>
    </w:p>
  </w:footnote>
  <w:footnote w:id="54">
    <w:p w14:paraId="600A55C4" w14:textId="77777777" w:rsidR="006552CB" w:rsidRPr="00F21F9E" w:rsidRDefault="006552CB" w:rsidP="006552CB">
      <w:pPr>
        <w:pStyle w:val="FootnoteText"/>
        <w:rPr>
          <w:lang w:val="en-US"/>
        </w:rPr>
      </w:pPr>
      <w:r w:rsidRPr="00CD408B">
        <w:rPr>
          <w:color w:val="FF0000"/>
        </w:rPr>
        <w:tab/>
      </w:r>
      <w:r w:rsidRPr="00F21F9E">
        <w:rPr>
          <w:rStyle w:val="FootnoteReference"/>
          <w:sz w:val="20"/>
          <w:lang w:val="en-US"/>
        </w:rPr>
        <w:t>*</w:t>
      </w:r>
      <w:r w:rsidRPr="00F21F9E">
        <w:rPr>
          <w:sz w:val="20"/>
          <w:lang w:val="en-US"/>
        </w:rPr>
        <w:tab/>
      </w:r>
      <w:r w:rsidRPr="00F21F9E">
        <w:rPr>
          <w:lang w:val="en-US"/>
        </w:rPr>
        <w:t>Former titles of the Agreement:</w:t>
      </w:r>
    </w:p>
    <w:p w14:paraId="07893060" w14:textId="77777777" w:rsidR="006552CB" w:rsidRPr="00F21F9E" w:rsidRDefault="006552CB" w:rsidP="006552CB">
      <w:pPr>
        <w:pStyle w:val="FootnoteText"/>
        <w:rPr>
          <w:sz w:val="20"/>
          <w:lang w:val="en-US"/>
        </w:rPr>
      </w:pPr>
      <w:r w:rsidRPr="00F21F9E">
        <w:rPr>
          <w:lang w:val="en-US"/>
        </w:rPr>
        <w:tab/>
      </w:r>
      <w:r w:rsidRPr="00F21F9E">
        <w:rPr>
          <w:lang w:val="en-US"/>
        </w:rPr>
        <w:tab/>
      </w:r>
      <w:r w:rsidRPr="00F21F9E">
        <w:rPr>
          <w:spacing w:val="-4"/>
          <w:lang w:val="en-US"/>
        </w:rPr>
        <w:t>Agreement concerning the Adoption of Uniform Conditions of Approval and Reciprocal Recognition of Approval for Motor Vehicle Equipment and Parts, done at Geneva on 20 March 1958 (original version);</w:t>
      </w:r>
    </w:p>
    <w:p w14:paraId="35118321" w14:textId="77777777" w:rsidR="006552CB" w:rsidRPr="00E964DF" w:rsidRDefault="006552CB" w:rsidP="006552CB">
      <w:pPr>
        <w:pStyle w:val="FootnoteText"/>
        <w:rPr>
          <w:lang w:val="en-US"/>
        </w:rPr>
      </w:pPr>
      <w:r w:rsidRPr="00F21F9E">
        <w:rPr>
          <w:lang w:val="en-US"/>
        </w:rPr>
        <w:tab/>
      </w:r>
      <w:r w:rsidRPr="00F21F9E">
        <w:rPr>
          <w:lang w:val="en-US"/>
        </w:rPr>
        <w:tab/>
        <w:t>Agreement concerning the Adoption of Uniform Technical Prescriptions for Wheeled Vehicles, Equipment and Parts which can be Fitted and/or be Used on Wheeled Vehicles and the Conditions for Reciprocal Recognition of Approvals Granted on the Basis of these Prescriptions, done at Geneva on 5 October 1995 (Revision 2).</w:t>
      </w:r>
    </w:p>
  </w:footnote>
  <w:footnote w:id="55">
    <w:p w14:paraId="600A55C4" w14:textId="77777777" w:rsidR="006552CB" w:rsidRPr="00BB0630" w:rsidRDefault="006552CB" w:rsidP="006552CB">
      <w:pPr>
        <w:pStyle w:val="FootnoteText"/>
        <w:rPr>
          <w:lang w:val="en-US"/>
        </w:rPr>
      </w:pPr>
      <w:r w:rsidRPr="00BB0630">
        <w:tab/>
      </w:r>
      <w:r w:rsidRPr="00BB0630">
        <w:rPr>
          <w:rStyle w:val="FootnoteReference"/>
          <w:sz w:val="20"/>
          <w:lang w:val="en-US"/>
        </w:rPr>
        <w:t>*</w:t>
      </w:r>
      <w:r w:rsidRPr="00BB0630">
        <w:rPr>
          <w:sz w:val="20"/>
          <w:lang w:val="en-US"/>
        </w:rPr>
        <w:tab/>
      </w:r>
      <w:r w:rsidRPr="00BB0630">
        <w:rPr>
          <w:lang w:val="en-US"/>
        </w:rPr>
        <w:t>Former titles of the Agreement:</w:t>
      </w:r>
    </w:p>
    <w:p w14:paraId="07893060" w14:textId="77777777" w:rsidR="006552CB" w:rsidRPr="00BB0630" w:rsidRDefault="006552CB" w:rsidP="006552CB">
      <w:pPr>
        <w:pStyle w:val="FootnoteText"/>
        <w:rPr>
          <w:sz w:val="20"/>
          <w:lang w:val="en-US"/>
        </w:rPr>
      </w:pPr>
      <w:r w:rsidRPr="00BB0630">
        <w:rPr>
          <w:lang w:val="en-US"/>
        </w:rPr>
        <w:tab/>
      </w:r>
      <w:r w:rsidRPr="00BB0630">
        <w:rPr>
          <w:lang w:val="en-US"/>
        </w:rPr>
        <w:tab/>
      </w:r>
      <w:r w:rsidRPr="00BB0630">
        <w:rPr>
          <w:spacing w:val="-4"/>
          <w:lang w:val="en-US"/>
        </w:rPr>
        <w:t>Agreement concerning the Adoption of Uniform Conditions of Approval and Reciprocal Recognition of Approval for Motor Vehicle Equipment and Parts, done at Geneva on 20 March 1958 (original version</w:t>
      </w:r>
      <w:proofErr w:type="gramStart"/>
      <w:r w:rsidRPr="00BB0630">
        <w:rPr>
          <w:spacing w:val="-4"/>
          <w:lang w:val="en-US"/>
        </w:rPr>
        <w:t>);</w:t>
      </w:r>
      <w:proofErr w:type="gramEnd"/>
    </w:p>
    <w:p w14:paraId="35118321" w14:textId="77777777" w:rsidR="006552CB" w:rsidRPr="00BB0630" w:rsidRDefault="006552CB" w:rsidP="006552CB">
      <w:pPr>
        <w:pStyle w:val="FootnoteText"/>
        <w:rPr>
          <w:lang w:val="en-US"/>
        </w:rPr>
      </w:pPr>
      <w:r w:rsidRPr="00BB0630">
        <w:rPr>
          <w:lang w:val="en-US"/>
        </w:rPr>
        <w:tab/>
      </w:r>
      <w:r w:rsidRPr="00BB0630">
        <w:rPr>
          <w:lang w:val="en-US"/>
        </w:rPr>
        <w:tab/>
        <w:t xml:space="preserve">Agreement concerning the Adoption of Uniform Technical Prescriptions for Wheeled Vehicles, Equipment and Parts which can be Fitted and/or be Used on Wheeled Vehicles and the Conditions for Reciprocal Recognition of Approvals Granted </w:t>
      </w:r>
      <w:proofErr w:type="gramStart"/>
      <w:r w:rsidRPr="00BB0630">
        <w:rPr>
          <w:lang w:val="en-US"/>
        </w:rPr>
        <w:t>on the Basis of</w:t>
      </w:r>
      <w:proofErr w:type="gramEnd"/>
      <w:r w:rsidRPr="00BB0630">
        <w:rPr>
          <w:lang w:val="en-US"/>
        </w:rPr>
        <w:t xml:space="preserve"> these Prescriptions, done at Geneva on 5 October 1995 (Revision 2).</w:t>
      </w:r>
    </w:p>
  </w:footnote>
  <w:footnote w:id="56">
    <w:p w14:paraId="600A55C4" w14:textId="77777777" w:rsidR="006552CB" w:rsidRPr="00382FF0" w:rsidRDefault="006552CB" w:rsidP="006552CB">
      <w:pPr>
        <w:pStyle w:val="FootnoteText"/>
        <w:rPr>
          <w:color w:val="000000" w:themeColor="text1"/>
          <w:lang w:val="en-US"/>
        </w:rPr>
      </w:pPr>
      <w:r w:rsidRPr="00382FF0">
        <w:rPr>
          <w:color w:val="000000" w:themeColor="text1"/>
        </w:rPr>
        <w:tab/>
      </w:r>
      <w:r w:rsidRPr="00382FF0">
        <w:rPr>
          <w:rStyle w:val="FootnoteReference"/>
          <w:color w:val="000000" w:themeColor="text1"/>
          <w:sz w:val="20"/>
          <w:lang w:val="en-US"/>
        </w:rPr>
        <w:t>*</w:t>
      </w:r>
      <w:r w:rsidRPr="00382FF0">
        <w:rPr>
          <w:color w:val="000000" w:themeColor="text1"/>
          <w:sz w:val="20"/>
          <w:lang w:val="en-US"/>
        </w:rPr>
        <w:tab/>
      </w:r>
      <w:r w:rsidRPr="00382FF0">
        <w:rPr>
          <w:color w:val="000000" w:themeColor="text1"/>
          <w:lang w:val="en-US"/>
        </w:rPr>
        <w:t>Former titles of the Agreement:</w:t>
      </w:r>
    </w:p>
    <w:p w14:paraId="07893060" w14:textId="77777777" w:rsidR="006552CB" w:rsidRPr="00382FF0" w:rsidRDefault="006552CB" w:rsidP="006552CB">
      <w:pPr>
        <w:pStyle w:val="FootnoteText"/>
        <w:rPr>
          <w:color w:val="000000" w:themeColor="text1"/>
          <w:sz w:val="20"/>
          <w:lang w:val="en-US"/>
        </w:rPr>
      </w:pPr>
      <w:r w:rsidRPr="00382FF0">
        <w:rPr>
          <w:color w:val="000000" w:themeColor="text1"/>
          <w:lang w:val="en-US"/>
        </w:rPr>
        <w:tab/>
      </w:r>
      <w:r w:rsidRPr="00382FF0">
        <w:rPr>
          <w:color w:val="000000" w:themeColor="text1"/>
          <w:lang w:val="en-US"/>
        </w:rPr>
        <w:tab/>
      </w:r>
      <w:r w:rsidRPr="00382FF0">
        <w:rPr>
          <w:color w:val="000000" w:themeColor="text1"/>
          <w:spacing w:val="-4"/>
          <w:lang w:val="en-US"/>
        </w:rPr>
        <w:t>Agreement concerning the Adoption of Uniform Conditions of Approval and Reciprocal Recognition of Approval for Motor Vehicle Equipment and Parts, done at Geneva on 20 March 1958 (original version);</w:t>
      </w:r>
    </w:p>
    <w:p w14:paraId="35118321" w14:textId="77777777" w:rsidR="006552CB" w:rsidRPr="00382FF0" w:rsidRDefault="006552CB" w:rsidP="006552CB">
      <w:pPr>
        <w:pStyle w:val="FootnoteText"/>
        <w:rPr>
          <w:color w:val="000000" w:themeColor="text1"/>
          <w:lang w:val="en-US"/>
        </w:rPr>
      </w:pPr>
      <w:r w:rsidRPr="00382FF0">
        <w:rPr>
          <w:color w:val="000000" w:themeColor="text1"/>
          <w:lang w:val="en-US"/>
        </w:rPr>
        <w:tab/>
      </w:r>
      <w:r w:rsidRPr="00382FF0">
        <w:rPr>
          <w:color w:val="000000" w:themeColor="text1"/>
          <w:lang w:val="en-US"/>
        </w:rPr>
        <w:tab/>
        <w:t>Agreement concerning the Adoption of Uniform Technical Prescriptions for Wheeled Vehicles, Equipment and Parts which can be Fitted and/or be Used on Wheeled Vehicles and the Conditions for Reciprocal Recognition of Approvals Granted on the Basis of these Prescriptions, done at Geneva on 5 October 1995 (Revision 2).</w:t>
      </w:r>
    </w:p>
  </w:footnote>
  <w:footnote w:id="57">
    <w:p w14:paraId="600A55C4" w14:textId="77777777" w:rsidR="006552CB" w:rsidRPr="00C766E1" w:rsidRDefault="006552CB" w:rsidP="006552CB">
      <w:pPr>
        <w:pStyle w:val="FootnoteText"/>
        <w:rPr>
          <w:lang w:val="en-US"/>
        </w:rPr>
      </w:pPr>
      <w:r w:rsidRPr="00CD408B">
        <w:rPr>
          <w:color w:val="FF0000"/>
        </w:rPr>
        <w:tab/>
      </w:r>
      <w:r w:rsidRPr="00C766E1">
        <w:rPr>
          <w:rStyle w:val="FootnoteReference"/>
          <w:sz w:val="20"/>
          <w:lang w:val="en-US"/>
        </w:rPr>
        <w:t>*</w:t>
      </w:r>
      <w:r w:rsidRPr="00C766E1">
        <w:rPr>
          <w:sz w:val="20"/>
          <w:lang w:val="en-US"/>
        </w:rPr>
        <w:tab/>
      </w:r>
      <w:r w:rsidRPr="00C766E1">
        <w:rPr>
          <w:lang w:val="en-US"/>
        </w:rPr>
        <w:t>Former titles of the Agreement:</w:t>
      </w:r>
    </w:p>
    <w:p w14:paraId="07893060" w14:textId="77777777" w:rsidR="006552CB" w:rsidRPr="00C766E1" w:rsidRDefault="006552CB" w:rsidP="006552CB">
      <w:pPr>
        <w:pStyle w:val="FootnoteText"/>
        <w:rPr>
          <w:sz w:val="20"/>
          <w:lang w:val="en-US"/>
        </w:rPr>
      </w:pPr>
      <w:r w:rsidRPr="00C766E1">
        <w:rPr>
          <w:lang w:val="en-US"/>
        </w:rPr>
        <w:tab/>
      </w:r>
      <w:r w:rsidRPr="00C766E1">
        <w:rPr>
          <w:lang w:val="en-US"/>
        </w:rPr>
        <w:tab/>
      </w:r>
      <w:r w:rsidRPr="00C766E1">
        <w:rPr>
          <w:spacing w:val="-4"/>
          <w:lang w:val="en-US"/>
        </w:rPr>
        <w:t>Agreement concerning the Adoption of Uniform Conditions of Approval and Reciprocal Recognition of Approval for Motor Vehicle Equipment and Parts, done at Geneva on 20 March 1958 (original version);</w:t>
      </w:r>
    </w:p>
    <w:p w14:paraId="35118321" w14:textId="77777777" w:rsidR="006552CB" w:rsidRPr="00C766E1" w:rsidRDefault="006552CB" w:rsidP="006552CB">
      <w:pPr>
        <w:pStyle w:val="FootnoteText"/>
        <w:rPr>
          <w:lang w:val="en-US"/>
        </w:rPr>
      </w:pPr>
      <w:r w:rsidRPr="00C766E1">
        <w:rPr>
          <w:lang w:val="en-US"/>
        </w:rPr>
        <w:tab/>
      </w:r>
      <w:r w:rsidRPr="00C766E1">
        <w:rPr>
          <w:lang w:val="en-US"/>
        </w:rPr>
        <w:tab/>
        <w:t>Agreement concerning the Adoption of Uniform Technical Prescriptions for Wheeled Vehicles, Equipment and Parts which can be Fitted and/or be Used on Wheeled Vehicles and the Conditions for Reciprocal Recognition of Approvals Granted on the Basis of these Prescriptions, done at Geneva on 5 October 1995 (Revision 2).</w:t>
      </w:r>
    </w:p>
  </w:footnote>
  <w:footnote w:id="58">
    <w:p w14:paraId="600A55C4" w14:textId="77777777" w:rsidR="006552CB" w:rsidRPr="00471C7D" w:rsidRDefault="006552CB" w:rsidP="006552CB">
      <w:pPr>
        <w:pStyle w:val="FootnoteText"/>
        <w:rPr>
          <w:lang w:val="en-US"/>
        </w:rPr>
      </w:pPr>
      <w:r w:rsidRPr="00471C7D">
        <w:tab/>
      </w:r>
      <w:r w:rsidRPr="00471C7D">
        <w:rPr>
          <w:rStyle w:val="FootnoteReference"/>
          <w:sz w:val="20"/>
          <w:lang w:val="en-US"/>
        </w:rPr>
        <w:t>*</w:t>
      </w:r>
      <w:r w:rsidRPr="00471C7D">
        <w:rPr>
          <w:sz w:val="20"/>
          <w:lang w:val="en-US"/>
        </w:rPr>
        <w:tab/>
      </w:r>
      <w:r w:rsidRPr="00471C7D">
        <w:rPr>
          <w:lang w:val="en-US"/>
        </w:rPr>
        <w:t>Former titles of the Agreement:</w:t>
      </w:r>
    </w:p>
    <w:p w14:paraId="07893060" w14:textId="77777777" w:rsidR="006552CB" w:rsidRPr="00471C7D" w:rsidRDefault="006552CB" w:rsidP="006552CB">
      <w:pPr>
        <w:pStyle w:val="FootnoteText"/>
        <w:rPr>
          <w:sz w:val="20"/>
          <w:lang w:val="en-US"/>
        </w:rPr>
      </w:pPr>
      <w:r w:rsidRPr="00471C7D">
        <w:rPr>
          <w:lang w:val="en-US"/>
        </w:rPr>
        <w:tab/>
      </w:r>
      <w:r w:rsidRPr="00471C7D">
        <w:rPr>
          <w:lang w:val="en-US"/>
        </w:rPr>
        <w:tab/>
      </w:r>
      <w:r w:rsidRPr="00471C7D">
        <w:rPr>
          <w:spacing w:val="-4"/>
          <w:lang w:val="en-US"/>
        </w:rPr>
        <w:t>Agreement concerning the Adoption of Uniform Conditions of Approval and Reciprocal Recognition of Approval for Motor Vehicle Equipment and Parts, done at Geneva on 20 March 1958 (original version</w:t>
      </w:r>
      <w:proofErr w:type="gramStart"/>
      <w:r w:rsidRPr="00471C7D">
        <w:rPr>
          <w:spacing w:val="-4"/>
          <w:lang w:val="en-US"/>
        </w:rPr>
        <w:t>);</w:t>
      </w:r>
      <w:proofErr w:type="gramEnd"/>
    </w:p>
    <w:p w14:paraId="35118321" w14:textId="77777777" w:rsidR="006552CB" w:rsidRPr="00471C7D" w:rsidRDefault="006552CB" w:rsidP="006552CB">
      <w:pPr>
        <w:pStyle w:val="FootnoteText"/>
        <w:rPr>
          <w:lang w:val="en-US"/>
        </w:rPr>
      </w:pPr>
      <w:r w:rsidRPr="00471C7D">
        <w:rPr>
          <w:lang w:val="en-US"/>
        </w:rPr>
        <w:tab/>
      </w:r>
      <w:r w:rsidRPr="00471C7D">
        <w:rPr>
          <w:lang w:val="en-US"/>
        </w:rPr>
        <w:tab/>
        <w:t xml:space="preserve">Agreement concerning the Adoption of Uniform Technical Prescriptions for Wheeled Vehicles, Equipment and Parts which can be Fitted and/or be Used on Wheeled Vehicles and the Conditions for Reciprocal Recognition of Approvals Granted </w:t>
      </w:r>
      <w:proofErr w:type="gramStart"/>
      <w:r w:rsidRPr="00471C7D">
        <w:rPr>
          <w:lang w:val="en-US"/>
        </w:rPr>
        <w:t>on the Basis of</w:t>
      </w:r>
      <w:proofErr w:type="gramEnd"/>
      <w:r w:rsidRPr="00471C7D">
        <w:rPr>
          <w:lang w:val="en-US"/>
        </w:rPr>
        <w:t xml:space="preserve"> these Prescriptions, done at Geneva on 5 October 1995 (Revision 2).</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860409">
    <w:pPr>
      <w:pStyle w:val="a5"/>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pPr>
      <w:pStyle w:val="a5"/>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F23C9C">
    <w:pPr>
      <w:pStyle w:val="a5"/>
      <w:jc w:val="right"/>
    </w:pPr>
    <w:r w:rsidRPr="00B32E6D">
      <w:t>E/ECE/324/Rev.1/Add.47/Rev.</w:t>
    </w:r>
    <w:r>
      <w:t>12</w:t>
    </w:r>
    <w:r w:rsidRPr="00B32E6D">
      <w:br/>
      <w:t>E/ECE/TRANS/505/Rev.1/Add.47/Rev.</w:t>
    </w:r>
    <w:r>
      <w:t>12</w:t>
    </w:r>
  </w:p>
  <w:p w:rsidR="003E578D" w:rsidRDefault="003E578D" w:rsidP="00F23C9C">
    <w:pPr>
      <w:pStyle w:val="a5"/>
      <w:jc w:val="right"/>
    </w:pPr>
    <w:r>
      <w:t>Annex 2</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F75D6E">
    <w:pPr>
      <w:pStyle w:val="a5"/>
      <w:pBdr>
        <w:bottom w:val="none" w:sz="0" w:space="0" w:color="auto"/>
      </w:pBdr>
    </w:pPr>
    <w:r w:rsidRPr="005E0D9C">
      <w:t>E/ECE/324/Rev.1/Add.47/Rev.</w:t>
    </w:r>
    <w:r>
      <w:t>12</w:t>
    </w:r>
    <w:r w:rsidRPr="005E0D9C">
      <w:br/>
      <w:t>E/ECE/TRANS/505/Rev.1/Add.47/Rev.</w:t>
    </w:r>
    <w:r>
      <w:t>12</w:t>
    </w:r>
  </w:p>
  <w:p w:rsidR="003E578D" w:rsidRDefault="003E578D" w:rsidP="00F75D6E">
    <w:pPr>
      <w:pStyle w:val="a5"/>
      <w:pBdr>
        <w:bottom w:val="single" w:sz="4" w:space="1" w:color="auto"/>
      </w:pBdr>
    </w:pPr>
    <w:r>
      <w:t>Annex 3</w:t>
    </w:r>
  </w:p>
  <w:p w:rsidR="003E578D" w:rsidRDefault="003E578D" w:rsidP="00F75D6E">
    <w:pPr>
      <w:pStyle w:val="a5"/>
      <w:pBdr>
        <w:bottom w:val="none" w:sz="0" w:space="0" w:color="auto"/>
      </w:pBd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F75D6E">
    <w:pPr>
      <w:pStyle w:val="a5"/>
      <w:pBdr>
        <w:bottom w:val="none" w:sz="0" w:space="0" w:color="auto"/>
      </w:pBdr>
      <w:jc w:val="right"/>
    </w:pPr>
    <w:r w:rsidRPr="00B32E6D">
      <w:t>E/ECE/324/Rev.1/Add.47/Rev.</w:t>
    </w:r>
    <w:r>
      <w:t>12</w:t>
    </w:r>
    <w:r w:rsidRPr="00B32E6D">
      <w:br/>
      <w:t>E/ECE/TRANS/505/Rev.1/Add.47/Rev.</w:t>
    </w:r>
    <w:r>
      <w:t>12</w:t>
    </w:r>
  </w:p>
  <w:p w:rsidR="003E578D" w:rsidRDefault="003E578D" w:rsidP="00F75D6E">
    <w:pPr>
      <w:pStyle w:val="a5"/>
      <w:pBdr>
        <w:bottom w:val="single" w:sz="4" w:space="1" w:color="auto"/>
      </w:pBdr>
      <w:jc w:val="right"/>
    </w:pPr>
    <w:r>
      <w:t>Annex 3</w:t>
    </w:r>
  </w:p>
  <w:p w:rsidR="003E578D" w:rsidRDefault="003E578D" w:rsidP="00F75D6E">
    <w:pPr>
      <w:pStyle w:val="a5"/>
      <w:pBdr>
        <w:bottom w:val="none" w:sz="0" w:space="0" w:color="auto"/>
      </w:pBdr>
      <w:jc w:val="right"/>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C03A6B">
    <w:pPr>
      <w:pStyle w:val="a5"/>
    </w:pPr>
    <w:r w:rsidRPr="00B32E6D">
      <w:t>E/ECE/324/Rev.1/Add.47/Rev.</w:t>
    </w:r>
    <w:r>
      <w:t>12</w:t>
    </w:r>
    <w:r w:rsidRPr="00B32E6D">
      <w:br/>
      <w:t>E/ECE/TRANS/505/Rev.1/Add.47/Rev.</w:t>
    </w:r>
    <w:r>
      <w:t>12</w:t>
    </w:r>
  </w:p>
  <w:p w:rsidR="003E578D" w:rsidRDefault="003E578D" w:rsidP="00C03A6B">
    <w:pPr>
      <w:pStyle w:val="a5"/>
    </w:pPr>
    <w:r>
      <w:t>Annex 3</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pPr>
      <w:pStyle w:val="a5"/>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pPr>
      <w:pStyle w:val="a5"/>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174022">
    <w:pPr>
      <w:pStyle w:val="a5"/>
      <w:jc w:val="right"/>
    </w:pPr>
    <w:r w:rsidRPr="00B32E6D">
      <w:t>E/ECE/324/Rev.1/Add.47/Rev.</w:t>
    </w:r>
    <w:r>
      <w:t>12</w:t>
    </w:r>
    <w:r w:rsidRPr="00B32E6D">
      <w:br/>
      <w:t>E/ECE/TRANS/505/Rev.1/Add.47/Rev.</w:t>
    </w:r>
    <w:r>
      <w:t>12</w:t>
    </w:r>
  </w:p>
  <w:p w:rsidR="003E578D" w:rsidRDefault="003E578D" w:rsidP="00174022">
    <w:pPr>
      <w:pStyle w:val="a5"/>
      <w:jc w:val="right"/>
    </w:pPr>
    <w:r>
      <w:t>Annex 4</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pPr>
      <w:pStyle w:val="a5"/>
    </w:pPr>
    <w:r w:rsidRPr="005E0D9C">
      <w:t>E/ECE/324/Rev.1/Add.47/Rev.6/Amend.9</w:t>
    </w:r>
    <w:r w:rsidRPr="005E0D9C">
      <w:br/>
      <w:t>E/ECE/TRANS/505/Rev.1/Add.47/Rev.6/Amend.9</w:t>
    </w:r>
  </w:p>
  <w:p w:rsidR="003E578D" w:rsidRDefault="003E578D">
    <w:pPr>
      <w:pStyle w:val="a5"/>
    </w:pPr>
    <w:r>
      <w:t>Annex 5</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FB1214">
    <w:pPr>
      <w:pStyle w:val="a5"/>
      <w:pBdr>
        <w:bottom w:val="none" w:sz="0" w:space="0" w:color="auto"/>
      </w:pBdr>
      <w:jc w:val="right"/>
    </w:pPr>
    <w:r w:rsidRPr="00B32E6D">
      <w:t>E/ECE/324/Rev.1/Add.47/Rev.</w:t>
    </w:r>
    <w:r>
      <w:t>12</w:t>
    </w:r>
    <w:r w:rsidRPr="00B32E6D">
      <w:br/>
      <w:t>E/ECE/TRANS/505/Rev.1/Add.47/Rev.</w:t>
    </w:r>
    <w:r>
      <w:t>12</w:t>
    </w:r>
  </w:p>
  <w:p w:rsidR="003E578D" w:rsidRDefault="003E578D" w:rsidP="00FB1214">
    <w:pPr>
      <w:pStyle w:val="a5"/>
      <w:pBdr>
        <w:bottom w:val="single" w:sz="4" w:space="1" w:color="auto"/>
      </w:pBdr>
      <w:jc w:val="right"/>
    </w:pPr>
    <w:r>
      <w:t>Annex 5</w:t>
    </w:r>
  </w:p>
  <w:p w:rsidR="003E578D" w:rsidRDefault="003E578D" w:rsidP="00FB1214">
    <w:pPr>
      <w:pStyle w:val="a5"/>
      <w:pBdr>
        <w:bottom w:val="none" w:sz="0" w:space="0" w:color="auto"/>
      </w:pBd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860409">
    <w:pPr>
      <w:pStyle w:val="a5"/>
      <w:pBdr>
        <w:bottom w:val="none" w:sz="0" w:space="0" w:color="auto"/>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174022">
    <w:pPr>
      <w:pStyle w:val="a5"/>
    </w:pPr>
    <w:r w:rsidRPr="00B32E6D">
      <w:t>E/ECE/324/Rev.1/Add.47/Rev.</w:t>
    </w:r>
    <w:r>
      <w:t>12</w:t>
    </w:r>
    <w:r w:rsidRPr="00B32E6D">
      <w:br/>
      <w:t>E/ECE/TRANS/505/Rev.1/Add.47/Rev.</w:t>
    </w:r>
    <w:r>
      <w:t>12</w:t>
    </w:r>
  </w:p>
  <w:p w:rsidR="003E578D" w:rsidRDefault="003E578D" w:rsidP="00174022">
    <w:pPr>
      <w:pStyle w:val="a5"/>
    </w:pPr>
    <w:r>
      <w:t>Annex 5</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FB1214">
    <w:pPr>
      <w:pStyle w:val="a5"/>
      <w:pBdr>
        <w:bottom w:val="none" w:sz="0" w:space="0" w:color="auto"/>
      </w:pBdr>
    </w:pPr>
    <w:r w:rsidRPr="005E0D9C">
      <w:t>E/ECE/324/Rev.1/Add.47/Rev.</w:t>
    </w:r>
    <w:r>
      <w:t>12</w:t>
    </w:r>
    <w:r w:rsidRPr="005E0D9C">
      <w:br/>
      <w:t>E/ECE/TRANS/505/Rev.1/Add.47/Rev.</w:t>
    </w:r>
    <w:r>
      <w:t>12</w:t>
    </w:r>
  </w:p>
  <w:p w:rsidR="003E578D" w:rsidRDefault="003E578D" w:rsidP="00FB1214">
    <w:pPr>
      <w:pStyle w:val="a5"/>
      <w:pBdr>
        <w:bottom w:val="single" w:sz="4" w:space="1" w:color="auto"/>
      </w:pBdr>
    </w:pPr>
    <w:r>
      <w:t>Annex 6</w:t>
    </w:r>
  </w:p>
  <w:p w:rsidR="003E578D" w:rsidRDefault="003E578D" w:rsidP="00FB1214">
    <w:pPr>
      <w:pStyle w:val="a5"/>
      <w:pBdr>
        <w:bottom w:val="none" w:sz="0" w:space="0" w:color="auto"/>
      </w:pBd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FB1214">
    <w:pPr>
      <w:pStyle w:val="a5"/>
      <w:pBdr>
        <w:bottom w:val="none" w:sz="0" w:space="0" w:color="auto"/>
      </w:pBdr>
      <w:jc w:val="right"/>
    </w:pPr>
    <w:r w:rsidRPr="00B32E6D">
      <w:t>E/ECE/324/Rev.1/Add.47/Rev.</w:t>
    </w:r>
    <w:r>
      <w:t>12</w:t>
    </w:r>
    <w:r w:rsidRPr="00B32E6D">
      <w:br/>
      <w:t>E/ECE/TRANS/505/Rev.1/Add.47/Rev.</w:t>
    </w:r>
    <w:r>
      <w:t>12</w:t>
    </w:r>
  </w:p>
  <w:p w:rsidR="003E578D" w:rsidRDefault="003E578D" w:rsidP="00FB1214">
    <w:pPr>
      <w:pStyle w:val="a5"/>
      <w:pBdr>
        <w:bottom w:val="single" w:sz="4" w:space="1" w:color="auto"/>
      </w:pBdr>
      <w:jc w:val="right"/>
    </w:pPr>
    <w:r>
      <w:t>Annex 6</w:t>
    </w:r>
  </w:p>
  <w:p w:rsidR="003E578D" w:rsidRDefault="003E578D" w:rsidP="00FB1214">
    <w:pPr>
      <w:pStyle w:val="a5"/>
      <w:pBdr>
        <w:bottom w:val="none" w:sz="0" w:space="0" w:color="auto"/>
      </w:pBdr>
      <w:jc w:val="right"/>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174022">
    <w:pPr>
      <w:pStyle w:val="a5"/>
    </w:pPr>
    <w:r w:rsidRPr="00B32E6D">
      <w:t>E/ECE/324/Rev.1/Add.47/Rev.</w:t>
    </w:r>
    <w:r>
      <w:t>12</w:t>
    </w:r>
    <w:r w:rsidRPr="00B32E6D">
      <w:br/>
      <w:t>E/ECE/TRANS/505/Rev.1/Add.47/Rev.</w:t>
    </w:r>
    <w:r>
      <w:t>12</w:t>
    </w:r>
  </w:p>
  <w:p w:rsidR="003E578D" w:rsidRDefault="003E578D" w:rsidP="00174022">
    <w:pPr>
      <w:pStyle w:val="a5"/>
    </w:pPr>
    <w:r>
      <w:t>Annex 6</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pPr>
      <w:pStyle w:val="a5"/>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pPr>
      <w:pStyle w:val="a5"/>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C55A56">
    <w:pPr>
      <w:pStyle w:val="a5"/>
      <w:jc w:val="right"/>
    </w:pPr>
    <w:r w:rsidRPr="00B32E6D">
      <w:t>E/ECE/324/Rev.1/Add.47/Rev.</w:t>
    </w:r>
    <w:r>
      <w:t>12</w:t>
    </w:r>
    <w:r w:rsidRPr="00B32E6D">
      <w:br/>
      <w:t>E/ECE/TRANS/505/Rev.1/Add.47/Rev.</w:t>
    </w:r>
    <w:r>
      <w:t>12</w:t>
    </w:r>
  </w:p>
  <w:p w:rsidR="003E578D" w:rsidRDefault="003E578D" w:rsidP="00C55A56">
    <w:pPr>
      <w:pStyle w:val="a5"/>
      <w:jc w:val="right"/>
    </w:pPr>
    <w:r>
      <w:t>Annex 7</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pPr>
      <w:pStyle w:val="a5"/>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DA0BB2">
    <w:pPr>
      <w:pStyle w:val="a5"/>
      <w:jc w:val="right"/>
    </w:pPr>
    <w:r w:rsidRPr="00B32E6D">
      <w:t>E/ECE/324/Rev.1/Add.47/Rev.</w:t>
    </w:r>
    <w:r>
      <w:t>12</w:t>
    </w:r>
    <w:r w:rsidRPr="00B32E6D">
      <w:br/>
      <w:t>E/ECE/TRANS/505/Rev.1/Add.47/Rev.</w:t>
    </w:r>
    <w:r>
      <w:t>12</w:t>
    </w:r>
  </w:p>
  <w:p w:rsidR="003E578D" w:rsidRDefault="003E578D" w:rsidP="00DA0BB2">
    <w:pPr>
      <w:pStyle w:val="a5"/>
      <w:jc w:val="right"/>
    </w:pPr>
    <w:r>
      <w:t>Annex 8</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174022">
    <w:pPr>
      <w:pStyle w:val="a5"/>
    </w:pPr>
    <w:r w:rsidRPr="00B32E6D">
      <w:t>E/ECE/324/Rev.1/Add.47/Rev.</w:t>
    </w:r>
    <w:r>
      <w:t>12</w:t>
    </w:r>
    <w:r w:rsidRPr="00B32E6D">
      <w:br/>
      <w:t>E/ECE/TRANS/505/Rev.1/Add.47/Rev.</w:t>
    </w:r>
    <w:r>
      <w:t>12</w:t>
    </w:r>
  </w:p>
  <w:p w:rsidR="003E578D" w:rsidRDefault="003E578D" w:rsidP="00174022">
    <w:pPr>
      <w:pStyle w:val="a5"/>
    </w:pPr>
    <w:r>
      <w:t>Annex 8</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pPr>
      <w:pStyle w:val="a5"/>
    </w:pPr>
    <w:r w:rsidRPr="005E0D9C">
      <w:t>E/ECE/324/Rev.1/Add.47/Rev.</w:t>
    </w:r>
    <w:r>
      <w:t>12</w:t>
    </w:r>
    <w:r w:rsidRPr="005E0D9C">
      <w:br/>
      <w:t>E/ECE/TRANS/505/Rev.1/Add.47/Rev.</w:t>
    </w:r>
    <w:r>
      <w:t>12</w: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7F7D8C">
    <w:pPr>
      <w:pStyle w:val="a5"/>
      <w:pBdr>
        <w:bottom w:val="none" w:sz="0" w:space="0" w:color="auto"/>
      </w:pBdr>
    </w:pPr>
    <w:r w:rsidRPr="005E0D9C">
      <w:t>E/ECE/324/Rev.1/Add.47/Rev.</w:t>
    </w:r>
    <w:r>
      <w:t>12</w:t>
    </w:r>
    <w:r w:rsidRPr="005E0D9C">
      <w:br/>
      <w:t>E/ECE/TRANS/505/Rev.1/Add.47/Rev.</w:t>
    </w:r>
    <w:r>
      <w:t>12</w:t>
    </w:r>
  </w:p>
  <w:p w:rsidR="003E578D" w:rsidRDefault="003E578D" w:rsidP="007F7D8C">
    <w:pPr>
      <w:pStyle w:val="a5"/>
      <w:pBdr>
        <w:bottom w:val="single" w:sz="4" w:space="1" w:color="auto"/>
      </w:pBdr>
    </w:pPr>
    <w:r>
      <w:t>Annex 9</w:t>
    </w:r>
  </w:p>
  <w:p w:rsidR="003E578D" w:rsidRDefault="003E578D" w:rsidP="007F7D8C">
    <w:pPr>
      <w:pStyle w:val="a5"/>
      <w:pBdr>
        <w:bottom w:val="none" w:sz="0" w:space="0" w:color="auto"/>
      </w:pBd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7F7D8C">
    <w:pPr>
      <w:pStyle w:val="a5"/>
      <w:pBdr>
        <w:bottom w:val="none" w:sz="0" w:space="0" w:color="auto"/>
      </w:pBdr>
      <w:jc w:val="right"/>
    </w:pPr>
    <w:r w:rsidRPr="00B32E6D">
      <w:t>E/ECE/324/Rev.1/Add.47/Rev.</w:t>
    </w:r>
    <w:r>
      <w:t>12</w:t>
    </w:r>
    <w:r w:rsidRPr="00B32E6D">
      <w:br/>
      <w:t>E/ECE/TRANS/505/Rev.1/Add.47/Rev.</w:t>
    </w:r>
    <w:r>
      <w:t>12</w:t>
    </w:r>
  </w:p>
  <w:p w:rsidR="003E578D" w:rsidRDefault="003E578D" w:rsidP="007F7D8C">
    <w:pPr>
      <w:pStyle w:val="a5"/>
      <w:pBdr>
        <w:bottom w:val="single" w:sz="4" w:space="1" w:color="auto"/>
      </w:pBdr>
      <w:jc w:val="right"/>
    </w:pPr>
    <w:r>
      <w:t>Annex 9</w:t>
    </w:r>
  </w:p>
  <w:p w:rsidR="003E578D" w:rsidRDefault="003E578D" w:rsidP="007F7D8C">
    <w:pPr>
      <w:pStyle w:val="a5"/>
      <w:pBdr>
        <w:bottom w:val="none" w:sz="0" w:space="0" w:color="auto"/>
      </w:pBdr>
      <w:jc w:val="right"/>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174022">
    <w:pPr>
      <w:pStyle w:val="a5"/>
    </w:pPr>
    <w:r w:rsidRPr="00B32E6D">
      <w:t>E/ECE/324/Rev.1/Add.47/Rev.</w:t>
    </w:r>
    <w:r>
      <w:t>12</w:t>
    </w:r>
    <w:r w:rsidRPr="00B32E6D">
      <w:br/>
      <w:t>E/ECE/TRANS/505/Rev.1/Add.47/Rev.</w:t>
    </w:r>
    <w:r>
      <w:t>12</w:t>
    </w:r>
  </w:p>
  <w:p w:rsidR="003E578D" w:rsidRDefault="003E578D" w:rsidP="00174022">
    <w:pPr>
      <w:pStyle w:val="a5"/>
    </w:pPr>
    <w:r>
      <w:t>Annex 9</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pPr>
      <w:pStyle w:val="a5"/>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pPr>
      <w:pStyle w:val="a5"/>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E80691">
    <w:pPr>
      <w:pStyle w:val="a5"/>
      <w:jc w:val="right"/>
    </w:pPr>
    <w:r w:rsidRPr="00B32E6D">
      <w:t>E/ECE/324/Rev.1/Add.47/Rev.</w:t>
    </w:r>
    <w:r>
      <w:t>12</w:t>
    </w:r>
    <w:r w:rsidRPr="00B32E6D">
      <w:br/>
      <w:t>E/ECE/TRANS/505/Rev.1/Add.47/Rev.</w:t>
    </w:r>
    <w:r>
      <w:t>12</w:t>
    </w:r>
  </w:p>
  <w:p w:rsidR="003E578D" w:rsidRDefault="003E578D" w:rsidP="00E80691">
    <w:pPr>
      <w:pStyle w:val="a5"/>
      <w:jc w:val="right"/>
    </w:pPr>
    <w:r>
      <w:t>Annex 10</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pPr>
      <w:pStyle w:val="a5"/>
    </w:pPr>
    <w:r w:rsidRPr="005E0D9C">
      <w:t>E/ECE/324/Rev.1/Add.47/Rev.</w:t>
    </w:r>
    <w:r>
      <w:t>7</w:t>
    </w:r>
    <w:r w:rsidRPr="005E0D9C">
      <w:br/>
      <w:t>E/ECE/TRANS/505/Rev.1/Add.47/Rev.</w:t>
    </w:r>
    <w:r>
      <w:t>7</w:t>
    </w:r>
  </w:p>
  <w:p w:rsidR="003E578D" w:rsidRDefault="003E578D">
    <w:pPr>
      <w:pStyle w:val="a5"/>
    </w:pPr>
    <w:r>
      <w:t>Annex 11</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DA0BB2">
    <w:pPr>
      <w:pStyle w:val="a5"/>
      <w:jc w:val="right"/>
    </w:pPr>
    <w:r w:rsidRPr="00B32E6D">
      <w:t>E/ECE/324/Rev.1/Add.47/Rev.</w:t>
    </w:r>
    <w:r>
      <w:t>12</w:t>
    </w:r>
    <w:r w:rsidRPr="00B32E6D">
      <w:br/>
      <w:t>E/ECE/TRANS/505/Rev.1/Add.47/Rev.</w:t>
    </w:r>
    <w:r>
      <w:t>12</w:t>
    </w:r>
  </w:p>
  <w:p w:rsidR="003E578D" w:rsidRDefault="003E578D" w:rsidP="00DA0BB2">
    <w:pPr>
      <w:pStyle w:val="a5"/>
      <w:jc w:val="right"/>
    </w:pPr>
    <w:r>
      <w:t>Annex 11</w: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E80691">
    <w:pPr>
      <w:pStyle w:val="a5"/>
    </w:pPr>
    <w:r w:rsidRPr="00B32E6D">
      <w:t>E/ECE/324/Rev.1/Add.47/Rev.</w:t>
    </w:r>
    <w:r>
      <w:t>12</w:t>
    </w:r>
    <w:r w:rsidRPr="00B32E6D">
      <w:br/>
      <w:t>E/ECE/TRANS/505/Rev.1/Add.47/Rev.</w:t>
    </w:r>
    <w:r>
      <w:t>12</w:t>
    </w:r>
  </w:p>
  <w:p w:rsidR="003E578D" w:rsidRDefault="003E578D" w:rsidP="00E80691">
    <w:pPr>
      <w:pStyle w:val="a5"/>
    </w:pPr>
    <w:r>
      <w:t>Annex 11</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7F7D8C">
    <w:pPr>
      <w:pStyle w:val="a5"/>
      <w:pBdr>
        <w:bottom w:val="none" w:sz="0" w:space="0" w:color="auto"/>
      </w:pBdr>
    </w:pPr>
    <w:r w:rsidRPr="005E0D9C">
      <w:t>E/ECE/324/Rev.1/Add.47/Rev.</w:t>
    </w:r>
    <w:r>
      <w:t>12</w:t>
    </w:r>
    <w:r w:rsidRPr="005E0D9C">
      <w:br/>
      <w:t>E/ECE/TRANS/505/Rev.1/Add.47/Rev</w:t>
    </w:r>
    <w:r>
      <w:t>.12</w:t>
    </w:r>
  </w:p>
  <w:p w:rsidR="003E578D" w:rsidRDefault="003E578D" w:rsidP="007F7D8C">
    <w:pPr>
      <w:pStyle w:val="a5"/>
      <w:pBdr>
        <w:bottom w:val="single" w:sz="4" w:space="1" w:color="auto"/>
      </w:pBdr>
    </w:pPr>
    <w:r>
      <w:t>Annex 12</w:t>
    </w:r>
  </w:p>
  <w:p w:rsidR="003E578D" w:rsidRDefault="003E578D" w:rsidP="007F7D8C">
    <w:pPr>
      <w:pStyle w:val="a5"/>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DA0BB2">
    <w:pPr>
      <w:pStyle w:val="a5"/>
      <w:jc w:val="right"/>
    </w:pPr>
    <w:r w:rsidRPr="00B32E6D">
      <w:t>E/EC</w:t>
    </w:r>
    <w:r>
      <w:t>E/324/Rev.1/Add.47/Rev.12</w:t>
    </w:r>
    <w:r w:rsidRPr="00B32E6D">
      <w:br/>
      <w:t>E/ECE/TRAN</w:t>
    </w:r>
    <w:r>
      <w:t>S/505/Rev.1/Add.47/Rev.12</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7F7D8C">
    <w:pPr>
      <w:pStyle w:val="a5"/>
      <w:pBdr>
        <w:bottom w:val="none" w:sz="0" w:space="0" w:color="auto"/>
      </w:pBdr>
      <w:jc w:val="right"/>
    </w:pPr>
    <w:r w:rsidRPr="00B32E6D">
      <w:t>E/ECE/324/Rev.1/Add.47/Rev.</w:t>
    </w:r>
    <w:r>
      <w:t>12</w:t>
    </w:r>
    <w:r w:rsidRPr="00B32E6D">
      <w:br/>
      <w:t>E/ECE/TRANS/505/Rev.1/Add.47/Rev.</w:t>
    </w:r>
    <w:r>
      <w:t>12</w:t>
    </w:r>
  </w:p>
  <w:p w:rsidR="003E578D" w:rsidRDefault="003E578D" w:rsidP="007F7D8C">
    <w:pPr>
      <w:pStyle w:val="a5"/>
      <w:pBdr>
        <w:bottom w:val="single" w:sz="4" w:space="1" w:color="auto"/>
      </w:pBdr>
      <w:jc w:val="right"/>
    </w:pPr>
    <w:r>
      <w:t>Annex 12</w:t>
    </w:r>
  </w:p>
  <w:p w:rsidR="003E578D" w:rsidRDefault="003E578D" w:rsidP="007F7D8C">
    <w:pPr>
      <w:pStyle w:val="a5"/>
      <w:pBdr>
        <w:bottom w:val="none" w:sz="0" w:space="0" w:color="auto"/>
      </w:pBdr>
      <w:jc w:val="right"/>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C03A6B">
    <w:pPr>
      <w:pStyle w:val="a5"/>
    </w:pPr>
    <w:r w:rsidRPr="00B32E6D">
      <w:t>E/ECE/324/Rev.1/Add.47/Rev.</w:t>
    </w:r>
    <w:r>
      <w:t>12</w:t>
    </w:r>
    <w:r w:rsidRPr="00B32E6D">
      <w:br/>
      <w:t>E/ECE/TRANS/505/Rev.1/Add.47/Rev.</w:t>
    </w:r>
    <w:r>
      <w:t>12</w:t>
    </w:r>
  </w:p>
  <w:p w:rsidR="003E578D" w:rsidRDefault="003E578D" w:rsidP="00C03A6B">
    <w:pPr>
      <w:pStyle w:val="a5"/>
    </w:pPr>
    <w:r>
      <w:t>Annex 12</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0975CF">
    <w:pPr>
      <w:pStyle w:val="a5"/>
      <w:jc w:val="right"/>
    </w:pPr>
    <w:r w:rsidRPr="00B32E6D">
      <w:t>E/ECE/324/Rev.1/Add.47/Rev.</w:t>
    </w:r>
    <w:r>
      <w:t>12</w:t>
    </w:r>
    <w:r w:rsidRPr="00B32E6D">
      <w:br/>
      <w:t>E/ECE/TRANS/505/Rev.1/Add.47/Rev.</w:t>
    </w:r>
    <w:r>
      <w:t>12</w:t>
    </w:r>
  </w:p>
  <w:p w:rsidR="003E578D" w:rsidRDefault="003E578D" w:rsidP="000975CF">
    <w:pPr>
      <w:pStyle w:val="a5"/>
      <w:jc w:val="right"/>
    </w:pPr>
    <w:r>
      <w:t>Annex 13</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pPr>
      <w:pStyle w:val="a5"/>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pPr>
      <w:pStyle w:val="a5"/>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0975CF">
    <w:pPr>
      <w:pStyle w:val="a5"/>
    </w:pPr>
    <w:r w:rsidRPr="00B32E6D">
      <w:t>E/ECE/324/Rev.1/Add.47/Rev.</w:t>
    </w:r>
    <w:r>
      <w:t>12</w:t>
    </w:r>
    <w:r w:rsidRPr="00B32E6D">
      <w:br/>
      <w:t>E/ECE/TRANS/505/Rev.1/Add.47/Rev.</w:t>
    </w:r>
    <w:r>
      <w:t>12</w:t>
    </w:r>
  </w:p>
  <w:p w:rsidR="003E578D" w:rsidRDefault="003E578D" w:rsidP="000975CF">
    <w:pPr>
      <w:pStyle w:val="a5"/>
    </w:pPr>
    <w:r>
      <w:t>Annex 14</w: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7F7D8C">
    <w:pPr>
      <w:pStyle w:val="a5"/>
      <w:jc w:val="right"/>
    </w:pPr>
    <w:r w:rsidRPr="00B32E6D">
      <w:t>E/ECE/324/Rev.1/Add.47/Rev.</w:t>
    </w:r>
    <w:r>
      <w:t>12</w:t>
    </w:r>
    <w:r w:rsidRPr="00B32E6D">
      <w:br/>
      <w:t>E/ECE/TRANS/505/Rev.1/Add.47/Rev.</w:t>
    </w:r>
    <w:r>
      <w:t>12</w:t>
    </w:r>
  </w:p>
  <w:p w:rsidR="003E578D" w:rsidRDefault="003E578D" w:rsidP="007F7D8C">
    <w:pPr>
      <w:pStyle w:val="a5"/>
      <w:jc w:val="right"/>
    </w:pPr>
    <w:r>
      <w:t>Annex 15</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AD6B1B">
    <w:pPr>
      <w:pStyle w:val="a5"/>
      <w:jc w:val="right"/>
    </w:pPr>
    <w:r>
      <w:t>E/ECE/324/Rev.1/Add.47/Rev.12</w:t>
    </w:r>
    <w:r w:rsidRPr="00B32E6D">
      <w:br/>
      <w:t>E/E</w:t>
    </w:r>
    <w:r>
      <w:t>CE/TRANS/505/Rev.1/Add.47/Rev.12</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F75D6E">
    <w:pPr>
      <w:pStyle w:val="a5"/>
      <w:pBdr>
        <w:bottom w:val="none" w:sz="0" w:space="0" w:color="auto"/>
      </w:pBdr>
    </w:pPr>
    <w:r w:rsidRPr="005E0D9C">
      <w:t>E/E</w:t>
    </w:r>
    <w:r>
      <w:t>CE/324/Rev.1/Add.47/Rev.12</w:t>
    </w:r>
    <w:r w:rsidRPr="005E0D9C">
      <w:br/>
      <w:t>E/ECE/TRANS/505/Rev.1/Add.47/Rev.</w:t>
    </w:r>
    <w:r>
      <w:t>12</w:t>
    </w:r>
  </w:p>
  <w:p w:rsidR="003E578D" w:rsidRDefault="003E578D" w:rsidP="00F75D6E">
    <w:pPr>
      <w:pStyle w:val="a5"/>
      <w:pBdr>
        <w:bottom w:val="single" w:sz="4" w:space="1" w:color="auto"/>
      </w:pBdr>
    </w:pPr>
    <w:r>
      <w:t>Annex 1</w:t>
    </w:r>
  </w:p>
  <w:p w:rsidR="003E578D" w:rsidRDefault="003E578D" w:rsidP="00F75D6E">
    <w:pPr>
      <w:pStyle w:val="a5"/>
      <w:pBdr>
        <w:bottom w:val="none" w:sz="0" w:space="0" w:color="auto"/>
      </w:pBd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F75D6E">
    <w:pPr>
      <w:pStyle w:val="a5"/>
      <w:pBdr>
        <w:bottom w:val="none" w:sz="0" w:space="0" w:color="auto"/>
      </w:pBdr>
      <w:jc w:val="right"/>
    </w:pPr>
    <w:r w:rsidRPr="00B32E6D">
      <w:t>E/EC</w:t>
    </w:r>
    <w:r>
      <w:t>E/324/Rev.1/Add.47/Rev.12</w:t>
    </w:r>
    <w:r w:rsidRPr="00B32E6D">
      <w:br/>
      <w:t>E/ECE/TRAN</w:t>
    </w:r>
    <w:r>
      <w:t>S/505/Rev.1/Add.47/Rev.12</w:t>
    </w:r>
  </w:p>
  <w:p w:rsidR="003E578D" w:rsidRDefault="003E578D" w:rsidP="00F75D6E">
    <w:pPr>
      <w:pStyle w:val="a5"/>
      <w:pBdr>
        <w:bottom w:val="single" w:sz="4" w:space="1" w:color="auto"/>
      </w:pBdr>
      <w:jc w:val="right"/>
    </w:pPr>
    <w:r>
      <w:t>Annex 1</w:t>
    </w:r>
  </w:p>
  <w:p w:rsidR="003E578D" w:rsidRDefault="003E578D" w:rsidP="00F75D6E">
    <w:pPr>
      <w:pStyle w:val="a5"/>
      <w:pBdr>
        <w:bottom w:val="none" w:sz="0" w:space="0" w:color="auto"/>
      </w:pBdr>
      <w:jc w:val="righ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rsidP="00F23C9C">
    <w:pPr>
      <w:pStyle w:val="a5"/>
      <w:jc w:val="right"/>
    </w:pPr>
    <w:r w:rsidRPr="00B32E6D">
      <w:t>E/ECE/324/Rev.1/Add.47/Rev.</w:t>
    </w:r>
    <w:r>
      <w:t>12</w:t>
    </w:r>
    <w:r w:rsidRPr="00B32E6D">
      <w:br/>
      <w:t>E/ECE/TRANS/505/Rev.1/Add.47/Rev.</w:t>
    </w:r>
    <w:r>
      <w:t>12</w:t>
    </w:r>
  </w:p>
  <w:p w:rsidR="003E578D" w:rsidRDefault="003E578D" w:rsidP="00F23C9C">
    <w:pPr>
      <w:pStyle w:val="a5"/>
      <w:jc w:val="right"/>
    </w:pPr>
    <w:r>
      <w:t>Annex 1</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78D" w:rsidRDefault="003E578D">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AFEC362"/>
    <w:lvl w:ilvl="0">
      <w:start w:val="1"/>
      <w:numFmt w:val="decimal"/>
      <w:lvlText w:val="%1."/>
      <w:lvlJc w:val="left"/>
      <w:pPr>
        <w:tabs>
          <w:tab w:val="num" w:pos="1492"/>
        </w:tabs>
        <w:ind w:left="1492" w:hanging="360"/>
      </w:pPr>
    </w:lvl>
  </w:abstractNum>
  <w:abstractNum w:abstractNumId="1">
    <w:nsid w:val="FFFFFF7D"/>
    <w:multiLevelType w:val="singleLevel"/>
    <w:tmpl w:val="8F507AD2"/>
    <w:lvl w:ilvl="0">
      <w:start w:val="1"/>
      <w:numFmt w:val="decimal"/>
      <w:lvlText w:val="%1."/>
      <w:lvlJc w:val="left"/>
      <w:pPr>
        <w:tabs>
          <w:tab w:val="num" w:pos="1209"/>
        </w:tabs>
        <w:ind w:left="1209" w:hanging="360"/>
      </w:pPr>
    </w:lvl>
  </w:abstractNum>
  <w:abstractNum w:abstractNumId="2">
    <w:nsid w:val="FFFFFF7E"/>
    <w:multiLevelType w:val="singleLevel"/>
    <w:tmpl w:val="980EE60A"/>
    <w:lvl w:ilvl="0">
      <w:start w:val="1"/>
      <w:numFmt w:val="decimal"/>
      <w:lvlText w:val="%1."/>
      <w:lvlJc w:val="left"/>
      <w:pPr>
        <w:tabs>
          <w:tab w:val="num" w:pos="926"/>
        </w:tabs>
        <w:ind w:left="926" w:hanging="360"/>
      </w:pPr>
    </w:lvl>
  </w:abstractNum>
  <w:abstractNum w:abstractNumId="3">
    <w:nsid w:val="FFFFFF7F"/>
    <w:multiLevelType w:val="singleLevel"/>
    <w:tmpl w:val="5B7AE49A"/>
    <w:lvl w:ilvl="0">
      <w:start w:val="1"/>
      <w:numFmt w:val="decimal"/>
      <w:lvlText w:val="%1."/>
      <w:lvlJc w:val="left"/>
      <w:pPr>
        <w:tabs>
          <w:tab w:val="num" w:pos="643"/>
        </w:tabs>
        <w:ind w:left="643" w:hanging="360"/>
      </w:pPr>
    </w:lvl>
  </w:abstractNum>
  <w:abstractNum w:abstractNumId="4">
    <w:nsid w:val="FFFFFF80"/>
    <w:multiLevelType w:val="singleLevel"/>
    <w:tmpl w:val="122A4B5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DA0EE9C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12BC3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FE6950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8BFE3A64"/>
    <w:lvl w:ilvl="0">
      <w:start w:val="1"/>
      <w:numFmt w:val="decimal"/>
      <w:lvlText w:val="%1."/>
      <w:lvlJc w:val="left"/>
      <w:pPr>
        <w:tabs>
          <w:tab w:val="num" w:pos="360"/>
        </w:tabs>
        <w:ind w:left="360" w:hanging="360"/>
      </w:pPr>
    </w:lvl>
  </w:abstractNum>
  <w:abstractNum w:abstractNumId="9">
    <w:nsid w:val="FFFFFF89"/>
    <w:multiLevelType w:val="singleLevel"/>
    <w:tmpl w:val="8A541A70"/>
    <w:lvl w:ilvl="0">
      <w:start w:val="1"/>
      <w:numFmt w:val="bullet"/>
      <w:lvlText w:val=""/>
      <w:lvlJc w:val="left"/>
      <w:pPr>
        <w:tabs>
          <w:tab w:val="num" w:pos="360"/>
        </w:tabs>
        <w:ind w:left="360" w:hanging="360"/>
      </w:pPr>
      <w:rPr>
        <w:rFonts w:ascii="Symbol" w:hAnsi="Symbol" w:hint="default"/>
      </w:rPr>
    </w:lvl>
  </w:abstractNum>
  <w:abstractNum w:abstractNumId="10">
    <w:nsid w:val="FFFFFFFE"/>
    <w:multiLevelType w:val="singleLevel"/>
    <w:tmpl w:val="2DE648E6"/>
    <w:lvl w:ilvl="0">
      <w:numFmt w:val="decimal"/>
      <w:lvlText w:val="*"/>
      <w:lvlJc w:val="left"/>
    </w:lvl>
  </w:abstractNum>
  <w:abstractNum w:abstractNumId="11">
    <w:nsid w:val="010C49F8"/>
    <w:multiLevelType w:val="hybridMultilevel"/>
    <w:tmpl w:val="FFD08D26"/>
    <w:lvl w:ilvl="0" w:tplc="2FB47626">
      <w:start w:val="1"/>
      <w:numFmt w:val="decimal"/>
      <w:lvlText w:val="%1."/>
      <w:lvlJc w:val="left"/>
      <w:pPr>
        <w:tabs>
          <w:tab w:val="num" w:pos="0"/>
        </w:tabs>
        <w:ind w:left="1134" w:firstLine="0"/>
      </w:pPr>
      <w:rPr>
        <w:rFonts w:ascii="Times New Roman" w:hAnsi="Times New Roman"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03F2036B"/>
    <w:multiLevelType w:val="hybridMultilevel"/>
    <w:tmpl w:val="B22E0BFA"/>
    <w:lvl w:ilvl="0" w:tplc="9008FA9E">
      <w:start w:val="1"/>
      <w:numFmt w:val="bullet"/>
      <w:pStyle w:val="Bullet1G"/>
      <w:lvlText w:val="•"/>
      <w:lvlJc w:val="left"/>
      <w:pPr>
        <w:tabs>
          <w:tab w:val="num" w:pos="1701"/>
        </w:tabs>
        <w:ind w:left="1701" w:hanging="170"/>
      </w:pPr>
      <w:rPr>
        <w:rFonts w:ascii="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nsid w:val="06284E1A"/>
    <w:multiLevelType w:val="multilevel"/>
    <w:tmpl w:val="1A0808F2"/>
    <w:lvl w:ilvl="0">
      <w:start w:val="2"/>
      <w:numFmt w:val="decimal"/>
      <w:lvlText w:val="%1."/>
      <w:lvlJc w:val="left"/>
      <w:pPr>
        <w:tabs>
          <w:tab w:val="num" w:pos="1440"/>
        </w:tabs>
        <w:ind w:left="1440" w:hanging="1440"/>
      </w:pPr>
      <w:rPr>
        <w:rFonts w:hint="default"/>
      </w:rPr>
    </w:lvl>
    <w:lvl w:ilvl="1">
      <w:start w:val="16"/>
      <w:numFmt w:val="decimal"/>
      <w:lvlText w:val="%1.%2."/>
      <w:lvlJc w:val="left"/>
      <w:pPr>
        <w:tabs>
          <w:tab w:val="num" w:pos="1440"/>
        </w:tabs>
        <w:ind w:left="1440" w:hanging="1440"/>
      </w:pPr>
      <w:rPr>
        <w:rFonts w:hint="default"/>
      </w:rPr>
    </w:lvl>
    <w:lvl w:ilvl="2">
      <w:start w:val="1"/>
      <w:numFmt w:val="decimal"/>
      <w:lvlText w:val="%1.%2.%3."/>
      <w:lvlJc w:val="left"/>
      <w:pPr>
        <w:tabs>
          <w:tab w:val="num" w:pos="1440"/>
        </w:tabs>
        <w:ind w:left="1440" w:hanging="144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4">
    <w:nsid w:val="10AF392B"/>
    <w:multiLevelType w:val="multilevel"/>
    <w:tmpl w:val="CF8A81D2"/>
    <w:lvl w:ilvl="0">
      <w:start w:val="2"/>
      <w:numFmt w:val="decimal"/>
      <w:lvlText w:val="%1."/>
      <w:lvlJc w:val="left"/>
      <w:pPr>
        <w:tabs>
          <w:tab w:val="num" w:pos="360"/>
        </w:tabs>
        <w:ind w:left="360" w:hanging="360"/>
      </w:pPr>
      <w:rPr>
        <w:rFonts w:hint="default"/>
      </w:rPr>
    </w:lvl>
    <w:lvl w:ilvl="1">
      <w:start w:val="7"/>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2"/>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15">
    <w:nsid w:val="12514EC0"/>
    <w:multiLevelType w:val="multilevel"/>
    <w:tmpl w:val="D744C7CA"/>
    <w:lvl w:ilvl="0">
      <w:start w:val="6"/>
      <w:numFmt w:val="decimal"/>
      <w:lvlText w:val="%1."/>
      <w:lvlJc w:val="left"/>
      <w:pPr>
        <w:tabs>
          <w:tab w:val="num" w:pos="660"/>
        </w:tabs>
        <w:ind w:left="660" w:hanging="660"/>
      </w:pPr>
      <w:rPr>
        <w:rFonts w:hint="default"/>
      </w:rPr>
    </w:lvl>
    <w:lvl w:ilvl="1">
      <w:start w:val="19"/>
      <w:numFmt w:val="decimal"/>
      <w:lvlText w:val="%1.%2."/>
      <w:lvlJc w:val="left"/>
      <w:pPr>
        <w:tabs>
          <w:tab w:val="num" w:pos="660"/>
        </w:tabs>
        <w:ind w:left="660" w:hanging="660"/>
      </w:pPr>
      <w:rPr>
        <w:rFonts w:hint="default"/>
      </w:rPr>
    </w:lvl>
    <w:lvl w:ilvl="2">
      <w:start w:val="9"/>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nsid w:val="15DD657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nsid w:val="17B957F9"/>
    <w:multiLevelType w:val="multilevel"/>
    <w:tmpl w:val="64B02100"/>
    <w:lvl w:ilvl="0">
      <w:start w:val="6"/>
      <w:numFmt w:val="decimal"/>
      <w:pStyle w:val="ParaNo"/>
      <w:lvlText w:val="%1."/>
      <w:lvlJc w:val="left"/>
      <w:pPr>
        <w:tabs>
          <w:tab w:val="num" w:pos="1425"/>
        </w:tabs>
        <w:ind w:left="1425" w:hanging="1425"/>
      </w:pPr>
      <w:rPr>
        <w:rFonts w:hint="default"/>
      </w:rPr>
    </w:lvl>
    <w:lvl w:ilvl="1">
      <w:start w:val="20"/>
      <w:numFmt w:val="decimal"/>
      <w:lvlText w:val="%1.%2."/>
      <w:lvlJc w:val="left"/>
      <w:pPr>
        <w:tabs>
          <w:tab w:val="num" w:pos="1425"/>
        </w:tabs>
        <w:ind w:left="1425" w:hanging="1425"/>
      </w:pPr>
      <w:rPr>
        <w:rFonts w:hint="default"/>
      </w:rPr>
    </w:lvl>
    <w:lvl w:ilvl="2">
      <w:start w:val="6"/>
      <w:numFmt w:val="decimal"/>
      <w:lvlText w:val="%1.%2.%3."/>
      <w:lvlJc w:val="left"/>
      <w:pPr>
        <w:tabs>
          <w:tab w:val="num" w:pos="1425"/>
        </w:tabs>
        <w:ind w:left="1425" w:hanging="1425"/>
      </w:pPr>
      <w:rPr>
        <w:rFonts w:hint="default"/>
      </w:rPr>
    </w:lvl>
    <w:lvl w:ilvl="3">
      <w:start w:val="1"/>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25"/>
        </w:tabs>
        <w:ind w:left="1425" w:hanging="1425"/>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nsid w:val="1BAC3B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9">
    <w:nsid w:val="1DD123F6"/>
    <w:multiLevelType w:val="multilevel"/>
    <w:tmpl w:val="04090023"/>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0">
    <w:nsid w:val="1DDA798B"/>
    <w:multiLevelType w:val="hybridMultilevel"/>
    <w:tmpl w:val="8CF8B0F4"/>
    <w:lvl w:ilvl="0" w:tplc="BA3ABD44">
      <w:start w:val="1"/>
      <w:numFmt w:val="lowerLetter"/>
      <w:lvlText w:val="(%1)"/>
      <w:lvlJc w:val="left"/>
      <w:pPr>
        <w:tabs>
          <w:tab w:val="num" w:pos="2055"/>
        </w:tabs>
        <w:ind w:left="2055" w:hanging="360"/>
      </w:pPr>
      <w:rPr>
        <w:rFonts w:hint="default"/>
      </w:rPr>
    </w:lvl>
    <w:lvl w:ilvl="1" w:tplc="04090019" w:tentative="1">
      <w:start w:val="1"/>
      <w:numFmt w:val="lowerLetter"/>
      <w:lvlText w:val="%2."/>
      <w:lvlJc w:val="left"/>
      <w:pPr>
        <w:tabs>
          <w:tab w:val="num" w:pos="2775"/>
        </w:tabs>
        <w:ind w:left="2775" w:hanging="360"/>
      </w:pPr>
    </w:lvl>
    <w:lvl w:ilvl="2" w:tplc="0409001B" w:tentative="1">
      <w:start w:val="1"/>
      <w:numFmt w:val="lowerRoman"/>
      <w:lvlText w:val="%3."/>
      <w:lvlJc w:val="right"/>
      <w:pPr>
        <w:tabs>
          <w:tab w:val="num" w:pos="3495"/>
        </w:tabs>
        <w:ind w:left="3495" w:hanging="180"/>
      </w:pPr>
    </w:lvl>
    <w:lvl w:ilvl="3" w:tplc="0409000F" w:tentative="1">
      <w:start w:val="1"/>
      <w:numFmt w:val="decimal"/>
      <w:lvlText w:val="%4."/>
      <w:lvlJc w:val="left"/>
      <w:pPr>
        <w:tabs>
          <w:tab w:val="num" w:pos="4215"/>
        </w:tabs>
        <w:ind w:left="4215" w:hanging="360"/>
      </w:pPr>
    </w:lvl>
    <w:lvl w:ilvl="4" w:tplc="04090019" w:tentative="1">
      <w:start w:val="1"/>
      <w:numFmt w:val="lowerLetter"/>
      <w:lvlText w:val="%5."/>
      <w:lvlJc w:val="left"/>
      <w:pPr>
        <w:tabs>
          <w:tab w:val="num" w:pos="4935"/>
        </w:tabs>
        <w:ind w:left="4935" w:hanging="360"/>
      </w:pPr>
    </w:lvl>
    <w:lvl w:ilvl="5" w:tplc="0409001B" w:tentative="1">
      <w:start w:val="1"/>
      <w:numFmt w:val="lowerRoman"/>
      <w:lvlText w:val="%6."/>
      <w:lvlJc w:val="right"/>
      <w:pPr>
        <w:tabs>
          <w:tab w:val="num" w:pos="5655"/>
        </w:tabs>
        <w:ind w:left="5655" w:hanging="180"/>
      </w:pPr>
    </w:lvl>
    <w:lvl w:ilvl="6" w:tplc="0409000F" w:tentative="1">
      <w:start w:val="1"/>
      <w:numFmt w:val="decimal"/>
      <w:lvlText w:val="%7."/>
      <w:lvlJc w:val="left"/>
      <w:pPr>
        <w:tabs>
          <w:tab w:val="num" w:pos="6375"/>
        </w:tabs>
        <w:ind w:left="6375" w:hanging="360"/>
      </w:pPr>
    </w:lvl>
    <w:lvl w:ilvl="7" w:tplc="04090019" w:tentative="1">
      <w:start w:val="1"/>
      <w:numFmt w:val="lowerLetter"/>
      <w:lvlText w:val="%8."/>
      <w:lvlJc w:val="left"/>
      <w:pPr>
        <w:tabs>
          <w:tab w:val="num" w:pos="7095"/>
        </w:tabs>
        <w:ind w:left="7095" w:hanging="360"/>
      </w:pPr>
    </w:lvl>
    <w:lvl w:ilvl="8" w:tplc="0409001B" w:tentative="1">
      <w:start w:val="1"/>
      <w:numFmt w:val="lowerRoman"/>
      <w:lvlText w:val="%9."/>
      <w:lvlJc w:val="right"/>
      <w:pPr>
        <w:tabs>
          <w:tab w:val="num" w:pos="7815"/>
        </w:tabs>
        <w:ind w:left="7815" w:hanging="180"/>
      </w:pPr>
    </w:lvl>
  </w:abstractNum>
  <w:abstractNum w:abstractNumId="21">
    <w:nsid w:val="1E253887"/>
    <w:multiLevelType w:val="hybridMultilevel"/>
    <w:tmpl w:val="497EC7CC"/>
    <w:lvl w:ilvl="0" w:tplc="FAE4B376">
      <w:start w:val="1"/>
      <w:numFmt w:val="bullet"/>
      <w:lvlText w:val="•"/>
      <w:lvlJc w:val="left"/>
      <w:pPr>
        <w:tabs>
          <w:tab w:val="num" w:pos="2268"/>
        </w:tabs>
        <w:ind w:left="2268" w:hanging="17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1ED46A15"/>
    <w:multiLevelType w:val="multilevel"/>
    <w:tmpl w:val="F6F24B88"/>
    <w:lvl w:ilvl="0">
      <w:start w:val="6"/>
      <w:numFmt w:val="decimal"/>
      <w:lvlText w:val="%1"/>
      <w:lvlJc w:val="left"/>
      <w:pPr>
        <w:tabs>
          <w:tab w:val="num" w:pos="600"/>
        </w:tabs>
        <w:ind w:left="600" w:hanging="600"/>
      </w:pPr>
      <w:rPr>
        <w:rFonts w:hint="default"/>
      </w:rPr>
    </w:lvl>
    <w:lvl w:ilvl="1">
      <w:start w:val="19"/>
      <w:numFmt w:val="decimal"/>
      <w:lvlText w:val="%1.%2"/>
      <w:lvlJc w:val="left"/>
      <w:pPr>
        <w:tabs>
          <w:tab w:val="num" w:pos="600"/>
        </w:tabs>
        <w:ind w:left="600" w:hanging="600"/>
      </w:pPr>
      <w:rPr>
        <w:rFonts w:hint="default"/>
      </w:rPr>
    </w:lvl>
    <w:lvl w:ilvl="2">
      <w:start w:val="9"/>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3">
    <w:nsid w:val="27842BEF"/>
    <w:multiLevelType w:val="multilevel"/>
    <w:tmpl w:val="596258A4"/>
    <w:lvl w:ilvl="0">
      <w:start w:val="5"/>
      <w:numFmt w:val="decimal"/>
      <w:lvlText w:val="%1."/>
      <w:lvlJc w:val="left"/>
      <w:pPr>
        <w:tabs>
          <w:tab w:val="num" w:pos="705"/>
        </w:tabs>
        <w:ind w:left="705" w:hanging="705"/>
      </w:pPr>
      <w:rPr>
        <w:rFonts w:hint="default"/>
      </w:rPr>
    </w:lvl>
    <w:lvl w:ilvl="1">
      <w:start w:val="27"/>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nsid w:val="2A6C19BB"/>
    <w:multiLevelType w:val="multilevel"/>
    <w:tmpl w:val="A768EBDA"/>
    <w:lvl w:ilvl="0">
      <w:start w:val="6"/>
      <w:numFmt w:val="decimal"/>
      <w:lvlText w:val="%1."/>
      <w:lvlJc w:val="left"/>
      <w:pPr>
        <w:tabs>
          <w:tab w:val="num" w:pos="360"/>
        </w:tabs>
        <w:ind w:left="360" w:hanging="360"/>
      </w:pPr>
      <w:rPr>
        <w:rFonts w:hint="default"/>
      </w:rPr>
    </w:lvl>
    <w:lvl w:ilvl="1">
      <w:start w:val="6"/>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nsid w:val="2D9723B1"/>
    <w:multiLevelType w:val="multilevel"/>
    <w:tmpl w:val="26A85DF0"/>
    <w:lvl w:ilvl="0">
      <w:start w:val="6"/>
      <w:numFmt w:val="decimal"/>
      <w:lvlText w:val="%1."/>
      <w:lvlJc w:val="left"/>
      <w:pPr>
        <w:tabs>
          <w:tab w:val="num" w:pos="1416"/>
        </w:tabs>
        <w:ind w:left="1416" w:hanging="1416"/>
      </w:pPr>
      <w:rPr>
        <w:rFonts w:hint="default"/>
      </w:rPr>
    </w:lvl>
    <w:lvl w:ilvl="1">
      <w:start w:val="7"/>
      <w:numFmt w:val="decimal"/>
      <w:lvlText w:val="%1.%2."/>
      <w:lvlJc w:val="left"/>
      <w:pPr>
        <w:tabs>
          <w:tab w:val="num" w:pos="1416"/>
        </w:tabs>
        <w:ind w:left="1416" w:hanging="1416"/>
      </w:pPr>
      <w:rPr>
        <w:rFonts w:hint="default"/>
      </w:rPr>
    </w:lvl>
    <w:lvl w:ilvl="2">
      <w:start w:val="4"/>
      <w:numFmt w:val="decimal"/>
      <w:lvlText w:val="%1.%2.%3."/>
      <w:lvlJc w:val="left"/>
      <w:pPr>
        <w:tabs>
          <w:tab w:val="num" w:pos="1416"/>
        </w:tabs>
        <w:ind w:left="1416" w:hanging="1416"/>
      </w:pPr>
      <w:rPr>
        <w:rFonts w:hint="default"/>
      </w:rPr>
    </w:lvl>
    <w:lvl w:ilvl="3">
      <w:start w:val="3"/>
      <w:numFmt w:val="decimal"/>
      <w:lvlText w:val="%1.%2.%3.%4."/>
      <w:lvlJc w:val="left"/>
      <w:pPr>
        <w:tabs>
          <w:tab w:val="num" w:pos="1416"/>
        </w:tabs>
        <w:ind w:left="1416" w:hanging="1416"/>
      </w:pPr>
      <w:rPr>
        <w:rFonts w:hint="default"/>
      </w:rPr>
    </w:lvl>
    <w:lvl w:ilvl="4">
      <w:start w:val="1"/>
      <w:numFmt w:val="decimal"/>
      <w:lvlText w:val="%1.%2.%3.%4.%5."/>
      <w:lvlJc w:val="left"/>
      <w:pPr>
        <w:tabs>
          <w:tab w:val="num" w:pos="1416"/>
        </w:tabs>
        <w:ind w:left="1416" w:hanging="1416"/>
      </w:pPr>
      <w:rPr>
        <w:rFonts w:hint="default"/>
      </w:rPr>
    </w:lvl>
    <w:lvl w:ilvl="5">
      <w:start w:val="1"/>
      <w:numFmt w:val="decimal"/>
      <w:lvlText w:val="%1.%2.%3.%4.%5.%6."/>
      <w:lvlJc w:val="left"/>
      <w:pPr>
        <w:tabs>
          <w:tab w:val="num" w:pos="1416"/>
        </w:tabs>
        <w:ind w:left="1416" w:hanging="1416"/>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6">
    <w:nsid w:val="317B0859"/>
    <w:multiLevelType w:val="multilevel"/>
    <w:tmpl w:val="BE44E882"/>
    <w:lvl w:ilvl="0">
      <w:start w:val="6"/>
      <w:numFmt w:val="decimal"/>
      <w:lvlText w:val="%1."/>
      <w:lvlJc w:val="left"/>
      <w:pPr>
        <w:tabs>
          <w:tab w:val="num" w:pos="1620"/>
        </w:tabs>
        <w:ind w:left="1620" w:hanging="1620"/>
      </w:pPr>
      <w:rPr>
        <w:rFonts w:hint="default"/>
      </w:rPr>
    </w:lvl>
    <w:lvl w:ilvl="1">
      <w:start w:val="21"/>
      <w:numFmt w:val="decimal"/>
      <w:lvlText w:val="%1.%2."/>
      <w:lvlJc w:val="left"/>
      <w:pPr>
        <w:tabs>
          <w:tab w:val="num" w:pos="1620"/>
        </w:tabs>
        <w:ind w:left="1620" w:hanging="1620"/>
      </w:pPr>
      <w:rPr>
        <w:rFonts w:hint="default"/>
      </w:rPr>
    </w:lvl>
    <w:lvl w:ilvl="2">
      <w:start w:val="4"/>
      <w:numFmt w:val="decimal"/>
      <w:lvlText w:val="%1.%2.%3."/>
      <w:lvlJc w:val="left"/>
      <w:pPr>
        <w:tabs>
          <w:tab w:val="num" w:pos="1620"/>
        </w:tabs>
        <w:ind w:left="1620" w:hanging="1620"/>
      </w:pPr>
      <w:rPr>
        <w:rFonts w:hint="default"/>
      </w:rPr>
    </w:lvl>
    <w:lvl w:ilvl="3">
      <w:start w:val="2"/>
      <w:numFmt w:val="decimal"/>
      <w:lvlText w:val="%1.%2.%3.%4."/>
      <w:lvlJc w:val="left"/>
      <w:pPr>
        <w:tabs>
          <w:tab w:val="num" w:pos="1620"/>
        </w:tabs>
        <w:ind w:left="1620" w:hanging="1620"/>
      </w:pPr>
      <w:rPr>
        <w:rFonts w:hint="default"/>
      </w:rPr>
    </w:lvl>
    <w:lvl w:ilvl="4">
      <w:start w:val="2"/>
      <w:numFmt w:val="decimal"/>
      <w:lvlText w:val="%1.%2.%3.%4.%5."/>
      <w:lvlJc w:val="left"/>
      <w:pPr>
        <w:tabs>
          <w:tab w:val="num" w:pos="1620"/>
        </w:tabs>
        <w:ind w:left="1620" w:hanging="1620"/>
      </w:pPr>
      <w:rPr>
        <w:rFonts w:hint="default"/>
      </w:rPr>
    </w:lvl>
    <w:lvl w:ilvl="5">
      <w:start w:val="1"/>
      <w:numFmt w:val="decimal"/>
      <w:lvlText w:val="%1.%2.%3.%4.%5.%6."/>
      <w:lvlJc w:val="left"/>
      <w:pPr>
        <w:tabs>
          <w:tab w:val="num" w:pos="1620"/>
        </w:tabs>
        <w:ind w:left="1620" w:hanging="1620"/>
      </w:pPr>
      <w:rPr>
        <w:rFonts w:hint="default"/>
      </w:rPr>
    </w:lvl>
    <w:lvl w:ilvl="6">
      <w:start w:val="1"/>
      <w:numFmt w:val="decimal"/>
      <w:lvlText w:val="%1.%2.%3.%4.%5.%6.%7."/>
      <w:lvlJc w:val="left"/>
      <w:pPr>
        <w:tabs>
          <w:tab w:val="num" w:pos="1620"/>
        </w:tabs>
        <w:ind w:left="1620" w:hanging="1620"/>
      </w:pPr>
      <w:rPr>
        <w:rFonts w:hint="default"/>
      </w:rPr>
    </w:lvl>
    <w:lvl w:ilvl="7">
      <w:start w:val="1"/>
      <w:numFmt w:val="decimal"/>
      <w:lvlText w:val="%1.%2.%3.%4.%5.%6.%7.%8."/>
      <w:lvlJc w:val="left"/>
      <w:pPr>
        <w:tabs>
          <w:tab w:val="num" w:pos="1620"/>
        </w:tabs>
        <w:ind w:left="1620" w:hanging="1620"/>
      </w:pPr>
      <w:rPr>
        <w:rFonts w:hint="default"/>
      </w:rPr>
    </w:lvl>
    <w:lvl w:ilvl="8">
      <w:start w:val="1"/>
      <w:numFmt w:val="decimal"/>
      <w:lvlText w:val="%1.%2.%3.%4.%5.%6.%7.%8.%9."/>
      <w:lvlJc w:val="left"/>
      <w:pPr>
        <w:tabs>
          <w:tab w:val="num" w:pos="1800"/>
        </w:tabs>
        <w:ind w:left="1800" w:hanging="1800"/>
      </w:pPr>
      <w:rPr>
        <w:rFonts w:hint="default"/>
      </w:rPr>
    </w:lvl>
  </w:abstractNum>
  <w:abstractNum w:abstractNumId="27">
    <w:nsid w:val="31A12325"/>
    <w:multiLevelType w:val="hybridMultilevel"/>
    <w:tmpl w:val="FF0E5B48"/>
    <w:lvl w:ilvl="0" w:tplc="6D5E22D8">
      <w:start w:val="1"/>
      <w:numFmt w:val="bullet"/>
      <w:lvlText w:val="•"/>
      <w:lvlJc w:val="left"/>
      <w:pPr>
        <w:tabs>
          <w:tab w:val="num" w:pos="1701"/>
        </w:tabs>
        <w:ind w:left="1701" w:hanging="170"/>
      </w:pPr>
      <w:rPr>
        <w:rFonts w:ascii="Times New Roman" w:hAnsi="Times New Roman" w:cs="Times New Roman"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258274F"/>
    <w:multiLevelType w:val="multilevel"/>
    <w:tmpl w:val="7892F0C0"/>
    <w:lvl w:ilvl="0">
      <w:start w:val="6"/>
      <w:numFmt w:val="decimal"/>
      <w:lvlText w:val="%1."/>
      <w:lvlJc w:val="left"/>
      <w:pPr>
        <w:tabs>
          <w:tab w:val="num" w:pos="840"/>
        </w:tabs>
        <w:ind w:left="840" w:hanging="840"/>
      </w:pPr>
      <w:rPr>
        <w:rFonts w:hint="default"/>
        <w:u w:val="none"/>
      </w:rPr>
    </w:lvl>
    <w:lvl w:ilvl="1">
      <w:start w:val="20"/>
      <w:numFmt w:val="decimal"/>
      <w:lvlText w:val="%1.%2."/>
      <w:lvlJc w:val="left"/>
      <w:pPr>
        <w:tabs>
          <w:tab w:val="num" w:pos="840"/>
        </w:tabs>
        <w:ind w:left="840" w:hanging="840"/>
      </w:pPr>
      <w:rPr>
        <w:rFonts w:hint="default"/>
        <w:u w:val="none"/>
      </w:rPr>
    </w:lvl>
    <w:lvl w:ilvl="2">
      <w:start w:val="6"/>
      <w:numFmt w:val="decimal"/>
      <w:lvlText w:val="%1.%2.%3."/>
      <w:lvlJc w:val="left"/>
      <w:pPr>
        <w:tabs>
          <w:tab w:val="num" w:pos="840"/>
        </w:tabs>
        <w:ind w:left="840" w:hanging="840"/>
      </w:pPr>
      <w:rPr>
        <w:rFonts w:hint="default"/>
        <w:u w:val="none"/>
      </w:rPr>
    </w:lvl>
    <w:lvl w:ilvl="3">
      <w:start w:val="1"/>
      <w:numFmt w:val="decimal"/>
      <w:lvlText w:val="%1.%2.%3.%4."/>
      <w:lvlJc w:val="left"/>
      <w:pPr>
        <w:tabs>
          <w:tab w:val="num" w:pos="1080"/>
        </w:tabs>
        <w:ind w:left="1080" w:hanging="1080"/>
      </w:pPr>
      <w:rPr>
        <w:rFonts w:hint="default"/>
        <w:u w:val="none"/>
      </w:rPr>
    </w:lvl>
    <w:lvl w:ilvl="4">
      <w:start w:val="1"/>
      <w:numFmt w:val="decimal"/>
      <w:lvlText w:val="%1.%2.%3.%4.%5."/>
      <w:lvlJc w:val="left"/>
      <w:pPr>
        <w:tabs>
          <w:tab w:val="num" w:pos="1440"/>
        </w:tabs>
        <w:ind w:left="1440" w:hanging="1440"/>
      </w:pPr>
      <w:rPr>
        <w:rFonts w:hint="default"/>
        <w:u w:val="none"/>
      </w:rPr>
    </w:lvl>
    <w:lvl w:ilvl="5">
      <w:start w:val="1"/>
      <w:numFmt w:val="decimal"/>
      <w:lvlText w:val="%1.%2.%3.%4.%5.%6."/>
      <w:lvlJc w:val="left"/>
      <w:pPr>
        <w:tabs>
          <w:tab w:val="num" w:pos="1440"/>
        </w:tabs>
        <w:ind w:left="1440" w:hanging="1440"/>
      </w:pPr>
      <w:rPr>
        <w:rFonts w:hint="default"/>
        <w:u w:val="none"/>
      </w:rPr>
    </w:lvl>
    <w:lvl w:ilvl="6">
      <w:start w:val="1"/>
      <w:numFmt w:val="decimal"/>
      <w:lvlText w:val="%1.%2.%3.%4.%5.%6.%7."/>
      <w:lvlJc w:val="left"/>
      <w:pPr>
        <w:tabs>
          <w:tab w:val="num" w:pos="1800"/>
        </w:tabs>
        <w:ind w:left="1800" w:hanging="1800"/>
      </w:pPr>
      <w:rPr>
        <w:rFonts w:hint="default"/>
        <w:u w:val="none"/>
      </w:rPr>
    </w:lvl>
    <w:lvl w:ilvl="7">
      <w:start w:val="1"/>
      <w:numFmt w:val="decimal"/>
      <w:lvlText w:val="%1.%2.%3.%4.%5.%6.%7.%8."/>
      <w:lvlJc w:val="left"/>
      <w:pPr>
        <w:tabs>
          <w:tab w:val="num" w:pos="2160"/>
        </w:tabs>
        <w:ind w:left="2160" w:hanging="2160"/>
      </w:pPr>
      <w:rPr>
        <w:rFonts w:hint="default"/>
        <w:u w:val="none"/>
      </w:rPr>
    </w:lvl>
    <w:lvl w:ilvl="8">
      <w:start w:val="1"/>
      <w:numFmt w:val="decimal"/>
      <w:lvlText w:val="%1.%2.%3.%4.%5.%6.%7.%8.%9."/>
      <w:lvlJc w:val="left"/>
      <w:pPr>
        <w:tabs>
          <w:tab w:val="num" w:pos="2160"/>
        </w:tabs>
        <w:ind w:left="2160" w:hanging="2160"/>
      </w:pPr>
      <w:rPr>
        <w:rFonts w:hint="default"/>
        <w:u w:val="none"/>
      </w:rPr>
    </w:lvl>
  </w:abstractNum>
  <w:abstractNum w:abstractNumId="29">
    <w:nsid w:val="3516559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35565031"/>
    <w:multiLevelType w:val="hybridMultilevel"/>
    <w:tmpl w:val="06040FEC"/>
    <w:lvl w:ilvl="0" w:tplc="EBEC3E1C">
      <w:start w:val="1"/>
      <w:numFmt w:val="lowerLetter"/>
      <w:lvlText w:val="%1)"/>
      <w:lvlJc w:val="left"/>
      <w:pPr>
        <w:tabs>
          <w:tab w:val="num" w:pos="2055"/>
        </w:tabs>
        <w:ind w:left="2055" w:hanging="360"/>
      </w:pPr>
      <w:rPr>
        <w:rFonts w:hint="default"/>
      </w:rPr>
    </w:lvl>
    <w:lvl w:ilvl="1" w:tplc="04090019" w:tentative="1">
      <w:start w:val="1"/>
      <w:numFmt w:val="lowerLetter"/>
      <w:lvlText w:val="%2."/>
      <w:lvlJc w:val="left"/>
      <w:pPr>
        <w:tabs>
          <w:tab w:val="num" w:pos="2775"/>
        </w:tabs>
        <w:ind w:left="2775" w:hanging="360"/>
      </w:pPr>
    </w:lvl>
    <w:lvl w:ilvl="2" w:tplc="0409001B" w:tentative="1">
      <w:start w:val="1"/>
      <w:numFmt w:val="lowerRoman"/>
      <w:lvlText w:val="%3."/>
      <w:lvlJc w:val="right"/>
      <w:pPr>
        <w:tabs>
          <w:tab w:val="num" w:pos="3495"/>
        </w:tabs>
        <w:ind w:left="3495" w:hanging="180"/>
      </w:pPr>
    </w:lvl>
    <w:lvl w:ilvl="3" w:tplc="0409000F" w:tentative="1">
      <w:start w:val="1"/>
      <w:numFmt w:val="decimal"/>
      <w:lvlText w:val="%4."/>
      <w:lvlJc w:val="left"/>
      <w:pPr>
        <w:tabs>
          <w:tab w:val="num" w:pos="4215"/>
        </w:tabs>
        <w:ind w:left="4215" w:hanging="360"/>
      </w:pPr>
    </w:lvl>
    <w:lvl w:ilvl="4" w:tplc="04090019" w:tentative="1">
      <w:start w:val="1"/>
      <w:numFmt w:val="lowerLetter"/>
      <w:lvlText w:val="%5."/>
      <w:lvlJc w:val="left"/>
      <w:pPr>
        <w:tabs>
          <w:tab w:val="num" w:pos="4935"/>
        </w:tabs>
        <w:ind w:left="4935" w:hanging="360"/>
      </w:pPr>
    </w:lvl>
    <w:lvl w:ilvl="5" w:tplc="0409001B" w:tentative="1">
      <w:start w:val="1"/>
      <w:numFmt w:val="lowerRoman"/>
      <w:lvlText w:val="%6."/>
      <w:lvlJc w:val="right"/>
      <w:pPr>
        <w:tabs>
          <w:tab w:val="num" w:pos="5655"/>
        </w:tabs>
        <w:ind w:left="5655" w:hanging="180"/>
      </w:pPr>
    </w:lvl>
    <w:lvl w:ilvl="6" w:tplc="0409000F" w:tentative="1">
      <w:start w:val="1"/>
      <w:numFmt w:val="decimal"/>
      <w:lvlText w:val="%7."/>
      <w:lvlJc w:val="left"/>
      <w:pPr>
        <w:tabs>
          <w:tab w:val="num" w:pos="6375"/>
        </w:tabs>
        <w:ind w:left="6375" w:hanging="360"/>
      </w:pPr>
    </w:lvl>
    <w:lvl w:ilvl="7" w:tplc="04090019" w:tentative="1">
      <w:start w:val="1"/>
      <w:numFmt w:val="lowerLetter"/>
      <w:lvlText w:val="%8."/>
      <w:lvlJc w:val="left"/>
      <w:pPr>
        <w:tabs>
          <w:tab w:val="num" w:pos="7095"/>
        </w:tabs>
        <w:ind w:left="7095" w:hanging="360"/>
      </w:pPr>
    </w:lvl>
    <w:lvl w:ilvl="8" w:tplc="0409001B" w:tentative="1">
      <w:start w:val="1"/>
      <w:numFmt w:val="lowerRoman"/>
      <w:lvlText w:val="%9."/>
      <w:lvlJc w:val="right"/>
      <w:pPr>
        <w:tabs>
          <w:tab w:val="num" w:pos="7815"/>
        </w:tabs>
        <w:ind w:left="7815" w:hanging="180"/>
      </w:pPr>
    </w:lvl>
  </w:abstractNum>
  <w:abstractNum w:abstractNumId="31">
    <w:nsid w:val="37C138D0"/>
    <w:multiLevelType w:val="multilevel"/>
    <w:tmpl w:val="7AE8803A"/>
    <w:lvl w:ilvl="0">
      <w:start w:val="6"/>
      <w:numFmt w:val="decimal"/>
      <w:lvlText w:val="%1."/>
      <w:lvlJc w:val="left"/>
      <w:pPr>
        <w:tabs>
          <w:tab w:val="num" w:pos="1530"/>
        </w:tabs>
        <w:ind w:left="1530" w:hanging="1530"/>
      </w:pPr>
      <w:rPr>
        <w:rFonts w:hint="default"/>
        <w:u w:val="none"/>
      </w:rPr>
    </w:lvl>
    <w:lvl w:ilvl="1">
      <w:start w:val="19"/>
      <w:numFmt w:val="decimal"/>
      <w:lvlText w:val="%1.%2."/>
      <w:lvlJc w:val="left"/>
      <w:pPr>
        <w:tabs>
          <w:tab w:val="num" w:pos="1530"/>
        </w:tabs>
        <w:ind w:left="1530" w:hanging="1530"/>
      </w:pPr>
      <w:rPr>
        <w:rFonts w:hint="default"/>
        <w:u w:val="none"/>
      </w:rPr>
    </w:lvl>
    <w:lvl w:ilvl="2">
      <w:start w:val="9"/>
      <w:numFmt w:val="decimal"/>
      <w:lvlText w:val="%1.%2.%3."/>
      <w:lvlJc w:val="left"/>
      <w:pPr>
        <w:tabs>
          <w:tab w:val="num" w:pos="1530"/>
        </w:tabs>
        <w:ind w:left="1530" w:hanging="1530"/>
      </w:pPr>
      <w:rPr>
        <w:rFonts w:hint="default"/>
        <w:u w:val="none"/>
      </w:rPr>
    </w:lvl>
    <w:lvl w:ilvl="3">
      <w:start w:val="1"/>
      <w:numFmt w:val="decimal"/>
      <w:lvlText w:val="%1.%2.%3.%4."/>
      <w:lvlJc w:val="left"/>
      <w:pPr>
        <w:tabs>
          <w:tab w:val="num" w:pos="1530"/>
        </w:tabs>
        <w:ind w:left="1530" w:hanging="1530"/>
      </w:pPr>
      <w:rPr>
        <w:rFonts w:hint="default"/>
        <w:u w:val="none"/>
      </w:rPr>
    </w:lvl>
    <w:lvl w:ilvl="4">
      <w:start w:val="1"/>
      <w:numFmt w:val="decimal"/>
      <w:lvlText w:val="%1.%2.%3.%4.%5."/>
      <w:lvlJc w:val="left"/>
      <w:pPr>
        <w:tabs>
          <w:tab w:val="num" w:pos="1530"/>
        </w:tabs>
        <w:ind w:left="1530" w:hanging="1530"/>
      </w:pPr>
      <w:rPr>
        <w:rFonts w:hint="default"/>
        <w:u w:val="none"/>
      </w:rPr>
    </w:lvl>
    <w:lvl w:ilvl="5">
      <w:start w:val="1"/>
      <w:numFmt w:val="decimal"/>
      <w:lvlText w:val="%1.%2.%3.%4.%5.%6."/>
      <w:lvlJc w:val="left"/>
      <w:pPr>
        <w:tabs>
          <w:tab w:val="num" w:pos="1530"/>
        </w:tabs>
        <w:ind w:left="1530" w:hanging="1530"/>
      </w:pPr>
      <w:rPr>
        <w:rFonts w:hint="default"/>
        <w:u w:val="none"/>
      </w:rPr>
    </w:lvl>
    <w:lvl w:ilvl="6">
      <w:start w:val="1"/>
      <w:numFmt w:val="decimal"/>
      <w:lvlText w:val="%1.%2.%3.%4.%5.%6.%7."/>
      <w:lvlJc w:val="left"/>
      <w:pPr>
        <w:tabs>
          <w:tab w:val="num" w:pos="1530"/>
        </w:tabs>
        <w:ind w:left="1530" w:hanging="1530"/>
      </w:pPr>
      <w:rPr>
        <w:rFonts w:hint="default"/>
        <w:u w:val="none"/>
      </w:rPr>
    </w:lvl>
    <w:lvl w:ilvl="7">
      <w:start w:val="1"/>
      <w:numFmt w:val="decimal"/>
      <w:lvlText w:val="%1.%2.%3.%4.%5.%6.%7.%8."/>
      <w:lvlJc w:val="left"/>
      <w:pPr>
        <w:tabs>
          <w:tab w:val="num" w:pos="1530"/>
        </w:tabs>
        <w:ind w:left="1530" w:hanging="1530"/>
      </w:pPr>
      <w:rPr>
        <w:rFonts w:hint="default"/>
        <w:u w:val="none"/>
      </w:rPr>
    </w:lvl>
    <w:lvl w:ilvl="8">
      <w:start w:val="1"/>
      <w:numFmt w:val="decimal"/>
      <w:lvlText w:val="%1.%2.%3.%4.%5.%6.%7.%8.%9."/>
      <w:lvlJc w:val="left"/>
      <w:pPr>
        <w:tabs>
          <w:tab w:val="num" w:pos="1800"/>
        </w:tabs>
        <w:ind w:left="1800" w:hanging="1800"/>
      </w:pPr>
      <w:rPr>
        <w:rFonts w:hint="default"/>
        <w:u w:val="none"/>
      </w:rPr>
    </w:lvl>
  </w:abstractNum>
  <w:abstractNum w:abstractNumId="32">
    <w:nsid w:val="3CB061AB"/>
    <w:multiLevelType w:val="singleLevel"/>
    <w:tmpl w:val="1C1E1026"/>
    <w:lvl w:ilvl="0">
      <w:start w:val="1"/>
      <w:numFmt w:val="decimal"/>
      <w:pStyle w:val="Styl2"/>
      <w:lvlText w:val="%1."/>
      <w:lvlJc w:val="left"/>
      <w:pPr>
        <w:tabs>
          <w:tab w:val="num" w:pos="360"/>
        </w:tabs>
        <w:ind w:left="-1" w:firstLine="1"/>
      </w:pPr>
      <w:rPr>
        <w:rFonts w:hint="default"/>
      </w:rPr>
    </w:lvl>
  </w:abstractNum>
  <w:abstractNum w:abstractNumId="33">
    <w:nsid w:val="3FAA1809"/>
    <w:multiLevelType w:val="multilevel"/>
    <w:tmpl w:val="A4EA2C7A"/>
    <w:lvl w:ilvl="0">
      <w:start w:val="5"/>
      <w:numFmt w:val="decimal"/>
      <w:lvlText w:val="%1."/>
      <w:lvlJc w:val="left"/>
      <w:pPr>
        <w:tabs>
          <w:tab w:val="num" w:pos="705"/>
        </w:tabs>
        <w:ind w:left="705" w:hanging="705"/>
      </w:pPr>
      <w:rPr>
        <w:rFonts w:hint="default"/>
      </w:rPr>
    </w:lvl>
    <w:lvl w:ilvl="1">
      <w:start w:val="7"/>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4">
    <w:nsid w:val="42D0729F"/>
    <w:multiLevelType w:val="multilevel"/>
    <w:tmpl w:val="23FE3E6E"/>
    <w:lvl w:ilvl="0">
      <w:start w:val="5"/>
      <w:numFmt w:val="decimal"/>
      <w:lvlText w:val="%1."/>
      <w:lvlJc w:val="left"/>
      <w:pPr>
        <w:tabs>
          <w:tab w:val="num" w:pos="1530"/>
        </w:tabs>
        <w:ind w:left="1530" w:hanging="1530"/>
      </w:pPr>
      <w:rPr>
        <w:rFonts w:hint="default"/>
        <w:u w:val="none"/>
      </w:rPr>
    </w:lvl>
    <w:lvl w:ilvl="1">
      <w:start w:val="7"/>
      <w:numFmt w:val="decimal"/>
      <w:lvlText w:val="%1.%2."/>
      <w:lvlJc w:val="left"/>
      <w:pPr>
        <w:tabs>
          <w:tab w:val="num" w:pos="1530"/>
        </w:tabs>
        <w:ind w:left="1530" w:hanging="1530"/>
      </w:pPr>
      <w:rPr>
        <w:rFonts w:hint="default"/>
        <w:u w:val="none"/>
      </w:rPr>
    </w:lvl>
    <w:lvl w:ilvl="2">
      <w:start w:val="1"/>
      <w:numFmt w:val="decimal"/>
      <w:lvlText w:val="%1.%2.%3."/>
      <w:lvlJc w:val="left"/>
      <w:pPr>
        <w:tabs>
          <w:tab w:val="num" w:pos="1530"/>
        </w:tabs>
        <w:ind w:left="1530" w:hanging="1530"/>
      </w:pPr>
      <w:rPr>
        <w:rFonts w:hint="default"/>
        <w:u w:val="none"/>
      </w:rPr>
    </w:lvl>
    <w:lvl w:ilvl="3">
      <w:start w:val="1"/>
      <w:numFmt w:val="decimal"/>
      <w:lvlText w:val="%1.%2.%3.%4."/>
      <w:lvlJc w:val="left"/>
      <w:pPr>
        <w:tabs>
          <w:tab w:val="num" w:pos="1530"/>
        </w:tabs>
        <w:ind w:left="1530" w:hanging="1530"/>
      </w:pPr>
      <w:rPr>
        <w:rFonts w:hint="default"/>
        <w:u w:val="none"/>
      </w:rPr>
    </w:lvl>
    <w:lvl w:ilvl="4">
      <w:start w:val="1"/>
      <w:numFmt w:val="decimal"/>
      <w:lvlText w:val="%1.%2.%3.%4.%5."/>
      <w:lvlJc w:val="left"/>
      <w:pPr>
        <w:tabs>
          <w:tab w:val="num" w:pos="1530"/>
        </w:tabs>
        <w:ind w:left="1530" w:hanging="1530"/>
      </w:pPr>
      <w:rPr>
        <w:rFonts w:hint="default"/>
        <w:u w:val="none"/>
      </w:rPr>
    </w:lvl>
    <w:lvl w:ilvl="5">
      <w:start w:val="1"/>
      <w:numFmt w:val="decimal"/>
      <w:lvlText w:val="%1.%2.%3.%4.%5.%6."/>
      <w:lvlJc w:val="left"/>
      <w:pPr>
        <w:tabs>
          <w:tab w:val="num" w:pos="1530"/>
        </w:tabs>
        <w:ind w:left="1530" w:hanging="1530"/>
      </w:pPr>
      <w:rPr>
        <w:rFonts w:hint="default"/>
        <w:u w:val="none"/>
      </w:rPr>
    </w:lvl>
    <w:lvl w:ilvl="6">
      <w:start w:val="1"/>
      <w:numFmt w:val="decimal"/>
      <w:lvlText w:val="%1.%2.%3.%4.%5.%6.%7."/>
      <w:lvlJc w:val="left"/>
      <w:pPr>
        <w:tabs>
          <w:tab w:val="num" w:pos="1530"/>
        </w:tabs>
        <w:ind w:left="1530" w:hanging="1530"/>
      </w:pPr>
      <w:rPr>
        <w:rFonts w:hint="default"/>
        <w:u w:val="none"/>
      </w:rPr>
    </w:lvl>
    <w:lvl w:ilvl="7">
      <w:start w:val="1"/>
      <w:numFmt w:val="decimal"/>
      <w:lvlText w:val="%1.%2.%3.%4.%5.%6.%7.%8."/>
      <w:lvlJc w:val="left"/>
      <w:pPr>
        <w:tabs>
          <w:tab w:val="num" w:pos="1530"/>
        </w:tabs>
        <w:ind w:left="1530" w:hanging="1530"/>
      </w:pPr>
      <w:rPr>
        <w:rFonts w:hint="default"/>
        <w:u w:val="none"/>
      </w:rPr>
    </w:lvl>
    <w:lvl w:ilvl="8">
      <w:start w:val="1"/>
      <w:numFmt w:val="decimal"/>
      <w:lvlText w:val="%1.%2.%3.%4.%5.%6.%7.%8.%9."/>
      <w:lvlJc w:val="left"/>
      <w:pPr>
        <w:tabs>
          <w:tab w:val="num" w:pos="1800"/>
        </w:tabs>
        <w:ind w:left="1800" w:hanging="1800"/>
      </w:pPr>
      <w:rPr>
        <w:rFonts w:hint="default"/>
        <w:u w:val="none"/>
      </w:rPr>
    </w:lvl>
  </w:abstractNum>
  <w:abstractNum w:abstractNumId="35">
    <w:nsid w:val="46641AE9"/>
    <w:multiLevelType w:val="multilevel"/>
    <w:tmpl w:val="17321B40"/>
    <w:lvl w:ilvl="0">
      <w:start w:val="6"/>
      <w:numFmt w:val="decimal"/>
      <w:lvlText w:val="%1."/>
      <w:lvlJc w:val="left"/>
      <w:pPr>
        <w:tabs>
          <w:tab w:val="num" w:pos="1125"/>
        </w:tabs>
        <w:ind w:left="1125" w:hanging="1125"/>
      </w:pPr>
      <w:rPr>
        <w:rFonts w:hint="default"/>
      </w:rPr>
    </w:lvl>
    <w:lvl w:ilvl="1">
      <w:start w:val="2"/>
      <w:numFmt w:val="decimal"/>
      <w:lvlText w:val="%1.%2."/>
      <w:lvlJc w:val="left"/>
      <w:pPr>
        <w:tabs>
          <w:tab w:val="num" w:pos="1125"/>
        </w:tabs>
        <w:ind w:left="1125" w:hanging="1125"/>
      </w:pPr>
      <w:rPr>
        <w:rFonts w:hint="default"/>
      </w:rPr>
    </w:lvl>
    <w:lvl w:ilvl="2">
      <w:start w:val="8"/>
      <w:numFmt w:val="decimal"/>
      <w:lvlText w:val="%1.%2.%3."/>
      <w:lvlJc w:val="left"/>
      <w:pPr>
        <w:tabs>
          <w:tab w:val="num" w:pos="1125"/>
        </w:tabs>
        <w:ind w:left="1125" w:hanging="1125"/>
      </w:pPr>
      <w:rPr>
        <w:rFonts w:hint="default"/>
      </w:rPr>
    </w:lvl>
    <w:lvl w:ilvl="3">
      <w:start w:val="2"/>
      <w:numFmt w:val="decimal"/>
      <w:lvlText w:val="%1.%2.%3.%4."/>
      <w:lvlJc w:val="left"/>
      <w:pPr>
        <w:tabs>
          <w:tab w:val="num" w:pos="1125"/>
        </w:tabs>
        <w:ind w:left="1125" w:hanging="1125"/>
      </w:pPr>
      <w:rPr>
        <w:rFonts w:hint="default"/>
      </w:rPr>
    </w:lvl>
    <w:lvl w:ilvl="4">
      <w:start w:val="1"/>
      <w:numFmt w:val="decimal"/>
      <w:lvlText w:val="%1.%2.%3.%4.%5."/>
      <w:lvlJc w:val="left"/>
      <w:pPr>
        <w:tabs>
          <w:tab w:val="num" w:pos="1125"/>
        </w:tabs>
        <w:ind w:left="1125" w:hanging="1125"/>
      </w:pPr>
      <w:rPr>
        <w:rFonts w:hint="default"/>
      </w:rPr>
    </w:lvl>
    <w:lvl w:ilvl="5">
      <w:start w:val="1"/>
      <w:numFmt w:val="decimal"/>
      <w:lvlText w:val="%1.%2.%3.%4.%5.%6."/>
      <w:lvlJc w:val="left"/>
      <w:pPr>
        <w:tabs>
          <w:tab w:val="num" w:pos="1125"/>
        </w:tabs>
        <w:ind w:left="1125" w:hanging="1125"/>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6">
    <w:nsid w:val="588B1283"/>
    <w:multiLevelType w:val="multilevel"/>
    <w:tmpl w:val="DCEA9100"/>
    <w:lvl w:ilvl="0">
      <w:start w:val="1"/>
      <w:numFmt w:val="decimal"/>
      <w:lvlText w:val="%1."/>
      <w:lvlJc w:val="left"/>
      <w:pPr>
        <w:tabs>
          <w:tab w:val="num" w:pos="660"/>
        </w:tabs>
        <w:ind w:left="660" w:hanging="660"/>
      </w:pPr>
      <w:rPr>
        <w:rFonts w:hint="default"/>
      </w:rPr>
    </w:lvl>
    <w:lvl w:ilvl="1">
      <w:start w:val="19"/>
      <w:numFmt w:val="decimal"/>
      <w:lvlText w:val="%1.%2."/>
      <w:lvlJc w:val="left"/>
      <w:pPr>
        <w:tabs>
          <w:tab w:val="num" w:pos="660"/>
        </w:tabs>
        <w:ind w:left="660" w:hanging="660"/>
      </w:pPr>
      <w:rPr>
        <w:rFonts w:hint="default"/>
      </w:rPr>
    </w:lvl>
    <w:lvl w:ilvl="2">
      <w:start w:val="9"/>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7">
    <w:nsid w:val="5F157A55"/>
    <w:multiLevelType w:val="multilevel"/>
    <w:tmpl w:val="A0CA16C0"/>
    <w:lvl w:ilvl="0">
      <w:start w:val="6"/>
      <w:numFmt w:val="decimal"/>
      <w:lvlText w:val="%1."/>
      <w:lvlJc w:val="left"/>
      <w:pPr>
        <w:tabs>
          <w:tab w:val="num" w:pos="1440"/>
        </w:tabs>
        <w:ind w:left="1440" w:hanging="1440"/>
      </w:pPr>
      <w:rPr>
        <w:rFonts w:hint="default"/>
        <w:u w:val="none"/>
      </w:rPr>
    </w:lvl>
    <w:lvl w:ilvl="1">
      <w:start w:val="9"/>
      <w:numFmt w:val="decimal"/>
      <w:lvlText w:val="%1.%2."/>
      <w:lvlJc w:val="left"/>
      <w:pPr>
        <w:tabs>
          <w:tab w:val="num" w:pos="1440"/>
        </w:tabs>
        <w:ind w:left="1440" w:hanging="1440"/>
      </w:pPr>
      <w:rPr>
        <w:rFonts w:hint="default"/>
        <w:u w:val="none"/>
      </w:rPr>
    </w:lvl>
    <w:lvl w:ilvl="2">
      <w:start w:val="9"/>
      <w:numFmt w:val="decimal"/>
      <w:lvlText w:val="%1.%2.%3."/>
      <w:lvlJc w:val="left"/>
      <w:pPr>
        <w:tabs>
          <w:tab w:val="num" w:pos="1440"/>
        </w:tabs>
        <w:ind w:left="1440" w:hanging="1440"/>
      </w:pPr>
      <w:rPr>
        <w:rFonts w:hint="default"/>
        <w:u w:val="none"/>
      </w:rPr>
    </w:lvl>
    <w:lvl w:ilvl="3">
      <w:start w:val="1"/>
      <w:numFmt w:val="decimal"/>
      <w:lvlText w:val="%1.%2.%3.%4."/>
      <w:lvlJc w:val="left"/>
      <w:pPr>
        <w:tabs>
          <w:tab w:val="num" w:pos="1440"/>
        </w:tabs>
        <w:ind w:left="1440" w:hanging="1440"/>
      </w:pPr>
      <w:rPr>
        <w:rFonts w:hint="default"/>
        <w:u w:val="none"/>
      </w:rPr>
    </w:lvl>
    <w:lvl w:ilvl="4">
      <w:start w:val="1"/>
      <w:numFmt w:val="decimal"/>
      <w:lvlText w:val="%1.%2.%3.%4.%5."/>
      <w:lvlJc w:val="left"/>
      <w:pPr>
        <w:tabs>
          <w:tab w:val="num" w:pos="1440"/>
        </w:tabs>
        <w:ind w:left="1440" w:hanging="1440"/>
      </w:pPr>
      <w:rPr>
        <w:rFonts w:hint="default"/>
        <w:u w:val="none"/>
      </w:rPr>
    </w:lvl>
    <w:lvl w:ilvl="5">
      <w:start w:val="1"/>
      <w:numFmt w:val="decimal"/>
      <w:lvlText w:val="%1.%2.%3.%4.%5.%6."/>
      <w:lvlJc w:val="left"/>
      <w:pPr>
        <w:tabs>
          <w:tab w:val="num" w:pos="1440"/>
        </w:tabs>
        <w:ind w:left="1440" w:hanging="1440"/>
      </w:pPr>
      <w:rPr>
        <w:rFonts w:hint="default"/>
        <w:u w:val="none"/>
      </w:rPr>
    </w:lvl>
    <w:lvl w:ilvl="6">
      <w:start w:val="1"/>
      <w:numFmt w:val="decimal"/>
      <w:lvlText w:val="%1.%2.%3.%4.%5.%6.%7."/>
      <w:lvlJc w:val="left"/>
      <w:pPr>
        <w:tabs>
          <w:tab w:val="num" w:pos="1440"/>
        </w:tabs>
        <w:ind w:left="1440" w:hanging="1440"/>
      </w:pPr>
      <w:rPr>
        <w:rFonts w:hint="default"/>
        <w:u w:val="none"/>
      </w:rPr>
    </w:lvl>
    <w:lvl w:ilvl="7">
      <w:start w:val="1"/>
      <w:numFmt w:val="decimal"/>
      <w:lvlText w:val="%1.%2.%3.%4.%5.%6.%7.%8."/>
      <w:lvlJc w:val="left"/>
      <w:pPr>
        <w:tabs>
          <w:tab w:val="num" w:pos="1440"/>
        </w:tabs>
        <w:ind w:left="1440" w:hanging="1440"/>
      </w:pPr>
      <w:rPr>
        <w:rFonts w:hint="default"/>
        <w:u w:val="none"/>
      </w:rPr>
    </w:lvl>
    <w:lvl w:ilvl="8">
      <w:start w:val="1"/>
      <w:numFmt w:val="decimal"/>
      <w:lvlText w:val="%1.%2.%3.%4.%5.%6.%7.%8.%9."/>
      <w:lvlJc w:val="left"/>
      <w:pPr>
        <w:tabs>
          <w:tab w:val="num" w:pos="1800"/>
        </w:tabs>
        <w:ind w:left="1800" w:hanging="1800"/>
      </w:pPr>
      <w:rPr>
        <w:rFonts w:hint="default"/>
        <w:u w:val="none"/>
      </w:rPr>
    </w:lvl>
  </w:abstractNum>
  <w:abstractNum w:abstractNumId="38">
    <w:nsid w:val="5F3B1C67"/>
    <w:multiLevelType w:val="multilevel"/>
    <w:tmpl w:val="8690C0E8"/>
    <w:lvl w:ilvl="0">
      <w:start w:val="2"/>
      <w:numFmt w:val="decimal"/>
      <w:lvlText w:val="%1."/>
      <w:lvlJc w:val="left"/>
      <w:pPr>
        <w:tabs>
          <w:tab w:val="num" w:pos="360"/>
        </w:tabs>
        <w:ind w:left="360" w:hanging="360"/>
      </w:pPr>
      <w:rPr>
        <w:rFonts w:hint="default"/>
      </w:rPr>
    </w:lvl>
    <w:lvl w:ilvl="1">
      <w:start w:val="7"/>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39">
    <w:nsid w:val="64AC75EC"/>
    <w:multiLevelType w:val="multilevel"/>
    <w:tmpl w:val="6B88C008"/>
    <w:lvl w:ilvl="0">
      <w:start w:val="2"/>
      <w:numFmt w:val="decimal"/>
      <w:lvlText w:val="%1."/>
      <w:lvlJc w:val="left"/>
      <w:pPr>
        <w:tabs>
          <w:tab w:val="num" w:pos="360"/>
        </w:tabs>
        <w:ind w:left="360" w:hanging="360"/>
      </w:pPr>
      <w:rPr>
        <w:rFonts w:hint="default"/>
      </w:rPr>
    </w:lvl>
    <w:lvl w:ilvl="1">
      <w:start w:val="7"/>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2"/>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40">
    <w:nsid w:val="68862366"/>
    <w:multiLevelType w:val="hybridMultilevel"/>
    <w:tmpl w:val="523E6D94"/>
    <w:lvl w:ilvl="0" w:tplc="E24C15DA">
      <w:start w:val="1"/>
      <w:numFmt w:val="bullet"/>
      <w:pStyle w:val="Bullet2G"/>
      <w:lvlText w:val="•"/>
      <w:lvlJc w:val="left"/>
      <w:pPr>
        <w:tabs>
          <w:tab w:val="num" w:pos="2268"/>
        </w:tabs>
        <w:ind w:left="2268" w:hanging="170"/>
      </w:pPr>
      <w:rPr>
        <w:rFonts w:ascii="Times New Roman" w:hAnsi="Times New Roman" w:cs="Times New Roman" w:hint="default"/>
        <w:b w:val="0"/>
        <w:i w:val="0"/>
        <w:sz w:val="20"/>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1">
    <w:nsid w:val="691A5A04"/>
    <w:multiLevelType w:val="multilevel"/>
    <w:tmpl w:val="2D98645C"/>
    <w:lvl w:ilvl="0">
      <w:start w:val="6"/>
      <w:numFmt w:val="decimal"/>
      <w:lvlText w:val="%1."/>
      <w:lvlJc w:val="left"/>
      <w:pPr>
        <w:tabs>
          <w:tab w:val="num" w:pos="360"/>
        </w:tabs>
        <w:ind w:left="360" w:hanging="360"/>
      </w:pPr>
      <w:rPr>
        <w:rFonts w:hint="default"/>
      </w:rPr>
    </w:lvl>
    <w:lvl w:ilvl="1">
      <w:start w:val="9"/>
      <w:numFmt w:val="decimal"/>
      <w:lvlText w:val="%1.%2."/>
      <w:lvlJc w:val="left"/>
      <w:pPr>
        <w:tabs>
          <w:tab w:val="num" w:pos="360"/>
        </w:tabs>
        <w:ind w:left="360" w:hanging="360"/>
      </w:pPr>
      <w:rPr>
        <w:rFonts w:hint="default"/>
      </w:rPr>
    </w:lvl>
    <w:lvl w:ilvl="2">
      <w:start w:val="4"/>
      <w:numFmt w:val="decimal"/>
      <w:lvlText w:val="%1.%2.%3."/>
      <w:lvlJc w:val="left"/>
      <w:pPr>
        <w:tabs>
          <w:tab w:val="num" w:pos="720"/>
        </w:tabs>
        <w:ind w:left="720" w:hanging="720"/>
      </w:pPr>
      <w:rPr>
        <w:rFonts w:hint="default"/>
      </w:rPr>
    </w:lvl>
    <w:lvl w:ilvl="3">
      <w:start w:val="2"/>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2">
    <w:nsid w:val="745066CC"/>
    <w:multiLevelType w:val="multilevel"/>
    <w:tmpl w:val="F97460A4"/>
    <w:lvl w:ilvl="0">
      <w:start w:val="6"/>
      <w:numFmt w:val="decimal"/>
      <w:lvlText w:val="%1."/>
      <w:lvlJc w:val="left"/>
      <w:pPr>
        <w:tabs>
          <w:tab w:val="num" w:pos="1080"/>
        </w:tabs>
        <w:ind w:left="1080" w:hanging="1080"/>
      </w:pPr>
      <w:rPr>
        <w:rFonts w:hint="eastAsia"/>
      </w:rPr>
    </w:lvl>
    <w:lvl w:ilvl="1">
      <w:start w:val="20"/>
      <w:numFmt w:val="decimal"/>
      <w:lvlText w:val="%1.%2."/>
      <w:lvlJc w:val="left"/>
      <w:pPr>
        <w:tabs>
          <w:tab w:val="num" w:pos="1080"/>
        </w:tabs>
        <w:ind w:left="1080" w:hanging="1080"/>
      </w:pPr>
      <w:rPr>
        <w:rFonts w:hint="eastAsia"/>
      </w:rPr>
    </w:lvl>
    <w:lvl w:ilvl="2">
      <w:start w:val="7"/>
      <w:numFmt w:val="decimal"/>
      <w:lvlText w:val="%1.%2.%3."/>
      <w:lvlJc w:val="left"/>
      <w:pPr>
        <w:tabs>
          <w:tab w:val="num" w:pos="1080"/>
        </w:tabs>
        <w:ind w:left="1080" w:hanging="108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080"/>
        </w:tabs>
        <w:ind w:left="1080" w:hanging="1080"/>
      </w:pPr>
      <w:rPr>
        <w:rFonts w:hint="eastAsia"/>
      </w:rPr>
    </w:lvl>
    <w:lvl w:ilvl="6">
      <w:start w:val="1"/>
      <w:numFmt w:val="decimal"/>
      <w:lvlText w:val="%1.%2.%3.%4.%5.%6.%7."/>
      <w:lvlJc w:val="left"/>
      <w:pPr>
        <w:tabs>
          <w:tab w:val="num" w:pos="1080"/>
        </w:tabs>
        <w:ind w:left="1080" w:hanging="1080"/>
      </w:pPr>
      <w:rPr>
        <w:rFonts w:hint="eastAsia"/>
      </w:rPr>
    </w:lvl>
    <w:lvl w:ilvl="7">
      <w:start w:val="1"/>
      <w:numFmt w:val="decimal"/>
      <w:lvlText w:val="%1.%2.%3.%4.%5.%6.%7.%8."/>
      <w:lvlJc w:val="left"/>
      <w:pPr>
        <w:tabs>
          <w:tab w:val="num" w:pos="1080"/>
        </w:tabs>
        <w:ind w:left="1080" w:hanging="1080"/>
      </w:pPr>
      <w:rPr>
        <w:rFonts w:hint="eastAsia"/>
      </w:rPr>
    </w:lvl>
    <w:lvl w:ilvl="8">
      <w:start w:val="1"/>
      <w:numFmt w:val="decimal"/>
      <w:lvlText w:val="%1.%2.%3.%4.%5.%6.%7.%8.%9."/>
      <w:lvlJc w:val="left"/>
      <w:pPr>
        <w:tabs>
          <w:tab w:val="num" w:pos="1080"/>
        </w:tabs>
        <w:ind w:left="1080" w:hanging="1080"/>
      </w:pPr>
      <w:rPr>
        <w:rFonts w:hint="eastAsia"/>
      </w:rPr>
    </w:lvl>
  </w:abstractNum>
  <w:abstractNum w:abstractNumId="43">
    <w:nsid w:val="7D4B7F43"/>
    <w:multiLevelType w:val="multilevel"/>
    <w:tmpl w:val="06985B3A"/>
    <w:lvl w:ilvl="0">
      <w:start w:val="6"/>
      <w:numFmt w:val="decimal"/>
      <w:lvlText w:val="%1."/>
      <w:lvlJc w:val="left"/>
      <w:pPr>
        <w:tabs>
          <w:tab w:val="num" w:pos="1440"/>
        </w:tabs>
        <w:ind w:left="1440" w:hanging="1440"/>
      </w:pPr>
      <w:rPr>
        <w:rFonts w:hint="default"/>
      </w:rPr>
    </w:lvl>
    <w:lvl w:ilvl="1">
      <w:start w:val="6"/>
      <w:numFmt w:val="decimal"/>
      <w:lvlText w:val="%1.%2."/>
      <w:lvlJc w:val="left"/>
      <w:pPr>
        <w:tabs>
          <w:tab w:val="num" w:pos="1440"/>
        </w:tabs>
        <w:ind w:left="1440" w:hanging="1440"/>
      </w:pPr>
      <w:rPr>
        <w:rFonts w:hint="default"/>
      </w:rPr>
    </w:lvl>
    <w:lvl w:ilvl="2">
      <w:start w:val="1"/>
      <w:numFmt w:val="decimal"/>
      <w:lvlText w:val="%1.%2.%3."/>
      <w:lvlJc w:val="left"/>
      <w:pPr>
        <w:tabs>
          <w:tab w:val="num" w:pos="1440"/>
        </w:tabs>
        <w:ind w:left="1440" w:hanging="144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xmlns:w15="http://schemas.microsoft.com/office/word/2012/wordml" w:abstractNumId="44" w15:restartNumberingAfterBreak="0">
    <w:nsid w:val="02081682"/>
    <w:multiLevelType w:val="hybridMultilevel"/>
    <w:tmpl w:val="84C84BF2"/>
    <w:lvl w:ilvl="0" w:tplc="435E01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xmlns:w15="http://schemas.microsoft.com/office/word/2012/wordml" w:abstractNumId="45" w15:restartNumberingAfterBreak="0">
    <w:nsid w:val="04EED650"/>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2"/>
  </w:num>
  <w:num w:numId="2">
    <w:abstractNumId w:val="40"/>
  </w:num>
  <w:num w:numId="3">
    <w:abstractNumId w:val="1"/>
  </w:num>
  <w:num w:numId="4">
    <w:abstractNumId w:val="0"/>
  </w:num>
  <w:num w:numId="5">
    <w:abstractNumId w:val="2"/>
  </w:num>
  <w:num w:numId="6">
    <w:abstractNumId w:val="3"/>
  </w:num>
  <w:num w:numId="7">
    <w:abstractNumId w:val="8"/>
  </w:num>
  <w:num w:numId="8">
    <w:abstractNumId w:val="9"/>
  </w:num>
  <w:num w:numId="9">
    <w:abstractNumId w:val="7"/>
  </w:num>
  <w:num w:numId="10">
    <w:abstractNumId w:val="6"/>
  </w:num>
  <w:num w:numId="11">
    <w:abstractNumId w:val="5"/>
  </w:num>
  <w:num w:numId="12">
    <w:abstractNumId w:val="4"/>
  </w:num>
  <w:num w:numId="13">
    <w:abstractNumId w:val="27"/>
  </w:num>
  <w:num w:numId="14">
    <w:abstractNumId w:val="21"/>
  </w:num>
  <w:num w:numId="15">
    <w:abstractNumId w:val="11"/>
  </w:num>
  <w:num w:numId="16">
    <w:abstractNumId w:val="18"/>
  </w:num>
  <w:num w:numId="17">
    <w:abstractNumId w:val="29"/>
  </w:num>
  <w:num w:numId="18">
    <w:abstractNumId w:val="19"/>
  </w:num>
  <w:num w:numId="19">
    <w:abstractNumId w:val="10"/>
    <w:lvlOverride w:ilvl="0">
      <w:lvl w:ilvl="0">
        <w:numFmt w:val="bullet"/>
        <w:lvlText w:val=""/>
        <w:legacy w:legacy="1" w:legacySpace="0" w:legacyIndent="2160"/>
        <w:lvlJc w:val="left"/>
        <w:pPr>
          <w:ind w:left="5040" w:hanging="2160"/>
        </w:pPr>
        <w:rPr>
          <w:rFonts w:ascii="WP MathA" w:hAnsi="WP MathA" w:hint="default"/>
        </w:rPr>
      </w:lvl>
    </w:lvlOverride>
  </w:num>
  <w:num w:numId="20">
    <w:abstractNumId w:val="42"/>
  </w:num>
  <w:num w:numId="21">
    <w:abstractNumId w:val="28"/>
  </w:num>
  <w:num w:numId="22">
    <w:abstractNumId w:val="38"/>
  </w:num>
  <w:num w:numId="23">
    <w:abstractNumId w:val="14"/>
  </w:num>
  <w:num w:numId="24">
    <w:abstractNumId w:val="39"/>
  </w:num>
  <w:num w:numId="25">
    <w:abstractNumId w:val="13"/>
  </w:num>
  <w:num w:numId="26">
    <w:abstractNumId w:val="30"/>
  </w:num>
  <w:num w:numId="27">
    <w:abstractNumId w:val="34"/>
  </w:num>
  <w:num w:numId="28">
    <w:abstractNumId w:val="33"/>
  </w:num>
  <w:num w:numId="29">
    <w:abstractNumId w:val="37"/>
  </w:num>
  <w:num w:numId="30">
    <w:abstractNumId w:val="43"/>
  </w:num>
  <w:num w:numId="31">
    <w:abstractNumId w:val="20"/>
  </w:num>
  <w:num w:numId="32">
    <w:abstractNumId w:val="41"/>
  </w:num>
  <w:num w:numId="33">
    <w:abstractNumId w:val="24"/>
  </w:num>
  <w:num w:numId="34">
    <w:abstractNumId w:val="31"/>
  </w:num>
  <w:num w:numId="35">
    <w:abstractNumId w:val="36"/>
  </w:num>
  <w:num w:numId="36">
    <w:abstractNumId w:val="22"/>
  </w:num>
  <w:num w:numId="37">
    <w:abstractNumId w:val="15"/>
  </w:num>
  <w:num w:numId="38">
    <w:abstractNumId w:val="26"/>
  </w:num>
  <w:num w:numId="39">
    <w:abstractNumId w:val="17"/>
  </w:num>
  <w:num w:numId="40">
    <w:abstractNumId w:val="35"/>
  </w:num>
  <w:num w:numId="41">
    <w:abstractNumId w:val="32"/>
  </w:num>
  <w:num w:numId="42">
    <w:abstractNumId w:val="23"/>
  </w:num>
  <w:num w:numId="43">
    <w:abstractNumId w:val="25"/>
  </w:num>
  <w:num w:numId="45">
    <w:abstractNumId w:val="44"/>
  </w:num>
  <w:num w:numId="46">
    <w:abstractNumId w:val="44"/>
    <w:lvlOverride w:ilvl="0">
      <w:startOverride w:val="1"/>
    </w:lvlOverride>
  </w:num>
  <w:num w:numId="47">
    <w:abstractNumId w:val="44"/>
    <w:lvlOverride w:ilvl="0">
      <w:startOverride w:val="1"/>
    </w:lvlOverride>
    <w:lvlOverride w:ilvl="0">
      <w:startOverride w:val="1"/>
    </w:lvlOverride>
  </w:num>
  <w:num w:numId="48">
    <w:abstractNumId w:val="45"/>
  </w:num>
  <w:num w:numId="44">
    <w:abstractNumId w:val="1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activeWritingStyle w:appName="MSWord" w:lang="de-DE" w:vendorID="64" w:dllVersion="131078" w:nlCheck="1" w:checkStyle="1"/>
  <w:activeWritingStyle w:appName="MSWord" w:lang="fr-CH" w:vendorID="64" w:dllVersion="131078" w:nlCheck="1" w:checkStyle="1"/>
  <w:activeWritingStyle w:appName="MSWord" w:lang="es-ES_tradnl" w:vendorID="64" w:dllVersion="131078" w:nlCheck="1" w:checkStyle="1"/>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NotTrackFormatting/>
  <w:defaultTabStop w:val="567"/>
  <w:hyphenationZone w:val="357"/>
  <w:doNotHyphenateCaps/>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numRestart w:val="eachSect"/>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6E61"/>
    <w:rsid w:val="00003338"/>
    <w:rsid w:val="000060D9"/>
    <w:rsid w:val="00013E7E"/>
    <w:rsid w:val="000140D3"/>
    <w:rsid w:val="000172F7"/>
    <w:rsid w:val="00020832"/>
    <w:rsid w:val="000260DA"/>
    <w:rsid w:val="000268FE"/>
    <w:rsid w:val="00034159"/>
    <w:rsid w:val="0003515B"/>
    <w:rsid w:val="00043A7A"/>
    <w:rsid w:val="00047E38"/>
    <w:rsid w:val="00050F6B"/>
    <w:rsid w:val="00052CB4"/>
    <w:rsid w:val="00055DFB"/>
    <w:rsid w:val="00062776"/>
    <w:rsid w:val="00063B59"/>
    <w:rsid w:val="0007059E"/>
    <w:rsid w:val="00072C8C"/>
    <w:rsid w:val="00080048"/>
    <w:rsid w:val="00091575"/>
    <w:rsid w:val="000931C0"/>
    <w:rsid w:val="00097517"/>
    <w:rsid w:val="000975CF"/>
    <w:rsid w:val="000A10E5"/>
    <w:rsid w:val="000B175B"/>
    <w:rsid w:val="000B2319"/>
    <w:rsid w:val="000B3A0F"/>
    <w:rsid w:val="000B67CF"/>
    <w:rsid w:val="000B6B12"/>
    <w:rsid w:val="000B6CFE"/>
    <w:rsid w:val="000B76BD"/>
    <w:rsid w:val="000C15FE"/>
    <w:rsid w:val="000C6A09"/>
    <w:rsid w:val="000D0917"/>
    <w:rsid w:val="000D4226"/>
    <w:rsid w:val="000E0415"/>
    <w:rsid w:val="000E18DD"/>
    <w:rsid w:val="000E6287"/>
    <w:rsid w:val="000E6D44"/>
    <w:rsid w:val="000E7E0E"/>
    <w:rsid w:val="000F3190"/>
    <w:rsid w:val="000F40A2"/>
    <w:rsid w:val="0010306F"/>
    <w:rsid w:val="00103411"/>
    <w:rsid w:val="00105D11"/>
    <w:rsid w:val="00105DC0"/>
    <w:rsid w:val="00107E7F"/>
    <w:rsid w:val="0011126D"/>
    <w:rsid w:val="00120EFC"/>
    <w:rsid w:val="001210FC"/>
    <w:rsid w:val="001220B8"/>
    <w:rsid w:val="00126137"/>
    <w:rsid w:val="00130423"/>
    <w:rsid w:val="00130961"/>
    <w:rsid w:val="00134D18"/>
    <w:rsid w:val="00140CE0"/>
    <w:rsid w:val="00140D4A"/>
    <w:rsid w:val="00141408"/>
    <w:rsid w:val="00141AC0"/>
    <w:rsid w:val="00142C96"/>
    <w:rsid w:val="0014592F"/>
    <w:rsid w:val="00145C01"/>
    <w:rsid w:val="00147BD7"/>
    <w:rsid w:val="00156E61"/>
    <w:rsid w:val="00172AFD"/>
    <w:rsid w:val="00173567"/>
    <w:rsid w:val="00174022"/>
    <w:rsid w:val="00176344"/>
    <w:rsid w:val="001773A6"/>
    <w:rsid w:val="0019137B"/>
    <w:rsid w:val="00193835"/>
    <w:rsid w:val="001978DC"/>
    <w:rsid w:val="001A0055"/>
    <w:rsid w:val="001A024B"/>
    <w:rsid w:val="001A13FE"/>
    <w:rsid w:val="001A16E3"/>
    <w:rsid w:val="001A28C5"/>
    <w:rsid w:val="001B194A"/>
    <w:rsid w:val="001B1C24"/>
    <w:rsid w:val="001B4B04"/>
    <w:rsid w:val="001B4C6E"/>
    <w:rsid w:val="001C0A64"/>
    <w:rsid w:val="001C1385"/>
    <w:rsid w:val="001C2277"/>
    <w:rsid w:val="001C4F0A"/>
    <w:rsid w:val="001C6663"/>
    <w:rsid w:val="001C7895"/>
    <w:rsid w:val="001D26DF"/>
    <w:rsid w:val="001D3BAB"/>
    <w:rsid w:val="001E51A1"/>
    <w:rsid w:val="001E61C7"/>
    <w:rsid w:val="001F3491"/>
    <w:rsid w:val="001F4347"/>
    <w:rsid w:val="001F5248"/>
    <w:rsid w:val="0020671E"/>
    <w:rsid w:val="00206ACE"/>
    <w:rsid w:val="00211E0B"/>
    <w:rsid w:val="00222E55"/>
    <w:rsid w:val="002245C1"/>
    <w:rsid w:val="00226B12"/>
    <w:rsid w:val="00233CC7"/>
    <w:rsid w:val="0023459A"/>
    <w:rsid w:val="00237A68"/>
    <w:rsid w:val="002405A7"/>
    <w:rsid w:val="00241287"/>
    <w:rsid w:val="002458F3"/>
    <w:rsid w:val="0025221C"/>
    <w:rsid w:val="002528D1"/>
    <w:rsid w:val="002553C1"/>
    <w:rsid w:val="002555CE"/>
    <w:rsid w:val="00255A0C"/>
    <w:rsid w:val="00257332"/>
    <w:rsid w:val="00260C4F"/>
    <w:rsid w:val="00261491"/>
    <w:rsid w:val="002651E1"/>
    <w:rsid w:val="002655E4"/>
    <w:rsid w:val="00267B3E"/>
    <w:rsid w:val="00270CFC"/>
    <w:rsid w:val="00271526"/>
    <w:rsid w:val="002761FB"/>
    <w:rsid w:val="00277FFC"/>
    <w:rsid w:val="002802CD"/>
    <w:rsid w:val="002820A7"/>
    <w:rsid w:val="0029384F"/>
    <w:rsid w:val="00295C98"/>
    <w:rsid w:val="002A0847"/>
    <w:rsid w:val="002B29A9"/>
    <w:rsid w:val="002B4A62"/>
    <w:rsid w:val="002B74C8"/>
    <w:rsid w:val="002C4999"/>
    <w:rsid w:val="002C5025"/>
    <w:rsid w:val="002C63DC"/>
    <w:rsid w:val="002D33E0"/>
    <w:rsid w:val="002D4AC8"/>
    <w:rsid w:val="002D77D4"/>
    <w:rsid w:val="002F1530"/>
    <w:rsid w:val="002F50F7"/>
    <w:rsid w:val="003006CF"/>
    <w:rsid w:val="00304AB2"/>
    <w:rsid w:val="00306EF8"/>
    <w:rsid w:val="003107FA"/>
    <w:rsid w:val="00312DC1"/>
    <w:rsid w:val="00314656"/>
    <w:rsid w:val="00316112"/>
    <w:rsid w:val="00316B0B"/>
    <w:rsid w:val="00321127"/>
    <w:rsid w:val="00321630"/>
    <w:rsid w:val="003229D8"/>
    <w:rsid w:val="003229DF"/>
    <w:rsid w:val="00327D7F"/>
    <w:rsid w:val="00330372"/>
    <w:rsid w:val="003316B3"/>
    <w:rsid w:val="003343C7"/>
    <w:rsid w:val="00335032"/>
    <w:rsid w:val="0033649E"/>
    <w:rsid w:val="0033745A"/>
    <w:rsid w:val="003406B0"/>
    <w:rsid w:val="00356EBE"/>
    <w:rsid w:val="00361829"/>
    <w:rsid w:val="003646E0"/>
    <w:rsid w:val="003719A2"/>
    <w:rsid w:val="0037286F"/>
    <w:rsid w:val="00373555"/>
    <w:rsid w:val="00376BF8"/>
    <w:rsid w:val="0038566A"/>
    <w:rsid w:val="00385790"/>
    <w:rsid w:val="00385C6A"/>
    <w:rsid w:val="00386B39"/>
    <w:rsid w:val="003920C2"/>
    <w:rsid w:val="0039277A"/>
    <w:rsid w:val="00395C8E"/>
    <w:rsid w:val="003972E0"/>
    <w:rsid w:val="003A3812"/>
    <w:rsid w:val="003A45FA"/>
    <w:rsid w:val="003A5ACD"/>
    <w:rsid w:val="003A6A1F"/>
    <w:rsid w:val="003C2CC4"/>
    <w:rsid w:val="003C3936"/>
    <w:rsid w:val="003C3D37"/>
    <w:rsid w:val="003C4B3E"/>
    <w:rsid w:val="003C5BCB"/>
    <w:rsid w:val="003D2D45"/>
    <w:rsid w:val="003D4B23"/>
    <w:rsid w:val="003E578D"/>
    <w:rsid w:val="003F1ED3"/>
    <w:rsid w:val="00404D63"/>
    <w:rsid w:val="0041330A"/>
    <w:rsid w:val="00417D29"/>
    <w:rsid w:val="00425EEB"/>
    <w:rsid w:val="00425F35"/>
    <w:rsid w:val="004325CB"/>
    <w:rsid w:val="00433C13"/>
    <w:rsid w:val="00434899"/>
    <w:rsid w:val="0044167E"/>
    <w:rsid w:val="00446DE4"/>
    <w:rsid w:val="00450EC0"/>
    <w:rsid w:val="00452BE4"/>
    <w:rsid w:val="0045682B"/>
    <w:rsid w:val="00460EE9"/>
    <w:rsid w:val="004610EA"/>
    <w:rsid w:val="00467245"/>
    <w:rsid w:val="004923D0"/>
    <w:rsid w:val="004A2088"/>
    <w:rsid w:val="004A2DA1"/>
    <w:rsid w:val="004A41CA"/>
    <w:rsid w:val="004B166A"/>
    <w:rsid w:val="004B48FE"/>
    <w:rsid w:val="004C5076"/>
    <w:rsid w:val="004D2F4D"/>
    <w:rsid w:val="004D4E66"/>
    <w:rsid w:val="004D6ADD"/>
    <w:rsid w:val="004E5802"/>
    <w:rsid w:val="004F3AA4"/>
    <w:rsid w:val="004F48E7"/>
    <w:rsid w:val="004F5C3C"/>
    <w:rsid w:val="00503228"/>
    <w:rsid w:val="00505384"/>
    <w:rsid w:val="0050574C"/>
    <w:rsid w:val="00513CED"/>
    <w:rsid w:val="005140B1"/>
    <w:rsid w:val="005212BF"/>
    <w:rsid w:val="0052249B"/>
    <w:rsid w:val="0053332A"/>
    <w:rsid w:val="0054000E"/>
    <w:rsid w:val="005420F2"/>
    <w:rsid w:val="00547B0B"/>
    <w:rsid w:val="00553461"/>
    <w:rsid w:val="00553CD9"/>
    <w:rsid w:val="00555A30"/>
    <w:rsid w:val="005608E7"/>
    <w:rsid w:val="005755D8"/>
    <w:rsid w:val="0057726C"/>
    <w:rsid w:val="0058003B"/>
    <w:rsid w:val="00580F50"/>
    <w:rsid w:val="0058263F"/>
    <w:rsid w:val="005853E6"/>
    <w:rsid w:val="00593904"/>
    <w:rsid w:val="005969C1"/>
    <w:rsid w:val="005B2911"/>
    <w:rsid w:val="005B3DB3"/>
    <w:rsid w:val="005B4927"/>
    <w:rsid w:val="005C4134"/>
    <w:rsid w:val="005C5E1F"/>
    <w:rsid w:val="005C78E0"/>
    <w:rsid w:val="005D11F0"/>
    <w:rsid w:val="005D45F5"/>
    <w:rsid w:val="005D4944"/>
    <w:rsid w:val="005D6276"/>
    <w:rsid w:val="005D6513"/>
    <w:rsid w:val="005E0D9C"/>
    <w:rsid w:val="00603268"/>
    <w:rsid w:val="00603943"/>
    <w:rsid w:val="00611FC4"/>
    <w:rsid w:val="00613A48"/>
    <w:rsid w:val="00614632"/>
    <w:rsid w:val="006176FB"/>
    <w:rsid w:val="00617748"/>
    <w:rsid w:val="00617975"/>
    <w:rsid w:val="00627ED0"/>
    <w:rsid w:val="0063247E"/>
    <w:rsid w:val="0063675A"/>
    <w:rsid w:val="00640269"/>
    <w:rsid w:val="00640B26"/>
    <w:rsid w:val="0064490E"/>
    <w:rsid w:val="00653DF5"/>
    <w:rsid w:val="00656AC8"/>
    <w:rsid w:val="00657E11"/>
    <w:rsid w:val="00662D7E"/>
    <w:rsid w:val="00665595"/>
    <w:rsid w:val="00670842"/>
    <w:rsid w:val="0067557E"/>
    <w:rsid w:val="00675BD9"/>
    <w:rsid w:val="00682F19"/>
    <w:rsid w:val="00684558"/>
    <w:rsid w:val="00686CBD"/>
    <w:rsid w:val="00687E53"/>
    <w:rsid w:val="00690D0E"/>
    <w:rsid w:val="00693B3A"/>
    <w:rsid w:val="0069483F"/>
    <w:rsid w:val="00695E6D"/>
    <w:rsid w:val="006A2562"/>
    <w:rsid w:val="006A7392"/>
    <w:rsid w:val="006B52BC"/>
    <w:rsid w:val="006B6D4D"/>
    <w:rsid w:val="006C5876"/>
    <w:rsid w:val="006D4DFC"/>
    <w:rsid w:val="006E2D17"/>
    <w:rsid w:val="006E564B"/>
    <w:rsid w:val="006F6BB7"/>
    <w:rsid w:val="00706656"/>
    <w:rsid w:val="0072632A"/>
    <w:rsid w:val="007310FE"/>
    <w:rsid w:val="00733FC9"/>
    <w:rsid w:val="007346ED"/>
    <w:rsid w:val="00740DF5"/>
    <w:rsid w:val="00743CD6"/>
    <w:rsid w:val="007456A8"/>
    <w:rsid w:val="00755789"/>
    <w:rsid w:val="00760A75"/>
    <w:rsid w:val="00774CB6"/>
    <w:rsid w:val="00776A97"/>
    <w:rsid w:val="00782EFC"/>
    <w:rsid w:val="00790F4B"/>
    <w:rsid w:val="0079101D"/>
    <w:rsid w:val="00792FE1"/>
    <w:rsid w:val="00797037"/>
    <w:rsid w:val="007A3A29"/>
    <w:rsid w:val="007A5856"/>
    <w:rsid w:val="007A6F66"/>
    <w:rsid w:val="007B14D1"/>
    <w:rsid w:val="007B2D7E"/>
    <w:rsid w:val="007B6BA5"/>
    <w:rsid w:val="007B7735"/>
    <w:rsid w:val="007C1324"/>
    <w:rsid w:val="007C140C"/>
    <w:rsid w:val="007C3390"/>
    <w:rsid w:val="007C4F4B"/>
    <w:rsid w:val="007C6A68"/>
    <w:rsid w:val="007D2CE5"/>
    <w:rsid w:val="007D46DB"/>
    <w:rsid w:val="007E14EF"/>
    <w:rsid w:val="007E4F21"/>
    <w:rsid w:val="007E62FC"/>
    <w:rsid w:val="007E77FA"/>
    <w:rsid w:val="007F0B83"/>
    <w:rsid w:val="007F2B6E"/>
    <w:rsid w:val="007F3E40"/>
    <w:rsid w:val="007F6611"/>
    <w:rsid w:val="007F7D8C"/>
    <w:rsid w:val="007F7E76"/>
    <w:rsid w:val="008033F5"/>
    <w:rsid w:val="00805310"/>
    <w:rsid w:val="00805BEB"/>
    <w:rsid w:val="00807B52"/>
    <w:rsid w:val="00810761"/>
    <w:rsid w:val="00810FFD"/>
    <w:rsid w:val="00813415"/>
    <w:rsid w:val="00814729"/>
    <w:rsid w:val="008175E9"/>
    <w:rsid w:val="008232AF"/>
    <w:rsid w:val="008242D7"/>
    <w:rsid w:val="00827E05"/>
    <w:rsid w:val="008311A3"/>
    <w:rsid w:val="0084390F"/>
    <w:rsid w:val="00845570"/>
    <w:rsid w:val="00846B09"/>
    <w:rsid w:val="00846E21"/>
    <w:rsid w:val="00850199"/>
    <w:rsid w:val="00860409"/>
    <w:rsid w:val="00864E92"/>
    <w:rsid w:val="00865D69"/>
    <w:rsid w:val="0087017E"/>
    <w:rsid w:val="00870C15"/>
    <w:rsid w:val="00871FD5"/>
    <w:rsid w:val="00876E4E"/>
    <w:rsid w:val="00884B72"/>
    <w:rsid w:val="00891B95"/>
    <w:rsid w:val="00894544"/>
    <w:rsid w:val="00894651"/>
    <w:rsid w:val="008970FA"/>
    <w:rsid w:val="008979B1"/>
    <w:rsid w:val="008A04B4"/>
    <w:rsid w:val="008A19AC"/>
    <w:rsid w:val="008A43AD"/>
    <w:rsid w:val="008A4D78"/>
    <w:rsid w:val="008A676B"/>
    <w:rsid w:val="008A6B25"/>
    <w:rsid w:val="008A6C4F"/>
    <w:rsid w:val="008B2F7B"/>
    <w:rsid w:val="008B42AF"/>
    <w:rsid w:val="008B476F"/>
    <w:rsid w:val="008B4A2F"/>
    <w:rsid w:val="008B577A"/>
    <w:rsid w:val="008B6ACD"/>
    <w:rsid w:val="008C38EA"/>
    <w:rsid w:val="008C4DA7"/>
    <w:rsid w:val="008D2B2A"/>
    <w:rsid w:val="008D47EB"/>
    <w:rsid w:val="008D500F"/>
    <w:rsid w:val="008E0E46"/>
    <w:rsid w:val="008F256E"/>
    <w:rsid w:val="008F67AA"/>
    <w:rsid w:val="008F72A7"/>
    <w:rsid w:val="008F7832"/>
    <w:rsid w:val="00904188"/>
    <w:rsid w:val="00907AD2"/>
    <w:rsid w:val="00913C8B"/>
    <w:rsid w:val="00916CD5"/>
    <w:rsid w:val="0092047C"/>
    <w:rsid w:val="00923584"/>
    <w:rsid w:val="00924E21"/>
    <w:rsid w:val="0092640F"/>
    <w:rsid w:val="00931A00"/>
    <w:rsid w:val="00932086"/>
    <w:rsid w:val="0094654C"/>
    <w:rsid w:val="00952852"/>
    <w:rsid w:val="00954131"/>
    <w:rsid w:val="00955368"/>
    <w:rsid w:val="009625A8"/>
    <w:rsid w:val="00962D77"/>
    <w:rsid w:val="00963CBA"/>
    <w:rsid w:val="00963EC8"/>
    <w:rsid w:val="009650CF"/>
    <w:rsid w:val="0096587C"/>
    <w:rsid w:val="0097006A"/>
    <w:rsid w:val="0097275E"/>
    <w:rsid w:val="00972C21"/>
    <w:rsid w:val="00974A8D"/>
    <w:rsid w:val="00977752"/>
    <w:rsid w:val="00990E51"/>
    <w:rsid w:val="00991261"/>
    <w:rsid w:val="00992D6C"/>
    <w:rsid w:val="00993841"/>
    <w:rsid w:val="00993AF2"/>
    <w:rsid w:val="00997C90"/>
    <w:rsid w:val="009A28A5"/>
    <w:rsid w:val="009A2FA3"/>
    <w:rsid w:val="009A5005"/>
    <w:rsid w:val="009B19C8"/>
    <w:rsid w:val="009B223B"/>
    <w:rsid w:val="009B235A"/>
    <w:rsid w:val="009C1000"/>
    <w:rsid w:val="009C1CB5"/>
    <w:rsid w:val="009C24B7"/>
    <w:rsid w:val="009C2AA1"/>
    <w:rsid w:val="009C3507"/>
    <w:rsid w:val="009D26A1"/>
    <w:rsid w:val="009D4A74"/>
    <w:rsid w:val="009E2307"/>
    <w:rsid w:val="009E3202"/>
    <w:rsid w:val="009E77F2"/>
    <w:rsid w:val="009F3A17"/>
    <w:rsid w:val="009F4BFB"/>
    <w:rsid w:val="00A010E8"/>
    <w:rsid w:val="00A05630"/>
    <w:rsid w:val="00A06352"/>
    <w:rsid w:val="00A137D8"/>
    <w:rsid w:val="00A1427D"/>
    <w:rsid w:val="00A15C2D"/>
    <w:rsid w:val="00A17F83"/>
    <w:rsid w:val="00A24233"/>
    <w:rsid w:val="00A35E7E"/>
    <w:rsid w:val="00A41177"/>
    <w:rsid w:val="00A42311"/>
    <w:rsid w:val="00A4316E"/>
    <w:rsid w:val="00A43D3D"/>
    <w:rsid w:val="00A56277"/>
    <w:rsid w:val="00A64109"/>
    <w:rsid w:val="00A72716"/>
    <w:rsid w:val="00A72F22"/>
    <w:rsid w:val="00A73C71"/>
    <w:rsid w:val="00A748A6"/>
    <w:rsid w:val="00A753AA"/>
    <w:rsid w:val="00A76650"/>
    <w:rsid w:val="00A85956"/>
    <w:rsid w:val="00A879A4"/>
    <w:rsid w:val="00A96785"/>
    <w:rsid w:val="00AA0F0C"/>
    <w:rsid w:val="00AA2D60"/>
    <w:rsid w:val="00AA5A96"/>
    <w:rsid w:val="00AA705E"/>
    <w:rsid w:val="00AA7298"/>
    <w:rsid w:val="00AB0208"/>
    <w:rsid w:val="00AB0DD0"/>
    <w:rsid w:val="00AC129F"/>
    <w:rsid w:val="00AC1C03"/>
    <w:rsid w:val="00AC1C96"/>
    <w:rsid w:val="00AC395C"/>
    <w:rsid w:val="00AC4624"/>
    <w:rsid w:val="00AD1EB1"/>
    <w:rsid w:val="00AD5E7B"/>
    <w:rsid w:val="00AD64E6"/>
    <w:rsid w:val="00AD6B1B"/>
    <w:rsid w:val="00AE1909"/>
    <w:rsid w:val="00AE5124"/>
    <w:rsid w:val="00AE6A86"/>
    <w:rsid w:val="00AF35F7"/>
    <w:rsid w:val="00AF3D10"/>
    <w:rsid w:val="00AF6124"/>
    <w:rsid w:val="00AF65BA"/>
    <w:rsid w:val="00AF715F"/>
    <w:rsid w:val="00B00CA4"/>
    <w:rsid w:val="00B029EA"/>
    <w:rsid w:val="00B03A45"/>
    <w:rsid w:val="00B0429D"/>
    <w:rsid w:val="00B04673"/>
    <w:rsid w:val="00B11ECC"/>
    <w:rsid w:val="00B144D8"/>
    <w:rsid w:val="00B20359"/>
    <w:rsid w:val="00B27C57"/>
    <w:rsid w:val="00B30179"/>
    <w:rsid w:val="00B3101E"/>
    <w:rsid w:val="00B32E6D"/>
    <w:rsid w:val="00B33EC0"/>
    <w:rsid w:val="00B42753"/>
    <w:rsid w:val="00B43E62"/>
    <w:rsid w:val="00B45040"/>
    <w:rsid w:val="00B46F39"/>
    <w:rsid w:val="00B507F7"/>
    <w:rsid w:val="00B548EE"/>
    <w:rsid w:val="00B624BC"/>
    <w:rsid w:val="00B62FB9"/>
    <w:rsid w:val="00B640C6"/>
    <w:rsid w:val="00B734CB"/>
    <w:rsid w:val="00B75752"/>
    <w:rsid w:val="00B81E12"/>
    <w:rsid w:val="00B85082"/>
    <w:rsid w:val="00B86BB8"/>
    <w:rsid w:val="00B9293D"/>
    <w:rsid w:val="00BA33A5"/>
    <w:rsid w:val="00BA4BDA"/>
    <w:rsid w:val="00BB5519"/>
    <w:rsid w:val="00BC74E9"/>
    <w:rsid w:val="00BD2146"/>
    <w:rsid w:val="00BD254C"/>
    <w:rsid w:val="00BD2FF9"/>
    <w:rsid w:val="00BE164E"/>
    <w:rsid w:val="00BE1F59"/>
    <w:rsid w:val="00BE4F74"/>
    <w:rsid w:val="00BE618E"/>
    <w:rsid w:val="00BF1DE5"/>
    <w:rsid w:val="00BF4009"/>
    <w:rsid w:val="00C02A51"/>
    <w:rsid w:val="00C02AF8"/>
    <w:rsid w:val="00C03A6B"/>
    <w:rsid w:val="00C07B4E"/>
    <w:rsid w:val="00C11837"/>
    <w:rsid w:val="00C143BD"/>
    <w:rsid w:val="00C17699"/>
    <w:rsid w:val="00C201DD"/>
    <w:rsid w:val="00C213CB"/>
    <w:rsid w:val="00C314F3"/>
    <w:rsid w:val="00C340F0"/>
    <w:rsid w:val="00C345A1"/>
    <w:rsid w:val="00C34743"/>
    <w:rsid w:val="00C362EB"/>
    <w:rsid w:val="00C407E7"/>
    <w:rsid w:val="00C41A28"/>
    <w:rsid w:val="00C4314F"/>
    <w:rsid w:val="00C44214"/>
    <w:rsid w:val="00C463DD"/>
    <w:rsid w:val="00C47F1A"/>
    <w:rsid w:val="00C507A4"/>
    <w:rsid w:val="00C50964"/>
    <w:rsid w:val="00C51180"/>
    <w:rsid w:val="00C5120F"/>
    <w:rsid w:val="00C5420F"/>
    <w:rsid w:val="00C55A56"/>
    <w:rsid w:val="00C55EE8"/>
    <w:rsid w:val="00C5662D"/>
    <w:rsid w:val="00C60C3C"/>
    <w:rsid w:val="00C640C0"/>
    <w:rsid w:val="00C745C3"/>
    <w:rsid w:val="00C9361F"/>
    <w:rsid w:val="00C96034"/>
    <w:rsid w:val="00CA150D"/>
    <w:rsid w:val="00CA2461"/>
    <w:rsid w:val="00CA4290"/>
    <w:rsid w:val="00CA5A15"/>
    <w:rsid w:val="00CB3772"/>
    <w:rsid w:val="00CB5855"/>
    <w:rsid w:val="00CC3821"/>
    <w:rsid w:val="00CC4755"/>
    <w:rsid w:val="00CC69BC"/>
    <w:rsid w:val="00CD2150"/>
    <w:rsid w:val="00CD2E9B"/>
    <w:rsid w:val="00CD432D"/>
    <w:rsid w:val="00CD4BA3"/>
    <w:rsid w:val="00CD5AD3"/>
    <w:rsid w:val="00CE4A8F"/>
    <w:rsid w:val="00CE5B04"/>
    <w:rsid w:val="00D01152"/>
    <w:rsid w:val="00D02851"/>
    <w:rsid w:val="00D0520E"/>
    <w:rsid w:val="00D1008C"/>
    <w:rsid w:val="00D10FF8"/>
    <w:rsid w:val="00D143C7"/>
    <w:rsid w:val="00D17DB7"/>
    <w:rsid w:val="00D2031B"/>
    <w:rsid w:val="00D22155"/>
    <w:rsid w:val="00D22D0B"/>
    <w:rsid w:val="00D253E8"/>
    <w:rsid w:val="00D25FE2"/>
    <w:rsid w:val="00D317BB"/>
    <w:rsid w:val="00D35E1B"/>
    <w:rsid w:val="00D36489"/>
    <w:rsid w:val="00D43252"/>
    <w:rsid w:val="00D44D9C"/>
    <w:rsid w:val="00D46269"/>
    <w:rsid w:val="00D46541"/>
    <w:rsid w:val="00D46F02"/>
    <w:rsid w:val="00D54A4F"/>
    <w:rsid w:val="00D54E68"/>
    <w:rsid w:val="00D63BAB"/>
    <w:rsid w:val="00D65914"/>
    <w:rsid w:val="00D65D44"/>
    <w:rsid w:val="00D672F8"/>
    <w:rsid w:val="00D73452"/>
    <w:rsid w:val="00D77BE2"/>
    <w:rsid w:val="00D80117"/>
    <w:rsid w:val="00D81696"/>
    <w:rsid w:val="00D81E46"/>
    <w:rsid w:val="00D827EE"/>
    <w:rsid w:val="00D913B9"/>
    <w:rsid w:val="00D93043"/>
    <w:rsid w:val="00D95C44"/>
    <w:rsid w:val="00D978C6"/>
    <w:rsid w:val="00DA0BB2"/>
    <w:rsid w:val="00DA1C1B"/>
    <w:rsid w:val="00DA67AD"/>
    <w:rsid w:val="00DB0133"/>
    <w:rsid w:val="00DB5D0F"/>
    <w:rsid w:val="00DB661E"/>
    <w:rsid w:val="00DC1561"/>
    <w:rsid w:val="00DD0D45"/>
    <w:rsid w:val="00DD1B99"/>
    <w:rsid w:val="00DD1DF7"/>
    <w:rsid w:val="00DD4CAE"/>
    <w:rsid w:val="00DD5052"/>
    <w:rsid w:val="00DD57E4"/>
    <w:rsid w:val="00DD5BDE"/>
    <w:rsid w:val="00DE3757"/>
    <w:rsid w:val="00DE410A"/>
    <w:rsid w:val="00DF12F7"/>
    <w:rsid w:val="00DF43FA"/>
    <w:rsid w:val="00DF4DC6"/>
    <w:rsid w:val="00DF68DA"/>
    <w:rsid w:val="00DF7C92"/>
    <w:rsid w:val="00E02C81"/>
    <w:rsid w:val="00E03A05"/>
    <w:rsid w:val="00E130AB"/>
    <w:rsid w:val="00E165F6"/>
    <w:rsid w:val="00E24186"/>
    <w:rsid w:val="00E32F81"/>
    <w:rsid w:val="00E35223"/>
    <w:rsid w:val="00E3698E"/>
    <w:rsid w:val="00E41939"/>
    <w:rsid w:val="00E42824"/>
    <w:rsid w:val="00E42D8B"/>
    <w:rsid w:val="00E555AD"/>
    <w:rsid w:val="00E61867"/>
    <w:rsid w:val="00E63FE5"/>
    <w:rsid w:val="00E65ECF"/>
    <w:rsid w:val="00E7035C"/>
    <w:rsid w:val="00E70B8E"/>
    <w:rsid w:val="00E71668"/>
    <w:rsid w:val="00E7260F"/>
    <w:rsid w:val="00E7353D"/>
    <w:rsid w:val="00E74AFD"/>
    <w:rsid w:val="00E752C8"/>
    <w:rsid w:val="00E7540E"/>
    <w:rsid w:val="00E80691"/>
    <w:rsid w:val="00E80938"/>
    <w:rsid w:val="00E8369B"/>
    <w:rsid w:val="00E84C3D"/>
    <w:rsid w:val="00E87921"/>
    <w:rsid w:val="00E92039"/>
    <w:rsid w:val="00E96630"/>
    <w:rsid w:val="00EA264E"/>
    <w:rsid w:val="00EB0000"/>
    <w:rsid w:val="00EC39E0"/>
    <w:rsid w:val="00EC3AD6"/>
    <w:rsid w:val="00ED3482"/>
    <w:rsid w:val="00ED3947"/>
    <w:rsid w:val="00ED498D"/>
    <w:rsid w:val="00ED551B"/>
    <w:rsid w:val="00ED70B3"/>
    <w:rsid w:val="00ED7A2A"/>
    <w:rsid w:val="00EE6874"/>
    <w:rsid w:val="00EE7880"/>
    <w:rsid w:val="00EF1D7F"/>
    <w:rsid w:val="00EF47FD"/>
    <w:rsid w:val="00F01DED"/>
    <w:rsid w:val="00F06BF0"/>
    <w:rsid w:val="00F123C1"/>
    <w:rsid w:val="00F12E8C"/>
    <w:rsid w:val="00F176C9"/>
    <w:rsid w:val="00F20E0F"/>
    <w:rsid w:val="00F230F0"/>
    <w:rsid w:val="00F23C9C"/>
    <w:rsid w:val="00F26368"/>
    <w:rsid w:val="00F268D7"/>
    <w:rsid w:val="00F44733"/>
    <w:rsid w:val="00F473FA"/>
    <w:rsid w:val="00F478D5"/>
    <w:rsid w:val="00F52592"/>
    <w:rsid w:val="00F53EDA"/>
    <w:rsid w:val="00F639E6"/>
    <w:rsid w:val="00F677F4"/>
    <w:rsid w:val="00F75D6E"/>
    <w:rsid w:val="00F770C1"/>
    <w:rsid w:val="00F7753D"/>
    <w:rsid w:val="00F8146B"/>
    <w:rsid w:val="00F81981"/>
    <w:rsid w:val="00F854E9"/>
    <w:rsid w:val="00F85F34"/>
    <w:rsid w:val="00F86CE5"/>
    <w:rsid w:val="00F92DE0"/>
    <w:rsid w:val="00F93B91"/>
    <w:rsid w:val="00F957EB"/>
    <w:rsid w:val="00FA06F7"/>
    <w:rsid w:val="00FB1214"/>
    <w:rsid w:val="00FB1616"/>
    <w:rsid w:val="00FB171A"/>
    <w:rsid w:val="00FB7516"/>
    <w:rsid w:val="00FC0836"/>
    <w:rsid w:val="00FC1290"/>
    <w:rsid w:val="00FC1AF7"/>
    <w:rsid w:val="00FC347D"/>
    <w:rsid w:val="00FC5FA3"/>
    <w:rsid w:val="00FC68B7"/>
    <w:rsid w:val="00FC7B71"/>
    <w:rsid w:val="00FD0C58"/>
    <w:rsid w:val="00FD7BF6"/>
    <w:rsid w:val="00FE24C4"/>
    <w:rsid w:val="00FE7787"/>
    <w:rsid w:val="00FF1DA4"/>
    <w:rsid w:val="00FF2543"/>
    <w:rsid w:val="00FF44C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City"/>
  <w:smartTagType w:namespaceuri="urn:schemas-microsoft-com:office:smarttags" w:name="St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ko-K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footnote text"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03228"/>
    <w:pPr>
      <w:suppressAutoHyphens/>
      <w:spacing w:line="240" w:lineRule="atLeast"/>
    </w:pPr>
    <w:rPr>
      <w:lang w:val="en-GB" w:eastAsia="en-US"/>
    </w:rPr>
  </w:style>
  <w:style w:type="paragraph" w:styleId="1">
    <w:name w:val="heading 1"/>
    <w:aliases w:val="Table_G"/>
    <w:basedOn w:val="SingleTxtG"/>
    <w:next w:val="SingleTxtG"/>
    <w:qFormat/>
    <w:rsid w:val="00503228"/>
    <w:pPr>
      <w:spacing w:after="0" w:line="240" w:lineRule="auto"/>
      <w:ind w:right="0"/>
      <w:jc w:val="left"/>
      <w:outlineLvl w:val="0"/>
    </w:pPr>
  </w:style>
  <w:style w:type="paragraph" w:styleId="2">
    <w:name w:val="heading 2"/>
    <w:basedOn w:val="a"/>
    <w:next w:val="a"/>
    <w:qFormat/>
    <w:rsid w:val="00503228"/>
    <w:pPr>
      <w:spacing w:line="240" w:lineRule="auto"/>
      <w:outlineLvl w:val="1"/>
    </w:pPr>
  </w:style>
  <w:style w:type="paragraph" w:styleId="3">
    <w:name w:val="heading 3"/>
    <w:basedOn w:val="a"/>
    <w:next w:val="a"/>
    <w:qFormat/>
    <w:rsid w:val="00503228"/>
    <w:pPr>
      <w:spacing w:line="240" w:lineRule="auto"/>
      <w:outlineLvl w:val="2"/>
    </w:pPr>
  </w:style>
  <w:style w:type="paragraph" w:styleId="4">
    <w:name w:val="heading 4"/>
    <w:basedOn w:val="a"/>
    <w:next w:val="a"/>
    <w:qFormat/>
    <w:rsid w:val="00503228"/>
    <w:pPr>
      <w:spacing w:line="240" w:lineRule="auto"/>
      <w:outlineLvl w:val="3"/>
    </w:pPr>
  </w:style>
  <w:style w:type="paragraph" w:styleId="5">
    <w:name w:val="heading 5"/>
    <w:basedOn w:val="a"/>
    <w:next w:val="a"/>
    <w:qFormat/>
    <w:rsid w:val="00503228"/>
    <w:pPr>
      <w:spacing w:line="240" w:lineRule="auto"/>
      <w:outlineLvl w:val="4"/>
    </w:pPr>
  </w:style>
  <w:style w:type="paragraph" w:styleId="6">
    <w:name w:val="heading 6"/>
    <w:basedOn w:val="a"/>
    <w:next w:val="a"/>
    <w:qFormat/>
    <w:rsid w:val="00503228"/>
    <w:pPr>
      <w:spacing w:line="240" w:lineRule="auto"/>
      <w:outlineLvl w:val="5"/>
    </w:pPr>
  </w:style>
  <w:style w:type="paragraph" w:styleId="7">
    <w:name w:val="heading 7"/>
    <w:basedOn w:val="a"/>
    <w:next w:val="a"/>
    <w:qFormat/>
    <w:rsid w:val="00503228"/>
    <w:pPr>
      <w:spacing w:line="240" w:lineRule="auto"/>
      <w:outlineLvl w:val="6"/>
    </w:pPr>
  </w:style>
  <w:style w:type="paragraph" w:styleId="8">
    <w:name w:val="heading 8"/>
    <w:basedOn w:val="a"/>
    <w:next w:val="a"/>
    <w:qFormat/>
    <w:rsid w:val="00503228"/>
    <w:pPr>
      <w:spacing w:line="240" w:lineRule="auto"/>
      <w:outlineLvl w:val="7"/>
    </w:pPr>
  </w:style>
  <w:style w:type="paragraph" w:styleId="9">
    <w:name w:val="heading 9"/>
    <w:basedOn w:val="a"/>
    <w:next w:val="a"/>
    <w:qFormat/>
    <w:rsid w:val="00503228"/>
    <w:pPr>
      <w:spacing w:line="240" w:lineRule="auto"/>
      <w:outlineLvl w:val="8"/>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ingleTxtG">
    <w:name w:val="_ Single Txt_G"/>
    <w:basedOn w:val="a"/>
    <w:link w:val="SingleTxtGChar"/>
    <w:qFormat/>
    <w:rsid w:val="00503228"/>
    <w:pPr>
      <w:spacing w:after="120"/>
      <w:ind w:left="1134" w:right="1134"/>
      <w:jc w:val="both"/>
    </w:pPr>
  </w:style>
  <w:style w:type="paragraph" w:customStyle="1" w:styleId="HMG">
    <w:name w:val="_ H __M_G"/>
    <w:basedOn w:val="a"/>
    <w:next w:val="a"/>
    <w:rsid w:val="00503228"/>
    <w:pPr>
      <w:keepNext/>
      <w:keepLines/>
      <w:tabs>
        <w:tab w:val="right" w:pos="851"/>
      </w:tabs>
      <w:spacing w:before="240" w:after="240" w:line="360" w:lineRule="exact"/>
      <w:ind w:left="1134" w:right="1134" w:hanging="1134"/>
    </w:pPr>
    <w:rPr>
      <w:b/>
      <w:sz w:val="34"/>
    </w:rPr>
  </w:style>
  <w:style w:type="paragraph" w:customStyle="1" w:styleId="HChG">
    <w:name w:val="_ H _Ch_G"/>
    <w:basedOn w:val="a"/>
    <w:next w:val="a"/>
    <w:link w:val="HChGChar"/>
    <w:qFormat/>
    <w:rsid w:val="00503228"/>
    <w:pPr>
      <w:keepNext/>
      <w:keepLines/>
      <w:tabs>
        <w:tab w:val="right" w:pos="851"/>
      </w:tabs>
      <w:spacing w:before="360" w:after="240" w:line="300" w:lineRule="exact"/>
      <w:ind w:left="1134" w:right="1134" w:hanging="1134"/>
    </w:pPr>
    <w:rPr>
      <w:b/>
      <w:sz w:val="28"/>
    </w:rPr>
  </w:style>
  <w:style w:type="character" w:styleId="a3">
    <w:name w:val="footnote reference"/>
    <w:aliases w:val="4_G,(Footnote Reference),-E Fußnotenzeichen"/>
    <w:rsid w:val="00503228"/>
    <w:rPr>
      <w:rFonts w:ascii="Times New Roman" w:hAnsi="Times New Roman"/>
      <w:sz w:val="18"/>
      <w:vertAlign w:val="superscript"/>
    </w:rPr>
  </w:style>
  <w:style w:type="character" w:styleId="a4">
    <w:name w:val="endnote reference"/>
    <w:aliases w:val="1_G"/>
    <w:rsid w:val="00503228"/>
    <w:rPr>
      <w:rFonts w:ascii="Times New Roman" w:hAnsi="Times New Roman"/>
      <w:sz w:val="18"/>
      <w:vertAlign w:val="superscript"/>
    </w:rPr>
  </w:style>
  <w:style w:type="paragraph" w:styleId="a5">
    <w:name w:val="header"/>
    <w:aliases w:val="6_G"/>
    <w:basedOn w:val="a"/>
    <w:rsid w:val="00503228"/>
    <w:pPr>
      <w:pBdr>
        <w:bottom w:val="single" w:sz="4" w:space="4" w:color="auto"/>
      </w:pBdr>
      <w:spacing w:line="240" w:lineRule="auto"/>
    </w:pPr>
    <w:rPr>
      <w:b/>
      <w:sz w:val="18"/>
    </w:rPr>
  </w:style>
  <w:style w:type="table" w:styleId="a6">
    <w:name w:val="Table Grid"/>
    <w:basedOn w:val="a1"/>
    <w:rsid w:val="00503228"/>
    <w:pPr>
      <w:suppressAutoHyphens/>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character" w:styleId="a7">
    <w:name w:val="Hyperlink"/>
    <w:uiPriority w:val="99"/>
    <w:rsid w:val="00503228"/>
    <w:rPr>
      <w:color w:val="auto"/>
      <w:u w:val="none"/>
    </w:rPr>
  </w:style>
  <w:style w:type="character" w:styleId="a8">
    <w:name w:val="FollowedHyperlink"/>
    <w:semiHidden/>
    <w:rsid w:val="00503228"/>
    <w:rPr>
      <w:color w:val="auto"/>
      <w:u w:val="none"/>
    </w:rPr>
  </w:style>
  <w:style w:type="paragraph" w:customStyle="1" w:styleId="SMG">
    <w:name w:val="__S_M_G"/>
    <w:basedOn w:val="a"/>
    <w:next w:val="a"/>
    <w:rsid w:val="00503228"/>
    <w:pPr>
      <w:keepNext/>
      <w:keepLines/>
      <w:spacing w:before="240" w:after="240" w:line="420" w:lineRule="exact"/>
      <w:ind w:left="1134" w:right="1134"/>
    </w:pPr>
    <w:rPr>
      <w:b/>
      <w:sz w:val="40"/>
    </w:rPr>
  </w:style>
  <w:style w:type="paragraph" w:customStyle="1" w:styleId="SLG">
    <w:name w:val="__S_L_G"/>
    <w:basedOn w:val="a"/>
    <w:next w:val="a"/>
    <w:rsid w:val="00503228"/>
    <w:pPr>
      <w:keepNext/>
      <w:keepLines/>
      <w:spacing w:before="240" w:after="240" w:line="580" w:lineRule="exact"/>
      <w:ind w:left="1134" w:right="1134"/>
    </w:pPr>
    <w:rPr>
      <w:b/>
      <w:sz w:val="56"/>
    </w:rPr>
  </w:style>
  <w:style w:type="paragraph" w:customStyle="1" w:styleId="SSG">
    <w:name w:val="__S_S_G"/>
    <w:basedOn w:val="a"/>
    <w:next w:val="a"/>
    <w:rsid w:val="00503228"/>
    <w:pPr>
      <w:keepNext/>
      <w:keepLines/>
      <w:spacing w:before="240" w:after="240" w:line="300" w:lineRule="exact"/>
      <w:ind w:left="1134" w:right="1134"/>
    </w:pPr>
    <w:rPr>
      <w:b/>
      <w:sz w:val="28"/>
    </w:rPr>
  </w:style>
  <w:style w:type="paragraph" w:styleId="a9">
    <w:name w:val="footnote text"/>
    <w:aliases w:val="5_G"/>
    <w:basedOn w:val="a"/>
    <w:link w:val="Char"/>
    <w:qFormat/>
    <w:rsid w:val="00503228"/>
    <w:pPr>
      <w:tabs>
        <w:tab w:val="right" w:pos="1021"/>
      </w:tabs>
      <w:spacing w:line="220" w:lineRule="exact"/>
      <w:ind w:left="1134" w:right="1134" w:hanging="1134"/>
    </w:pPr>
    <w:rPr>
      <w:sz w:val="18"/>
    </w:rPr>
  </w:style>
  <w:style w:type="paragraph" w:styleId="aa">
    <w:name w:val="endnote text"/>
    <w:aliases w:val="2_G"/>
    <w:basedOn w:val="a9"/>
    <w:link w:val="Char0"/>
    <w:rsid w:val="00503228"/>
  </w:style>
  <w:style w:type="character" w:styleId="ab">
    <w:name w:val="page number"/>
    <w:aliases w:val="7_G"/>
    <w:rsid w:val="00503228"/>
    <w:rPr>
      <w:rFonts w:ascii="Times New Roman" w:hAnsi="Times New Roman"/>
      <w:b/>
      <w:sz w:val="18"/>
    </w:rPr>
  </w:style>
  <w:style w:type="paragraph" w:customStyle="1" w:styleId="XLargeG">
    <w:name w:val="__XLarge_G"/>
    <w:basedOn w:val="a"/>
    <w:next w:val="a"/>
    <w:rsid w:val="00503228"/>
    <w:pPr>
      <w:keepNext/>
      <w:keepLines/>
      <w:spacing w:before="240" w:after="240" w:line="420" w:lineRule="exact"/>
      <w:ind w:left="1134" w:right="1134"/>
    </w:pPr>
    <w:rPr>
      <w:b/>
      <w:sz w:val="40"/>
    </w:rPr>
  </w:style>
  <w:style w:type="paragraph" w:customStyle="1" w:styleId="Bullet1G">
    <w:name w:val="_Bullet 1_G"/>
    <w:basedOn w:val="a"/>
    <w:qFormat/>
    <w:rsid w:val="00503228"/>
    <w:pPr>
      <w:numPr>
        <w:numId w:val="1"/>
      </w:numPr>
      <w:spacing w:after="120"/>
      <w:ind w:right="1134"/>
      <w:jc w:val="both"/>
    </w:pPr>
  </w:style>
  <w:style w:type="paragraph" w:styleId="ac">
    <w:name w:val="footer"/>
    <w:aliases w:val="3_G"/>
    <w:basedOn w:val="a"/>
    <w:link w:val="Char1"/>
    <w:rsid w:val="00503228"/>
    <w:pPr>
      <w:spacing w:line="240" w:lineRule="auto"/>
    </w:pPr>
    <w:rPr>
      <w:sz w:val="16"/>
    </w:rPr>
  </w:style>
  <w:style w:type="paragraph" w:customStyle="1" w:styleId="Bullet2G">
    <w:name w:val="_Bullet 2_G"/>
    <w:basedOn w:val="a"/>
    <w:qFormat/>
    <w:rsid w:val="00503228"/>
    <w:pPr>
      <w:numPr>
        <w:numId w:val="2"/>
      </w:numPr>
      <w:spacing w:after="120"/>
      <w:ind w:right="1134"/>
      <w:jc w:val="both"/>
    </w:pPr>
  </w:style>
  <w:style w:type="paragraph" w:customStyle="1" w:styleId="H1G">
    <w:name w:val="_ H_1_G"/>
    <w:basedOn w:val="a"/>
    <w:next w:val="a"/>
    <w:qFormat/>
    <w:rsid w:val="00503228"/>
    <w:pPr>
      <w:keepNext/>
      <w:keepLines/>
      <w:tabs>
        <w:tab w:val="right" w:pos="851"/>
      </w:tabs>
      <w:spacing w:before="360" w:after="240" w:line="270" w:lineRule="exact"/>
      <w:ind w:left="1134" w:right="1134" w:hanging="1134"/>
    </w:pPr>
    <w:rPr>
      <w:b/>
      <w:sz w:val="24"/>
    </w:rPr>
  </w:style>
  <w:style w:type="paragraph" w:customStyle="1" w:styleId="H23G">
    <w:name w:val="_ H_2/3_G"/>
    <w:basedOn w:val="a"/>
    <w:next w:val="a"/>
    <w:qFormat/>
    <w:rsid w:val="00503228"/>
    <w:pPr>
      <w:keepNext/>
      <w:keepLines/>
      <w:tabs>
        <w:tab w:val="right" w:pos="851"/>
      </w:tabs>
      <w:spacing w:before="240" w:after="120" w:line="240" w:lineRule="exact"/>
      <w:ind w:left="1134" w:right="1134" w:hanging="1134"/>
    </w:pPr>
    <w:rPr>
      <w:b/>
    </w:rPr>
  </w:style>
  <w:style w:type="paragraph" w:customStyle="1" w:styleId="H4G">
    <w:name w:val="_ H_4_G"/>
    <w:basedOn w:val="a"/>
    <w:next w:val="a"/>
    <w:rsid w:val="00503228"/>
    <w:pPr>
      <w:keepNext/>
      <w:keepLines/>
      <w:tabs>
        <w:tab w:val="right" w:pos="851"/>
      </w:tabs>
      <w:spacing w:before="240" w:after="120" w:line="240" w:lineRule="exact"/>
      <w:ind w:left="1134" w:right="1134" w:hanging="1134"/>
    </w:pPr>
    <w:rPr>
      <w:i/>
    </w:rPr>
  </w:style>
  <w:style w:type="paragraph" w:customStyle="1" w:styleId="H56G">
    <w:name w:val="_ H_5/6_G"/>
    <w:basedOn w:val="a"/>
    <w:next w:val="a"/>
    <w:rsid w:val="00503228"/>
    <w:pPr>
      <w:keepNext/>
      <w:keepLines/>
      <w:tabs>
        <w:tab w:val="right" w:pos="851"/>
      </w:tabs>
      <w:spacing w:before="240" w:after="120" w:line="240" w:lineRule="exact"/>
      <w:ind w:left="1134" w:right="1134" w:hanging="1134"/>
    </w:pPr>
  </w:style>
  <w:style w:type="paragraph" w:customStyle="1" w:styleId="ad">
    <w:name w:val="(a)"/>
    <w:basedOn w:val="a"/>
    <w:qFormat/>
    <w:rsid w:val="00790F4B"/>
    <w:pPr>
      <w:spacing w:after="120"/>
      <w:ind w:left="2835" w:right="1134" w:hanging="567"/>
      <w:jc w:val="both"/>
    </w:pPr>
  </w:style>
  <w:style w:type="paragraph" w:customStyle="1" w:styleId="i">
    <w:name w:val="(i)"/>
    <w:basedOn w:val="a"/>
    <w:qFormat/>
    <w:rsid w:val="00790F4B"/>
    <w:pPr>
      <w:spacing w:after="120"/>
      <w:ind w:left="3402" w:right="1134" w:hanging="567"/>
      <w:jc w:val="both"/>
    </w:pPr>
  </w:style>
  <w:style w:type="paragraph" w:customStyle="1" w:styleId="blocpara">
    <w:name w:val="bloc para"/>
    <w:basedOn w:val="a"/>
    <w:rsid w:val="008B577A"/>
    <w:pPr>
      <w:spacing w:after="120"/>
      <w:ind w:left="2268" w:right="1134"/>
      <w:jc w:val="both"/>
    </w:pPr>
  </w:style>
  <w:style w:type="character" w:styleId="ae">
    <w:name w:val="Strong"/>
    <w:qFormat/>
    <w:rsid w:val="00B9293D"/>
    <w:rPr>
      <w:b/>
      <w:bCs/>
    </w:rPr>
  </w:style>
  <w:style w:type="paragraph" w:customStyle="1" w:styleId="para">
    <w:name w:val="para"/>
    <w:basedOn w:val="SingleTxtG"/>
    <w:qFormat/>
    <w:rsid w:val="00B9293D"/>
    <w:pPr>
      <w:ind w:left="2268" w:hanging="1134"/>
    </w:pPr>
  </w:style>
  <w:style w:type="paragraph" w:styleId="af">
    <w:name w:val="Block Text"/>
    <w:basedOn w:val="a"/>
    <w:rsid w:val="00D02851"/>
    <w:pPr>
      <w:pBdr>
        <w:top w:val="single" w:sz="2" w:space="10" w:color="4F81BD"/>
        <w:left w:val="single" w:sz="2" w:space="10" w:color="4F81BD"/>
        <w:bottom w:val="single" w:sz="2" w:space="10" w:color="4F81BD"/>
        <w:right w:val="single" w:sz="2" w:space="10" w:color="4F81BD"/>
      </w:pBdr>
      <w:ind w:left="1152" w:right="1152"/>
    </w:pPr>
    <w:rPr>
      <w:rFonts w:ascii="Calibri" w:hAnsi="Calibri"/>
      <w:i/>
      <w:iCs/>
      <w:color w:val="4F81BD"/>
    </w:rPr>
  </w:style>
  <w:style w:type="paragraph" w:styleId="af0">
    <w:name w:val="Balloon Text"/>
    <w:basedOn w:val="a"/>
    <w:link w:val="Char2"/>
    <w:rsid w:val="0023459A"/>
    <w:pPr>
      <w:spacing w:line="240" w:lineRule="auto"/>
    </w:pPr>
    <w:rPr>
      <w:rFonts w:ascii="Tahoma" w:hAnsi="Tahoma" w:cs="Tahoma"/>
      <w:sz w:val="16"/>
      <w:szCs w:val="16"/>
    </w:rPr>
  </w:style>
  <w:style w:type="character" w:customStyle="1" w:styleId="Char2">
    <w:name w:val="풍선 도움말 텍스트 Char"/>
    <w:link w:val="af0"/>
    <w:rsid w:val="0023459A"/>
    <w:rPr>
      <w:rFonts w:ascii="Tahoma" w:hAnsi="Tahoma" w:cs="Tahoma"/>
      <w:sz w:val="16"/>
      <w:szCs w:val="16"/>
      <w:lang w:eastAsia="en-US"/>
    </w:rPr>
  </w:style>
  <w:style w:type="paragraph" w:styleId="20">
    <w:name w:val="Body Text 2"/>
    <w:basedOn w:val="a"/>
    <w:link w:val="2Char"/>
    <w:rsid w:val="006B6D4D"/>
    <w:pPr>
      <w:suppressAutoHyphens w:val="0"/>
      <w:spacing w:line="240" w:lineRule="auto"/>
      <w:jc w:val="center"/>
    </w:pPr>
    <w:rPr>
      <w:rFonts w:ascii="Univers" w:hAnsi="Univers"/>
      <w:b/>
      <w:caps/>
      <w:sz w:val="24"/>
    </w:rPr>
  </w:style>
  <w:style w:type="character" w:customStyle="1" w:styleId="2Char">
    <w:name w:val="본문 2 Char"/>
    <w:link w:val="20"/>
    <w:rsid w:val="006B6D4D"/>
    <w:rPr>
      <w:rFonts w:ascii="Univers" w:hAnsi="Univers"/>
      <w:b/>
      <w:caps/>
      <w:sz w:val="24"/>
      <w:lang w:eastAsia="en-US"/>
    </w:rPr>
  </w:style>
  <w:style w:type="paragraph" w:styleId="af1">
    <w:name w:val="Body Text Indent"/>
    <w:basedOn w:val="a"/>
    <w:link w:val="Char3"/>
    <w:rsid w:val="006B6D4D"/>
    <w:pPr>
      <w:tabs>
        <w:tab w:val="left" w:pos="-1246"/>
        <w:tab w:val="left" w:pos="-720"/>
        <w:tab w:val="left" w:pos="0"/>
        <w:tab w:val="left" w:pos="1530"/>
        <w:tab w:val="left" w:pos="2160"/>
        <w:tab w:val="left" w:pos="3344"/>
        <w:tab w:val="left" w:pos="5040"/>
        <w:tab w:val="left" w:pos="5554"/>
        <w:tab w:val="left" w:pos="6480"/>
        <w:tab w:val="left" w:pos="7200"/>
        <w:tab w:val="left" w:pos="7920"/>
        <w:tab w:val="left" w:pos="8640"/>
        <w:tab w:val="left" w:pos="9360"/>
      </w:tabs>
      <w:suppressAutoHyphens w:val="0"/>
      <w:spacing w:after="179" w:line="214" w:lineRule="auto"/>
      <w:ind w:left="1530" w:hanging="1530"/>
    </w:pPr>
    <w:rPr>
      <w:sz w:val="24"/>
    </w:rPr>
  </w:style>
  <w:style w:type="character" w:customStyle="1" w:styleId="Char3">
    <w:name w:val="본문 들여쓰기 Char"/>
    <w:link w:val="af1"/>
    <w:rsid w:val="006B6D4D"/>
    <w:rPr>
      <w:sz w:val="24"/>
      <w:lang w:eastAsia="en-US"/>
    </w:rPr>
  </w:style>
  <w:style w:type="paragraph" w:customStyle="1" w:styleId="Level1">
    <w:name w:val="Level 1"/>
    <w:basedOn w:val="a"/>
    <w:rsid w:val="006B6D4D"/>
    <w:pPr>
      <w:widowControl w:val="0"/>
      <w:suppressAutoHyphens w:val="0"/>
      <w:autoSpaceDE w:val="0"/>
      <w:autoSpaceDN w:val="0"/>
      <w:adjustRightInd w:val="0"/>
      <w:spacing w:line="240" w:lineRule="auto"/>
      <w:ind w:left="5040" w:hanging="2160"/>
    </w:pPr>
    <w:rPr>
      <w:rFonts w:ascii="Letter Gothic" w:hAnsi="Letter Gothic"/>
      <w:sz w:val="24"/>
      <w:szCs w:val="24"/>
      <w:lang w:val="en-US"/>
    </w:rPr>
  </w:style>
  <w:style w:type="paragraph" w:styleId="af2">
    <w:name w:val="Body Text"/>
    <w:basedOn w:val="a"/>
    <w:link w:val="Char4"/>
    <w:rsid w:val="006B6D4D"/>
    <w:pPr>
      <w:tabs>
        <w:tab w:val="left" w:pos="-1246"/>
        <w:tab w:val="left" w:pos="-720"/>
        <w:tab w:val="left" w:pos="720"/>
        <w:tab w:val="left" w:pos="1530"/>
        <w:tab w:val="left" w:pos="1620"/>
        <w:tab w:val="left" w:pos="2160"/>
        <w:tab w:val="left" w:pos="2880"/>
        <w:tab w:val="left" w:pos="3600"/>
        <w:tab w:val="left" w:pos="4320"/>
        <w:tab w:val="left" w:pos="5040"/>
        <w:tab w:val="left" w:pos="5554"/>
        <w:tab w:val="left" w:pos="6480"/>
        <w:tab w:val="left" w:pos="7200"/>
        <w:tab w:val="left" w:pos="7920"/>
        <w:tab w:val="left" w:pos="8640"/>
        <w:tab w:val="left" w:pos="9360"/>
      </w:tabs>
      <w:suppressAutoHyphens w:val="0"/>
      <w:spacing w:line="214" w:lineRule="auto"/>
      <w:jc w:val="both"/>
    </w:pPr>
    <w:rPr>
      <w:sz w:val="24"/>
    </w:rPr>
  </w:style>
  <w:style w:type="character" w:customStyle="1" w:styleId="Char4">
    <w:name w:val="본문 Char"/>
    <w:link w:val="af2"/>
    <w:rsid w:val="006B6D4D"/>
    <w:rPr>
      <w:sz w:val="24"/>
      <w:lang w:eastAsia="en-US"/>
    </w:rPr>
  </w:style>
  <w:style w:type="paragraph" w:styleId="30">
    <w:name w:val="Body Text Indent 3"/>
    <w:basedOn w:val="a"/>
    <w:link w:val="3Char"/>
    <w:rsid w:val="006B6D4D"/>
    <w:pPr>
      <w:suppressAutoHyphens w:val="0"/>
      <w:spacing w:after="240" w:line="240" w:lineRule="auto"/>
      <w:ind w:left="1134"/>
    </w:pPr>
    <w:rPr>
      <w:sz w:val="24"/>
      <w:lang w:val="fr-FR"/>
    </w:rPr>
  </w:style>
  <w:style w:type="character" w:customStyle="1" w:styleId="3Char">
    <w:name w:val="본문 들여쓰기 3 Char"/>
    <w:link w:val="30"/>
    <w:rsid w:val="006B6D4D"/>
    <w:rPr>
      <w:sz w:val="24"/>
      <w:lang w:val="fr-FR" w:eastAsia="en-US"/>
    </w:rPr>
  </w:style>
  <w:style w:type="paragraph" w:styleId="21">
    <w:name w:val="Body Text Indent 2"/>
    <w:basedOn w:val="a"/>
    <w:link w:val="2Char0"/>
    <w:rsid w:val="006B6D4D"/>
    <w:pPr>
      <w:tabs>
        <w:tab w:val="left" w:pos="-1246"/>
        <w:tab w:val="left" w:pos="-720"/>
        <w:tab w:val="left" w:pos="0"/>
        <w:tab w:val="left" w:pos="720"/>
        <w:tab w:val="left" w:pos="153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spacing w:line="214" w:lineRule="auto"/>
      <w:ind w:left="1530" w:hanging="1530"/>
      <w:jc w:val="both"/>
    </w:pPr>
    <w:rPr>
      <w:sz w:val="24"/>
    </w:rPr>
  </w:style>
  <w:style w:type="character" w:customStyle="1" w:styleId="2Char0">
    <w:name w:val="본문 들여쓰기 2 Char"/>
    <w:link w:val="21"/>
    <w:rsid w:val="006B6D4D"/>
    <w:rPr>
      <w:sz w:val="24"/>
      <w:lang w:eastAsia="en-US"/>
    </w:rPr>
  </w:style>
  <w:style w:type="paragraph" w:styleId="31">
    <w:name w:val="Body Text 3"/>
    <w:basedOn w:val="a"/>
    <w:link w:val="3Char0"/>
    <w:rsid w:val="006B6D4D"/>
    <w:pPr>
      <w:suppressAutoHyphens w:val="0"/>
      <w:spacing w:line="240" w:lineRule="auto"/>
      <w:jc w:val="both"/>
    </w:pPr>
    <w:rPr>
      <w:rFonts w:ascii="Univers" w:hAnsi="Univers"/>
      <w:sz w:val="18"/>
    </w:rPr>
  </w:style>
  <w:style w:type="character" w:customStyle="1" w:styleId="3Char0">
    <w:name w:val="본문 3 Char"/>
    <w:link w:val="31"/>
    <w:rsid w:val="006B6D4D"/>
    <w:rPr>
      <w:rFonts w:ascii="Univers" w:hAnsi="Univers"/>
      <w:sz w:val="18"/>
      <w:lang w:eastAsia="en-US"/>
    </w:rPr>
  </w:style>
  <w:style w:type="paragraph" w:customStyle="1" w:styleId="Regneukurs2-5">
    <w:name w:val="Reg neu kurs 2-5"/>
    <w:basedOn w:val="a"/>
    <w:rsid w:val="006B6D4D"/>
    <w:pPr>
      <w:tabs>
        <w:tab w:val="left" w:pos="1418"/>
      </w:tabs>
      <w:suppressAutoHyphens w:val="0"/>
      <w:spacing w:line="240" w:lineRule="auto"/>
      <w:ind w:left="1418" w:hanging="1418"/>
    </w:pPr>
    <w:rPr>
      <w:i/>
      <w:sz w:val="24"/>
    </w:rPr>
  </w:style>
  <w:style w:type="paragraph" w:customStyle="1" w:styleId="Regelungbestehend2-5">
    <w:name w:val="Regelung bestehend 2-5"/>
    <w:basedOn w:val="a"/>
    <w:rsid w:val="006B6D4D"/>
    <w:pPr>
      <w:tabs>
        <w:tab w:val="left" w:pos="1418"/>
      </w:tabs>
      <w:suppressAutoHyphens w:val="0"/>
      <w:spacing w:line="240" w:lineRule="auto"/>
      <w:ind w:left="1418" w:hanging="1418"/>
    </w:pPr>
    <w:rPr>
      <w:sz w:val="24"/>
    </w:rPr>
  </w:style>
  <w:style w:type="character" w:customStyle="1" w:styleId="ecer48">
    <w:name w:val="ecer48"/>
    <w:rsid w:val="006B6D4D"/>
    <w:rPr>
      <w:rFonts w:ascii="Times New Roman" w:hAnsi="Times New Roman"/>
      <w:dstrike w:val="0"/>
      <w:color w:val="auto"/>
      <w:sz w:val="24"/>
      <w:vertAlign w:val="baseline"/>
    </w:rPr>
  </w:style>
  <w:style w:type="paragraph" w:customStyle="1" w:styleId="Regelungneukursivfett">
    <w:name w:val="Regelung neu kursiv fett"/>
    <w:basedOn w:val="Regelungbestehend2-5"/>
    <w:rsid w:val="006B6D4D"/>
    <w:rPr>
      <w:b/>
      <w:i/>
    </w:rPr>
  </w:style>
  <w:style w:type="paragraph" w:customStyle="1" w:styleId="Rneu2atimkurs">
    <w:name w:val="R neu 2 (a) tim kurs"/>
    <w:basedOn w:val="Rneu2-0timkursiv"/>
    <w:rsid w:val="006B6D4D"/>
    <w:pPr>
      <w:ind w:left="1701" w:hanging="1701"/>
    </w:pPr>
  </w:style>
  <w:style w:type="paragraph" w:customStyle="1" w:styleId="Rneu2-0timkursiv">
    <w:name w:val="R neu 2-0 tim kursiv"/>
    <w:basedOn w:val="a"/>
    <w:rsid w:val="006B6D4D"/>
    <w:pPr>
      <w:tabs>
        <w:tab w:val="left" w:pos="1134"/>
      </w:tabs>
      <w:suppressAutoHyphens w:val="0"/>
      <w:spacing w:line="240" w:lineRule="auto"/>
      <w:ind w:left="1134" w:hanging="1134"/>
    </w:pPr>
    <w:rPr>
      <w:i/>
      <w:sz w:val="24"/>
    </w:rPr>
  </w:style>
  <w:style w:type="paragraph" w:customStyle="1" w:styleId="Technical5">
    <w:name w:val="Technical[5]"/>
    <w:basedOn w:val="a"/>
    <w:rsid w:val="006B6D4D"/>
    <w:pPr>
      <w:suppressAutoHyphens w:val="0"/>
      <w:spacing w:line="240" w:lineRule="auto"/>
    </w:pPr>
    <w:rPr>
      <w:b/>
      <w:sz w:val="24"/>
      <w:szCs w:val="24"/>
      <w:lang w:eastAsia="de-DE"/>
    </w:rPr>
  </w:style>
  <w:style w:type="paragraph" w:customStyle="1" w:styleId="ParaNo">
    <w:name w:val="ParaNo."/>
    <w:basedOn w:val="a"/>
    <w:rsid w:val="006B6D4D"/>
    <w:pPr>
      <w:numPr>
        <w:numId w:val="39"/>
      </w:numPr>
      <w:suppressAutoHyphens w:val="0"/>
      <w:spacing w:line="240" w:lineRule="auto"/>
    </w:pPr>
    <w:rPr>
      <w:sz w:val="24"/>
    </w:rPr>
  </w:style>
  <w:style w:type="paragraph" w:customStyle="1" w:styleId="Styl2">
    <w:name w:val="Styl2"/>
    <w:basedOn w:val="a"/>
    <w:rsid w:val="006B6D4D"/>
    <w:pPr>
      <w:numPr>
        <w:numId w:val="41"/>
      </w:numPr>
      <w:tabs>
        <w:tab w:val="clear" w:pos="360"/>
        <w:tab w:val="left" w:pos="851"/>
      </w:tabs>
      <w:suppressAutoHyphens w:val="0"/>
      <w:overflowPunct w:val="0"/>
      <w:autoSpaceDE w:val="0"/>
      <w:autoSpaceDN w:val="0"/>
      <w:adjustRightInd w:val="0"/>
      <w:spacing w:before="60" w:after="60" w:line="280" w:lineRule="atLeast"/>
      <w:ind w:left="851" w:firstLine="0"/>
      <w:jc w:val="both"/>
      <w:textAlignment w:val="baseline"/>
    </w:pPr>
    <w:rPr>
      <w:rFonts w:ascii="Arial" w:hAnsi="Arial"/>
      <w:sz w:val="22"/>
      <w:lang w:val="cs-CZ" w:eastAsia="cs-CZ"/>
    </w:rPr>
  </w:style>
  <w:style w:type="paragraph" w:customStyle="1" w:styleId="Styl1">
    <w:name w:val="Styl1"/>
    <w:basedOn w:val="a"/>
    <w:rsid w:val="006B6D4D"/>
    <w:pPr>
      <w:tabs>
        <w:tab w:val="left" w:pos="851"/>
      </w:tabs>
      <w:suppressAutoHyphens w:val="0"/>
      <w:overflowPunct w:val="0"/>
      <w:autoSpaceDE w:val="0"/>
      <w:autoSpaceDN w:val="0"/>
      <w:adjustRightInd w:val="0"/>
      <w:spacing w:before="60" w:after="60" w:line="240" w:lineRule="auto"/>
      <w:ind w:left="851" w:hanging="851"/>
      <w:jc w:val="both"/>
      <w:textAlignment w:val="baseline"/>
    </w:pPr>
    <w:rPr>
      <w:rFonts w:ascii="Arial" w:hAnsi="Arial"/>
      <w:sz w:val="22"/>
      <w:lang w:val="cs-CZ" w:eastAsia="cs-CZ"/>
    </w:rPr>
  </w:style>
  <w:style w:type="paragraph" w:styleId="af3">
    <w:name w:val="List Paragraph"/>
    <w:basedOn w:val="a"/>
    <w:qFormat/>
    <w:rsid w:val="006B6D4D"/>
    <w:pPr>
      <w:suppressAutoHyphens w:val="0"/>
      <w:spacing w:line="240" w:lineRule="auto"/>
      <w:ind w:left="720"/>
    </w:pPr>
    <w:rPr>
      <w:rFonts w:eastAsia="MS Mincho"/>
      <w:sz w:val="24"/>
      <w:szCs w:val="24"/>
    </w:rPr>
  </w:style>
  <w:style w:type="paragraph" w:customStyle="1" w:styleId="listparagraph">
    <w:name w:val="listparagraph"/>
    <w:basedOn w:val="a"/>
    <w:rsid w:val="006B6D4D"/>
    <w:pPr>
      <w:suppressAutoHyphens w:val="0"/>
      <w:spacing w:before="100" w:beforeAutospacing="1" w:after="100" w:afterAutospacing="1" w:line="240" w:lineRule="auto"/>
    </w:pPr>
    <w:rPr>
      <w:rFonts w:eastAsia="Calibri"/>
      <w:sz w:val="24"/>
      <w:szCs w:val="24"/>
      <w:lang w:eastAsia="en-GB"/>
    </w:rPr>
  </w:style>
  <w:style w:type="paragraph" w:customStyle="1" w:styleId="NormalRed">
    <w:name w:val="Normal + Red"/>
    <w:basedOn w:val="a"/>
    <w:rsid w:val="006B6D4D"/>
    <w:pPr>
      <w:tabs>
        <w:tab w:val="left" w:pos="-1440"/>
      </w:tabs>
      <w:suppressAutoHyphens w:val="0"/>
      <w:spacing w:line="240" w:lineRule="auto"/>
      <w:ind w:left="1440" w:hanging="1440"/>
      <w:jc w:val="both"/>
    </w:pPr>
    <w:rPr>
      <w:color w:val="FF0000"/>
      <w:sz w:val="24"/>
      <w:lang w:eastAsia="de-DE"/>
    </w:rPr>
  </w:style>
  <w:style w:type="paragraph" w:customStyle="1" w:styleId="Normal1n4pt">
    <w:name w:val="Normal + 1n4 pt"/>
    <w:aliases w:val="Red"/>
    <w:basedOn w:val="a"/>
    <w:rsid w:val="006B6D4D"/>
    <w:pPr>
      <w:suppressAutoHyphens w:val="0"/>
      <w:spacing w:line="240" w:lineRule="auto"/>
    </w:pPr>
    <w:rPr>
      <w:bCs/>
      <w:color w:val="FF0000"/>
      <w:sz w:val="28"/>
      <w:szCs w:val="28"/>
    </w:rPr>
  </w:style>
  <w:style w:type="paragraph" w:styleId="af4">
    <w:name w:val="Document Map"/>
    <w:basedOn w:val="a"/>
    <w:link w:val="Char5"/>
    <w:rsid w:val="006B6D4D"/>
    <w:pPr>
      <w:shd w:val="clear" w:color="auto" w:fill="000080"/>
      <w:suppressAutoHyphens w:val="0"/>
      <w:spacing w:line="240" w:lineRule="auto"/>
    </w:pPr>
    <w:rPr>
      <w:rFonts w:ascii="Tahoma" w:hAnsi="Tahoma"/>
      <w:sz w:val="24"/>
      <w:lang w:val="fr-FR"/>
    </w:rPr>
  </w:style>
  <w:style w:type="character" w:customStyle="1" w:styleId="Char5">
    <w:name w:val="문서 구조 Char"/>
    <w:link w:val="af4"/>
    <w:rsid w:val="006B6D4D"/>
    <w:rPr>
      <w:rFonts w:ascii="Tahoma" w:hAnsi="Tahoma"/>
      <w:sz w:val="24"/>
      <w:shd w:val="clear" w:color="auto" w:fill="000080"/>
      <w:lang w:val="fr-FR" w:eastAsia="en-US"/>
    </w:rPr>
  </w:style>
  <w:style w:type="character" w:customStyle="1" w:styleId="Char">
    <w:name w:val="각주 텍스트 Char"/>
    <w:aliases w:val="5_G Char"/>
    <w:link w:val="a9"/>
    <w:rsid w:val="00760A75"/>
    <w:rPr>
      <w:sz w:val="18"/>
      <w:lang w:eastAsia="en-US"/>
    </w:rPr>
  </w:style>
  <w:style w:type="character" w:customStyle="1" w:styleId="SingleTxtGChar">
    <w:name w:val="_ Single Txt_G Char"/>
    <w:link w:val="SingleTxtG"/>
    <w:rsid w:val="00D253E8"/>
    <w:rPr>
      <w:lang w:eastAsia="en-US"/>
    </w:rPr>
  </w:style>
  <w:style w:type="character" w:customStyle="1" w:styleId="Char1">
    <w:name w:val="바닥글 Char"/>
    <w:aliases w:val="3_G Char"/>
    <w:link w:val="ac"/>
    <w:rsid w:val="00A76650"/>
    <w:rPr>
      <w:sz w:val="16"/>
      <w:lang w:eastAsia="en-US"/>
    </w:rPr>
  </w:style>
  <w:style w:type="character" w:styleId="af5">
    <w:name w:val="annotation reference"/>
    <w:rsid w:val="00A41177"/>
    <w:rPr>
      <w:sz w:val="16"/>
      <w:szCs w:val="16"/>
    </w:rPr>
  </w:style>
  <w:style w:type="paragraph" w:styleId="af6">
    <w:name w:val="annotation text"/>
    <w:basedOn w:val="a"/>
    <w:link w:val="Char6"/>
    <w:rsid w:val="00A41177"/>
    <w:pPr>
      <w:spacing w:line="240" w:lineRule="auto"/>
    </w:pPr>
  </w:style>
  <w:style w:type="character" w:customStyle="1" w:styleId="Char6">
    <w:name w:val="메모 텍스트 Char"/>
    <w:link w:val="af6"/>
    <w:rsid w:val="00A41177"/>
    <w:rPr>
      <w:lang w:eastAsia="en-US"/>
    </w:rPr>
  </w:style>
  <w:style w:type="paragraph" w:styleId="af7">
    <w:name w:val="annotation subject"/>
    <w:basedOn w:val="af6"/>
    <w:next w:val="af6"/>
    <w:link w:val="Char7"/>
    <w:rsid w:val="00A41177"/>
    <w:rPr>
      <w:b/>
      <w:bCs/>
    </w:rPr>
  </w:style>
  <w:style w:type="character" w:customStyle="1" w:styleId="Char7">
    <w:name w:val="메모 주제 Char"/>
    <w:link w:val="af7"/>
    <w:rsid w:val="00A41177"/>
    <w:rPr>
      <w:b/>
      <w:bCs/>
      <w:lang w:eastAsia="en-US"/>
    </w:rPr>
  </w:style>
  <w:style w:type="paragraph" w:customStyle="1" w:styleId="CM65">
    <w:name w:val="CM65"/>
    <w:basedOn w:val="a"/>
    <w:next w:val="a"/>
    <w:rsid w:val="00D143C7"/>
    <w:pPr>
      <w:widowControl w:val="0"/>
      <w:suppressAutoHyphens w:val="0"/>
      <w:autoSpaceDE w:val="0"/>
      <w:autoSpaceDN w:val="0"/>
      <w:adjustRightInd w:val="0"/>
      <w:spacing w:line="260" w:lineRule="atLeast"/>
    </w:pPr>
    <w:rPr>
      <w:sz w:val="24"/>
      <w:szCs w:val="24"/>
      <w:lang w:val="en-US"/>
    </w:rPr>
  </w:style>
  <w:style w:type="character" w:customStyle="1" w:styleId="HChGChar">
    <w:name w:val="_ H _Ch_G Char"/>
    <w:link w:val="HChG"/>
    <w:rsid w:val="00385790"/>
    <w:rPr>
      <w:b/>
      <w:sz w:val="28"/>
      <w:lang w:eastAsia="en-US"/>
    </w:rPr>
  </w:style>
  <w:style w:type="numbering" w:styleId="1ai">
    <w:name w:val="Outline List 1"/>
    <w:basedOn w:val="a2"/>
    <w:rsid w:val="00147BD7"/>
    <w:pPr>
      <w:numPr>
        <w:numId w:val="44"/>
      </w:numPr>
    </w:pPr>
  </w:style>
  <w:style w:type="numbering" w:customStyle="1" w:styleId="1ai1">
    <w:name w:val="1 / a / i1"/>
    <w:basedOn w:val="a2"/>
    <w:next w:val="1ai"/>
    <w:semiHidden/>
    <w:rsid w:val="00467245"/>
  </w:style>
  <w:style w:type="paragraph" w:styleId="10">
    <w:name w:val="toc 1"/>
    <w:basedOn w:val="a"/>
    <w:next w:val="a"/>
    <w:autoRedefine/>
    <w:uiPriority w:val="39"/>
    <w:rsid w:val="00F473FA"/>
  </w:style>
  <w:style w:type="numbering" w:customStyle="1" w:styleId="1ai2">
    <w:name w:val="1 / a / i2"/>
    <w:basedOn w:val="a2"/>
    <w:next w:val="1ai"/>
    <w:rsid w:val="00D01152"/>
    <w:pPr>
      <w:numPr>
        <w:numId w:val="12"/>
      </w:numPr>
    </w:pPr>
  </w:style>
  <w:style w:type="character" w:customStyle="1" w:styleId="Char0">
    <w:name w:val="미주 텍스트 Char"/>
    <w:aliases w:val="2_G Char"/>
    <w:link w:val="aa"/>
    <w:rsid w:val="00D01152"/>
    <w:rPr>
      <w:sz w:val="18"/>
      <w:lang w:eastAsia="en-US"/>
    </w:rPr>
  </w:style>
  <w:style w:type="character" w:customStyle="1" w:styleId="H1GChar">
    <w:name w:val="_ H_1_G Char"/>
    <w:link w:val="H1G"/>
    <w:rsid w:val="00C711C7"/>
    <w:rPr>
      <w:b/>
      <w:sz w:val="24"/>
      <w:lang w:eastAsia="en-US"/>
    </w:rPr>
  </w:style>
  <w:style w:type="paragraph" w:styleId="NormalWeb">
    <w:name w:val="Normal (Web)"/>
    <w:basedOn w:val="Normal"/>
    <w:uiPriority w:val="99"/>
    <w:unhideWhenUsed/>
    <w:rsid w:val="00C54D45"/>
    <w:pPr>
      <w:suppressAutoHyphens w:val="0"/>
      <w:spacing w:before="100" w:beforeAutospacing="1" w:after="100" w:afterAutospacing="1" w:line="240" w:lineRule="auto"/>
    </w:pPr>
    <w:rPr>
      <w:sz w:val="24"/>
      <w:szCs w:val="24"/>
      <w:lang w:eastAsia="en-GB"/>
    </w:rPr>
  </w:style>
  <w:style w:type="paragraph" w:customStyle="1" w:styleId="Para0">
    <w:name w:val="Para"/>
    <w:basedOn w:val="Normal"/>
    <w:qFormat/>
    <w:rsid w:val="00603921"/>
    <w:pPr>
      <w:suppressAutoHyphens w:val="0"/>
      <w:spacing w:after="120"/>
      <w:ind w:left="2268" w:right="1134" w:hanging="1134"/>
      <w:jc w:val="both"/>
    </w:pPr>
  </w:style>
  <w:style w:type="paragraph" w:styleId="PlainText">
    <w:name w:val="Plain Text"/>
    <w:basedOn w:val="Normal"/>
    <w:link w:val="PlainTextChar"/>
    <w:uiPriority w:val="99"/>
    <w:semiHidden/>
    <w:rsid w:val="00593C84"/>
    <w:pPr>
      <w:suppressAutoHyphens w:val="0"/>
      <w:spacing w:line="240" w:lineRule="auto"/>
    </w:pPr>
    <w:rPr>
      <w:rFonts w:ascii="Courier New" w:hAnsi="Courier New"/>
      <w:snapToGrid w:val="0"/>
      <w:lang w:val="nl-NL"/>
    </w:rPr>
  </w:style>
  <w:style w:type="character" w:customStyle="1" w:styleId="PlainTextChar">
    <w:name w:val="Plain Text Char"/>
    <w:basedOn w:val="DefaultParagraphFont"/>
    <w:link w:val="PlainText"/>
    <w:uiPriority w:val="99"/>
    <w:semiHidden/>
    <w:rsid w:val="00593C84"/>
    <w:rPr>
      <w:rFonts w:ascii="Courier New" w:hAnsi="Courier New"/>
      <w:snapToGrid w:val="0"/>
      <w:lang w:val="nl-NL"/>
    </w:rPr>
  </w:style>
  <w:style w:type="paragraph" w:customStyle="1" w:styleId="paragraph">
    <w:name w:val="paragraph"/>
    <w:basedOn w:val="Normal"/>
    <w:rsid w:val="007C4B66"/>
    <w:pPr>
      <w:suppressAutoHyphens w:val="0"/>
      <w:spacing w:before="100" w:beforeAutospacing="1" w:after="100" w:afterAutospacing="1" w:line="240" w:lineRule="auto"/>
    </w:pPr>
    <w:rPr>
      <w:sz w:val="24"/>
      <w:szCs w:val="24"/>
      <w:lang w:val="de-DE" w:eastAsia="de-DE"/>
    </w:rPr>
  </w:style>
  <w:style w:type="character" w:customStyle="1" w:styleId="eop">
    <w:name w:val="eop"/>
    <w:basedOn w:val="DefaultParagraphFont"/>
    <w:rsid w:val="007C4B66"/>
  </w:style>
  <w:style w:type="character" w:customStyle="1" w:styleId="normaltextrun">
    <w:name w:val="normaltextrun"/>
    <w:basedOn w:val="DefaultParagraphFont"/>
    <w:rsid w:val="007C4B66"/>
  </w:style>
  <w:style w:type="character" w:customStyle="1" w:styleId="contextualspellingandgrammarerror">
    <w:name w:val="contextualspellingandgrammarerror"/>
    <w:basedOn w:val="DefaultParagraphFont"/>
    <w:rsid w:val="007C4B66"/>
  </w:style>
  <w:style w:type="paragraph" w:customStyle="1" w:styleId="Default">
    <w:name w:val="Default"/>
    <w:rsid w:val="00BA4038"/>
    <w:pPr>
      <w:autoSpaceDE w:val="0"/>
      <w:autoSpaceDN w:val="0"/>
      <w:adjustRightInd w:val="0"/>
    </w:pPr>
    <w:rPr>
      <w:rFonts w:eastAsiaTheme="minorHAnsi"/>
      <w:color w:val="000000"/>
      <w:sz w:val="24"/>
      <w:szCs w:val="24"/>
      <w:lang w:val="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ko-K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footnote text"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03228"/>
    <w:pPr>
      <w:suppressAutoHyphens/>
      <w:spacing w:line="240" w:lineRule="atLeast"/>
    </w:pPr>
    <w:rPr>
      <w:lang w:val="en-GB" w:eastAsia="en-US"/>
    </w:rPr>
  </w:style>
  <w:style w:type="paragraph" w:styleId="1">
    <w:name w:val="heading 1"/>
    <w:aliases w:val="Table_G"/>
    <w:basedOn w:val="SingleTxtG"/>
    <w:next w:val="SingleTxtG"/>
    <w:qFormat/>
    <w:rsid w:val="00503228"/>
    <w:pPr>
      <w:spacing w:after="0" w:line="240" w:lineRule="auto"/>
      <w:ind w:right="0"/>
      <w:jc w:val="left"/>
      <w:outlineLvl w:val="0"/>
    </w:pPr>
  </w:style>
  <w:style w:type="paragraph" w:styleId="2">
    <w:name w:val="heading 2"/>
    <w:basedOn w:val="a"/>
    <w:next w:val="a"/>
    <w:qFormat/>
    <w:rsid w:val="00503228"/>
    <w:pPr>
      <w:spacing w:line="240" w:lineRule="auto"/>
      <w:outlineLvl w:val="1"/>
    </w:pPr>
  </w:style>
  <w:style w:type="paragraph" w:styleId="3">
    <w:name w:val="heading 3"/>
    <w:basedOn w:val="a"/>
    <w:next w:val="a"/>
    <w:qFormat/>
    <w:rsid w:val="00503228"/>
    <w:pPr>
      <w:spacing w:line="240" w:lineRule="auto"/>
      <w:outlineLvl w:val="2"/>
    </w:pPr>
  </w:style>
  <w:style w:type="paragraph" w:styleId="4">
    <w:name w:val="heading 4"/>
    <w:basedOn w:val="a"/>
    <w:next w:val="a"/>
    <w:qFormat/>
    <w:rsid w:val="00503228"/>
    <w:pPr>
      <w:spacing w:line="240" w:lineRule="auto"/>
      <w:outlineLvl w:val="3"/>
    </w:pPr>
  </w:style>
  <w:style w:type="paragraph" w:styleId="5">
    <w:name w:val="heading 5"/>
    <w:basedOn w:val="a"/>
    <w:next w:val="a"/>
    <w:qFormat/>
    <w:rsid w:val="00503228"/>
    <w:pPr>
      <w:spacing w:line="240" w:lineRule="auto"/>
      <w:outlineLvl w:val="4"/>
    </w:pPr>
  </w:style>
  <w:style w:type="paragraph" w:styleId="6">
    <w:name w:val="heading 6"/>
    <w:basedOn w:val="a"/>
    <w:next w:val="a"/>
    <w:qFormat/>
    <w:rsid w:val="00503228"/>
    <w:pPr>
      <w:spacing w:line="240" w:lineRule="auto"/>
      <w:outlineLvl w:val="5"/>
    </w:pPr>
  </w:style>
  <w:style w:type="paragraph" w:styleId="7">
    <w:name w:val="heading 7"/>
    <w:basedOn w:val="a"/>
    <w:next w:val="a"/>
    <w:qFormat/>
    <w:rsid w:val="00503228"/>
    <w:pPr>
      <w:spacing w:line="240" w:lineRule="auto"/>
      <w:outlineLvl w:val="6"/>
    </w:pPr>
  </w:style>
  <w:style w:type="paragraph" w:styleId="8">
    <w:name w:val="heading 8"/>
    <w:basedOn w:val="a"/>
    <w:next w:val="a"/>
    <w:qFormat/>
    <w:rsid w:val="00503228"/>
    <w:pPr>
      <w:spacing w:line="240" w:lineRule="auto"/>
      <w:outlineLvl w:val="7"/>
    </w:pPr>
  </w:style>
  <w:style w:type="paragraph" w:styleId="9">
    <w:name w:val="heading 9"/>
    <w:basedOn w:val="a"/>
    <w:next w:val="a"/>
    <w:qFormat/>
    <w:rsid w:val="00503228"/>
    <w:pPr>
      <w:spacing w:line="240" w:lineRule="auto"/>
      <w:outlineLvl w:val="8"/>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ingleTxtG">
    <w:name w:val="_ Single Txt_G"/>
    <w:basedOn w:val="a"/>
    <w:link w:val="SingleTxtGChar"/>
    <w:qFormat/>
    <w:rsid w:val="00503228"/>
    <w:pPr>
      <w:spacing w:after="120"/>
      <w:ind w:left="1134" w:right="1134"/>
      <w:jc w:val="both"/>
    </w:pPr>
  </w:style>
  <w:style w:type="paragraph" w:customStyle="1" w:styleId="HMG">
    <w:name w:val="_ H __M_G"/>
    <w:basedOn w:val="a"/>
    <w:next w:val="a"/>
    <w:rsid w:val="00503228"/>
    <w:pPr>
      <w:keepNext/>
      <w:keepLines/>
      <w:tabs>
        <w:tab w:val="right" w:pos="851"/>
      </w:tabs>
      <w:spacing w:before="240" w:after="240" w:line="360" w:lineRule="exact"/>
      <w:ind w:left="1134" w:right="1134" w:hanging="1134"/>
    </w:pPr>
    <w:rPr>
      <w:b/>
      <w:sz w:val="34"/>
    </w:rPr>
  </w:style>
  <w:style w:type="paragraph" w:customStyle="1" w:styleId="HChG">
    <w:name w:val="_ H _Ch_G"/>
    <w:basedOn w:val="a"/>
    <w:next w:val="a"/>
    <w:link w:val="HChGChar"/>
    <w:qFormat/>
    <w:rsid w:val="00503228"/>
    <w:pPr>
      <w:keepNext/>
      <w:keepLines/>
      <w:tabs>
        <w:tab w:val="right" w:pos="851"/>
      </w:tabs>
      <w:spacing w:before="360" w:after="240" w:line="300" w:lineRule="exact"/>
      <w:ind w:left="1134" w:right="1134" w:hanging="1134"/>
    </w:pPr>
    <w:rPr>
      <w:b/>
      <w:sz w:val="28"/>
    </w:rPr>
  </w:style>
  <w:style w:type="character" w:styleId="a3">
    <w:name w:val="footnote reference"/>
    <w:aliases w:val="4_G,(Footnote Reference),-E Fußnotenzeichen"/>
    <w:rsid w:val="00503228"/>
    <w:rPr>
      <w:rFonts w:ascii="Times New Roman" w:hAnsi="Times New Roman"/>
      <w:sz w:val="18"/>
      <w:vertAlign w:val="superscript"/>
    </w:rPr>
  </w:style>
  <w:style w:type="character" w:styleId="a4">
    <w:name w:val="endnote reference"/>
    <w:aliases w:val="1_G"/>
    <w:rsid w:val="00503228"/>
    <w:rPr>
      <w:rFonts w:ascii="Times New Roman" w:hAnsi="Times New Roman"/>
      <w:sz w:val="18"/>
      <w:vertAlign w:val="superscript"/>
    </w:rPr>
  </w:style>
  <w:style w:type="paragraph" w:styleId="a5">
    <w:name w:val="header"/>
    <w:aliases w:val="6_G"/>
    <w:basedOn w:val="a"/>
    <w:rsid w:val="00503228"/>
    <w:pPr>
      <w:pBdr>
        <w:bottom w:val="single" w:sz="4" w:space="4" w:color="auto"/>
      </w:pBdr>
      <w:spacing w:line="240" w:lineRule="auto"/>
    </w:pPr>
    <w:rPr>
      <w:b/>
      <w:sz w:val="18"/>
    </w:rPr>
  </w:style>
  <w:style w:type="table" w:styleId="a6">
    <w:name w:val="Table Grid"/>
    <w:basedOn w:val="a1"/>
    <w:rsid w:val="00503228"/>
    <w:pPr>
      <w:suppressAutoHyphens/>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character" w:styleId="a7">
    <w:name w:val="Hyperlink"/>
    <w:uiPriority w:val="99"/>
    <w:rsid w:val="00503228"/>
    <w:rPr>
      <w:color w:val="auto"/>
      <w:u w:val="none"/>
    </w:rPr>
  </w:style>
  <w:style w:type="character" w:styleId="a8">
    <w:name w:val="FollowedHyperlink"/>
    <w:semiHidden/>
    <w:rsid w:val="00503228"/>
    <w:rPr>
      <w:color w:val="auto"/>
      <w:u w:val="none"/>
    </w:rPr>
  </w:style>
  <w:style w:type="paragraph" w:customStyle="1" w:styleId="SMG">
    <w:name w:val="__S_M_G"/>
    <w:basedOn w:val="a"/>
    <w:next w:val="a"/>
    <w:rsid w:val="00503228"/>
    <w:pPr>
      <w:keepNext/>
      <w:keepLines/>
      <w:spacing w:before="240" w:after="240" w:line="420" w:lineRule="exact"/>
      <w:ind w:left="1134" w:right="1134"/>
    </w:pPr>
    <w:rPr>
      <w:b/>
      <w:sz w:val="40"/>
    </w:rPr>
  </w:style>
  <w:style w:type="paragraph" w:customStyle="1" w:styleId="SLG">
    <w:name w:val="__S_L_G"/>
    <w:basedOn w:val="a"/>
    <w:next w:val="a"/>
    <w:rsid w:val="00503228"/>
    <w:pPr>
      <w:keepNext/>
      <w:keepLines/>
      <w:spacing w:before="240" w:after="240" w:line="580" w:lineRule="exact"/>
      <w:ind w:left="1134" w:right="1134"/>
    </w:pPr>
    <w:rPr>
      <w:b/>
      <w:sz w:val="56"/>
    </w:rPr>
  </w:style>
  <w:style w:type="paragraph" w:customStyle="1" w:styleId="SSG">
    <w:name w:val="__S_S_G"/>
    <w:basedOn w:val="a"/>
    <w:next w:val="a"/>
    <w:rsid w:val="00503228"/>
    <w:pPr>
      <w:keepNext/>
      <w:keepLines/>
      <w:spacing w:before="240" w:after="240" w:line="300" w:lineRule="exact"/>
      <w:ind w:left="1134" w:right="1134"/>
    </w:pPr>
    <w:rPr>
      <w:b/>
      <w:sz w:val="28"/>
    </w:rPr>
  </w:style>
  <w:style w:type="paragraph" w:styleId="a9">
    <w:name w:val="footnote text"/>
    <w:aliases w:val="5_G"/>
    <w:basedOn w:val="a"/>
    <w:link w:val="Char"/>
    <w:qFormat/>
    <w:rsid w:val="00503228"/>
    <w:pPr>
      <w:tabs>
        <w:tab w:val="right" w:pos="1021"/>
      </w:tabs>
      <w:spacing w:line="220" w:lineRule="exact"/>
      <w:ind w:left="1134" w:right="1134" w:hanging="1134"/>
    </w:pPr>
    <w:rPr>
      <w:sz w:val="18"/>
    </w:rPr>
  </w:style>
  <w:style w:type="paragraph" w:styleId="aa">
    <w:name w:val="endnote text"/>
    <w:aliases w:val="2_G"/>
    <w:basedOn w:val="a9"/>
    <w:link w:val="Char0"/>
    <w:rsid w:val="00503228"/>
  </w:style>
  <w:style w:type="character" w:styleId="ab">
    <w:name w:val="page number"/>
    <w:aliases w:val="7_G"/>
    <w:rsid w:val="00503228"/>
    <w:rPr>
      <w:rFonts w:ascii="Times New Roman" w:hAnsi="Times New Roman"/>
      <w:b/>
      <w:sz w:val="18"/>
    </w:rPr>
  </w:style>
  <w:style w:type="paragraph" w:customStyle="1" w:styleId="XLargeG">
    <w:name w:val="__XLarge_G"/>
    <w:basedOn w:val="a"/>
    <w:next w:val="a"/>
    <w:rsid w:val="00503228"/>
    <w:pPr>
      <w:keepNext/>
      <w:keepLines/>
      <w:spacing w:before="240" w:after="240" w:line="420" w:lineRule="exact"/>
      <w:ind w:left="1134" w:right="1134"/>
    </w:pPr>
    <w:rPr>
      <w:b/>
      <w:sz w:val="40"/>
    </w:rPr>
  </w:style>
  <w:style w:type="paragraph" w:customStyle="1" w:styleId="Bullet1G">
    <w:name w:val="_Bullet 1_G"/>
    <w:basedOn w:val="a"/>
    <w:qFormat/>
    <w:rsid w:val="00503228"/>
    <w:pPr>
      <w:numPr>
        <w:numId w:val="1"/>
      </w:numPr>
      <w:spacing w:after="120"/>
      <w:ind w:right="1134"/>
      <w:jc w:val="both"/>
    </w:pPr>
  </w:style>
  <w:style w:type="paragraph" w:styleId="ac">
    <w:name w:val="footer"/>
    <w:aliases w:val="3_G"/>
    <w:basedOn w:val="a"/>
    <w:link w:val="Char1"/>
    <w:rsid w:val="00503228"/>
    <w:pPr>
      <w:spacing w:line="240" w:lineRule="auto"/>
    </w:pPr>
    <w:rPr>
      <w:sz w:val="16"/>
    </w:rPr>
  </w:style>
  <w:style w:type="paragraph" w:customStyle="1" w:styleId="Bullet2G">
    <w:name w:val="_Bullet 2_G"/>
    <w:basedOn w:val="a"/>
    <w:qFormat/>
    <w:rsid w:val="00503228"/>
    <w:pPr>
      <w:numPr>
        <w:numId w:val="2"/>
      </w:numPr>
      <w:spacing w:after="120"/>
      <w:ind w:right="1134"/>
      <w:jc w:val="both"/>
    </w:pPr>
  </w:style>
  <w:style w:type="paragraph" w:customStyle="1" w:styleId="H1G">
    <w:name w:val="_ H_1_G"/>
    <w:basedOn w:val="a"/>
    <w:next w:val="a"/>
    <w:qFormat/>
    <w:rsid w:val="00503228"/>
    <w:pPr>
      <w:keepNext/>
      <w:keepLines/>
      <w:tabs>
        <w:tab w:val="right" w:pos="851"/>
      </w:tabs>
      <w:spacing w:before="360" w:after="240" w:line="270" w:lineRule="exact"/>
      <w:ind w:left="1134" w:right="1134" w:hanging="1134"/>
    </w:pPr>
    <w:rPr>
      <w:b/>
      <w:sz w:val="24"/>
    </w:rPr>
  </w:style>
  <w:style w:type="paragraph" w:customStyle="1" w:styleId="H23G">
    <w:name w:val="_ H_2/3_G"/>
    <w:basedOn w:val="a"/>
    <w:next w:val="a"/>
    <w:qFormat/>
    <w:rsid w:val="00503228"/>
    <w:pPr>
      <w:keepNext/>
      <w:keepLines/>
      <w:tabs>
        <w:tab w:val="right" w:pos="851"/>
      </w:tabs>
      <w:spacing w:before="240" w:after="120" w:line="240" w:lineRule="exact"/>
      <w:ind w:left="1134" w:right="1134" w:hanging="1134"/>
    </w:pPr>
    <w:rPr>
      <w:b/>
    </w:rPr>
  </w:style>
  <w:style w:type="paragraph" w:customStyle="1" w:styleId="H4G">
    <w:name w:val="_ H_4_G"/>
    <w:basedOn w:val="a"/>
    <w:next w:val="a"/>
    <w:rsid w:val="00503228"/>
    <w:pPr>
      <w:keepNext/>
      <w:keepLines/>
      <w:tabs>
        <w:tab w:val="right" w:pos="851"/>
      </w:tabs>
      <w:spacing w:before="240" w:after="120" w:line="240" w:lineRule="exact"/>
      <w:ind w:left="1134" w:right="1134" w:hanging="1134"/>
    </w:pPr>
    <w:rPr>
      <w:i/>
    </w:rPr>
  </w:style>
  <w:style w:type="paragraph" w:customStyle="1" w:styleId="H56G">
    <w:name w:val="_ H_5/6_G"/>
    <w:basedOn w:val="a"/>
    <w:next w:val="a"/>
    <w:rsid w:val="00503228"/>
    <w:pPr>
      <w:keepNext/>
      <w:keepLines/>
      <w:tabs>
        <w:tab w:val="right" w:pos="851"/>
      </w:tabs>
      <w:spacing w:before="240" w:after="120" w:line="240" w:lineRule="exact"/>
      <w:ind w:left="1134" w:right="1134" w:hanging="1134"/>
    </w:pPr>
  </w:style>
  <w:style w:type="paragraph" w:customStyle="1" w:styleId="ad">
    <w:name w:val="(a)"/>
    <w:basedOn w:val="a"/>
    <w:qFormat/>
    <w:rsid w:val="00790F4B"/>
    <w:pPr>
      <w:spacing w:after="120"/>
      <w:ind w:left="2835" w:right="1134" w:hanging="567"/>
      <w:jc w:val="both"/>
    </w:pPr>
  </w:style>
  <w:style w:type="paragraph" w:customStyle="1" w:styleId="i">
    <w:name w:val="(i)"/>
    <w:basedOn w:val="a"/>
    <w:qFormat/>
    <w:rsid w:val="00790F4B"/>
    <w:pPr>
      <w:spacing w:after="120"/>
      <w:ind w:left="3402" w:right="1134" w:hanging="567"/>
      <w:jc w:val="both"/>
    </w:pPr>
  </w:style>
  <w:style w:type="paragraph" w:customStyle="1" w:styleId="blocpara">
    <w:name w:val="bloc para"/>
    <w:basedOn w:val="a"/>
    <w:rsid w:val="008B577A"/>
    <w:pPr>
      <w:spacing w:after="120"/>
      <w:ind w:left="2268" w:right="1134"/>
      <w:jc w:val="both"/>
    </w:pPr>
  </w:style>
  <w:style w:type="character" w:styleId="ae">
    <w:name w:val="Strong"/>
    <w:qFormat/>
    <w:rsid w:val="00B9293D"/>
    <w:rPr>
      <w:b/>
      <w:bCs/>
    </w:rPr>
  </w:style>
  <w:style w:type="paragraph" w:customStyle="1" w:styleId="para">
    <w:name w:val="para"/>
    <w:basedOn w:val="SingleTxtG"/>
    <w:qFormat/>
    <w:rsid w:val="00B9293D"/>
    <w:pPr>
      <w:ind w:left="2268" w:hanging="1134"/>
    </w:pPr>
  </w:style>
  <w:style w:type="paragraph" w:styleId="af">
    <w:name w:val="Block Text"/>
    <w:basedOn w:val="a"/>
    <w:rsid w:val="00D02851"/>
    <w:pPr>
      <w:pBdr>
        <w:top w:val="single" w:sz="2" w:space="10" w:color="4F81BD"/>
        <w:left w:val="single" w:sz="2" w:space="10" w:color="4F81BD"/>
        <w:bottom w:val="single" w:sz="2" w:space="10" w:color="4F81BD"/>
        <w:right w:val="single" w:sz="2" w:space="10" w:color="4F81BD"/>
      </w:pBdr>
      <w:ind w:left="1152" w:right="1152"/>
    </w:pPr>
    <w:rPr>
      <w:rFonts w:ascii="Calibri" w:hAnsi="Calibri"/>
      <w:i/>
      <w:iCs/>
      <w:color w:val="4F81BD"/>
    </w:rPr>
  </w:style>
  <w:style w:type="paragraph" w:styleId="af0">
    <w:name w:val="Balloon Text"/>
    <w:basedOn w:val="a"/>
    <w:link w:val="Char2"/>
    <w:rsid w:val="0023459A"/>
    <w:pPr>
      <w:spacing w:line="240" w:lineRule="auto"/>
    </w:pPr>
    <w:rPr>
      <w:rFonts w:ascii="Tahoma" w:hAnsi="Tahoma" w:cs="Tahoma"/>
      <w:sz w:val="16"/>
      <w:szCs w:val="16"/>
    </w:rPr>
  </w:style>
  <w:style w:type="character" w:customStyle="1" w:styleId="Char2">
    <w:name w:val="풍선 도움말 텍스트 Char"/>
    <w:link w:val="af0"/>
    <w:rsid w:val="0023459A"/>
    <w:rPr>
      <w:rFonts w:ascii="Tahoma" w:hAnsi="Tahoma" w:cs="Tahoma"/>
      <w:sz w:val="16"/>
      <w:szCs w:val="16"/>
      <w:lang w:eastAsia="en-US"/>
    </w:rPr>
  </w:style>
  <w:style w:type="paragraph" w:styleId="20">
    <w:name w:val="Body Text 2"/>
    <w:basedOn w:val="a"/>
    <w:link w:val="2Char"/>
    <w:rsid w:val="006B6D4D"/>
    <w:pPr>
      <w:suppressAutoHyphens w:val="0"/>
      <w:spacing w:line="240" w:lineRule="auto"/>
      <w:jc w:val="center"/>
    </w:pPr>
    <w:rPr>
      <w:rFonts w:ascii="Univers" w:hAnsi="Univers"/>
      <w:b/>
      <w:caps/>
      <w:sz w:val="24"/>
    </w:rPr>
  </w:style>
  <w:style w:type="character" w:customStyle="1" w:styleId="2Char">
    <w:name w:val="본문 2 Char"/>
    <w:link w:val="20"/>
    <w:rsid w:val="006B6D4D"/>
    <w:rPr>
      <w:rFonts w:ascii="Univers" w:hAnsi="Univers"/>
      <w:b/>
      <w:caps/>
      <w:sz w:val="24"/>
      <w:lang w:eastAsia="en-US"/>
    </w:rPr>
  </w:style>
  <w:style w:type="paragraph" w:styleId="af1">
    <w:name w:val="Body Text Indent"/>
    <w:basedOn w:val="a"/>
    <w:link w:val="Char3"/>
    <w:rsid w:val="006B6D4D"/>
    <w:pPr>
      <w:tabs>
        <w:tab w:val="left" w:pos="-1246"/>
        <w:tab w:val="left" w:pos="-720"/>
        <w:tab w:val="left" w:pos="0"/>
        <w:tab w:val="left" w:pos="1530"/>
        <w:tab w:val="left" w:pos="2160"/>
        <w:tab w:val="left" w:pos="3344"/>
        <w:tab w:val="left" w:pos="5040"/>
        <w:tab w:val="left" w:pos="5554"/>
        <w:tab w:val="left" w:pos="6480"/>
        <w:tab w:val="left" w:pos="7200"/>
        <w:tab w:val="left" w:pos="7920"/>
        <w:tab w:val="left" w:pos="8640"/>
        <w:tab w:val="left" w:pos="9360"/>
      </w:tabs>
      <w:suppressAutoHyphens w:val="0"/>
      <w:spacing w:after="179" w:line="214" w:lineRule="auto"/>
      <w:ind w:left="1530" w:hanging="1530"/>
    </w:pPr>
    <w:rPr>
      <w:sz w:val="24"/>
    </w:rPr>
  </w:style>
  <w:style w:type="character" w:customStyle="1" w:styleId="Char3">
    <w:name w:val="본문 들여쓰기 Char"/>
    <w:link w:val="af1"/>
    <w:rsid w:val="006B6D4D"/>
    <w:rPr>
      <w:sz w:val="24"/>
      <w:lang w:eastAsia="en-US"/>
    </w:rPr>
  </w:style>
  <w:style w:type="paragraph" w:customStyle="1" w:styleId="Level1">
    <w:name w:val="Level 1"/>
    <w:basedOn w:val="a"/>
    <w:rsid w:val="006B6D4D"/>
    <w:pPr>
      <w:widowControl w:val="0"/>
      <w:suppressAutoHyphens w:val="0"/>
      <w:autoSpaceDE w:val="0"/>
      <w:autoSpaceDN w:val="0"/>
      <w:adjustRightInd w:val="0"/>
      <w:spacing w:line="240" w:lineRule="auto"/>
      <w:ind w:left="5040" w:hanging="2160"/>
    </w:pPr>
    <w:rPr>
      <w:rFonts w:ascii="Letter Gothic" w:hAnsi="Letter Gothic"/>
      <w:sz w:val="24"/>
      <w:szCs w:val="24"/>
      <w:lang w:val="en-US"/>
    </w:rPr>
  </w:style>
  <w:style w:type="paragraph" w:styleId="af2">
    <w:name w:val="Body Text"/>
    <w:basedOn w:val="a"/>
    <w:link w:val="Char4"/>
    <w:rsid w:val="006B6D4D"/>
    <w:pPr>
      <w:tabs>
        <w:tab w:val="left" w:pos="-1246"/>
        <w:tab w:val="left" w:pos="-720"/>
        <w:tab w:val="left" w:pos="720"/>
        <w:tab w:val="left" w:pos="1530"/>
        <w:tab w:val="left" w:pos="1620"/>
        <w:tab w:val="left" w:pos="2160"/>
        <w:tab w:val="left" w:pos="2880"/>
        <w:tab w:val="left" w:pos="3600"/>
        <w:tab w:val="left" w:pos="4320"/>
        <w:tab w:val="left" w:pos="5040"/>
        <w:tab w:val="left" w:pos="5554"/>
        <w:tab w:val="left" w:pos="6480"/>
        <w:tab w:val="left" w:pos="7200"/>
        <w:tab w:val="left" w:pos="7920"/>
        <w:tab w:val="left" w:pos="8640"/>
        <w:tab w:val="left" w:pos="9360"/>
      </w:tabs>
      <w:suppressAutoHyphens w:val="0"/>
      <w:spacing w:line="214" w:lineRule="auto"/>
      <w:jc w:val="both"/>
    </w:pPr>
    <w:rPr>
      <w:sz w:val="24"/>
    </w:rPr>
  </w:style>
  <w:style w:type="character" w:customStyle="1" w:styleId="Char4">
    <w:name w:val="본문 Char"/>
    <w:link w:val="af2"/>
    <w:rsid w:val="006B6D4D"/>
    <w:rPr>
      <w:sz w:val="24"/>
      <w:lang w:eastAsia="en-US"/>
    </w:rPr>
  </w:style>
  <w:style w:type="paragraph" w:styleId="30">
    <w:name w:val="Body Text Indent 3"/>
    <w:basedOn w:val="a"/>
    <w:link w:val="3Char"/>
    <w:rsid w:val="006B6D4D"/>
    <w:pPr>
      <w:suppressAutoHyphens w:val="0"/>
      <w:spacing w:after="240" w:line="240" w:lineRule="auto"/>
      <w:ind w:left="1134"/>
    </w:pPr>
    <w:rPr>
      <w:sz w:val="24"/>
      <w:lang w:val="fr-FR"/>
    </w:rPr>
  </w:style>
  <w:style w:type="character" w:customStyle="1" w:styleId="3Char">
    <w:name w:val="본문 들여쓰기 3 Char"/>
    <w:link w:val="30"/>
    <w:rsid w:val="006B6D4D"/>
    <w:rPr>
      <w:sz w:val="24"/>
      <w:lang w:val="fr-FR" w:eastAsia="en-US"/>
    </w:rPr>
  </w:style>
  <w:style w:type="paragraph" w:styleId="21">
    <w:name w:val="Body Text Indent 2"/>
    <w:basedOn w:val="a"/>
    <w:link w:val="2Char0"/>
    <w:rsid w:val="006B6D4D"/>
    <w:pPr>
      <w:tabs>
        <w:tab w:val="left" w:pos="-1246"/>
        <w:tab w:val="left" w:pos="-720"/>
        <w:tab w:val="left" w:pos="0"/>
        <w:tab w:val="left" w:pos="720"/>
        <w:tab w:val="left" w:pos="153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spacing w:line="214" w:lineRule="auto"/>
      <w:ind w:left="1530" w:hanging="1530"/>
      <w:jc w:val="both"/>
    </w:pPr>
    <w:rPr>
      <w:sz w:val="24"/>
    </w:rPr>
  </w:style>
  <w:style w:type="character" w:customStyle="1" w:styleId="2Char0">
    <w:name w:val="본문 들여쓰기 2 Char"/>
    <w:link w:val="21"/>
    <w:rsid w:val="006B6D4D"/>
    <w:rPr>
      <w:sz w:val="24"/>
      <w:lang w:eastAsia="en-US"/>
    </w:rPr>
  </w:style>
  <w:style w:type="paragraph" w:styleId="31">
    <w:name w:val="Body Text 3"/>
    <w:basedOn w:val="a"/>
    <w:link w:val="3Char0"/>
    <w:rsid w:val="006B6D4D"/>
    <w:pPr>
      <w:suppressAutoHyphens w:val="0"/>
      <w:spacing w:line="240" w:lineRule="auto"/>
      <w:jc w:val="both"/>
    </w:pPr>
    <w:rPr>
      <w:rFonts w:ascii="Univers" w:hAnsi="Univers"/>
      <w:sz w:val="18"/>
    </w:rPr>
  </w:style>
  <w:style w:type="character" w:customStyle="1" w:styleId="3Char0">
    <w:name w:val="본문 3 Char"/>
    <w:link w:val="31"/>
    <w:rsid w:val="006B6D4D"/>
    <w:rPr>
      <w:rFonts w:ascii="Univers" w:hAnsi="Univers"/>
      <w:sz w:val="18"/>
      <w:lang w:eastAsia="en-US"/>
    </w:rPr>
  </w:style>
  <w:style w:type="paragraph" w:customStyle="1" w:styleId="Regneukurs2-5">
    <w:name w:val="Reg neu kurs 2-5"/>
    <w:basedOn w:val="a"/>
    <w:rsid w:val="006B6D4D"/>
    <w:pPr>
      <w:tabs>
        <w:tab w:val="left" w:pos="1418"/>
      </w:tabs>
      <w:suppressAutoHyphens w:val="0"/>
      <w:spacing w:line="240" w:lineRule="auto"/>
      <w:ind w:left="1418" w:hanging="1418"/>
    </w:pPr>
    <w:rPr>
      <w:i/>
      <w:sz w:val="24"/>
    </w:rPr>
  </w:style>
  <w:style w:type="paragraph" w:customStyle="1" w:styleId="Regelungbestehend2-5">
    <w:name w:val="Regelung bestehend 2-5"/>
    <w:basedOn w:val="a"/>
    <w:rsid w:val="006B6D4D"/>
    <w:pPr>
      <w:tabs>
        <w:tab w:val="left" w:pos="1418"/>
      </w:tabs>
      <w:suppressAutoHyphens w:val="0"/>
      <w:spacing w:line="240" w:lineRule="auto"/>
      <w:ind w:left="1418" w:hanging="1418"/>
    </w:pPr>
    <w:rPr>
      <w:sz w:val="24"/>
    </w:rPr>
  </w:style>
  <w:style w:type="character" w:customStyle="1" w:styleId="ecer48">
    <w:name w:val="ecer48"/>
    <w:rsid w:val="006B6D4D"/>
    <w:rPr>
      <w:rFonts w:ascii="Times New Roman" w:hAnsi="Times New Roman"/>
      <w:dstrike w:val="0"/>
      <w:color w:val="auto"/>
      <w:sz w:val="24"/>
      <w:vertAlign w:val="baseline"/>
    </w:rPr>
  </w:style>
  <w:style w:type="paragraph" w:customStyle="1" w:styleId="Regelungneukursivfett">
    <w:name w:val="Regelung neu kursiv fett"/>
    <w:basedOn w:val="Regelungbestehend2-5"/>
    <w:rsid w:val="006B6D4D"/>
    <w:rPr>
      <w:b/>
      <w:i/>
    </w:rPr>
  </w:style>
  <w:style w:type="paragraph" w:customStyle="1" w:styleId="Rneu2atimkurs">
    <w:name w:val="R neu 2 (a) tim kurs"/>
    <w:basedOn w:val="Rneu2-0timkursiv"/>
    <w:rsid w:val="006B6D4D"/>
    <w:pPr>
      <w:ind w:left="1701" w:hanging="1701"/>
    </w:pPr>
  </w:style>
  <w:style w:type="paragraph" w:customStyle="1" w:styleId="Rneu2-0timkursiv">
    <w:name w:val="R neu 2-0 tim kursiv"/>
    <w:basedOn w:val="a"/>
    <w:rsid w:val="006B6D4D"/>
    <w:pPr>
      <w:tabs>
        <w:tab w:val="left" w:pos="1134"/>
      </w:tabs>
      <w:suppressAutoHyphens w:val="0"/>
      <w:spacing w:line="240" w:lineRule="auto"/>
      <w:ind w:left="1134" w:hanging="1134"/>
    </w:pPr>
    <w:rPr>
      <w:i/>
      <w:sz w:val="24"/>
    </w:rPr>
  </w:style>
  <w:style w:type="paragraph" w:customStyle="1" w:styleId="Technical5">
    <w:name w:val="Technical[5]"/>
    <w:basedOn w:val="a"/>
    <w:rsid w:val="006B6D4D"/>
    <w:pPr>
      <w:suppressAutoHyphens w:val="0"/>
      <w:spacing w:line="240" w:lineRule="auto"/>
    </w:pPr>
    <w:rPr>
      <w:b/>
      <w:sz w:val="24"/>
      <w:szCs w:val="24"/>
      <w:lang w:eastAsia="de-DE"/>
    </w:rPr>
  </w:style>
  <w:style w:type="paragraph" w:customStyle="1" w:styleId="ParaNo">
    <w:name w:val="ParaNo."/>
    <w:basedOn w:val="a"/>
    <w:rsid w:val="006B6D4D"/>
    <w:pPr>
      <w:numPr>
        <w:numId w:val="39"/>
      </w:numPr>
      <w:suppressAutoHyphens w:val="0"/>
      <w:spacing w:line="240" w:lineRule="auto"/>
    </w:pPr>
    <w:rPr>
      <w:sz w:val="24"/>
    </w:rPr>
  </w:style>
  <w:style w:type="paragraph" w:customStyle="1" w:styleId="Styl2">
    <w:name w:val="Styl2"/>
    <w:basedOn w:val="a"/>
    <w:rsid w:val="006B6D4D"/>
    <w:pPr>
      <w:numPr>
        <w:numId w:val="41"/>
      </w:numPr>
      <w:tabs>
        <w:tab w:val="clear" w:pos="360"/>
        <w:tab w:val="left" w:pos="851"/>
      </w:tabs>
      <w:suppressAutoHyphens w:val="0"/>
      <w:overflowPunct w:val="0"/>
      <w:autoSpaceDE w:val="0"/>
      <w:autoSpaceDN w:val="0"/>
      <w:adjustRightInd w:val="0"/>
      <w:spacing w:before="60" w:after="60" w:line="280" w:lineRule="atLeast"/>
      <w:ind w:left="851" w:firstLine="0"/>
      <w:jc w:val="both"/>
      <w:textAlignment w:val="baseline"/>
    </w:pPr>
    <w:rPr>
      <w:rFonts w:ascii="Arial" w:hAnsi="Arial"/>
      <w:sz w:val="22"/>
      <w:lang w:val="cs-CZ" w:eastAsia="cs-CZ"/>
    </w:rPr>
  </w:style>
  <w:style w:type="paragraph" w:customStyle="1" w:styleId="Styl1">
    <w:name w:val="Styl1"/>
    <w:basedOn w:val="a"/>
    <w:rsid w:val="006B6D4D"/>
    <w:pPr>
      <w:tabs>
        <w:tab w:val="left" w:pos="851"/>
      </w:tabs>
      <w:suppressAutoHyphens w:val="0"/>
      <w:overflowPunct w:val="0"/>
      <w:autoSpaceDE w:val="0"/>
      <w:autoSpaceDN w:val="0"/>
      <w:adjustRightInd w:val="0"/>
      <w:spacing w:before="60" w:after="60" w:line="240" w:lineRule="auto"/>
      <w:ind w:left="851" w:hanging="851"/>
      <w:jc w:val="both"/>
      <w:textAlignment w:val="baseline"/>
    </w:pPr>
    <w:rPr>
      <w:rFonts w:ascii="Arial" w:hAnsi="Arial"/>
      <w:sz w:val="22"/>
      <w:lang w:val="cs-CZ" w:eastAsia="cs-CZ"/>
    </w:rPr>
  </w:style>
  <w:style w:type="paragraph" w:styleId="af3">
    <w:name w:val="List Paragraph"/>
    <w:basedOn w:val="a"/>
    <w:qFormat/>
    <w:rsid w:val="006B6D4D"/>
    <w:pPr>
      <w:suppressAutoHyphens w:val="0"/>
      <w:spacing w:line="240" w:lineRule="auto"/>
      <w:ind w:left="720"/>
    </w:pPr>
    <w:rPr>
      <w:rFonts w:eastAsia="MS Mincho"/>
      <w:sz w:val="24"/>
      <w:szCs w:val="24"/>
    </w:rPr>
  </w:style>
  <w:style w:type="paragraph" w:customStyle="1" w:styleId="listparagraph">
    <w:name w:val="listparagraph"/>
    <w:basedOn w:val="a"/>
    <w:rsid w:val="006B6D4D"/>
    <w:pPr>
      <w:suppressAutoHyphens w:val="0"/>
      <w:spacing w:before="100" w:beforeAutospacing="1" w:after="100" w:afterAutospacing="1" w:line="240" w:lineRule="auto"/>
    </w:pPr>
    <w:rPr>
      <w:rFonts w:eastAsia="Calibri"/>
      <w:sz w:val="24"/>
      <w:szCs w:val="24"/>
      <w:lang w:eastAsia="en-GB"/>
    </w:rPr>
  </w:style>
  <w:style w:type="paragraph" w:customStyle="1" w:styleId="NormalRed">
    <w:name w:val="Normal + Red"/>
    <w:basedOn w:val="a"/>
    <w:rsid w:val="006B6D4D"/>
    <w:pPr>
      <w:tabs>
        <w:tab w:val="left" w:pos="-1440"/>
      </w:tabs>
      <w:suppressAutoHyphens w:val="0"/>
      <w:spacing w:line="240" w:lineRule="auto"/>
      <w:ind w:left="1440" w:hanging="1440"/>
      <w:jc w:val="both"/>
    </w:pPr>
    <w:rPr>
      <w:color w:val="FF0000"/>
      <w:sz w:val="24"/>
      <w:lang w:eastAsia="de-DE"/>
    </w:rPr>
  </w:style>
  <w:style w:type="paragraph" w:customStyle="1" w:styleId="Normal1n4pt">
    <w:name w:val="Normal + 1n4 pt"/>
    <w:aliases w:val="Red"/>
    <w:basedOn w:val="a"/>
    <w:rsid w:val="006B6D4D"/>
    <w:pPr>
      <w:suppressAutoHyphens w:val="0"/>
      <w:spacing w:line="240" w:lineRule="auto"/>
    </w:pPr>
    <w:rPr>
      <w:bCs/>
      <w:color w:val="FF0000"/>
      <w:sz w:val="28"/>
      <w:szCs w:val="28"/>
    </w:rPr>
  </w:style>
  <w:style w:type="paragraph" w:styleId="af4">
    <w:name w:val="Document Map"/>
    <w:basedOn w:val="a"/>
    <w:link w:val="Char5"/>
    <w:rsid w:val="006B6D4D"/>
    <w:pPr>
      <w:shd w:val="clear" w:color="auto" w:fill="000080"/>
      <w:suppressAutoHyphens w:val="0"/>
      <w:spacing w:line="240" w:lineRule="auto"/>
    </w:pPr>
    <w:rPr>
      <w:rFonts w:ascii="Tahoma" w:hAnsi="Tahoma"/>
      <w:sz w:val="24"/>
      <w:lang w:val="fr-FR"/>
    </w:rPr>
  </w:style>
  <w:style w:type="character" w:customStyle="1" w:styleId="Char5">
    <w:name w:val="문서 구조 Char"/>
    <w:link w:val="af4"/>
    <w:rsid w:val="006B6D4D"/>
    <w:rPr>
      <w:rFonts w:ascii="Tahoma" w:hAnsi="Tahoma"/>
      <w:sz w:val="24"/>
      <w:shd w:val="clear" w:color="auto" w:fill="000080"/>
      <w:lang w:val="fr-FR" w:eastAsia="en-US"/>
    </w:rPr>
  </w:style>
  <w:style w:type="character" w:customStyle="1" w:styleId="Char">
    <w:name w:val="각주 텍스트 Char"/>
    <w:aliases w:val="5_G Char"/>
    <w:link w:val="a9"/>
    <w:rsid w:val="00760A75"/>
    <w:rPr>
      <w:sz w:val="18"/>
      <w:lang w:eastAsia="en-US"/>
    </w:rPr>
  </w:style>
  <w:style w:type="character" w:customStyle="1" w:styleId="SingleTxtGChar">
    <w:name w:val="_ Single Txt_G Char"/>
    <w:link w:val="SingleTxtG"/>
    <w:rsid w:val="00D253E8"/>
    <w:rPr>
      <w:lang w:eastAsia="en-US"/>
    </w:rPr>
  </w:style>
  <w:style w:type="character" w:customStyle="1" w:styleId="Char1">
    <w:name w:val="바닥글 Char"/>
    <w:aliases w:val="3_G Char"/>
    <w:link w:val="ac"/>
    <w:rsid w:val="00A76650"/>
    <w:rPr>
      <w:sz w:val="16"/>
      <w:lang w:eastAsia="en-US"/>
    </w:rPr>
  </w:style>
  <w:style w:type="character" w:styleId="af5">
    <w:name w:val="annotation reference"/>
    <w:rsid w:val="00A41177"/>
    <w:rPr>
      <w:sz w:val="16"/>
      <w:szCs w:val="16"/>
    </w:rPr>
  </w:style>
  <w:style w:type="paragraph" w:styleId="af6">
    <w:name w:val="annotation text"/>
    <w:basedOn w:val="a"/>
    <w:link w:val="Char6"/>
    <w:rsid w:val="00A41177"/>
    <w:pPr>
      <w:spacing w:line="240" w:lineRule="auto"/>
    </w:pPr>
  </w:style>
  <w:style w:type="character" w:customStyle="1" w:styleId="Char6">
    <w:name w:val="메모 텍스트 Char"/>
    <w:link w:val="af6"/>
    <w:rsid w:val="00A41177"/>
    <w:rPr>
      <w:lang w:eastAsia="en-US"/>
    </w:rPr>
  </w:style>
  <w:style w:type="paragraph" w:styleId="af7">
    <w:name w:val="annotation subject"/>
    <w:basedOn w:val="af6"/>
    <w:next w:val="af6"/>
    <w:link w:val="Char7"/>
    <w:rsid w:val="00A41177"/>
    <w:rPr>
      <w:b/>
      <w:bCs/>
    </w:rPr>
  </w:style>
  <w:style w:type="character" w:customStyle="1" w:styleId="Char7">
    <w:name w:val="메모 주제 Char"/>
    <w:link w:val="af7"/>
    <w:rsid w:val="00A41177"/>
    <w:rPr>
      <w:b/>
      <w:bCs/>
      <w:lang w:eastAsia="en-US"/>
    </w:rPr>
  </w:style>
  <w:style w:type="paragraph" w:customStyle="1" w:styleId="CM65">
    <w:name w:val="CM65"/>
    <w:basedOn w:val="a"/>
    <w:next w:val="a"/>
    <w:rsid w:val="00D143C7"/>
    <w:pPr>
      <w:widowControl w:val="0"/>
      <w:suppressAutoHyphens w:val="0"/>
      <w:autoSpaceDE w:val="0"/>
      <w:autoSpaceDN w:val="0"/>
      <w:adjustRightInd w:val="0"/>
      <w:spacing w:line="260" w:lineRule="atLeast"/>
    </w:pPr>
    <w:rPr>
      <w:sz w:val="24"/>
      <w:szCs w:val="24"/>
      <w:lang w:val="en-US"/>
    </w:rPr>
  </w:style>
  <w:style w:type="character" w:customStyle="1" w:styleId="HChGChar">
    <w:name w:val="_ H _Ch_G Char"/>
    <w:link w:val="HChG"/>
    <w:rsid w:val="00385790"/>
    <w:rPr>
      <w:b/>
      <w:sz w:val="28"/>
      <w:lang w:eastAsia="en-US"/>
    </w:rPr>
  </w:style>
  <w:style w:type="numbering" w:styleId="1ai">
    <w:name w:val="Outline List 1"/>
    <w:basedOn w:val="a2"/>
    <w:rsid w:val="00147BD7"/>
    <w:pPr>
      <w:numPr>
        <w:numId w:val="44"/>
      </w:numPr>
    </w:pPr>
  </w:style>
  <w:style w:type="numbering" w:customStyle="1" w:styleId="1ai1">
    <w:name w:val="1 / a / i1"/>
    <w:basedOn w:val="a2"/>
    <w:next w:val="1ai"/>
    <w:semiHidden/>
    <w:rsid w:val="00467245"/>
  </w:style>
  <w:style w:type="paragraph" w:styleId="10">
    <w:name w:val="toc 1"/>
    <w:basedOn w:val="a"/>
    <w:next w:val="a"/>
    <w:autoRedefine/>
    <w:uiPriority w:val="39"/>
    <w:rsid w:val="00F473FA"/>
  </w:style>
  <w:style w:type="numbering" w:customStyle="1" w:styleId="1ai2">
    <w:name w:val="1 / a / i2"/>
    <w:basedOn w:val="a2"/>
    <w:next w:val="1ai"/>
    <w:rsid w:val="00D01152"/>
    <w:pPr>
      <w:numPr>
        <w:numId w:val="12"/>
      </w:numPr>
    </w:pPr>
  </w:style>
  <w:style w:type="character" w:customStyle="1" w:styleId="Char0">
    <w:name w:val="미주 텍스트 Char"/>
    <w:aliases w:val="2_G Char"/>
    <w:link w:val="aa"/>
    <w:rsid w:val="00D01152"/>
    <w:rPr>
      <w:sz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optimizeForBrowser/>
</w:webSettings>
</file>

<file path=word/_rels/document.xml.rels><?xml version='1.0' encoding='UTF-8' standalone='yes'?>
<Relationships xmlns="http://schemas.openxmlformats.org/package/2006/relationships"><Relationship Id="rId117" Type="http://schemas.openxmlformats.org/officeDocument/2006/relationships/footer" Target="footer23.xml"/><Relationship Id="rId21" Type="http://schemas.openxmlformats.org/officeDocument/2006/relationships/image" Target="media/image8.png"/><Relationship Id="rId42" Type="http://schemas.openxmlformats.org/officeDocument/2006/relationships/image" Target="media/image14.jpeg"/><Relationship Id="rId63" Type="http://schemas.openxmlformats.org/officeDocument/2006/relationships/image" Target="media/image35.jpeg"/><Relationship Id="rId84" Type="http://schemas.openxmlformats.org/officeDocument/2006/relationships/footer" Target="footer14.xml"/><Relationship Id="rId138" Type="http://schemas.openxmlformats.org/officeDocument/2006/relationships/footer" Target="footer31.xml"/><Relationship Id="rId107" Type="http://schemas.openxmlformats.org/officeDocument/2006/relationships/image" Target="media/image48.emf"/><Relationship Id="rId11" Type="http://schemas.openxmlformats.org/officeDocument/2006/relationships/footer" Target="footer1.xml"/><Relationship Id="rId32" Type="http://schemas.openxmlformats.org/officeDocument/2006/relationships/footer" Target="footer7.xml"/><Relationship Id="rId53" Type="http://schemas.openxmlformats.org/officeDocument/2006/relationships/image" Target="media/image25.png"/><Relationship Id="rId74" Type="http://schemas.openxmlformats.org/officeDocument/2006/relationships/header" Target="header14.xml"/><Relationship Id="rId128" Type="http://schemas.openxmlformats.org/officeDocument/2006/relationships/header" Target="header36.xml"/><Relationship Id="rId5" Type="http://schemas.openxmlformats.org/officeDocument/2006/relationships/settings" Target="settings.xml"/><Relationship Id="rId90" Type="http://schemas.openxmlformats.org/officeDocument/2006/relationships/image" Target="media/image44.wmf"/><Relationship Id="rId95" Type="http://schemas.openxmlformats.org/officeDocument/2006/relationships/header" Target="header23.xml"/><Relationship Id="rId22" Type="http://schemas.openxmlformats.org/officeDocument/2006/relationships/image" Target="media/image9.png"/><Relationship Id="rId27" Type="http://schemas.openxmlformats.org/officeDocument/2006/relationships/footer" Target="footer5.xml"/><Relationship Id="rId43" Type="http://schemas.openxmlformats.org/officeDocument/2006/relationships/image" Target="media/image15.jpeg"/><Relationship Id="rId48" Type="http://schemas.openxmlformats.org/officeDocument/2006/relationships/image" Target="media/image20.jpeg"/><Relationship Id="rId64" Type="http://schemas.openxmlformats.org/officeDocument/2006/relationships/image" Target="media/image36.jpeg"/><Relationship Id="rId69" Type="http://schemas.openxmlformats.org/officeDocument/2006/relationships/image" Target="media/image41.jpeg"/><Relationship Id="rId113" Type="http://schemas.openxmlformats.org/officeDocument/2006/relationships/header" Target="header28.xml"/><Relationship Id="rId118" Type="http://schemas.openxmlformats.org/officeDocument/2006/relationships/header" Target="header30.xml"/><Relationship Id="rId134" Type="http://schemas.openxmlformats.org/officeDocument/2006/relationships/header" Target="header40.xml"/><Relationship Id="rId139" Type="http://schemas.openxmlformats.org/officeDocument/2006/relationships/image" Target="media/image51.png"/><Relationship Id="rId80" Type="http://schemas.openxmlformats.org/officeDocument/2006/relationships/header" Target="header17.xml"/><Relationship Id="rId85" Type="http://schemas.openxmlformats.org/officeDocument/2006/relationships/footer" Target="footer15.xml"/><Relationship Id="rId12" Type="http://schemas.openxmlformats.org/officeDocument/2006/relationships/footer" Target="footer2.xml"/><Relationship Id="rId17" Type="http://schemas.openxmlformats.org/officeDocument/2006/relationships/image" Target="media/image4.wmf"/><Relationship Id="rId33" Type="http://schemas.openxmlformats.org/officeDocument/2006/relationships/header" Target="header8.xml"/><Relationship Id="rId38" Type="http://schemas.openxmlformats.org/officeDocument/2006/relationships/header" Target="header10.xml"/><Relationship Id="rId59" Type="http://schemas.openxmlformats.org/officeDocument/2006/relationships/image" Target="media/image31.jpeg"/><Relationship Id="rId103" Type="http://schemas.openxmlformats.org/officeDocument/2006/relationships/header" Target="header26.xml"/><Relationship Id="rId108" Type="http://schemas.openxmlformats.org/officeDocument/2006/relationships/oleObject" Target="embeddings/Microsoft_Word_97_-_2003___1.doc"/><Relationship Id="rId124" Type="http://schemas.openxmlformats.org/officeDocument/2006/relationships/header" Target="header33.xml"/><Relationship Id="rId129" Type="http://schemas.openxmlformats.org/officeDocument/2006/relationships/header" Target="header37.xml"/><Relationship Id="rId54" Type="http://schemas.openxmlformats.org/officeDocument/2006/relationships/image" Target="media/image26.jpeg"/><Relationship Id="rId70" Type="http://schemas.openxmlformats.org/officeDocument/2006/relationships/header" Target="header12.xml"/><Relationship Id="rId75" Type="http://schemas.openxmlformats.org/officeDocument/2006/relationships/footer" Target="footer12.xml"/><Relationship Id="rId91" Type="http://schemas.openxmlformats.org/officeDocument/2006/relationships/header" Target="header21.xml"/><Relationship Id="rId96" Type="http://schemas.openxmlformats.org/officeDocument/2006/relationships/footer" Target="footer19.xml"/><Relationship Id="rId140" Type="http://schemas.openxmlformats.org/officeDocument/2006/relationships/image" Target="media/image52.png"/><Relationship Id="rId145" Type="http://schemas.openxmlformats.org/officeDocument/2006/relationships/header" Target="header46.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eader" Target="header3.xml"/><Relationship Id="rId28" Type="http://schemas.openxmlformats.org/officeDocument/2006/relationships/image" Target="media/image10.png"/><Relationship Id="rId49" Type="http://schemas.openxmlformats.org/officeDocument/2006/relationships/image" Target="media/image21.jpeg"/><Relationship Id="rId114" Type="http://schemas.openxmlformats.org/officeDocument/2006/relationships/footer" Target="footer21.xml"/><Relationship Id="rId119" Type="http://schemas.openxmlformats.org/officeDocument/2006/relationships/header" Target="header31.xml"/><Relationship Id="rId44" Type="http://schemas.openxmlformats.org/officeDocument/2006/relationships/image" Target="media/image16.jpeg"/><Relationship Id="rId60" Type="http://schemas.openxmlformats.org/officeDocument/2006/relationships/image" Target="media/image32.jpeg"/><Relationship Id="rId65" Type="http://schemas.openxmlformats.org/officeDocument/2006/relationships/image" Target="media/image37.jpeg"/><Relationship Id="rId81" Type="http://schemas.openxmlformats.org/officeDocument/2006/relationships/footer" Target="footer13.xml"/><Relationship Id="rId86" Type="http://schemas.openxmlformats.org/officeDocument/2006/relationships/header" Target="header20.xml"/><Relationship Id="rId130" Type="http://schemas.openxmlformats.org/officeDocument/2006/relationships/footer" Target="footer28.xml"/><Relationship Id="rId135" Type="http://schemas.openxmlformats.org/officeDocument/2006/relationships/header" Target="header41.xml"/><Relationship Id="rId13" Type="http://schemas.openxmlformats.org/officeDocument/2006/relationships/header" Target="header2.xml"/><Relationship Id="rId18" Type="http://schemas.openxmlformats.org/officeDocument/2006/relationships/image" Target="media/image5.wmf"/><Relationship Id="rId39" Type="http://schemas.openxmlformats.org/officeDocument/2006/relationships/header" Target="header11.xml"/><Relationship Id="rId109" Type="http://schemas.openxmlformats.org/officeDocument/2006/relationships/image" Target="media/image49.emf"/><Relationship Id="rId34" Type="http://schemas.openxmlformats.org/officeDocument/2006/relationships/footer" Target="footer8.xml"/><Relationship Id="rId50" Type="http://schemas.openxmlformats.org/officeDocument/2006/relationships/image" Target="media/image22.jpeg"/><Relationship Id="rId55" Type="http://schemas.openxmlformats.org/officeDocument/2006/relationships/image" Target="media/image27.jpeg"/><Relationship Id="rId76" Type="http://schemas.openxmlformats.org/officeDocument/2006/relationships/image" Target="media/image42.wmf"/><Relationship Id="rId97" Type="http://schemas.openxmlformats.org/officeDocument/2006/relationships/image" Target="media/image45.wmf"/><Relationship Id="rId104" Type="http://schemas.openxmlformats.org/officeDocument/2006/relationships/footer" Target="footer20.xml"/><Relationship Id="rId120" Type="http://schemas.openxmlformats.org/officeDocument/2006/relationships/footer" Target="footer24.xml"/><Relationship Id="rId125" Type="http://schemas.openxmlformats.org/officeDocument/2006/relationships/header" Target="header34.xml"/><Relationship Id="rId141" Type="http://schemas.openxmlformats.org/officeDocument/2006/relationships/header" Target="header43.xml"/><Relationship Id="rId146" Type="http://schemas.openxmlformats.org/officeDocument/2006/relationships/footer" Target="footer33.xml"/><Relationship Id="rId7" Type="http://schemas.openxmlformats.org/officeDocument/2006/relationships/footnotes" Target="footnotes.xml"/><Relationship Id="rId71" Type="http://schemas.openxmlformats.org/officeDocument/2006/relationships/header" Target="header13.xml"/><Relationship Id="rId92" Type="http://schemas.openxmlformats.org/officeDocument/2006/relationships/header" Target="header22.xml"/><Relationship Id="rId2" Type="http://schemas.openxmlformats.org/officeDocument/2006/relationships/numbering" Target="numbering.xml"/><Relationship Id="rId29" Type="http://schemas.openxmlformats.org/officeDocument/2006/relationships/header" Target="header6.xml"/><Relationship Id="rId24" Type="http://schemas.openxmlformats.org/officeDocument/2006/relationships/header" Target="header4.xml"/><Relationship Id="rId40" Type="http://schemas.openxmlformats.org/officeDocument/2006/relationships/footer" Target="footer9.xml"/><Relationship Id="rId45" Type="http://schemas.openxmlformats.org/officeDocument/2006/relationships/image" Target="media/image17.jpeg"/><Relationship Id="rId66" Type="http://schemas.openxmlformats.org/officeDocument/2006/relationships/image" Target="media/image38.jpeg"/><Relationship Id="rId87" Type="http://schemas.openxmlformats.org/officeDocument/2006/relationships/footer" Target="footer16.xml"/><Relationship Id="rId110" Type="http://schemas.openxmlformats.org/officeDocument/2006/relationships/oleObject" Target="embeddings/Microsoft_Word_97_-_2003___2.doc"/><Relationship Id="rId115" Type="http://schemas.openxmlformats.org/officeDocument/2006/relationships/footer" Target="footer22.xml"/><Relationship Id="rId131" Type="http://schemas.openxmlformats.org/officeDocument/2006/relationships/header" Target="header38.xml"/><Relationship Id="rId136" Type="http://schemas.openxmlformats.org/officeDocument/2006/relationships/footer" Target="footer30.xml"/><Relationship Id="rId61" Type="http://schemas.openxmlformats.org/officeDocument/2006/relationships/image" Target="media/image33.jpeg"/><Relationship Id="rId82" Type="http://schemas.openxmlformats.org/officeDocument/2006/relationships/header" Target="header18.xml"/><Relationship Id="rId19" Type="http://schemas.openxmlformats.org/officeDocument/2006/relationships/image" Target="media/image6.png"/><Relationship Id="rId14" Type="http://schemas.openxmlformats.org/officeDocument/2006/relationships/footer" Target="footer3.xml"/><Relationship Id="rId30" Type="http://schemas.openxmlformats.org/officeDocument/2006/relationships/header" Target="header7.xml"/><Relationship Id="rId35" Type="http://schemas.openxmlformats.org/officeDocument/2006/relationships/image" Target="media/image11.png"/><Relationship Id="rId56" Type="http://schemas.openxmlformats.org/officeDocument/2006/relationships/image" Target="media/image28.emf"/><Relationship Id="rId77" Type="http://schemas.openxmlformats.org/officeDocument/2006/relationships/oleObject" Target="embeddings/oleObject2.bin"/><Relationship Id="rId100" Type="http://schemas.openxmlformats.org/officeDocument/2006/relationships/oleObject" Target="embeddings/oleObject5.bin"/><Relationship Id="rId105" Type="http://schemas.openxmlformats.org/officeDocument/2006/relationships/image" Target="media/image47.wmf"/><Relationship Id="rId126" Type="http://schemas.openxmlformats.org/officeDocument/2006/relationships/header" Target="header35.xml"/><Relationship Id="rId14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3.jpeg"/><Relationship Id="rId72" Type="http://schemas.openxmlformats.org/officeDocument/2006/relationships/footer" Target="footer10.xml"/><Relationship Id="rId93" Type="http://schemas.openxmlformats.org/officeDocument/2006/relationships/footer" Target="footer17.xml"/><Relationship Id="rId98" Type="http://schemas.openxmlformats.org/officeDocument/2006/relationships/oleObject" Target="embeddings/oleObject4.bin"/><Relationship Id="rId121" Type="http://schemas.openxmlformats.org/officeDocument/2006/relationships/footer" Target="footer25.xml"/><Relationship Id="rId142" Type="http://schemas.openxmlformats.org/officeDocument/2006/relationships/header" Target="header44.xml"/><Relationship Id="rId3" Type="http://schemas.openxmlformats.org/officeDocument/2006/relationships/styles" Target="styles.xml"/><Relationship Id="rId25" Type="http://schemas.openxmlformats.org/officeDocument/2006/relationships/footer" Target="footer4.xml"/><Relationship Id="rId46" Type="http://schemas.openxmlformats.org/officeDocument/2006/relationships/image" Target="media/image18.jpeg"/><Relationship Id="rId67" Type="http://schemas.openxmlformats.org/officeDocument/2006/relationships/image" Target="media/image39.jpeg"/><Relationship Id="rId116" Type="http://schemas.openxmlformats.org/officeDocument/2006/relationships/header" Target="header29.xml"/><Relationship Id="rId137" Type="http://schemas.openxmlformats.org/officeDocument/2006/relationships/header" Target="header42.xml"/><Relationship Id="rId20" Type="http://schemas.openxmlformats.org/officeDocument/2006/relationships/image" Target="media/image7.png"/><Relationship Id="rId41" Type="http://schemas.openxmlformats.org/officeDocument/2006/relationships/image" Target="media/image13.jpeg"/><Relationship Id="rId62" Type="http://schemas.openxmlformats.org/officeDocument/2006/relationships/image" Target="media/image34.jpeg"/><Relationship Id="rId83" Type="http://schemas.openxmlformats.org/officeDocument/2006/relationships/header" Target="header19.xml"/><Relationship Id="rId88" Type="http://schemas.openxmlformats.org/officeDocument/2006/relationships/image" Target="media/image43.wmf"/><Relationship Id="rId111" Type="http://schemas.openxmlformats.org/officeDocument/2006/relationships/image" Target="media/image50.wmf"/><Relationship Id="rId132" Type="http://schemas.openxmlformats.org/officeDocument/2006/relationships/footer" Target="footer29.xml"/><Relationship Id="rId15" Type="http://schemas.openxmlformats.org/officeDocument/2006/relationships/image" Target="media/image3.png"/><Relationship Id="rId36" Type="http://schemas.openxmlformats.org/officeDocument/2006/relationships/image" Target="media/image12.png"/><Relationship Id="rId57" Type="http://schemas.openxmlformats.org/officeDocument/2006/relationships/image" Target="media/image29.jpeg"/><Relationship Id="rId106" Type="http://schemas.openxmlformats.org/officeDocument/2006/relationships/oleObject" Target="embeddings/oleObject6.bin"/><Relationship Id="rId127" Type="http://schemas.openxmlformats.org/officeDocument/2006/relationships/footer" Target="footer27.xml"/><Relationship Id="rId10" Type="http://schemas.openxmlformats.org/officeDocument/2006/relationships/header" Target="header1.xml"/><Relationship Id="rId31" Type="http://schemas.openxmlformats.org/officeDocument/2006/relationships/footer" Target="footer6.xml"/><Relationship Id="rId52" Type="http://schemas.openxmlformats.org/officeDocument/2006/relationships/image" Target="media/image24.jpeg"/><Relationship Id="rId73" Type="http://schemas.openxmlformats.org/officeDocument/2006/relationships/footer" Target="footer11.xml"/><Relationship Id="rId78" Type="http://schemas.openxmlformats.org/officeDocument/2006/relationships/header" Target="header15.xml"/><Relationship Id="rId94" Type="http://schemas.openxmlformats.org/officeDocument/2006/relationships/footer" Target="footer18.xml"/><Relationship Id="rId99" Type="http://schemas.openxmlformats.org/officeDocument/2006/relationships/image" Target="media/image46.wmf"/><Relationship Id="rId101" Type="http://schemas.openxmlformats.org/officeDocument/2006/relationships/header" Target="header24.xml"/><Relationship Id="rId122" Type="http://schemas.openxmlformats.org/officeDocument/2006/relationships/header" Target="header32.xml"/><Relationship Id="rId143" Type="http://schemas.openxmlformats.org/officeDocument/2006/relationships/header" Target="header45.xml"/><Relationship Id="rId14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header" Target="header5.xml"/><Relationship Id="rId47" Type="http://schemas.openxmlformats.org/officeDocument/2006/relationships/image" Target="media/image19.jpeg"/><Relationship Id="rId68" Type="http://schemas.openxmlformats.org/officeDocument/2006/relationships/image" Target="media/image40.jpeg"/><Relationship Id="rId89" Type="http://schemas.openxmlformats.org/officeDocument/2006/relationships/oleObject" Target="embeddings/oleObject3.bin"/><Relationship Id="rId112" Type="http://schemas.openxmlformats.org/officeDocument/2006/relationships/header" Target="header27.xml"/><Relationship Id="rId133" Type="http://schemas.openxmlformats.org/officeDocument/2006/relationships/header" Target="header39.xml"/><Relationship Id="rId16" Type="http://schemas.openxmlformats.org/officeDocument/2006/relationships/oleObject" Target="embeddings/oleObject1.bin"/><Relationship Id="rId37" Type="http://schemas.openxmlformats.org/officeDocument/2006/relationships/header" Target="header9.xml"/><Relationship Id="rId58" Type="http://schemas.openxmlformats.org/officeDocument/2006/relationships/image" Target="media/image30.png"/><Relationship Id="rId79" Type="http://schemas.openxmlformats.org/officeDocument/2006/relationships/header" Target="header16.xml"/><Relationship Id="rId102" Type="http://schemas.openxmlformats.org/officeDocument/2006/relationships/header" Target="header25.xml"/><Relationship Id="rId123" Type="http://schemas.openxmlformats.org/officeDocument/2006/relationships/footer" Target="footer26.xml"/><Relationship Id="rId144" Type="http://schemas.openxmlformats.org/officeDocument/2006/relationships/footer" Target="footer32.xml"/><Relationship Id="rId149" Type="http://schemas.openxmlformats.org/officeDocument/2006/relationships/image" Target="media/image53.png"/><Relationship Id="rId150" Type="http://schemas.openxmlformats.org/officeDocument/2006/relationships/image" Target="media/image54.jpeg"/><Relationship Id="rId151" Type="http://schemas.openxmlformats.org/officeDocument/2006/relationships/image" Target="media/image55.jpeg"/><Relationship Id="rId152" Type="http://schemas.openxmlformats.org/officeDocument/2006/relationships/image" Target="media/image56.jpeg"/><Relationship Id="rId153" Type="http://schemas.openxmlformats.org/officeDocument/2006/relationships/oleObject" Target="embeddings/oleObject7.bin"/><Relationship Id="rId154" Type="http://schemas.openxmlformats.org/officeDocument/2006/relationships/image" Target="media/image57.png"/><Relationship Id="rId155" Type="http://schemas.openxmlformats.org/officeDocument/2006/relationships/image" Target="media/image58.png"/><Relationship Id="rId156" Type="http://schemas.openxmlformats.org/officeDocument/2006/relationships/image" Target="media/image59.png"/><Relationship Id="rId157" Type="http://schemas.openxmlformats.org/officeDocument/2006/relationships/image" Target="media/image60.png"/><Relationship Id="rId158" Type="http://schemas.openxmlformats.org/officeDocument/2006/relationships/oleObject" Target="embeddings/oleObject8.bin"/><Relationship Id="rId159" Type="http://schemas.openxmlformats.org/officeDocument/2006/relationships/oleObject" Target="embeddings/oleObject9.bin"/></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www.unece.org/trans/main/wp29/wp29wgs/wp29gen/wp29resolutions.html" TargetMode="External"/><Relationship Id="rId2" Type="http://schemas.openxmlformats.org/officeDocument/2006/relationships/hyperlink" Target="http://www.unece.org/trans/main/wp29/wp29wgs/wp29gen/wp29resolutions.html" TargetMode="External"/><Relationship Id="rId1" Type="http://schemas.openxmlformats.org/officeDocument/2006/relationships/hyperlink" Target="http://www.unece.org/trans/main/wp29/wp29wgs/wp29gen/wp29resolutions.html" TargetMode="External"/><Relationship Id="rId5" Type="http://schemas.openxmlformats.org/officeDocument/2006/relationships/hyperlink" Target="http://www.unece.org/trans/main/wp29/wp29wgs/wp29gen/wp29resolutions.html" TargetMode="External"/><Relationship Id="rId4" Type="http://schemas.openxmlformats.org/officeDocument/2006/relationships/hyperlink" Target="http://www.unece.org/trans/main/wp29/wp29wgs/wp29gen/wp29resolutions.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illot\AppData\Roaming\Microsoft\Templates\Macros.dotx"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485D95-8D22-45E6-82E7-0121FBA45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Macros</Template>
  <TotalTime>1</TotalTime>
  <Pages>3</Pages>
  <Words>35678</Words>
  <Characters>203367</Characters>
  <Application>Microsoft Office Word</Application>
  <DocSecurity>0</DocSecurity>
  <Lines>1694</Lines>
  <Paragraphs>477</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E/ECE/324/Rev</vt:lpstr>
      <vt:lpstr>E/ECE/324/Rev</vt:lpstr>
    </vt:vector>
  </TitlesOfParts>
  <Company>CSD</Company>
  <LinksUpToDate>false</LinksUpToDate>
  <CharactersWithSpaces>238568</CharactersWithSpaces>
  <SharedDoc>false</SharedDoc>
  <HLinks>
    <vt:vector size="270" baseType="variant">
      <vt:variant>
        <vt:i4>1835065</vt:i4>
      </vt:variant>
      <vt:variant>
        <vt:i4>137</vt:i4>
      </vt:variant>
      <vt:variant>
        <vt:i4>0</vt:i4>
      </vt:variant>
      <vt:variant>
        <vt:i4>5</vt:i4>
      </vt:variant>
      <vt:variant>
        <vt:lpwstr/>
      </vt:variant>
      <vt:variant>
        <vt:lpwstr>_Toc338161487</vt:lpwstr>
      </vt:variant>
      <vt:variant>
        <vt:i4>1835065</vt:i4>
      </vt:variant>
      <vt:variant>
        <vt:i4>134</vt:i4>
      </vt:variant>
      <vt:variant>
        <vt:i4>0</vt:i4>
      </vt:variant>
      <vt:variant>
        <vt:i4>5</vt:i4>
      </vt:variant>
      <vt:variant>
        <vt:lpwstr/>
      </vt:variant>
      <vt:variant>
        <vt:lpwstr>_Toc338161486</vt:lpwstr>
      </vt:variant>
      <vt:variant>
        <vt:i4>1835065</vt:i4>
      </vt:variant>
      <vt:variant>
        <vt:i4>131</vt:i4>
      </vt:variant>
      <vt:variant>
        <vt:i4>0</vt:i4>
      </vt:variant>
      <vt:variant>
        <vt:i4>5</vt:i4>
      </vt:variant>
      <vt:variant>
        <vt:lpwstr/>
      </vt:variant>
      <vt:variant>
        <vt:lpwstr>_Toc338161484</vt:lpwstr>
      </vt:variant>
      <vt:variant>
        <vt:i4>1835065</vt:i4>
      </vt:variant>
      <vt:variant>
        <vt:i4>128</vt:i4>
      </vt:variant>
      <vt:variant>
        <vt:i4>0</vt:i4>
      </vt:variant>
      <vt:variant>
        <vt:i4>5</vt:i4>
      </vt:variant>
      <vt:variant>
        <vt:lpwstr/>
      </vt:variant>
      <vt:variant>
        <vt:lpwstr>_Toc338161483</vt:lpwstr>
      </vt:variant>
      <vt:variant>
        <vt:i4>1835065</vt:i4>
      </vt:variant>
      <vt:variant>
        <vt:i4>125</vt:i4>
      </vt:variant>
      <vt:variant>
        <vt:i4>0</vt:i4>
      </vt:variant>
      <vt:variant>
        <vt:i4>5</vt:i4>
      </vt:variant>
      <vt:variant>
        <vt:lpwstr/>
      </vt:variant>
      <vt:variant>
        <vt:lpwstr>_Toc338161482</vt:lpwstr>
      </vt:variant>
      <vt:variant>
        <vt:i4>1835065</vt:i4>
      </vt:variant>
      <vt:variant>
        <vt:i4>122</vt:i4>
      </vt:variant>
      <vt:variant>
        <vt:i4>0</vt:i4>
      </vt:variant>
      <vt:variant>
        <vt:i4>5</vt:i4>
      </vt:variant>
      <vt:variant>
        <vt:lpwstr/>
      </vt:variant>
      <vt:variant>
        <vt:lpwstr>_Toc338161481</vt:lpwstr>
      </vt:variant>
      <vt:variant>
        <vt:i4>1835065</vt:i4>
      </vt:variant>
      <vt:variant>
        <vt:i4>119</vt:i4>
      </vt:variant>
      <vt:variant>
        <vt:i4>0</vt:i4>
      </vt:variant>
      <vt:variant>
        <vt:i4>5</vt:i4>
      </vt:variant>
      <vt:variant>
        <vt:lpwstr/>
      </vt:variant>
      <vt:variant>
        <vt:lpwstr>_Toc338161480</vt:lpwstr>
      </vt:variant>
      <vt:variant>
        <vt:i4>1245241</vt:i4>
      </vt:variant>
      <vt:variant>
        <vt:i4>116</vt:i4>
      </vt:variant>
      <vt:variant>
        <vt:i4>0</vt:i4>
      </vt:variant>
      <vt:variant>
        <vt:i4>5</vt:i4>
      </vt:variant>
      <vt:variant>
        <vt:lpwstr/>
      </vt:variant>
      <vt:variant>
        <vt:lpwstr>_Toc338161479</vt:lpwstr>
      </vt:variant>
      <vt:variant>
        <vt:i4>1245241</vt:i4>
      </vt:variant>
      <vt:variant>
        <vt:i4>113</vt:i4>
      </vt:variant>
      <vt:variant>
        <vt:i4>0</vt:i4>
      </vt:variant>
      <vt:variant>
        <vt:i4>5</vt:i4>
      </vt:variant>
      <vt:variant>
        <vt:lpwstr/>
      </vt:variant>
      <vt:variant>
        <vt:lpwstr>_Toc338161478</vt:lpwstr>
      </vt:variant>
      <vt:variant>
        <vt:i4>1245241</vt:i4>
      </vt:variant>
      <vt:variant>
        <vt:i4>110</vt:i4>
      </vt:variant>
      <vt:variant>
        <vt:i4>0</vt:i4>
      </vt:variant>
      <vt:variant>
        <vt:i4>5</vt:i4>
      </vt:variant>
      <vt:variant>
        <vt:lpwstr/>
      </vt:variant>
      <vt:variant>
        <vt:lpwstr>_Toc338161477</vt:lpwstr>
      </vt:variant>
      <vt:variant>
        <vt:i4>1245241</vt:i4>
      </vt:variant>
      <vt:variant>
        <vt:i4>107</vt:i4>
      </vt:variant>
      <vt:variant>
        <vt:i4>0</vt:i4>
      </vt:variant>
      <vt:variant>
        <vt:i4>5</vt:i4>
      </vt:variant>
      <vt:variant>
        <vt:lpwstr/>
      </vt:variant>
      <vt:variant>
        <vt:lpwstr>_Toc338161476</vt:lpwstr>
      </vt:variant>
      <vt:variant>
        <vt:i4>1245241</vt:i4>
      </vt:variant>
      <vt:variant>
        <vt:i4>104</vt:i4>
      </vt:variant>
      <vt:variant>
        <vt:i4>0</vt:i4>
      </vt:variant>
      <vt:variant>
        <vt:i4>5</vt:i4>
      </vt:variant>
      <vt:variant>
        <vt:lpwstr/>
      </vt:variant>
      <vt:variant>
        <vt:lpwstr>_Toc338161475</vt:lpwstr>
      </vt:variant>
      <vt:variant>
        <vt:i4>1245241</vt:i4>
      </vt:variant>
      <vt:variant>
        <vt:i4>101</vt:i4>
      </vt:variant>
      <vt:variant>
        <vt:i4>0</vt:i4>
      </vt:variant>
      <vt:variant>
        <vt:i4>5</vt:i4>
      </vt:variant>
      <vt:variant>
        <vt:lpwstr/>
      </vt:variant>
      <vt:variant>
        <vt:lpwstr>_Toc338161471</vt:lpwstr>
      </vt:variant>
      <vt:variant>
        <vt:i4>1245241</vt:i4>
      </vt:variant>
      <vt:variant>
        <vt:i4>98</vt:i4>
      </vt:variant>
      <vt:variant>
        <vt:i4>0</vt:i4>
      </vt:variant>
      <vt:variant>
        <vt:i4>5</vt:i4>
      </vt:variant>
      <vt:variant>
        <vt:lpwstr/>
      </vt:variant>
      <vt:variant>
        <vt:lpwstr>_Toc338161470</vt:lpwstr>
      </vt:variant>
      <vt:variant>
        <vt:i4>1179705</vt:i4>
      </vt:variant>
      <vt:variant>
        <vt:i4>95</vt:i4>
      </vt:variant>
      <vt:variant>
        <vt:i4>0</vt:i4>
      </vt:variant>
      <vt:variant>
        <vt:i4>5</vt:i4>
      </vt:variant>
      <vt:variant>
        <vt:lpwstr/>
      </vt:variant>
      <vt:variant>
        <vt:lpwstr>_Toc338161465</vt:lpwstr>
      </vt:variant>
      <vt:variant>
        <vt:i4>1179705</vt:i4>
      </vt:variant>
      <vt:variant>
        <vt:i4>92</vt:i4>
      </vt:variant>
      <vt:variant>
        <vt:i4>0</vt:i4>
      </vt:variant>
      <vt:variant>
        <vt:i4>5</vt:i4>
      </vt:variant>
      <vt:variant>
        <vt:lpwstr/>
      </vt:variant>
      <vt:variant>
        <vt:lpwstr>_Toc338161464</vt:lpwstr>
      </vt:variant>
      <vt:variant>
        <vt:i4>1179705</vt:i4>
      </vt:variant>
      <vt:variant>
        <vt:i4>86</vt:i4>
      </vt:variant>
      <vt:variant>
        <vt:i4>0</vt:i4>
      </vt:variant>
      <vt:variant>
        <vt:i4>5</vt:i4>
      </vt:variant>
      <vt:variant>
        <vt:lpwstr/>
      </vt:variant>
      <vt:variant>
        <vt:lpwstr>_Toc338161461</vt:lpwstr>
      </vt:variant>
      <vt:variant>
        <vt:i4>1179705</vt:i4>
      </vt:variant>
      <vt:variant>
        <vt:i4>83</vt:i4>
      </vt:variant>
      <vt:variant>
        <vt:i4>0</vt:i4>
      </vt:variant>
      <vt:variant>
        <vt:i4>5</vt:i4>
      </vt:variant>
      <vt:variant>
        <vt:lpwstr/>
      </vt:variant>
      <vt:variant>
        <vt:lpwstr>_Toc338161460</vt:lpwstr>
      </vt:variant>
      <vt:variant>
        <vt:i4>1114169</vt:i4>
      </vt:variant>
      <vt:variant>
        <vt:i4>80</vt:i4>
      </vt:variant>
      <vt:variant>
        <vt:i4>0</vt:i4>
      </vt:variant>
      <vt:variant>
        <vt:i4>5</vt:i4>
      </vt:variant>
      <vt:variant>
        <vt:lpwstr/>
      </vt:variant>
      <vt:variant>
        <vt:lpwstr>_Toc338161459</vt:lpwstr>
      </vt:variant>
      <vt:variant>
        <vt:i4>1114169</vt:i4>
      </vt:variant>
      <vt:variant>
        <vt:i4>77</vt:i4>
      </vt:variant>
      <vt:variant>
        <vt:i4>0</vt:i4>
      </vt:variant>
      <vt:variant>
        <vt:i4>5</vt:i4>
      </vt:variant>
      <vt:variant>
        <vt:lpwstr/>
      </vt:variant>
      <vt:variant>
        <vt:lpwstr>_Toc338161458</vt:lpwstr>
      </vt:variant>
      <vt:variant>
        <vt:i4>1114169</vt:i4>
      </vt:variant>
      <vt:variant>
        <vt:i4>74</vt:i4>
      </vt:variant>
      <vt:variant>
        <vt:i4>0</vt:i4>
      </vt:variant>
      <vt:variant>
        <vt:i4>5</vt:i4>
      </vt:variant>
      <vt:variant>
        <vt:lpwstr/>
      </vt:variant>
      <vt:variant>
        <vt:lpwstr>_Toc338161457</vt:lpwstr>
      </vt:variant>
      <vt:variant>
        <vt:i4>1114169</vt:i4>
      </vt:variant>
      <vt:variant>
        <vt:i4>71</vt:i4>
      </vt:variant>
      <vt:variant>
        <vt:i4>0</vt:i4>
      </vt:variant>
      <vt:variant>
        <vt:i4>5</vt:i4>
      </vt:variant>
      <vt:variant>
        <vt:lpwstr/>
      </vt:variant>
      <vt:variant>
        <vt:lpwstr>_Toc338161456</vt:lpwstr>
      </vt:variant>
      <vt:variant>
        <vt:i4>1114169</vt:i4>
      </vt:variant>
      <vt:variant>
        <vt:i4>68</vt:i4>
      </vt:variant>
      <vt:variant>
        <vt:i4>0</vt:i4>
      </vt:variant>
      <vt:variant>
        <vt:i4>5</vt:i4>
      </vt:variant>
      <vt:variant>
        <vt:lpwstr/>
      </vt:variant>
      <vt:variant>
        <vt:lpwstr>_Toc338161455</vt:lpwstr>
      </vt:variant>
      <vt:variant>
        <vt:i4>1114169</vt:i4>
      </vt:variant>
      <vt:variant>
        <vt:i4>65</vt:i4>
      </vt:variant>
      <vt:variant>
        <vt:i4>0</vt:i4>
      </vt:variant>
      <vt:variant>
        <vt:i4>5</vt:i4>
      </vt:variant>
      <vt:variant>
        <vt:lpwstr/>
      </vt:variant>
      <vt:variant>
        <vt:lpwstr>_Toc338161454</vt:lpwstr>
      </vt:variant>
      <vt:variant>
        <vt:i4>1048633</vt:i4>
      </vt:variant>
      <vt:variant>
        <vt:i4>62</vt:i4>
      </vt:variant>
      <vt:variant>
        <vt:i4>0</vt:i4>
      </vt:variant>
      <vt:variant>
        <vt:i4>5</vt:i4>
      </vt:variant>
      <vt:variant>
        <vt:lpwstr/>
      </vt:variant>
      <vt:variant>
        <vt:lpwstr>_Toc338161449</vt:lpwstr>
      </vt:variant>
      <vt:variant>
        <vt:i4>1048633</vt:i4>
      </vt:variant>
      <vt:variant>
        <vt:i4>59</vt:i4>
      </vt:variant>
      <vt:variant>
        <vt:i4>0</vt:i4>
      </vt:variant>
      <vt:variant>
        <vt:i4>5</vt:i4>
      </vt:variant>
      <vt:variant>
        <vt:lpwstr/>
      </vt:variant>
      <vt:variant>
        <vt:lpwstr>_Toc338161448</vt:lpwstr>
      </vt:variant>
      <vt:variant>
        <vt:i4>1048633</vt:i4>
      </vt:variant>
      <vt:variant>
        <vt:i4>56</vt:i4>
      </vt:variant>
      <vt:variant>
        <vt:i4>0</vt:i4>
      </vt:variant>
      <vt:variant>
        <vt:i4>5</vt:i4>
      </vt:variant>
      <vt:variant>
        <vt:lpwstr/>
      </vt:variant>
      <vt:variant>
        <vt:lpwstr>_Toc338161447</vt:lpwstr>
      </vt:variant>
      <vt:variant>
        <vt:i4>1048633</vt:i4>
      </vt:variant>
      <vt:variant>
        <vt:i4>53</vt:i4>
      </vt:variant>
      <vt:variant>
        <vt:i4>0</vt:i4>
      </vt:variant>
      <vt:variant>
        <vt:i4>5</vt:i4>
      </vt:variant>
      <vt:variant>
        <vt:lpwstr/>
      </vt:variant>
      <vt:variant>
        <vt:lpwstr>_Toc338161446</vt:lpwstr>
      </vt:variant>
      <vt:variant>
        <vt:i4>1048633</vt:i4>
      </vt:variant>
      <vt:variant>
        <vt:i4>50</vt:i4>
      </vt:variant>
      <vt:variant>
        <vt:i4>0</vt:i4>
      </vt:variant>
      <vt:variant>
        <vt:i4>5</vt:i4>
      </vt:variant>
      <vt:variant>
        <vt:lpwstr/>
      </vt:variant>
      <vt:variant>
        <vt:lpwstr>_Toc338161445</vt:lpwstr>
      </vt:variant>
      <vt:variant>
        <vt:i4>1048633</vt:i4>
      </vt:variant>
      <vt:variant>
        <vt:i4>47</vt:i4>
      </vt:variant>
      <vt:variant>
        <vt:i4>0</vt:i4>
      </vt:variant>
      <vt:variant>
        <vt:i4>5</vt:i4>
      </vt:variant>
      <vt:variant>
        <vt:lpwstr/>
      </vt:variant>
      <vt:variant>
        <vt:lpwstr>_Toc338161444</vt:lpwstr>
      </vt:variant>
      <vt:variant>
        <vt:i4>1048633</vt:i4>
      </vt:variant>
      <vt:variant>
        <vt:i4>44</vt:i4>
      </vt:variant>
      <vt:variant>
        <vt:i4>0</vt:i4>
      </vt:variant>
      <vt:variant>
        <vt:i4>5</vt:i4>
      </vt:variant>
      <vt:variant>
        <vt:lpwstr/>
      </vt:variant>
      <vt:variant>
        <vt:lpwstr>_Toc338161443</vt:lpwstr>
      </vt:variant>
      <vt:variant>
        <vt:i4>1048633</vt:i4>
      </vt:variant>
      <vt:variant>
        <vt:i4>41</vt:i4>
      </vt:variant>
      <vt:variant>
        <vt:i4>0</vt:i4>
      </vt:variant>
      <vt:variant>
        <vt:i4>5</vt:i4>
      </vt:variant>
      <vt:variant>
        <vt:lpwstr/>
      </vt:variant>
      <vt:variant>
        <vt:lpwstr>_Toc338161442</vt:lpwstr>
      </vt:variant>
      <vt:variant>
        <vt:i4>1048633</vt:i4>
      </vt:variant>
      <vt:variant>
        <vt:i4>38</vt:i4>
      </vt:variant>
      <vt:variant>
        <vt:i4>0</vt:i4>
      </vt:variant>
      <vt:variant>
        <vt:i4>5</vt:i4>
      </vt:variant>
      <vt:variant>
        <vt:lpwstr/>
      </vt:variant>
      <vt:variant>
        <vt:lpwstr>_Toc338161441</vt:lpwstr>
      </vt:variant>
      <vt:variant>
        <vt:i4>1048633</vt:i4>
      </vt:variant>
      <vt:variant>
        <vt:i4>35</vt:i4>
      </vt:variant>
      <vt:variant>
        <vt:i4>0</vt:i4>
      </vt:variant>
      <vt:variant>
        <vt:i4>5</vt:i4>
      </vt:variant>
      <vt:variant>
        <vt:lpwstr/>
      </vt:variant>
      <vt:variant>
        <vt:lpwstr>_Toc338161440</vt:lpwstr>
      </vt:variant>
      <vt:variant>
        <vt:i4>1507385</vt:i4>
      </vt:variant>
      <vt:variant>
        <vt:i4>32</vt:i4>
      </vt:variant>
      <vt:variant>
        <vt:i4>0</vt:i4>
      </vt:variant>
      <vt:variant>
        <vt:i4>5</vt:i4>
      </vt:variant>
      <vt:variant>
        <vt:lpwstr/>
      </vt:variant>
      <vt:variant>
        <vt:lpwstr>_Toc338161437</vt:lpwstr>
      </vt:variant>
      <vt:variant>
        <vt:i4>1507385</vt:i4>
      </vt:variant>
      <vt:variant>
        <vt:i4>26</vt:i4>
      </vt:variant>
      <vt:variant>
        <vt:i4>0</vt:i4>
      </vt:variant>
      <vt:variant>
        <vt:i4>5</vt:i4>
      </vt:variant>
      <vt:variant>
        <vt:lpwstr/>
      </vt:variant>
      <vt:variant>
        <vt:lpwstr>_Toc338161436</vt:lpwstr>
      </vt:variant>
      <vt:variant>
        <vt:i4>1507385</vt:i4>
      </vt:variant>
      <vt:variant>
        <vt:i4>20</vt:i4>
      </vt:variant>
      <vt:variant>
        <vt:i4>0</vt:i4>
      </vt:variant>
      <vt:variant>
        <vt:i4>5</vt:i4>
      </vt:variant>
      <vt:variant>
        <vt:lpwstr/>
      </vt:variant>
      <vt:variant>
        <vt:lpwstr>_Toc338161435</vt:lpwstr>
      </vt:variant>
      <vt:variant>
        <vt:i4>1507385</vt:i4>
      </vt:variant>
      <vt:variant>
        <vt:i4>14</vt:i4>
      </vt:variant>
      <vt:variant>
        <vt:i4>0</vt:i4>
      </vt:variant>
      <vt:variant>
        <vt:i4>5</vt:i4>
      </vt:variant>
      <vt:variant>
        <vt:lpwstr/>
      </vt:variant>
      <vt:variant>
        <vt:lpwstr>_Toc338161434</vt:lpwstr>
      </vt:variant>
      <vt:variant>
        <vt:i4>1507385</vt:i4>
      </vt:variant>
      <vt:variant>
        <vt:i4>8</vt:i4>
      </vt:variant>
      <vt:variant>
        <vt:i4>0</vt:i4>
      </vt:variant>
      <vt:variant>
        <vt:i4>5</vt:i4>
      </vt:variant>
      <vt:variant>
        <vt:lpwstr/>
      </vt:variant>
      <vt:variant>
        <vt:lpwstr>_Toc338161433</vt:lpwstr>
      </vt:variant>
      <vt:variant>
        <vt:i4>1507385</vt:i4>
      </vt:variant>
      <vt:variant>
        <vt:i4>2</vt:i4>
      </vt:variant>
      <vt:variant>
        <vt:i4>0</vt:i4>
      </vt:variant>
      <vt:variant>
        <vt:i4>5</vt:i4>
      </vt:variant>
      <vt:variant>
        <vt:lpwstr/>
      </vt:variant>
      <vt:variant>
        <vt:lpwstr>_Toc338161432</vt:lpwstr>
      </vt:variant>
      <vt:variant>
        <vt:i4>1703953</vt:i4>
      </vt:variant>
      <vt:variant>
        <vt:i4>12</vt:i4>
      </vt:variant>
      <vt:variant>
        <vt:i4>0</vt:i4>
      </vt:variant>
      <vt:variant>
        <vt:i4>5</vt:i4>
      </vt:variant>
      <vt:variant>
        <vt:lpwstr>http://www.unece.org/trans/main/wp29/wp29wgs/wp29gen/wp29resolutions.html</vt:lpwstr>
      </vt:variant>
      <vt:variant>
        <vt:lpwstr/>
      </vt:variant>
      <vt:variant>
        <vt:i4>1703953</vt:i4>
      </vt:variant>
      <vt:variant>
        <vt:i4>9</vt:i4>
      </vt:variant>
      <vt:variant>
        <vt:i4>0</vt:i4>
      </vt:variant>
      <vt:variant>
        <vt:i4>5</vt:i4>
      </vt:variant>
      <vt:variant>
        <vt:lpwstr>http://www.unece.org/trans/main/wp29/wp29wgs/wp29gen/wp29resolutions.html</vt:lpwstr>
      </vt:variant>
      <vt:variant>
        <vt:lpwstr/>
      </vt:variant>
      <vt:variant>
        <vt:i4>1703953</vt:i4>
      </vt:variant>
      <vt:variant>
        <vt:i4>6</vt:i4>
      </vt:variant>
      <vt:variant>
        <vt:i4>0</vt:i4>
      </vt:variant>
      <vt:variant>
        <vt:i4>5</vt:i4>
      </vt:variant>
      <vt:variant>
        <vt:lpwstr>http://www.unece.org/trans/main/wp29/wp29wgs/wp29gen/wp29resolutions.html</vt:lpwstr>
      </vt:variant>
      <vt:variant>
        <vt:lpwstr/>
      </vt:variant>
      <vt:variant>
        <vt:i4>1703953</vt:i4>
      </vt:variant>
      <vt:variant>
        <vt:i4>3</vt:i4>
      </vt:variant>
      <vt:variant>
        <vt:i4>0</vt:i4>
      </vt:variant>
      <vt:variant>
        <vt:i4>5</vt:i4>
      </vt:variant>
      <vt:variant>
        <vt:lpwstr>http://www.unece.org/trans/main/wp29/wp29wgs/wp29gen/wp29resolutions.html</vt:lpwstr>
      </vt:variant>
      <vt:variant>
        <vt:lpwstr/>
      </vt:variant>
      <vt:variant>
        <vt:i4>1703953</vt:i4>
      </vt:variant>
      <vt:variant>
        <vt:i4>0</vt:i4>
      </vt:variant>
      <vt:variant>
        <vt:i4>0</vt:i4>
      </vt:variant>
      <vt:variant>
        <vt:i4>5</vt:i4>
      </vt:variant>
      <vt:variant>
        <vt:lpwstr>http://www.unece.org/trans/main/wp29/wp29wgs/wp29gen/wp29resolutions.html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E/ECE/324/Rev</dc:title>
  <dc:creator>Lucille Caillot</dc:creator>
  <cp:lastModifiedBy>kicas</cp:lastModifiedBy>
  <cp:revision>2</cp:revision>
  <cp:lastPrinted>2014-06-05T07:51:00Z</cp:lastPrinted>
  <dcterms:created xsi:type="dcterms:W3CDTF">2024-03-26T04:33:00Z</dcterms:created>
  <dcterms:modified xsi:type="dcterms:W3CDTF">2024-03-26T04:33:00Z</dcterms:modified>
</cp:coreProperties>
</file>